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B11F13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w:t>
      </w:r>
      <w:ins w:id="0" w:author="Grant Steven Roberts" w:date="2020-09-18T15:07:00Z">
        <w:r w:rsidR="00A06AC4">
          <w:rPr>
            <w:rFonts w:ascii="Times New Roman" w:hAnsi="Times New Roman" w:cs="Times New Roman"/>
            <w:sz w:val="24"/>
            <w:szCs w:val="24"/>
          </w:rPr>
          <w:t xml:space="preserve">MRA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F6876F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1"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2" w:author="Grant Steven Roberts" w:date="2020-09-15T13:58:00Z">
        <w:r w:rsidR="00D74F30">
          <w:rPr>
            <w:rFonts w:ascii="Times New Roman" w:hAnsi="Times New Roman" w:cs="Times New Roman"/>
            <w:sz w:val="24"/>
            <w:szCs w:val="24"/>
          </w:rPr>
          <w:t>v</w:t>
        </w:r>
      </w:ins>
      <w:ins w:id="3"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r w:rsidR="008E6D08">
        <w:rPr>
          <w:rFonts w:ascii="Times New Roman" w:hAnsi="Times New Roman" w:cs="Times New Roman"/>
          <w:sz w:val="24"/>
          <w:szCs w:val="24"/>
        </w:rPr>
        <w:t xml:space="preserve"> </w: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 </w:instrTex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EN.CITE.DATA </w:instrText>
      </w:r>
      <w:r w:rsidR="008E6D08">
        <w:rPr>
          <w:rFonts w:ascii="Times New Roman" w:hAnsi="Times New Roman" w:cs="Times New Roman"/>
          <w:sz w:val="24"/>
          <w:szCs w:val="24"/>
        </w:rPr>
      </w:r>
      <w:r w:rsidR="008E6D08">
        <w:rPr>
          <w:rFonts w:ascii="Times New Roman" w:hAnsi="Times New Roman" w:cs="Times New Roman"/>
          <w:sz w:val="24"/>
          <w:szCs w:val="24"/>
        </w:rPr>
        <w:fldChar w:fldCharType="end"/>
      </w:r>
      <w:r w:rsidR="008E6D08">
        <w:rPr>
          <w:rFonts w:ascii="Times New Roman" w:hAnsi="Times New Roman" w:cs="Times New Roman"/>
          <w:sz w:val="24"/>
          <w:szCs w:val="24"/>
        </w:rPr>
      </w:r>
      <w:r w:rsidR="008E6D08">
        <w:rPr>
          <w:rFonts w:ascii="Times New Roman" w:hAnsi="Times New Roman" w:cs="Times New Roman"/>
          <w:sz w:val="24"/>
          <w:szCs w:val="24"/>
        </w:rPr>
        <w:fldChar w:fldCharType="separate"/>
      </w:r>
      <w:r w:rsidR="008E6D08">
        <w:rPr>
          <w:rFonts w:ascii="Times New Roman" w:hAnsi="Times New Roman" w:cs="Times New Roman"/>
          <w:noProof/>
          <w:sz w:val="24"/>
          <w:szCs w:val="24"/>
        </w:rPr>
        <w:t>[5]</w:t>
      </w:r>
      <w:r w:rsidR="008E6D08">
        <w:rPr>
          <w:rFonts w:ascii="Times New Roman" w:hAnsi="Times New Roman" w:cs="Times New Roman"/>
          <w:sz w:val="24"/>
          <w:szCs w:val="24"/>
        </w:rPr>
        <w:fldChar w:fldCharType="end"/>
      </w:r>
      <w:r w:rsidRPr="0029108C">
        <w:rPr>
          <w:rFonts w:ascii="Times New Roman" w:hAnsi="Times New Roman" w:cs="Times New Roman"/>
          <w:sz w:val="24"/>
          <w:szCs w:val="24"/>
        </w:rPr>
        <w:t>.</w:t>
      </w:r>
    </w:p>
    <w:p w14:paraId="4778B413" w14:textId="12B822F0"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[6-8]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[9,10]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w:t>
      </w:r>
      <w:r w:rsidRPr="0029108C">
        <w:rPr>
          <w:rFonts w:ascii="Times New Roman" w:hAnsi="Times New Roman" w:cs="Times New Roman"/>
          <w:sz w:val="24"/>
          <w:szCs w:val="24"/>
        </w:rPr>
        <w:lastRenderedPageBreak/>
        <w:t xml:space="preserve">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[11-13]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&lt;EndNote&gt;&lt;Cite&gt;&lt;Author&gt;Sabba&lt;/Author&gt;&lt;Year&gt;1990&lt;/Year&gt;&lt;RecNum&gt;908&lt;/RecNum&gt;&lt;DisplayText&gt;[14]&lt;/DisplayText&gt;&lt;record&gt;&lt;rec-number&gt;908&lt;/rec-number&gt;&lt;foreign-keys&gt;&lt;key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6E0972D6"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&lt;EndNote&gt;&lt;Cite&gt;&lt;Author&gt;Li&lt;/Author&gt;&lt;Year&gt;1994&lt;/Year&gt;&lt;RecNum&gt;919&lt;/RecNum&gt;&lt;DisplayText&gt;[15]&lt;/DisplayText&gt;&lt;record&gt;&lt;rec-number&gt;919&lt;/rec-number&gt;&lt;foreign-keys&gt;&lt;key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&lt;EndNote&gt;&lt;Cite&gt;&lt;Author&gt;Burkart&lt;/Author&gt;&lt;Year&gt;1995&lt;/Year&gt;&lt;RecNum&gt;892&lt;/RecNum&gt;&lt;DisplayText&gt;[16]&lt;/DisplayText&gt;&lt;record&gt;&lt;rec-number&gt;892&lt;/rec-number&gt;&lt;foreign-keys&gt;&lt;key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&lt;EndNote&gt;&lt;Cite&gt;&lt;Author&gt;Li&lt;/Author&gt;&lt;Year&gt;1995&lt;/Year&gt;&lt;RecNum&gt;918&lt;/RecNum&gt;&lt;DisplayText&gt;[17]&lt;/DisplayText&gt;&lt;record&gt;&lt;rec-number&gt;918&lt;/rec-number&gt;&lt;foreign-keys&gt;&lt;key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4" w:author="Grant Steven Roberts" w:date="2020-09-18T15:15:00Z">
        <w:r w:rsidRPr="0029108C" w:rsidDel="00A540D9">
          <w:rPr>
            <w:rFonts w:ascii="Times New Roman" w:hAnsi="Times New Roman" w:cs="Times New Roman"/>
            <w:sz w:val="24"/>
            <w:szCs w:val="24"/>
          </w:rPr>
          <w:delText>good</w:delText>
        </w:r>
      </w:del>
      <w:ins w:id="5"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0C3D437A"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WWVhcj48UmVjTnVtPjkyNjwvUmVjTnVtPjxEaXNwbGF5VGV4dD5bMTksMjBdPC9EaXNwbGF5VGV4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WWVhcj48UmVjTnVtPjkyNjwvUmVjTnVtPjxEaXNwbGF5VGV4dD5bMTksMjBdPC9EaXNwbGF5VGV4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WWVhcj48UmVjTnVtPjg3NDwvUmVjTnVtPjxEaXNwbGF5VGV4dD5bMjFdPC9EaXNwbGF5VGV4dD48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WWVhcj48UmVjTnVtPjg3NDwvUmVjTnVtPjxEaXNwbGF5VGV4dD5bMjFdPC9EaXNwbGF5VGV4dD48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4727C13B"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w:t>
      </w:r>
      <w:bookmarkStart w:id="6" w:name="_Hlk51162790"/>
      <w:r w:rsidRPr="0029108C">
        <w:rPr>
          <w:rFonts w:ascii="Times New Roman" w:hAnsi="Times New Roman" w:cs="Times New Roman"/>
          <w:sz w:val="24"/>
          <w:szCs w:val="24"/>
        </w:rPr>
        <w:t xml:space="preserve">Patients were </w:t>
      </w:r>
      <w:ins w:id="7" w:author="Grant Steven Roberts" w:date="2020-09-16T15:39:00Z">
        <w:r w:rsidR="00F60054">
          <w:rPr>
            <w:rFonts w:ascii="Times New Roman" w:hAnsi="Times New Roman" w:cs="Times New Roman"/>
            <w:sz w:val="24"/>
            <w:szCs w:val="24"/>
          </w:rPr>
          <w:t xml:space="preserve">classified as </w:t>
        </w:r>
      </w:ins>
      <w:del w:id="8"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MRA </w:t>
      </w:r>
      <w:del w:id="9" w:author="Grant Steven Roberts" w:date="2020-09-16T15:39:00Z">
        <w:r w:rsidRPr="0029108C" w:rsidDel="00F60054">
          <w:rPr>
            <w:rFonts w:ascii="Times New Roman" w:hAnsi="Times New Roman" w:cs="Times New Roman"/>
            <w:sz w:val="24"/>
            <w:szCs w:val="24"/>
          </w:rPr>
          <w:delText xml:space="preserve">imaging </w:delText>
        </w:r>
      </w:del>
      <w:ins w:id="10" w:author="Grant Steven Roberts" w:date="2020-09-16T15:39:00Z">
        <w:r w:rsidR="00F60054">
          <w:rPr>
            <w:rFonts w:ascii="Times New Roman" w:hAnsi="Times New Roman" w:cs="Times New Roman"/>
            <w:sz w:val="24"/>
            <w:szCs w:val="24"/>
          </w:rPr>
          <w:t>showed significant stenoses (≥50%) in 2 or more primary vessels</w:t>
        </w:r>
        <w:r w:rsidR="00F60054" w:rsidRPr="0029108C">
          <w:rPr>
            <w:rFonts w:ascii="Times New Roman" w:hAnsi="Times New Roman" w:cs="Times New Roman"/>
            <w:sz w:val="24"/>
            <w:szCs w:val="24"/>
          </w:rPr>
          <w:t xml:space="preserve"> </w:t>
        </w:r>
      </w:ins>
      <w:del w:id="11"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&lt;EndNote&gt;&lt;Cite&gt;&lt;Author&gt;Carlos&lt;/Author&gt;&lt;Year&gt;2001&lt;/Year&gt;&lt;RecNum&gt;923&lt;/RecNum&gt;&lt;DisplayText&gt;[9]&lt;/DisplayText&gt;&lt;record&gt;&lt;rec-number&gt;923&lt;/rec-number&gt;&lt;foreign-keys&gt;&lt;key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bookmarkEnd w:id="6"/>
      <w:del w:id="12" w:author="Grant Steven Roberts" w:date="2020-09-18T15:19:00Z">
        <w:r w:rsidR="00880C40" w:rsidRPr="00880C40" w:rsidDel="00A540D9">
          <w:rPr>
            <w:rFonts w:ascii="Times New Roman" w:hAnsi="Times New Roman" w:cs="Times New Roman"/>
            <w:sz w:val="24"/>
            <w:szCs w:val="24"/>
          </w:rPr>
          <w:delText xml:space="preserve">While this does indeed exclude </w:delText>
        </w:r>
        <w:r w:rsidR="00880C40" w:rsidRPr="00880C40" w:rsidDel="00A540D9">
          <w:rPr>
            <w:rFonts w:ascii="Times New Roman" w:hAnsi="Times New Roman" w:cs="Times New Roman"/>
            <w:sz w:val="24"/>
            <w:szCs w:val="24"/>
          </w:rPr>
          <w:lastRenderedPageBreak/>
          <w:delText xml:space="preserve">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259EDEB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13" w:author="Grant Steven Roberts" w:date="2020-09-15T10:15:00Z">
        <w:r w:rsidR="006B18C0">
          <w:rPr>
            <w:rFonts w:ascii="Times New Roman" w:hAnsi="Times New Roman" w:cs="Times New Roman"/>
            <w:sz w:val="24"/>
            <w:szCs w:val="24"/>
          </w:rPr>
          <w:t xml:space="preserve">d </w:t>
        </w:r>
      </w:ins>
      <w:del w:id="14"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UmVjTnVtPjg5MjwvUmVjTnVtPjxEaXNwbGF5VGV4dD5bMTYtMTgsMjFdPC9EaXNwbGF5VGV4dD48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UmVjTnVtPjg5MjwvUmVjTnVtPjxEaXNwbGF5VGV4dD5bMTYtMTgsMjFdPC9EaXNwbGF5VGV4dD48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sidR="00297EDA">
        <w:rPr>
          <w:rFonts w:ascii="Times New Roman" w:hAnsi="Times New Roman" w:cs="Times New Roman"/>
          <w:sz w:val="24"/>
          <w:szCs w:val="24"/>
        </w:rPr>
        <w:fldChar w:fldCharType="separate"/>
      </w:r>
      <w:r w:rsidR="00123F8E">
        <w:rPr>
          <w:rFonts w:ascii="Times New Roman" w:hAnsi="Times New Roman" w:cs="Times New Roman"/>
          <w:noProof/>
          <w:sz w:val="24"/>
          <w:szCs w:val="24"/>
        </w:rPr>
        <w:t>[16-18,21]</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WWVhcj48UmVjTnVtPjg3NDwvUmVjTnVtPjxEaXNwbGF5VGV4dD5bMjEsMjJdPC9EaXNwbGF5VGV4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DA2976">
        <w:rPr>
          <w:rFonts w:ascii="Times New Roman" w:hAnsi="Times New Roman" w:cs="Times New Roman"/>
          <w:sz w:val="24"/>
          <w:szCs w:val="24"/>
        </w:rPr>
        <w:instrText xml:space="preserve"> ADDIN EN.CITE </w:instrText>
      </w:r>
      <w:r w:rsidR="00DA2976">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WWVhcj48UmVjTnVtPjg3NDwvUmVjTnVtPjxEaXNwbGF5VGV4dD5bMjEsMjJdPC9EaXNwbGF5VGV4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DA2976">
        <w:rPr>
          <w:rFonts w:ascii="Times New Roman" w:hAnsi="Times New Roman" w:cs="Times New Roman"/>
          <w:sz w:val="24"/>
          <w:szCs w:val="24"/>
        </w:rPr>
        <w:instrText xml:space="preserve"> ADDIN EN.CITE.DATA </w:instrText>
      </w:r>
      <w:r w:rsidR="00DA2976">
        <w:rPr>
          <w:rFonts w:ascii="Times New Roman" w:hAnsi="Times New Roman" w:cs="Times New Roman"/>
          <w:sz w:val="24"/>
          <w:szCs w:val="24"/>
        </w:rPr>
      </w:r>
      <w:r w:rsidR="00DA2976">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DA2976">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71C6A782"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w:t>
      </w:r>
      <w:r w:rsidRPr="0029108C">
        <w:rPr>
          <w:rFonts w:ascii="Times New Roman" w:hAnsi="Times New Roman" w:cs="Times New Roman"/>
          <w:sz w:val="24"/>
          <w:szCs w:val="24"/>
        </w:rPr>
        <w:lastRenderedPageBreak/>
        <w:t xml:space="preserve">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bT43NjA8L1JlY051bT48RGlzcGxheVRleHQ+WzIzLDI0XTwvRGlzcGxheVRleHQ+PHJlY29yZD48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PEVuZE5vdGU+PENpdGU+PEF1dGhvcj5HdTwvQXV0aG9yPjxZZWFyPjIwMDU8L1llYXI+PFJlY051
bT43NjA8L1JlY051bT48RGlzcGxheVRleHQ+WzIzLDI0XTwvRGlzcGxheVRleHQ+PHJlY29yZD48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34C413E9"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15" w:author="Grant Steven Roberts" w:date="2020-09-17T09:44:00Z">
        <w:r w:rsidR="00A55224" w:rsidRPr="00A55224">
          <w:rPr>
            <w:rFonts w:ascii="Times New Roman" w:hAnsi="Times New Roman" w:cs="Times New Roman"/>
            <w:sz w:val="24"/>
            <w:szCs w:val="24"/>
          </w:rPr>
          <w:t>Re</w:t>
        </w:r>
      </w:ins>
      <w:ins w:id="16" w:author="Grant Steven Roberts" w:date="2020-09-17T09:45:00Z">
        <w:r w:rsidR="00A55224">
          <w:rPr>
            <w:rFonts w:ascii="Times New Roman" w:hAnsi="Times New Roman" w:cs="Times New Roman"/>
            <w:sz w:val="24"/>
            <w:szCs w:val="24"/>
          </w:rPr>
          <w:t>trospective re</w:t>
        </w:r>
      </w:ins>
      <w:ins w:id="17" w:author="Grant Steven Roberts" w:date="2020-09-17T09:44:00Z">
        <w:r w:rsidR="00A55224" w:rsidRPr="00A55224">
          <w:rPr>
            <w:rFonts w:ascii="Times New Roman" w:hAnsi="Times New Roman" w:cs="Times New Roman"/>
            <w:sz w:val="24"/>
            <w:szCs w:val="24"/>
          </w:rPr>
          <w:t xml:space="preserve">spiratory gating was performed with a 50% </w:t>
        </w:r>
      </w:ins>
      <w:ins w:id="18" w:author="Grant Steven Roberts" w:date="2020-09-17T10:05:00Z">
        <w:r w:rsidR="008528E5">
          <w:rPr>
            <w:rFonts w:ascii="Times New Roman" w:hAnsi="Times New Roman" w:cs="Times New Roman"/>
            <w:sz w:val="24"/>
            <w:szCs w:val="24"/>
          </w:rPr>
          <w:t>acceptance window</w:t>
        </w:r>
      </w:ins>
      <w:ins w:id="19" w:author="Grant Steven Roberts" w:date="2020-09-17T10:06:00Z">
        <w:r w:rsidR="008528E5">
          <w:rPr>
            <w:rFonts w:ascii="Times New Roman" w:hAnsi="Times New Roman" w:cs="Times New Roman"/>
            <w:sz w:val="24"/>
            <w:szCs w:val="24"/>
          </w:rPr>
          <w:t xml:space="preserve"> (</w:t>
        </w:r>
      </w:ins>
      <w:ins w:id="20" w:author="Grant Steven Roberts" w:date="2020-09-17T09:44:00Z">
        <w:r w:rsidR="00A55224" w:rsidRPr="00A55224">
          <w:rPr>
            <w:rFonts w:ascii="Times New Roman" w:hAnsi="Times New Roman" w:cs="Times New Roman"/>
            <w:sz w:val="24"/>
            <w:szCs w:val="24"/>
          </w:rPr>
          <w:t>expiration</w:t>
        </w:r>
      </w:ins>
      <w:ins w:id="21" w:author="Grant Steven Roberts" w:date="2020-09-17T10:06:00Z">
        <w:r w:rsidR="008528E5">
          <w:rPr>
            <w:rFonts w:ascii="Times New Roman" w:hAnsi="Times New Roman" w:cs="Times New Roman"/>
            <w:sz w:val="24"/>
            <w:szCs w:val="24"/>
          </w:rPr>
          <w:t xml:space="preserve"> phase)</w:t>
        </w:r>
      </w:ins>
      <w:ins w:id="2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dW0+OTI3PC9SZWNOdW0+PERpc3BsYXlUZXh0PlsyNV08L0Rpc3BsYXlUZXh0PjxyZWNvcmQ+PHJl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PEVuZE5vdGU+PENpdGU+PEF1dGhvcj5MaXU8L0F1dGhvcj48WWVhcj4yMDA2PC9ZZWFyPjxSZWNO
dW0+OTI3PC9SZWNOdW0+PERpc3BsYXlUZXh0PlsyNV08L0Rpc3BsYXlUZXh0PjxyZWNvcmQ+PHJl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[25]</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&lt;EndNote&gt;&lt;Cite&gt;&lt;Author&gt;Walker&lt;/Author&gt;&lt;Year&gt;1993&lt;/Year&gt;&lt;RecNum&gt;911&lt;/RecNum&gt;&lt;DisplayText&gt;[26]&lt;/DisplayText&gt;&lt;record&gt;&lt;rec-number&gt;911&lt;/rec-number&gt;&lt;foreign-keys&gt;&lt;key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[26]</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2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041456E0" w:rsidR="00F72E5E" w:rsidRDefault="0071112B" w:rsidP="007861C0">
      <w:pPr>
        <w:pStyle w:val="NoSpacing"/>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DC8897" wp14:editId="72CF30F9">
            <wp:simplePos x="0" y="0"/>
            <wp:positionH relativeFrom="column">
              <wp:posOffset>28575</wp:posOffset>
            </wp:positionH>
            <wp:positionV relativeFrom="paragraph">
              <wp:posOffset>4046855</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72E5E" w:rsidRPr="0029108C">
        <w:rPr>
          <w:rFonts w:ascii="Times New Roman" w:hAnsi="Times New Roman" w:cs="Times New Roman"/>
          <w:sz w:val="24"/>
          <w:szCs w:val="24"/>
        </w:rPr>
        <w:t xml:space="preserve">Angiograms and time-resolved velocity data were exported to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00F72E5E" w:rsidRPr="0029108C">
        <w:rPr>
          <w:rFonts w:ascii="Times New Roman" w:hAnsi="Times New Roman" w:cs="Times New Roman"/>
          <w:noProof/>
          <w:sz w:val="24"/>
          <w:szCs w:val="24"/>
        </w:rPr>
        <w:t>streamline</w:t>
      </w:r>
      <w:r w:rsidR="00F72E5E" w:rsidRPr="0029108C">
        <w:rPr>
          <w:rFonts w:ascii="Times New Roman" w:hAnsi="Times New Roman" w:cs="Times New Roman"/>
          <w:sz w:val="24"/>
          <w:szCs w:val="24"/>
        </w:rPr>
        <w:t xml:space="preserve"> images and particle traces were created in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00F72E5E"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00F72E5E"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00F72E5E"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1FC002EB" w:rsidR="0071112B" w:rsidRPr="0029108C" w:rsidRDefault="0071112B" w:rsidP="007861C0">
      <w:pPr>
        <w:pStyle w:val="NoSpacing"/>
        <w:spacing w:line="480" w:lineRule="auto"/>
        <w:ind w:firstLine="720"/>
        <w:jc w:val="both"/>
        <w:rPr>
          <w:rFonts w:ascii="Times New Roman" w:hAnsi="Times New Roman" w:cs="Times New Roman"/>
          <w:sz w:val="24"/>
          <w:szCs w:val="24"/>
        </w:rPr>
      </w:pP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379AF42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UmVjTnVtPjkxNjwvUmVjTnVtPjxEaXNwbGF5VGV4dD5bMjddPC9EaXNwbGF5VGV4dD48cmVjb3Jk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PEVuZE5vdGU+PENpdGU+PEF1dGhvcj5TdGFsZGVyPC9BdXRob3I+PFllYXI+MjAwODwvWWVhcj48
UmVjTnVtPjkxNjwvUmVjTnVtPjxEaXNwbGF5VGV4dD5bMjddPC9EaXNwbGF5VGV4dD48cmVjb3Jk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2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2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2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27" w:author="Grant Steven Roberts" w:date="2020-09-15T13:41:00Z">
        <w:r w:rsidR="00CE66E7" w:rsidDel="00523040">
          <w:rPr>
            <w:rFonts w:ascii="Times New Roman" w:hAnsi="Times New Roman" w:cs="Times New Roman"/>
            <w:sz w:val="24"/>
            <w:szCs w:val="24"/>
          </w:rPr>
          <w:delText>then obtained by finding the</w:delText>
        </w:r>
      </w:del>
      <w:ins w:id="28" w:author="Grant Steven Roberts" w:date="2020-09-15T13:41:00Z">
        <w:r w:rsidR="00523040">
          <w:rPr>
            <w:rFonts w:ascii="Times New Roman" w:hAnsi="Times New Roman" w:cs="Times New Roman"/>
            <w:sz w:val="24"/>
            <w:szCs w:val="24"/>
          </w:rPr>
          <w:t xml:space="preserve">determined by </w:t>
        </w:r>
      </w:ins>
      <w:ins w:id="2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30" w:author="Grant Steven Roberts" w:date="2020-09-15T13:45:00Z">
        <w:r w:rsidR="00523040">
          <w:rPr>
            <w:rFonts w:ascii="Times New Roman" w:hAnsi="Times New Roman" w:cs="Times New Roman"/>
            <w:sz w:val="24"/>
            <w:szCs w:val="24"/>
          </w:rPr>
          <w:t xml:space="preserve">and </w:t>
        </w:r>
      </w:ins>
      <w:ins w:id="31" w:author="Grant Steven Roberts" w:date="2020-09-15T13:46:00Z">
        <w:r w:rsidR="00523040">
          <w:rPr>
            <w:rFonts w:ascii="Times New Roman" w:hAnsi="Times New Roman" w:cs="Times New Roman"/>
            <w:sz w:val="24"/>
            <w:szCs w:val="24"/>
          </w:rPr>
          <w:t xml:space="preserve">multiplying this value by the subject’s heart rate to obtain </w:t>
        </w:r>
      </w:ins>
      <w:ins w:id="32" w:author="Grant Steven Roberts" w:date="2020-09-18T15:33:00Z">
        <w:r w:rsidR="00DA2976">
          <w:rPr>
            <w:rFonts w:ascii="Times New Roman" w:hAnsi="Times New Roman" w:cs="Times New Roman"/>
            <w:sz w:val="24"/>
            <w:szCs w:val="24"/>
          </w:rPr>
          <w:t xml:space="preserve">volumetric </w:t>
        </w:r>
      </w:ins>
      <w:ins w:id="33" w:author="Grant Steven Roberts" w:date="2020-09-15T13:46:00Z">
        <w:r w:rsidR="00523040">
          <w:rPr>
            <w:rFonts w:ascii="Times New Roman" w:hAnsi="Times New Roman" w:cs="Times New Roman"/>
            <w:sz w:val="24"/>
            <w:szCs w:val="24"/>
          </w:rPr>
          <w:t>flow</w:t>
        </w:r>
      </w:ins>
      <w:ins w:id="34" w:author="Grant Steven Roberts" w:date="2020-09-15T13:49:00Z">
        <w:r w:rsidR="00D74F30">
          <w:rPr>
            <w:rFonts w:ascii="Times New Roman" w:hAnsi="Times New Roman" w:cs="Times New Roman"/>
            <w:sz w:val="24"/>
            <w:szCs w:val="24"/>
          </w:rPr>
          <w:t xml:space="preserve"> </w:t>
        </w:r>
      </w:ins>
      <w:ins w:id="35" w:author="Grant Steven Roberts" w:date="2020-09-18T15:33:00Z">
        <w:r w:rsidR="00DA2976">
          <w:rPr>
            <w:rFonts w:ascii="Times New Roman" w:hAnsi="Times New Roman" w:cs="Times New Roman"/>
            <w:sz w:val="24"/>
            <w:szCs w:val="24"/>
          </w:rPr>
          <w:t>rates</w:t>
        </w:r>
      </w:ins>
      <w:ins w:id="36" w:author="Grant Steven Roberts" w:date="2020-09-15T13:46:00Z">
        <w:r w:rsidR="00523040">
          <w:rPr>
            <w:rFonts w:ascii="Times New Roman" w:hAnsi="Times New Roman" w:cs="Times New Roman"/>
            <w:sz w:val="24"/>
            <w:szCs w:val="24"/>
          </w:rPr>
          <w:t xml:space="preserve"> in </w:t>
        </w:r>
      </w:ins>
      <w:ins w:id="37" w:author="Grant Steven Roberts" w:date="2020-09-18T15:33:00Z">
        <w:r w:rsidR="00DA2976">
          <w:rPr>
            <w:rFonts w:ascii="Times New Roman" w:hAnsi="Times New Roman" w:cs="Times New Roman"/>
            <w:sz w:val="24"/>
            <w:szCs w:val="24"/>
          </w:rPr>
          <w:t xml:space="preserve">units of </w:t>
        </w:r>
      </w:ins>
      <w:ins w:id="38" w:author="Grant Steven Roberts" w:date="2020-09-15T13:49:00Z">
        <w:r w:rsidR="00D74F30">
          <w:rPr>
            <w:rFonts w:ascii="Times New Roman" w:hAnsi="Times New Roman" w:cs="Times New Roman"/>
            <w:sz w:val="24"/>
            <w:szCs w:val="24"/>
          </w:rPr>
          <w:t>time</w:t>
        </w:r>
      </w:ins>
      <w:ins w:id="39" w:author="Grant Steven Roberts" w:date="2020-09-15T13:46:00Z">
        <w:r w:rsidR="00523040">
          <w:rPr>
            <w:rFonts w:ascii="Times New Roman" w:hAnsi="Times New Roman" w:cs="Times New Roman"/>
            <w:sz w:val="24"/>
            <w:szCs w:val="24"/>
          </w:rPr>
          <w:t xml:space="preserve">. Flow rates were then </w:t>
        </w:r>
      </w:ins>
      <w:del w:id="40"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41" w:author="Grant Steven Roberts" w:date="2020-09-15T13:46:00Z">
        <w:r w:rsidR="00523040">
          <w:rPr>
            <w:rFonts w:ascii="Times New Roman" w:hAnsi="Times New Roman" w:cs="Times New Roman"/>
            <w:sz w:val="24"/>
            <w:szCs w:val="24"/>
          </w:rPr>
          <w:t>ed</w:t>
        </w:r>
      </w:ins>
      <w:del w:id="42"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UmVjTnVtPjg5MjwvUmVjTnVtPjxEaXNwbGF5VGV4dD5bMTYtMTgsMjgtMzBdPC9EaXNwbGF5VGV4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UmVjTnVtPjg5MjwvUmVjTnVtPjxEaXNwbGF5VGV4dD5bMTYtMTgsMjgtMzBdPC9EaXNwbGF5VGV4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[16-18,28-30]</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to be approximately equal to the sum of the flow of vessels </w:t>
      </w:r>
      <w:r w:rsidRPr="0029108C">
        <w:rPr>
          <w:rFonts w:ascii="Times New Roman" w:hAnsi="Times New Roman" w:cs="Times New Roman"/>
          <w:sz w:val="24"/>
          <w:szCs w:val="24"/>
        </w:rPr>
        <w:lastRenderedPageBreak/>
        <w:t>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1C091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1C0918"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w:t>
      </w:r>
      <w:proofErr w:type="spellStart"/>
      <w:r w:rsidRPr="0029108C">
        <w:rPr>
          <w:rFonts w:ascii="Times New Roman" w:eastAsiaTheme="minorEastAsia" w:hAnsi="Times New Roman" w:cs="Times New Roman"/>
          <w:sz w:val="24"/>
          <w:szCs w:val="24"/>
        </w:rPr>
        <w:t>ric</w:t>
      </w:r>
      <w:proofErr w:type="spellEnd"/>
      <w:r w:rsidRPr="0029108C">
        <w:rPr>
          <w:rFonts w:ascii="Times New Roman" w:eastAsiaTheme="minorEastAsia" w:hAnsi="Times New Roman" w:cs="Times New Roman"/>
          <w:sz w:val="24"/>
          <w:szCs w:val="24"/>
        </w:rPr>
        <w:t xml:space="preserve">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44100E74"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&lt;EndNote&gt;&lt;Cite&gt;&lt;Author&gt;Cohen&lt;/Author&gt;&lt;Year&gt;1988&lt;/Year&gt;&lt;RecNum&gt;912&lt;/RecNum&gt;&lt;DisplayText&gt;[31]&lt;/DisplayText&gt;&lt;record&gt;&lt;rec-number&gt;912&lt;/rec-number&gt;&lt;foreign-keys&gt;&lt;key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0">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46BC332A"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 d=0.107). 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d=1.15) and the control group (p=0.022, d=0.956).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 xml:space="preserve">in pre- or postprandial IRAo flow rates between groups. There was also no significant difference in percent change in </w:t>
      </w:r>
      <w:ins w:id="43"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While not statistically significant, the CMI+ group trended towards decreased LRA percent change in flow values relative to the control group (p=0.080, d=0.774) and to the CMI- group (p=0.108, d=0.654). Similarly, percent change in RRA flow for the CMI+ group trended towards decreased values relative to the control group (p=0.060, d=1.04) and to the CMI- group (p=0.146, d=0.466)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 d=0.465). Percent change in SMA flow was significantly less in the CMI+ group compared to the control group (p=0.003, d=0.865) but was not significantly less compared to the CMI- group (p=0.104, d=0.529).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3DEE5CED"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ins w:id="44" w:author="Grant Steven Roberts" w:date="2020-09-18T15:57:00Z">
        <w:r w:rsidR="006A2303">
          <w:rPr>
            <w:rFonts w:ascii="Times New Roman" w:hAnsi="Times New Roman" w:cs="Times New Roman"/>
            <w:sz w:val="24"/>
            <w:szCs w:val="24"/>
          </w:rPr>
          <w:t>lower</w:t>
        </w:r>
      </w:ins>
      <w:del w:id="45"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(p=0.023, d=0.581).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 d=0.468).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 d=0.777). For the CMI+ group, preprandial SMV flow was significantly higher than the control group (p=0.040, d=0.905) but was not significantly higher than the CMI- group (p=0.074, d=0.665).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d=0.944) and the CMI- group (p=0.009, d=0.875).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 subjects, PV blood flow increased significantly after a meal (p=1.17e-05, d=1.137) as did the CMI- group (p=1.60e-05, d=1.690) while the CMI+ group did not see a significant increase in PV blood flow after a meal (p=0.243, d=0.362). Additionally, percent change in flow for the CMI+ group was significantly less than the control group (p=0.018, d=0.788) and the CMI- group (p=0.006, d=1.02).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0E40A699"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 </w:instrTex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EN.CITE.DATA </w:instrText>
      </w:r>
      <w:r w:rsidR="007B4ECA">
        <w:rPr>
          <w:rFonts w:ascii="Times New Roman" w:hAnsi="Times New Roman" w:cs="Times New Roman"/>
          <w:sz w:val="24"/>
          <w:szCs w:val="24"/>
        </w:rPr>
      </w:r>
      <w:r w:rsidR="007B4ECA">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7B4ECA">
        <w:rPr>
          <w:rFonts w:ascii="Times New Roman" w:hAnsi="Times New Roman" w:cs="Times New Roman"/>
          <w:noProof/>
          <w:sz w:val="24"/>
          <w:szCs w:val="24"/>
        </w:rPr>
        <w:t>[15-18,21,28-30,32-38]</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0EA9D524"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C771A9">
        <w:rPr>
          <w:rFonts w:ascii="Times New Roman" w:hAnsi="Times New Roman" w:cs="Times New Roman"/>
          <w:sz w:val="24"/>
          <w:szCs w:val="24"/>
        </w:rPr>
        <w:instrText xml:space="preserve"> ADDIN EN.CITE </w:instrText>
      </w:r>
      <w:r w:rsidR="00C771A9">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C771A9">
        <w:rPr>
          <w:rFonts w:ascii="Times New Roman" w:hAnsi="Times New Roman" w:cs="Times New Roman"/>
          <w:sz w:val="24"/>
          <w:szCs w:val="24"/>
        </w:rPr>
        <w:instrText xml:space="preserve"> ADDIN EN.CITE.DATA </w:instrText>
      </w:r>
      <w:r w:rsidR="00C771A9">
        <w:rPr>
          <w:rFonts w:ascii="Times New Roman" w:hAnsi="Times New Roman" w:cs="Times New Roman"/>
          <w:sz w:val="24"/>
          <w:szCs w:val="24"/>
        </w:rPr>
      </w:r>
      <w:r w:rsidR="00C771A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C771A9">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simultaneous acquisition of both hemodynamic information and a</w:t>
      </w:r>
      <w:ins w:id="46" w:author="Grant Steven Roberts" w:date="2020-09-18T16:24:00Z">
        <w:r w:rsidR="00C771A9">
          <w:rPr>
            <w:rFonts w:ascii="Times New Roman" w:hAnsi="Times New Roman" w:cs="Times New Roman"/>
            <w:sz w:val="24"/>
            <w:szCs w:val="24"/>
          </w:rPr>
          <w:t xml:space="preserve"> PC</w:t>
        </w:r>
      </w:ins>
      <w:del w:id="47"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PFJlY051bT45NDQ8L1JlY051bT48RGlzcGxheVRleHQ+WzM5XTwvRGlzcGxheVRleHQ+PHJlY29y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PEVuZE5vdGU+PENpdGU+PEF1dGhvcj5GcmFuY29pczwvQXV0aG9yPjxZZWFyPjIwMTE8L1llYXI+
PFJlY051bT45NDQ8L1JlY051bT48RGlzcGxheVRleHQ+WzM5XTwvRGlzcGxheVRleHQ+PHJlY29y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&lt;EndNote&gt;&lt;Cite&gt;&lt;Author&gt;Wasser&lt;/Author&gt;&lt;Year&gt;1996&lt;/Year&gt;&lt;RecNum&gt;917&lt;/RecNum&gt;&lt;DisplayText&gt;[40]&lt;/DisplayText&gt;&lt;record&gt;&lt;rec-number&gt;917&lt;/rec-number&gt;&lt;foreign-keys&gt;&lt;key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[40]</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439D87F8"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48"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 </w:instrTex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bT45MTk8L1JlY051bT48RGlzcGxheVRleHQ+WzE1LTE4LDIxLDI4LTMwLDMyLTM4XTwvRGlzcGxh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PC9DaXRlPjxDaXRlPjxBdXRob3I+Um9sZGFuLUFsemF0ZTwvQXV0aG9yPjxZZWFyPjIwMTU8L1ll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</w:fldData>
          </w:fldChar>
        </w:r>
        <w:r w:rsidR="007B4ECA">
          <w:rPr>
            <w:rFonts w:ascii="Times New Roman" w:hAnsi="Times New Roman" w:cs="Times New Roman"/>
            <w:sz w:val="24"/>
            <w:szCs w:val="24"/>
          </w:rPr>
          <w:instrText xml:space="preserve"> ADDIN EN.CITE.DATA </w:instrText>
        </w:r>
        <w:r w:rsidR="007B4ECA">
          <w:rPr>
            <w:rFonts w:ascii="Times New Roman" w:hAnsi="Times New Roman" w:cs="Times New Roman"/>
            <w:sz w:val="24"/>
            <w:szCs w:val="24"/>
          </w:rPr>
        </w:r>
        <w:r w:rsidR="007B4ECA">
          <w:rPr>
            <w:rFonts w:ascii="Times New Roman" w:hAnsi="Times New Roman" w:cs="Times New Roman"/>
            <w:sz w:val="24"/>
            <w:szCs w:val="24"/>
          </w:rPr>
          <w:fldChar w:fldCharType="end"/>
        </w:r>
        <w:r w:rsidR="007B4ECA">
          <w:rPr>
            <w:rFonts w:ascii="Times New Roman" w:hAnsi="Times New Roman" w:cs="Times New Roman"/>
            <w:sz w:val="24"/>
            <w:szCs w:val="24"/>
          </w:rPr>
          <w:fldChar w:fldCharType="separate"/>
        </w:r>
        <w:r w:rsidR="007B4ECA">
          <w:rPr>
            <w:rFonts w:ascii="Times New Roman" w:hAnsi="Times New Roman" w:cs="Times New Roman"/>
            <w:noProof/>
            <w:sz w:val="24"/>
            <w:szCs w:val="24"/>
          </w:rPr>
          <w:t>[15-18,21,28-30,32-38]</w:t>
        </w:r>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02ED87F7" w:rsidR="001C0918" w:rsidRDefault="00F72E5E" w:rsidP="007861C0">
      <w:pPr>
        <w:pStyle w:val="NoSpacing"/>
        <w:spacing w:line="480" w:lineRule="auto"/>
        <w:jc w:val="both"/>
        <w:rPr>
          <w:ins w:id="49" w:author="Grant Steven Roberts" w:date="2020-09-18T10:42:00Z"/>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ZWNOdW0+OTA5PC9SZWNOdW0+PERpc3BsYXlUZXh0PlszNCwyMl08L0Rpc3BsYXlUZXh0PjxyZWNv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PEVuZE5vdGU+PENpdGU+PEF1dGhvcj5TaWViZXI8L0F1dGhvcj48WWVhcj4xOTkxPC9ZZWFyPjxS
ZWNOdW0+OTA5PC9SZWNOdW0+PERpc3BsYXlUZXh0PlszNCwyMl08L0Rpc3BsYXlUZXh0PjxyZWNv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123F8E">
        <w:rPr>
          <w:rFonts w:ascii="Times New Roman" w:hAnsi="Times New Roman" w:cs="Times New Roman"/>
          <w:noProof/>
          <w:sz w:val="24"/>
          <w:szCs w:val="24"/>
        </w:rPr>
        <w:t>[34,22]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w:t>
      </w:r>
      <w:del w:id="50" w:author="Grant Steven Roberts" w:date="2020-09-17T10:40:00Z">
        <w:r w:rsidRPr="0029108C" w:rsidDel="001529AB">
          <w:rPr>
            <w:rFonts w:ascii="Times New Roman" w:hAnsi="Times New Roman" w:cs="Times New Roman"/>
            <w:sz w:val="24"/>
            <w:szCs w:val="24"/>
          </w:rPr>
          <w:delText>an increase in</w:delText>
        </w:r>
      </w:del>
      <w:ins w:id="51" w:author="Grant Steven Roberts" w:date="2020-09-17T10:40:00Z">
        <w:r w:rsidR="001529AB">
          <w:rPr>
            <w:rFonts w:ascii="Times New Roman" w:hAnsi="Times New Roman" w:cs="Times New Roman"/>
            <w:sz w:val="24"/>
            <w:szCs w:val="24"/>
          </w:rPr>
          <w:t>a significant increase in</w:t>
        </w:r>
      </w:ins>
      <w:r w:rsidRPr="0029108C">
        <w:rPr>
          <w:rFonts w:ascii="Times New Roman" w:hAnsi="Times New Roman" w:cs="Times New Roman"/>
          <w:sz w:val="24"/>
          <w:szCs w:val="24"/>
        </w:rPr>
        <w:t xml:space="preserve">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&lt;EndNote&gt;&lt;Cite&gt;&lt;Author&gt;Waaler&lt;/Author&gt;&lt;Year&gt;1991&lt;/Year&gt;&lt;RecNum&gt;910&lt;/RecNum&gt;&lt;DisplayText&gt;[41]&lt;/DisplayText&gt;&lt;record&gt;&lt;rec-number&gt;910&lt;/rec-number&gt;&lt;foreign-keys&gt;&lt;key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E5940">
        <w:rPr>
          <w:rFonts w:ascii="Times New Roman" w:hAnsi="Times New Roman" w:cs="Times New Roman"/>
          <w:sz w:val="24"/>
          <w:szCs w:val="24"/>
        </w:rPr>
        <w:instrText xml:space="preserve"> ADDIN EN.CITE </w:instrText>
      </w:r>
      <w:r w:rsidR="003E5940">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E5940">
        <w:rPr>
          <w:rFonts w:ascii="Times New Roman" w:hAnsi="Times New Roman" w:cs="Times New Roman"/>
          <w:sz w:val="24"/>
          <w:szCs w:val="24"/>
        </w:rPr>
        <w:instrText xml:space="preserve"> ADDIN EN.CITE.DATA </w:instrText>
      </w:r>
      <w:r w:rsidR="003E5940">
        <w:rPr>
          <w:rFonts w:ascii="Times New Roman" w:hAnsi="Times New Roman" w:cs="Times New Roman"/>
          <w:sz w:val="24"/>
          <w:szCs w:val="24"/>
        </w:rPr>
      </w:r>
      <w:r w:rsidR="003E5940">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3E5940">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w:t>
      </w:r>
      <w:ins w:id="52" w:author="Grant Steven Roberts" w:date="2020-09-18T10:42:00Z">
        <w:r w:rsidR="001C0918">
          <w:rPr>
            <w:rFonts w:ascii="Times New Roman" w:hAnsi="Times New Roman" w:cs="Times New Roman"/>
            <w:sz w:val="24"/>
            <w:szCs w:val="24"/>
          </w:rPr>
          <w:t xml:space="preserve">It is theorized that </w:t>
        </w:r>
      </w:ins>
      <w:ins w:id="53" w:author="Grant Steven Roberts" w:date="2020-09-18T16:37:00Z">
        <w:r w:rsidR="008E75F7">
          <w:rPr>
            <w:rFonts w:ascii="Times New Roman" w:hAnsi="Times New Roman" w:cs="Times New Roman"/>
            <w:sz w:val="24"/>
            <w:szCs w:val="24"/>
          </w:rPr>
          <w:t xml:space="preserve">potential arteriosclerosis </w:t>
        </w:r>
        <w:r w:rsidR="008E75F7">
          <w:rPr>
            <w:rFonts w:ascii="Times New Roman" w:hAnsi="Times New Roman" w:cs="Times New Roman"/>
            <w:sz w:val="24"/>
            <w:szCs w:val="24"/>
          </w:rPr>
          <w:t xml:space="preserve">and </w:t>
        </w:r>
      </w:ins>
      <w:ins w:id="54" w:author="Grant Steven Roberts" w:date="2020-09-18T10:42:00Z">
        <w:r w:rsidR="001C0918">
          <w:rPr>
            <w:rFonts w:ascii="Times New Roman" w:hAnsi="Times New Roman" w:cs="Times New Roman"/>
            <w:sz w:val="24"/>
            <w:szCs w:val="24"/>
          </w:rPr>
          <w:t xml:space="preserve">downstream stenoses </w:t>
        </w:r>
      </w:ins>
      <w:ins w:id="55" w:author="Grant Steven Roberts" w:date="2020-09-18T16:38:00Z">
        <w:r w:rsidR="008E75F7">
          <w:rPr>
            <w:rFonts w:ascii="Times New Roman" w:hAnsi="Times New Roman" w:cs="Times New Roman"/>
            <w:sz w:val="24"/>
            <w:szCs w:val="24"/>
          </w:rPr>
          <w:t>are</w:t>
        </w:r>
      </w:ins>
      <w:ins w:id="56" w:author="Grant Steven Roberts" w:date="2020-09-18T10:42:00Z">
        <w:r w:rsidR="001C0918">
          <w:rPr>
            <w:rFonts w:ascii="Times New Roman" w:hAnsi="Times New Roman" w:cs="Times New Roman"/>
            <w:sz w:val="24"/>
            <w:szCs w:val="24"/>
          </w:rPr>
          <w:t xml:space="preserve"> leading to increased vascular resistance in some CMI+ patients. This may be causing decreased cardiac output, explaining the observed decreased </w:t>
        </w:r>
      </w:ins>
      <w:ins w:id="57" w:author="Grant Steven Roberts" w:date="2020-09-18T10:43:00Z">
        <w:r w:rsidR="001C0918">
          <w:rPr>
            <w:rFonts w:ascii="Times New Roman" w:hAnsi="Times New Roman" w:cs="Times New Roman"/>
            <w:sz w:val="24"/>
            <w:szCs w:val="24"/>
          </w:rPr>
          <w:t xml:space="preserve">SCAo </w:t>
        </w:r>
      </w:ins>
      <w:ins w:id="58" w:author="Grant Steven Roberts" w:date="2020-09-18T10:42:00Z">
        <w:r w:rsidR="001C0918">
          <w:rPr>
            <w:rFonts w:ascii="Times New Roman" w:hAnsi="Times New Roman" w:cs="Times New Roman"/>
            <w:sz w:val="24"/>
            <w:szCs w:val="24"/>
          </w:rPr>
          <w:t xml:space="preserve">volumetric flow rates and flow responses in </w:t>
        </w:r>
      </w:ins>
      <w:ins w:id="59" w:author="Grant Steven Roberts" w:date="2020-09-18T10:43:00Z">
        <w:r w:rsidR="001C0918">
          <w:rPr>
            <w:rFonts w:ascii="Times New Roman" w:hAnsi="Times New Roman" w:cs="Times New Roman"/>
            <w:sz w:val="24"/>
            <w:szCs w:val="24"/>
          </w:rPr>
          <w:t>the CMI+</w:t>
        </w:r>
      </w:ins>
      <w:ins w:id="60" w:author="Grant Steven Roberts" w:date="2020-09-18T10:42:00Z">
        <w:r w:rsidR="001C0918">
          <w:rPr>
            <w:rFonts w:ascii="Times New Roman" w:hAnsi="Times New Roman" w:cs="Times New Roman"/>
            <w:sz w:val="24"/>
            <w:szCs w:val="24"/>
          </w:rPr>
          <w:t xml:space="preserve"> group.</w:t>
        </w:r>
      </w:ins>
    </w:p>
    <w:p w14:paraId="142D14DA" w14:textId="2C5872C5" w:rsidR="00F72E5E" w:rsidRPr="0029108C" w:rsidRDefault="00F72E5E" w:rsidP="001C0918">
      <w:pPr>
        <w:pStyle w:val="NoSpacing"/>
        <w:spacing w:line="480" w:lineRule="auto"/>
        <w:ind w:firstLine="720"/>
        <w:jc w:val="both"/>
        <w:rPr>
          <w:rFonts w:ascii="Times New Roman" w:hAnsi="Times New Roman" w:cs="Times New Roman"/>
          <w:sz w:val="24"/>
          <w:szCs w:val="24"/>
        </w:rPr>
        <w:pPrChange w:id="61" w:author="Grant Steven Roberts" w:date="2020-09-18T10:42:00Z">
          <w:pPr>
            <w:pStyle w:val="NoSpacing"/>
            <w:spacing w:line="480" w:lineRule="auto"/>
            <w:jc w:val="both"/>
          </w:pPr>
        </w:pPrChange>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&lt;EndNote&gt;&lt;Cite&gt;&lt;Author&gt;Someya&lt;/Author&gt;&lt;Year&gt;2008&lt;/Year&gt;&lt;RecNum&gt;879&lt;/RecNum&gt;&lt;DisplayText&gt;[22]&lt;/DisplayText&gt;&lt;record&gt;&lt;rec-number&gt;879&lt;/rec-number&gt;&lt;foreign-keys&gt;&lt;key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p>
    <w:p w14:paraId="2085B6D4" w14:textId="350DD088"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In addition, </w:t>
      </w:r>
      <w:del w:id="62" w:author="Grant Steven Roberts" w:date="2020-09-17T10:39:00Z">
        <w:r w:rsidRPr="0029108C" w:rsidDel="001529AB">
          <w:rPr>
            <w:rFonts w:ascii="Times New Roman" w:hAnsi="Times New Roman" w:cs="Times New Roman"/>
            <w:sz w:val="24"/>
            <w:szCs w:val="24"/>
          </w:rPr>
          <w:delText xml:space="preserve">postprandial </w:delText>
        </w:r>
      </w:del>
      <w:r w:rsidRPr="0029108C">
        <w:rPr>
          <w:rFonts w:ascii="Times New Roman" w:hAnsi="Times New Roman" w:cs="Times New Roman"/>
          <w:sz w:val="24"/>
          <w:szCs w:val="24"/>
        </w:rPr>
        <w: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767197A2"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679D2CE7" w:rsidR="00E14EA3" w:rsidRDefault="00F72E5E" w:rsidP="007861C0">
      <w:pPr>
        <w:pStyle w:val="NoSpacing"/>
        <w:spacing w:line="480" w:lineRule="auto"/>
        <w:jc w:val="both"/>
        <w:rPr>
          <w:ins w:id="63"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lassifying patients as ischemic versus non-ischemic based on MRA stenoses measurements and clinical findings may be prone to error due to the lack of a widely-accepted gold standard imaging method</w:t>
      </w:r>
      <w:ins w:id="64" w:author="Grant Steven Roberts" w:date="2020-09-18T16:42:00Z">
        <w:r w:rsidR="008E75F7">
          <w:rPr>
            <w:rFonts w:ascii="Times New Roman" w:hAnsi="Times New Roman" w:cs="Times New Roman"/>
            <w:sz w:val="24"/>
            <w:szCs w:val="24"/>
          </w:rPr>
          <w:t>, which is identified as a major limitation of this study</w:t>
        </w:r>
      </w:ins>
      <w:ins w:id="65"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66" w:author="Grant Steven Roberts" w:date="2020-09-18T16:48:00Z">
        <w:r w:rsidR="007861A0">
          <w:rPr>
            <w:rFonts w:ascii="Times New Roman" w:hAnsi="Times New Roman" w:cs="Times New Roman"/>
            <w:sz w:val="24"/>
            <w:szCs w:val="24"/>
          </w:rPr>
          <w:t>Specifically</w:t>
        </w:r>
      </w:ins>
      <w:ins w:id="67" w:author="Grant Steven Roberts" w:date="2020-09-18T16:47:00Z">
        <w:r w:rsidR="007861A0">
          <w:rPr>
            <w:rFonts w:ascii="Times New Roman" w:hAnsi="Times New Roman" w:cs="Times New Roman"/>
            <w:sz w:val="24"/>
            <w:szCs w:val="24"/>
          </w:rPr>
          <w:t>, c</w:t>
        </w:r>
      </w:ins>
      <w:ins w:id="68" w:author="Grant Steven Roberts" w:date="2020-09-18T14:16:00Z">
        <w:r w:rsidR="00363D8D">
          <w:rPr>
            <w:rFonts w:ascii="Times New Roman" w:hAnsi="Times New Roman" w:cs="Times New Roman"/>
            <w:sz w:val="24"/>
            <w:szCs w:val="24"/>
          </w:rPr>
          <w:t xml:space="preserve">lassifying patients with single vessel </w:t>
        </w:r>
      </w:ins>
      <w:ins w:id="69" w:author="Grant Steven Roberts" w:date="2020-09-18T14:20:00Z">
        <w:r w:rsidR="00990FB6">
          <w:rPr>
            <w:rFonts w:ascii="Times New Roman" w:hAnsi="Times New Roman" w:cs="Times New Roman"/>
            <w:sz w:val="24"/>
            <w:szCs w:val="24"/>
          </w:rPr>
          <w:t xml:space="preserve">disease </w:t>
        </w:r>
      </w:ins>
      <w:ins w:id="70" w:author="Grant Steven Roberts" w:date="2020-09-18T14:16:00Z">
        <w:r w:rsidR="00363D8D">
          <w:rPr>
            <w:rFonts w:ascii="Times New Roman" w:hAnsi="Times New Roman" w:cs="Times New Roman"/>
            <w:sz w:val="24"/>
            <w:szCs w:val="24"/>
          </w:rPr>
          <w:t>as CMI- could result in misclassification</w:t>
        </w:r>
      </w:ins>
      <w:ins w:id="71" w:author="Grant Steven Roberts" w:date="2020-09-18T14:21:00Z">
        <w:r w:rsidR="00990FB6">
          <w:rPr>
            <w:rFonts w:ascii="Times New Roman" w:hAnsi="Times New Roman" w:cs="Times New Roman"/>
            <w:sz w:val="24"/>
            <w:szCs w:val="24"/>
          </w:rPr>
          <w:t>, as individuals with single vessel disease have been reported</w:t>
        </w:r>
      </w:ins>
      <w:ins w:id="72" w:author="Grant Steven Roberts" w:date="2020-09-18T14:22:00Z">
        <w:r w:rsidR="00990FB6">
          <w:rPr>
            <w:rFonts w:ascii="Times New Roman" w:hAnsi="Times New Roman" w:cs="Times New Roman"/>
            <w:sz w:val="24"/>
            <w:szCs w:val="24"/>
          </w:rPr>
          <w:t xml:space="preserve">, albeit </w:t>
        </w:r>
      </w:ins>
      <w:ins w:id="73" w:author="Grant Steven Roberts" w:date="2020-09-18T14:23:00Z">
        <w:r w:rsidR="00990FB6">
          <w:rPr>
            <w:rFonts w:ascii="Times New Roman" w:hAnsi="Times New Roman" w:cs="Times New Roman"/>
            <w:sz w:val="24"/>
            <w:szCs w:val="24"/>
          </w:rPr>
          <w:t>uncommon.</w:t>
        </w:r>
      </w:ins>
      <w:ins w:id="74" w:author="Grant Steven Roberts" w:date="2020-09-18T16:48:00Z">
        <w:r w:rsidR="007861A0">
          <w:rPr>
            <w:rFonts w:ascii="Times New Roman" w:hAnsi="Times New Roman" w:cs="Times New Roman"/>
            <w:sz w:val="24"/>
            <w:szCs w:val="24"/>
          </w:rPr>
          <w:t xml:space="preserve"> </w:t>
        </w:r>
      </w:ins>
      <w:ins w:id="75" w:author="Grant Steven Roberts" w:date="2020-09-18T11:00:00Z">
        <w:r w:rsidR="005103CC">
          <w:rPr>
            <w:rFonts w:ascii="Times New Roman" w:hAnsi="Times New Roman" w:cs="Times New Roman"/>
            <w:sz w:val="24"/>
            <w:szCs w:val="24"/>
          </w:rPr>
          <w:t>Additionally, differences in male to female ratio within the patient groups may induced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ZWNOdW0+MTAyNzwvUmVjTnVtPjxEaXNwbGF5VGV4dD5bMjBdPC9EaXNwbGF5VGV4dD48cmVjb3Jk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123F8E">
        <w:rPr>
          <w:rFonts w:ascii="Times New Roman" w:hAnsi="Times New Roman" w:cs="Times New Roman"/>
          <w:sz w:val="24"/>
          <w:szCs w:val="24"/>
        </w:rPr>
        <w:instrText xml:space="preserve"> ADDIN EN.CITE </w:instrText>
      </w:r>
      <w:r w:rsidR="00123F8E">
        <w:rPr>
          <w:rFonts w:ascii="Times New Roman" w:hAnsi="Times New Roman" w:cs="Times New Roman"/>
          <w:sz w:val="24"/>
          <w:szCs w:val="24"/>
        </w:rPr>
        <w:fldChar w:fldCharType="begin">
          <w:fldData xml:space="preserve">PEVuZE5vdGU+PENpdGU+PEF1dGhvcj5TaWVkZWs8L0F1dGhvcj48WWVhcj4yMDE4PC9ZZWFyPjxS
ZWNOdW0+MTAyNzwvUmVjTnVtPjxEaXNwbGF5VGV4dD5bMjBdPC9EaXNwbGF5VGV4dD48cmVjb3Jk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123F8E">
        <w:rPr>
          <w:rFonts w:ascii="Times New Roman" w:hAnsi="Times New Roman" w:cs="Times New Roman"/>
          <w:sz w:val="24"/>
          <w:szCs w:val="24"/>
        </w:rPr>
        <w:instrText xml:space="preserve"> ADDIN EN.CITE.DATA </w:instrText>
      </w:r>
      <w:r w:rsidR="00123F8E">
        <w:rPr>
          <w:rFonts w:ascii="Times New Roman" w:hAnsi="Times New Roman" w:cs="Times New Roman"/>
          <w:sz w:val="24"/>
          <w:szCs w:val="24"/>
        </w:rPr>
      </w:r>
      <w:r w:rsidR="00123F8E">
        <w:rPr>
          <w:rFonts w:ascii="Times New Roman" w:hAnsi="Times New Roman" w:cs="Times New Roman"/>
          <w:sz w:val="24"/>
          <w:szCs w:val="24"/>
        </w:rPr>
        <w:fldChar w:fldCharType="end"/>
      </w:r>
      <w:ins w:id="76" w:author="Grant Steven Roberts" w:date="2020-09-18T11:00:00Z">
        <w:r w:rsidR="005103CC">
          <w:rPr>
            <w:rFonts w:ascii="Times New Roman" w:hAnsi="Times New Roman" w:cs="Times New Roman"/>
            <w:sz w:val="24"/>
            <w:szCs w:val="24"/>
          </w:rPr>
          <w:fldChar w:fldCharType="separate"/>
        </w:r>
      </w:ins>
      <w:r w:rsidR="00123F8E">
        <w:rPr>
          <w:rFonts w:ascii="Times New Roman" w:hAnsi="Times New Roman" w:cs="Times New Roman"/>
          <w:noProof/>
          <w:sz w:val="24"/>
          <w:szCs w:val="24"/>
        </w:rPr>
        <w:t>[20]</w:t>
      </w:r>
      <w:ins w:id="77"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78" w:author="Grant Steven Roberts" w:date="2020-09-18T13:53:00Z">
        <w:r w:rsidR="003E7853">
          <w:rPr>
            <w:rFonts w:ascii="Times New Roman" w:hAnsi="Times New Roman" w:cs="Times New Roman"/>
            <w:sz w:val="24"/>
            <w:szCs w:val="24"/>
          </w:rPr>
          <w:t xml:space="preserve">Due to the finite acquisition time of </w:t>
        </w:r>
        <w:r w:rsidR="003E7853">
          <w:rPr>
            <w:rFonts w:ascii="Times New Roman" w:hAnsi="Times New Roman" w:cs="Times New Roman"/>
            <w:sz w:val="24"/>
            <w:szCs w:val="24"/>
          </w:rPr>
          <w:lastRenderedPageBreak/>
          <w:t xml:space="preserve">the PC-VIPR pulse sequence (~11 minutes), changes that occur </w:t>
        </w:r>
      </w:ins>
      <w:ins w:id="79" w:author="Grant Steven Roberts" w:date="2020-09-18T13:55:00Z">
        <w:r w:rsidR="003E7853">
          <w:rPr>
            <w:rFonts w:ascii="Times New Roman" w:hAnsi="Times New Roman" w:cs="Times New Roman"/>
            <w:sz w:val="24"/>
            <w:szCs w:val="24"/>
          </w:rPr>
          <w:t>within</w:t>
        </w:r>
      </w:ins>
      <w:ins w:id="80" w:author="Grant Steven Roberts" w:date="2020-09-18T13:53:00Z">
        <w:r w:rsidR="003E7853">
          <w:rPr>
            <w:rFonts w:ascii="Times New Roman" w:hAnsi="Times New Roman" w:cs="Times New Roman"/>
            <w:sz w:val="24"/>
            <w:szCs w:val="24"/>
          </w:rPr>
          <w:t xml:space="preserve"> this digestion phase </w:t>
        </w:r>
      </w:ins>
      <w:ins w:id="81" w:author="Grant Steven Roberts" w:date="2020-09-18T13:55:00Z">
        <w:r w:rsidR="003E7853">
          <w:rPr>
            <w:rFonts w:ascii="Times New Roman" w:hAnsi="Times New Roman" w:cs="Times New Roman"/>
            <w:sz w:val="24"/>
            <w:szCs w:val="24"/>
          </w:rPr>
          <w:t>will</w:t>
        </w:r>
      </w:ins>
      <w:ins w:id="82" w:author="Grant Steven Roberts" w:date="2020-09-18T13:53:00Z">
        <w:r w:rsidR="003E7853">
          <w:rPr>
            <w:rFonts w:ascii="Times New Roman" w:hAnsi="Times New Roman" w:cs="Times New Roman"/>
            <w:sz w:val="24"/>
            <w:szCs w:val="24"/>
          </w:rPr>
          <w:t xml:space="preserve"> not be captured</w:t>
        </w:r>
      </w:ins>
      <w:ins w:id="83" w:author="Grant Steven Roberts" w:date="2020-09-18T17:14:00Z">
        <w:r w:rsidR="001E75E0">
          <w:rPr>
            <w:rFonts w:ascii="Times New Roman" w:hAnsi="Times New Roman" w:cs="Times New Roman"/>
            <w:sz w:val="24"/>
            <w:szCs w:val="24"/>
          </w:rPr>
          <w:t xml:space="preserve"> and is noted as an additi</w:t>
        </w:r>
      </w:ins>
      <w:ins w:id="84"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rsidP="00E14EA3">
      <w:pPr>
        <w:pStyle w:val="NoSpacing"/>
        <w:spacing w:line="480" w:lineRule="auto"/>
        <w:ind w:firstLine="720"/>
        <w:jc w:val="both"/>
        <w:rPr>
          <w:rFonts w:ascii="Times New Roman" w:hAnsi="Times New Roman" w:cs="Times New Roman"/>
          <w:sz w:val="24"/>
          <w:szCs w:val="24"/>
        </w:rPr>
        <w:pPrChange w:id="85"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86"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87" w:author="Grant Steven Roberts" w:date="2020-09-18T16:56:00Z" w:name="move51340624"/>
      <w:moveTo w:id="88"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87"/>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89"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90" w:author="Grant Steven Roberts" w:date="2020-09-18T16:56:00Z" w:name="move51340624"/>
      <w:moveFrom w:id="91"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90"/>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4470C19E"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w:t>
      </w:r>
      <w:r w:rsidRPr="0029108C">
        <w:rPr>
          <w:rFonts w:ascii="Times New Roman" w:hAnsi="Times New Roman" w:cs="Times New Roman"/>
          <w:sz w:val="24"/>
          <w:szCs w:val="24"/>
        </w:rPr>
        <w:lastRenderedPageBreak/>
        <w:t xml:space="preserve">patterns in the primary mesenteric vessels (CA, SMA, and IMA) and collaterals using 4D flow MRI. It has been theorized </w:t>
      </w:r>
      <w:r>
        <w:rPr>
          <w:rFonts w:ascii="Times New Roman" w:hAnsi="Times New Roman" w:cs="Times New Roman"/>
          <w:sz w:val="24"/>
          <w:szCs w:val="24"/>
        </w:rPr>
        <w:fldChar w:fldCharType="begin"/>
      </w:r>
      <w:r w:rsidR="005103CC">
        <w:rPr>
          <w:rFonts w:ascii="Times New Roman" w:hAnsi="Times New Roman" w:cs="Times New Roman"/>
          <w:sz w:val="24"/>
          <w:szCs w:val="24"/>
        </w:rPr>
        <w:instrText xml:space="preserve"> ADDIN EN.CITE &lt;EndNote&gt;&lt;Cite&gt;&lt;Author&gt;Poole&lt;/Author&gt;&lt;Year&gt;1987&lt;/Year&gt;&lt;RecNum&gt;906&lt;/RecNum&gt;&lt;DisplayText&gt;[42]&lt;/DisplayText&gt;&lt;record&gt;&lt;rec-number&gt;906&lt;/rec-number&gt;&lt;foreign-keys&gt;&lt;key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5103CC">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123F8E">
        <w:rPr>
          <w:rFonts w:ascii="Times New Roman" w:hAnsi="Times New Roman" w:cs="Times New Roman"/>
          <w:sz w:val="24"/>
          <w:szCs w:val="24"/>
        </w:rPr>
        <w:instrText xml:space="preserve"> ADDIN EN.CITE &lt;EndNote&gt;&lt;Cite&gt;&lt;Author&gt;Someya&lt;/Author&gt;&lt;Year&gt;2008&lt;/Year&gt;&lt;RecNum&gt;879&lt;/RecNum&gt;&lt;DisplayText&gt;[22]&lt;/DisplayText&gt;&lt;record&gt;&lt;rec-number&gt;879&lt;/rec-number&gt;&lt;foreign-keys&gt;&lt;key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123F8E">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92"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92"/>
      <w:r w:rsidRPr="0029108C">
        <w:rPr>
          <w:rFonts w:ascii="Times New Roman" w:hAnsi="Times New Roman" w:cs="Times New Roman"/>
          <w:sz w:val="24"/>
          <w:szCs w:val="24"/>
        </w:rPr>
        <w:t>. Accelerated 4D flow MRI approaches such as PC-VIPR are well-suited for this type of investigation</w:t>
      </w:r>
      <w:ins w:id="93" w:author="Grant Steven Roberts" w:date="2020-09-18T17:18:00Z">
        <w:r w:rsidR="007C0237">
          <w:rPr>
            <w:rFonts w:ascii="Times New Roman" w:hAnsi="Times New Roman" w:cs="Times New Roman"/>
            <w:sz w:val="24"/>
            <w:szCs w:val="24"/>
          </w:rPr>
          <w:t xml:space="preserve">, and when coupled with </w:t>
        </w:r>
      </w:ins>
      <w:ins w:id="94" w:author="Grant Steven Roberts" w:date="2020-09-18T17:19:00Z">
        <w:r w:rsidR="007C0237">
          <w:rPr>
            <w:rFonts w:ascii="Times New Roman" w:hAnsi="Times New Roman" w:cs="Times New Roman"/>
            <w:sz w:val="24"/>
            <w:szCs w:val="24"/>
          </w:rPr>
          <w:t xml:space="preserve">advanced, constrained reconstruction techniques, </w:t>
        </w:r>
      </w:ins>
      <w:del w:id="95" w:author="Grant Steven Roberts" w:date="2020-09-18T17:18:00Z">
        <w:r w:rsidRPr="0029108C" w:rsidDel="007C0237">
          <w:rPr>
            <w:rFonts w:ascii="Times New Roman" w:hAnsi="Times New Roman" w:cs="Times New Roman"/>
            <w:sz w:val="24"/>
            <w:szCs w:val="24"/>
          </w:rPr>
          <w:delText xml:space="preserve"> because of short scan times, </w:delText>
        </w:r>
      </w:del>
      <w:ins w:id="96" w:author="Grant Steven Roberts" w:date="2020-09-18T17:19:00Z">
        <w:r w:rsidR="007C0237">
          <w:rPr>
            <w:rFonts w:ascii="Times New Roman" w:hAnsi="Times New Roman" w:cs="Times New Roman"/>
            <w:sz w:val="24"/>
            <w:szCs w:val="24"/>
          </w:rPr>
          <w:t xml:space="preserve"> can allow</w:t>
        </w:r>
      </w:ins>
      <w:del w:id="97"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98"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and PV between individuals diagnosed with CMI, those who were symptomatic but did not have </w:t>
      </w:r>
      <w:r w:rsidRPr="0029108C">
        <w:rPr>
          <w:rFonts w:ascii="Times New Roman" w:hAnsi="Times New Roman" w:cs="Times New Roman"/>
          <w:sz w:val="24"/>
          <w:szCs w:val="24"/>
        </w:rPr>
        <w:lastRenderedPageBreak/>
        <w:t xml:space="preserve">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C37A648" w14:textId="77777777" w:rsidR="003E5940" w:rsidRPr="003E5940" w:rsidRDefault="00F72E5E" w:rsidP="003E5940">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3E5940" w:rsidRPr="003E5940">
        <w:t>1. van Bockel JH, Geelkerken RH, Wasser MN (2001) Chronic splanchnic ischaemia. Best Pract Res Clin Gastroenterol 15 (1):99-119. doi:10.1053/bega.2001.0158</w:t>
      </w:r>
    </w:p>
    <w:p w14:paraId="2C5C6E4D" w14:textId="77777777" w:rsidR="003E5940" w:rsidRPr="003E5940" w:rsidRDefault="003E5940" w:rsidP="003E5940">
      <w:pPr>
        <w:pStyle w:val="EndNoteBibliography"/>
        <w:spacing w:after="0"/>
      </w:pPr>
      <w:r w:rsidRPr="003E5940">
        <w:t>2. Kolkman JJ, Geelkerken RH (2017) Diagnosis and treatment of chronic mesenteric ischemia: An update. Best Pract Res Clin Gastroenterol 31 (1):49-57. doi:10.1016/j.bpg.2017.01.003</w:t>
      </w:r>
    </w:p>
    <w:p w14:paraId="30BCA933" w14:textId="77777777" w:rsidR="003E5940" w:rsidRPr="003E5940" w:rsidRDefault="003E5940" w:rsidP="003E5940">
      <w:pPr>
        <w:pStyle w:val="EndNoteBibliography"/>
        <w:spacing w:after="0"/>
      </w:pPr>
      <w:r w:rsidRPr="003E5940">
        <w:t>3. Sreenarasimhaiah J (2005) Chronic mesenteric ischemia. Best Pract Res Clin Gastroenterol 19 (2):283-295. doi:10.1016/j.bpg.2004.11.002</w:t>
      </w:r>
    </w:p>
    <w:p w14:paraId="698B1788" w14:textId="77777777" w:rsidR="003E5940" w:rsidRPr="003E5940" w:rsidRDefault="003E5940" w:rsidP="003E5940">
      <w:pPr>
        <w:pStyle w:val="EndNoteBibliography"/>
        <w:spacing w:after="0"/>
      </w:pPr>
      <w:r w:rsidRPr="003E5940">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12A6B357" w14:textId="77777777" w:rsidR="003E5940" w:rsidRPr="003E5940" w:rsidRDefault="003E5940" w:rsidP="003E5940">
      <w:pPr>
        <w:pStyle w:val="EndNoteBibliography"/>
        <w:spacing w:after="0"/>
      </w:pPr>
      <w:r w:rsidRPr="003E5940">
        <w:t xml:space="preserve">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w:t>
      </w:r>
      <w:r w:rsidRPr="003E5940">
        <w:lastRenderedPageBreak/>
        <w:t>clinical guidelines on the diagnosis and treatment of patients with chronic mesenteric ischaemia. United European Gastroenterol J 8 (4):371-395. doi:10.1177/2050640620916681</w:t>
      </w:r>
    </w:p>
    <w:p w14:paraId="4AFB7A32" w14:textId="77777777" w:rsidR="003E5940" w:rsidRPr="003E5940" w:rsidRDefault="003E5940" w:rsidP="003E5940">
      <w:pPr>
        <w:pStyle w:val="EndNoteBibliography"/>
        <w:spacing w:after="0"/>
      </w:pPr>
      <w:r w:rsidRPr="003E5940">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442F36BF" w14:textId="77777777" w:rsidR="003E5940" w:rsidRPr="003E5940" w:rsidRDefault="003E5940" w:rsidP="003E5940">
      <w:pPr>
        <w:pStyle w:val="EndNoteBibliography"/>
        <w:spacing w:after="0"/>
      </w:pPr>
      <w:r w:rsidRPr="003E5940">
        <w:t>7. Amin MA, Nooman NA, Moussa GI (2014) Acute and chronic mesenteric ischemia: Multidetector CT and CT angiographic findings. The Egyptian Journal of Radiology and Nuclear Medicine 45 (4):1063-1070. doi:10.1016/j.ejrnm.2014.06.001</w:t>
      </w:r>
    </w:p>
    <w:p w14:paraId="5BF0C120" w14:textId="77777777" w:rsidR="003E5940" w:rsidRPr="003E5940" w:rsidRDefault="003E5940" w:rsidP="003E5940">
      <w:pPr>
        <w:pStyle w:val="EndNoteBibliography"/>
        <w:spacing w:after="0"/>
      </w:pPr>
      <w:r w:rsidRPr="003E5940">
        <w:t>8. Mazzei MA, Guerrini S, Cioffi Squitieri N, Genovese EA, Mazzei FG, Volterrani L (2012) [Diagnosis of acute mesenteric ischemia/infarction in the era of multislice CT]. Recenti Prog Med 103 (11):435-437. doi:10.1701/1166.12884</w:t>
      </w:r>
    </w:p>
    <w:p w14:paraId="3C3F7A2D" w14:textId="77777777" w:rsidR="003E5940" w:rsidRPr="003E5940" w:rsidRDefault="003E5940" w:rsidP="003E5940">
      <w:pPr>
        <w:pStyle w:val="EndNoteBibliography"/>
        <w:spacing w:after="0"/>
      </w:pPr>
      <w:r w:rsidRPr="003E5940">
        <w:t>9. Carlos RC, Stanley JC, Stafford-Johnson D, Prince MR (2001) Interobserver variability in the evaluation of chronic mesenteric ischemia with gadolinium-enhanced MR angiography. Acad Radiol 8 (9):879-887. doi:10.1016/s1076-6332(03)80767-5</w:t>
      </w:r>
    </w:p>
    <w:p w14:paraId="6A521DCC" w14:textId="77777777" w:rsidR="003E5940" w:rsidRPr="003E5940" w:rsidRDefault="003E5940" w:rsidP="003E5940">
      <w:pPr>
        <w:pStyle w:val="EndNoteBibliography"/>
        <w:spacing w:after="0"/>
      </w:pPr>
      <w:r w:rsidRPr="003E5940">
        <w:t>10. Meaney JF, Prince MR, Nostrant TT, Stanley JC (1997) Gadolinium-enhanced MR angiography of visceral arteries in patients with suspected chronic mesenteric ischemia. J Magn Reson Imaging 7 (1):171-176. doi:10.1002/jmri.1880070126</w:t>
      </w:r>
    </w:p>
    <w:p w14:paraId="50C68FF5" w14:textId="77777777" w:rsidR="003E5940" w:rsidRPr="003E5940" w:rsidRDefault="003E5940" w:rsidP="003E5940">
      <w:pPr>
        <w:pStyle w:val="EndNoteBibliography"/>
        <w:spacing w:after="0"/>
      </w:pPr>
      <w:r w:rsidRPr="003E5940">
        <w:t>11. Zwolak RM, Fillinger MF, Walsh DB, LaBombard FE, Musson A, Darling CE, Cronenwett JL (1998) Mesenteric and celiac duplex scanning: a validation study. J Vasc Surg 27 (6):1078-1087; discussion 1088. doi:10.1016/s0741-5214(98)60010-0</w:t>
      </w:r>
    </w:p>
    <w:p w14:paraId="24DFFA5A" w14:textId="77777777" w:rsidR="003E5940" w:rsidRPr="003E5940" w:rsidRDefault="003E5940" w:rsidP="003E5940">
      <w:pPr>
        <w:pStyle w:val="EndNoteBibliography"/>
        <w:spacing w:after="0"/>
      </w:pPr>
      <w:r w:rsidRPr="003E5940">
        <w:t>12. Muller AF (1992) Role of duplex Doppler ultrasound in the assessment of patients with postprandial abdominal pain. Gut 33 (4):460-465. doi:10.1136/gut.33.4.460</w:t>
      </w:r>
    </w:p>
    <w:p w14:paraId="43F5BC32" w14:textId="77777777" w:rsidR="003E5940" w:rsidRPr="003E5940" w:rsidRDefault="003E5940" w:rsidP="003E5940">
      <w:pPr>
        <w:pStyle w:val="EndNoteBibliography"/>
        <w:spacing w:after="0"/>
      </w:pPr>
      <w:r w:rsidRPr="003E5940">
        <w:lastRenderedPageBreak/>
        <w:t>13. Gentile AT, Moneta GL, Lee RW, Masser PA, Taylor LM, Jr., Porter JM (1995) Usefulness of fasting and postprandial duplex ultrasound examinations for predicting high-grade superior mesenteric artery stenosis. Am J Surg 169 (5):476-479. doi:10.1016/s0002-9610(99)80198-6</w:t>
      </w:r>
    </w:p>
    <w:p w14:paraId="7C595B70" w14:textId="77777777" w:rsidR="003E5940" w:rsidRPr="003E5940" w:rsidRDefault="003E5940" w:rsidP="003E5940">
      <w:pPr>
        <w:pStyle w:val="EndNoteBibliography"/>
        <w:spacing w:after="0"/>
      </w:pPr>
      <w:r w:rsidRPr="003E5940">
        <w:t>14. Sabba C, Ferraioli G, Sarin SK, Lerner E, Groszmann RJ, Taylor KJ (1990) Feasibility spectrum for Doppler flowmetry of splanchnic vessels. In normal and cirrhotic populations. J Ultrasound Med 9 (12):705-710. doi:10.7863/jum.1990.9.12.705</w:t>
      </w:r>
    </w:p>
    <w:p w14:paraId="17121DED" w14:textId="77777777" w:rsidR="003E5940" w:rsidRPr="003E5940" w:rsidRDefault="003E5940" w:rsidP="003E5940">
      <w:pPr>
        <w:pStyle w:val="EndNoteBibliography"/>
        <w:spacing w:after="0"/>
      </w:pPr>
      <w:r w:rsidRPr="003E5940">
        <w:t>15. Li KC, Whitney WS, McDonnell CH, Fredrickson JO, Pelc NJ, Dalman RL, Jeffrey RB, Jr. (1994) Chronic mesenteric ischemia: evaluation with phase-contrast cine MR imaging. Radiology 190 (1):175-179. doi:10.1148/radiology.190.1.8259400</w:t>
      </w:r>
    </w:p>
    <w:p w14:paraId="43831D5C" w14:textId="77777777" w:rsidR="003E5940" w:rsidRPr="003E5940" w:rsidRDefault="003E5940" w:rsidP="003E5940">
      <w:pPr>
        <w:pStyle w:val="EndNoteBibliography"/>
        <w:spacing w:after="0"/>
      </w:pPr>
      <w:r w:rsidRPr="003E5940">
        <w:t>16. Burkart DJ, Johnson CD, Reading CC, Ehman RL (1995) MR measurements of mesenteric venous flow: prospective evaluation in healthy volunteers and patients with suspected chronic mesenteric ischemia. Radiology 194 (3):801-806. doi:10.1148/radiology.194.3.7862982</w:t>
      </w:r>
    </w:p>
    <w:p w14:paraId="75910DBF" w14:textId="77777777" w:rsidR="003E5940" w:rsidRPr="003E5940" w:rsidRDefault="003E5940" w:rsidP="003E5940">
      <w:pPr>
        <w:pStyle w:val="EndNoteBibliography"/>
        <w:spacing w:after="0"/>
      </w:pPr>
      <w:r w:rsidRPr="003E5940">
        <w:t>17.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74F2FF96" w14:textId="77777777" w:rsidR="003E5940" w:rsidRPr="003E5940" w:rsidRDefault="003E5940" w:rsidP="003E5940">
      <w:pPr>
        <w:pStyle w:val="EndNoteBibliography"/>
        <w:spacing w:after="0"/>
      </w:pPr>
      <w:r w:rsidRPr="003E5940">
        <w:t>18. Dalman RL, Li KC, Moon WK, Chen I, Zarins CK (1996) Diminished postprandial hyperemia in patients with aortic and mesenteric arterial occlusive disease. Quantification by magnetic resonance flow imaging. Circulation 94 (9 Suppl):Ii206-210</w:t>
      </w:r>
    </w:p>
    <w:p w14:paraId="3299256A" w14:textId="77777777" w:rsidR="003E5940" w:rsidRPr="003E5940" w:rsidRDefault="003E5940" w:rsidP="003E5940">
      <w:pPr>
        <w:pStyle w:val="EndNoteBibliography"/>
        <w:spacing w:after="0"/>
      </w:pPr>
      <w:r w:rsidRPr="003E5940">
        <w:t>19. Roldan-Alzate A, Francois CJ, Wieben O, Reeder SB (2016) Emerging Applications of Abdominal 4D Flow MRI. AJR Am J Roentgenol 207 (1):58-66. doi:10.2214/ajr.15.15995</w:t>
      </w:r>
    </w:p>
    <w:p w14:paraId="79AC4D9C" w14:textId="77777777" w:rsidR="003E5940" w:rsidRPr="003E5940" w:rsidRDefault="003E5940" w:rsidP="003E5940">
      <w:pPr>
        <w:pStyle w:val="EndNoteBibliography"/>
        <w:spacing w:after="0"/>
      </w:pPr>
      <w:r w:rsidRPr="003E5940">
        <w:lastRenderedPageBreak/>
        <w:t>20. Siedek F, Giese D, Weiss K, Ekdawi S, Brinkmann S, Schroeder W, Bruns C, Chang DH, Persigehl T, Maintz D, Haneder S (2018) 4D flow MRI for the analysis of celiac trunk and mesenteric artery stenoses. Magn Reson Imaging 53:52-62. doi:10.1016/j.mri.2018.06.021</w:t>
      </w:r>
    </w:p>
    <w:p w14:paraId="119374E0" w14:textId="77777777" w:rsidR="003E5940" w:rsidRPr="003E5940" w:rsidRDefault="003E5940" w:rsidP="003E5940">
      <w:pPr>
        <w:pStyle w:val="EndNoteBibliography"/>
        <w:spacing w:after="0"/>
      </w:pPr>
      <w:r w:rsidRPr="003E5940">
        <w:t>21. Roldan-Alzate A, Frydrychowicz A, Said A, Johnson KM, Francois CJ, Wieben O, Reeder SB (2015) Impaired regulation of portal venous flow in response to a meal challenge as quantified by 4D flow MRI. J Magn Reson Imaging 42 (4):1009-1017. doi:10.1002/jmri.24886</w:t>
      </w:r>
    </w:p>
    <w:p w14:paraId="75676943" w14:textId="77777777" w:rsidR="003E5940" w:rsidRPr="003E5940" w:rsidRDefault="003E5940" w:rsidP="003E5940">
      <w:pPr>
        <w:pStyle w:val="EndNoteBibliography"/>
        <w:spacing w:after="0"/>
      </w:pPr>
      <w:r w:rsidRPr="003E5940">
        <w:t>22. Someya N, Endo MY, Fukuba Y, Hayashi N (2008) Blood flow responses in celiac and superior mesenteric arteries in the initial phase of digestion. Am J Physiol Regul Integr Comp Physiol 294 (6):R1790-1796. doi:10.1152/ajpregu.00553.2007</w:t>
      </w:r>
    </w:p>
    <w:p w14:paraId="2D7F86CB" w14:textId="77777777" w:rsidR="003E5940" w:rsidRPr="003E5940" w:rsidRDefault="003E5940" w:rsidP="003E5940">
      <w:pPr>
        <w:pStyle w:val="EndNoteBibliography"/>
        <w:spacing w:after="0"/>
      </w:pPr>
      <w:r w:rsidRPr="003E5940">
        <w:t>23. Gu T, Korosec FR, Block WF, Fain SB, Turk Q, Lum D, Zhou Y, Grist TM, Haughton V, Mistretta CA (2005) PC VIPR: a high-speed 3D phase-contrast method for flow quantification and high-resolution angiography. AJNR Am J Neuroradiol 26 (4):743-749</w:t>
      </w:r>
    </w:p>
    <w:p w14:paraId="2619E1DA" w14:textId="77777777" w:rsidR="003E5940" w:rsidRPr="003E5940" w:rsidRDefault="003E5940" w:rsidP="003E5940">
      <w:pPr>
        <w:pStyle w:val="EndNoteBibliography"/>
        <w:spacing w:after="0"/>
      </w:pPr>
      <w:r w:rsidRPr="003E5940">
        <w:t>24. Johnson KM, Markl M (2010) Improved SNR in phase contrast velocimetry with five-point balanced flow encoding. Magn Reson Med 63 (2):349-355. doi:10.1002/mrm.22202</w:t>
      </w:r>
    </w:p>
    <w:p w14:paraId="2F9CBCFD" w14:textId="77777777" w:rsidR="003E5940" w:rsidRPr="003E5940" w:rsidRDefault="003E5940" w:rsidP="003E5940">
      <w:pPr>
        <w:pStyle w:val="EndNoteBibliography"/>
        <w:spacing w:after="0"/>
      </w:pPr>
      <w:r w:rsidRPr="003E5940">
        <w:t>25.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56E007CC" w14:textId="77777777" w:rsidR="003E5940" w:rsidRPr="003E5940" w:rsidRDefault="003E5940" w:rsidP="003E5940">
      <w:pPr>
        <w:pStyle w:val="EndNoteBibliography"/>
        <w:spacing w:after="0"/>
      </w:pPr>
      <w:r w:rsidRPr="003E5940">
        <w:t>26. Walker PG, Cranney GB, Scheidegger MB, Waseleski G, Pohost GM, Yoganathan AP (1993) Semiautomated method for noise reduction and background phase error correction in MR phase velocity data. J Magn Reson Imaging 3 (3):521-530. doi:10.1002/jmri.1880030315</w:t>
      </w:r>
    </w:p>
    <w:p w14:paraId="22D9ADA4" w14:textId="77777777" w:rsidR="003E5940" w:rsidRPr="003E5940" w:rsidRDefault="003E5940" w:rsidP="003E5940">
      <w:pPr>
        <w:pStyle w:val="EndNoteBibliography"/>
        <w:spacing w:after="0"/>
      </w:pPr>
      <w:r w:rsidRPr="003E5940">
        <w:lastRenderedPageBreak/>
        <w:t>27. Stalder AF, Russe MF, Frydrychowicz A, Bock J, Hennig J, Markl M (2008) Quantitative 2D and 3D phase contrast MRI: optimized analysis of blood flow and vessel wall parameters. Magn Reson Med 60 (5):1218-1231. doi:10.1002/mrm.21778</w:t>
      </w:r>
    </w:p>
    <w:p w14:paraId="36F4C91E" w14:textId="77777777" w:rsidR="003E5940" w:rsidRPr="003E5940" w:rsidRDefault="003E5940" w:rsidP="003E5940">
      <w:pPr>
        <w:pStyle w:val="EndNoteBibliography"/>
        <w:spacing w:after="0"/>
      </w:pPr>
      <w:r w:rsidRPr="003E5940">
        <w:t>28. Burkart DJ, Johnson CD, Ehman RL (1993) Correlation of arterial and venous blood flow in the mesenteric system based on MR findings. 1993 ARRS Executive Council Award. AJR Am J Roentgenol 161 (6):1279-1282. doi:10.2214/ajr.161.6.8249742</w:t>
      </w:r>
    </w:p>
    <w:p w14:paraId="71931A62" w14:textId="77777777" w:rsidR="003E5940" w:rsidRPr="003E5940" w:rsidRDefault="003E5940" w:rsidP="003E5940">
      <w:pPr>
        <w:pStyle w:val="EndNoteBibliography"/>
        <w:spacing w:after="0"/>
      </w:pPr>
      <w:r w:rsidRPr="003E5940">
        <w:t>29. Burkart DJ, Johnson CD, Morton MJ, Wolf RL, Ehman RL (1993) Volumetric flow rates in the portal venous system: measurement with cine phase-contrast MR imaging. AJR Am J Roentgenol 160 (5):1113-1118. doi:10.2214/ajr.160.5.8470589</w:t>
      </w:r>
    </w:p>
    <w:p w14:paraId="0232B82F" w14:textId="77777777" w:rsidR="003E5940" w:rsidRPr="003E5940" w:rsidRDefault="003E5940" w:rsidP="003E5940">
      <w:pPr>
        <w:pStyle w:val="EndNoteBibliography"/>
        <w:spacing w:after="0"/>
      </w:pPr>
      <w:r w:rsidRPr="003E5940">
        <w:t>30. Moriyasu F, Ban N, Nishida O, Nakamura T, Miyake T, Uchino H, Kanematsu Y, Koizumi S (1986) Clinical application of an ultrasonic duplex system in the quantitative measurement of portal blood flow. J Clin Ultrasound 14 (8):579-588. doi:10.1002/jcu.1870140802</w:t>
      </w:r>
    </w:p>
    <w:p w14:paraId="5399ABFB" w14:textId="77777777" w:rsidR="003E5940" w:rsidRPr="003E5940" w:rsidRDefault="003E5940" w:rsidP="003E5940">
      <w:pPr>
        <w:pStyle w:val="EndNoteBibliography"/>
        <w:spacing w:after="0"/>
      </w:pPr>
      <w:r w:rsidRPr="003E5940">
        <w:t>31. Cohen J (1988) Statistical power analysis for the behavioral sciences. L. Erlbaum Associates, Hillsdale, N.J.</w:t>
      </w:r>
    </w:p>
    <w:p w14:paraId="7DE95127" w14:textId="77777777" w:rsidR="003E5940" w:rsidRPr="003E5940" w:rsidRDefault="003E5940" w:rsidP="003E5940">
      <w:pPr>
        <w:pStyle w:val="EndNoteBibliography"/>
        <w:spacing w:after="0"/>
      </w:pPr>
      <w:r w:rsidRPr="003E5940">
        <w:t>32. Les AS, Yeung JJ, Schultz GM, Herfkens RJ, Dalman RL, Taylor CA (2010) Supraceliac and Infrarenal Aortic Flow in Patients with Abdominal Aortic Aneurysms: Mean Flows, Waveforms, and Allometric Scaling Relationships. Cardiovasc Eng Technol 1 (1). doi:10.1007/s13239-010-0004-8</w:t>
      </w:r>
    </w:p>
    <w:p w14:paraId="6A5E344E" w14:textId="77777777" w:rsidR="003E5940" w:rsidRPr="003E5940" w:rsidRDefault="003E5940" w:rsidP="003E5940">
      <w:pPr>
        <w:pStyle w:val="EndNoteBibliography"/>
        <w:spacing w:after="0"/>
      </w:pPr>
      <w:r w:rsidRPr="003E5940">
        <w:t>33. Taylor CA, Cheng CP, Espinosa LA, Tang BT, Parker D, Herfkens RJ (2002) In vivo quantification of blood flow and wall shear stress in the human abdominal aorta during lower limb exercise. Ann Biomed Eng 30 (3):402-408. doi:10.1114/1.1476016</w:t>
      </w:r>
    </w:p>
    <w:p w14:paraId="2280E1D7" w14:textId="77777777" w:rsidR="003E5940" w:rsidRPr="003E5940" w:rsidRDefault="003E5940" w:rsidP="003E5940">
      <w:pPr>
        <w:pStyle w:val="EndNoteBibliography"/>
        <w:spacing w:after="0"/>
      </w:pPr>
      <w:r w:rsidRPr="003E5940">
        <w:lastRenderedPageBreak/>
        <w:t>34. Sieber C, Beglinger C, Jaeger K, Hildebrand P, Stalder GA (1991) Regulation of postprandial mesenteric blood flow in humans: evidence for a cholinergic nervous reflex. Gut 32 (4):361-366. doi:10.1136/gut.32.4.361</w:t>
      </w:r>
    </w:p>
    <w:p w14:paraId="527DEADC" w14:textId="77777777" w:rsidR="003E5940" w:rsidRPr="003E5940" w:rsidRDefault="003E5940" w:rsidP="003E5940">
      <w:pPr>
        <w:pStyle w:val="EndNoteBibliography"/>
        <w:spacing w:after="0"/>
      </w:pPr>
      <w:r w:rsidRPr="003E5940">
        <w:t>35. Moneta GL, Taylor DC, Helton WS, Mulholland MW, Strandness DE, Jr. (1988) Duplex ultrasound measurement of postprandial intestinal blood flow: effect of meal composition. Gastroenterology 95 (5):1294-1301. doi:10.1016/0016-5085(88)90364-2</w:t>
      </w:r>
    </w:p>
    <w:p w14:paraId="719F72F1" w14:textId="77777777" w:rsidR="003E5940" w:rsidRPr="003E5940" w:rsidRDefault="003E5940" w:rsidP="003E5940">
      <w:pPr>
        <w:pStyle w:val="EndNoteBibliography"/>
        <w:spacing w:after="0"/>
      </w:pPr>
      <w:r w:rsidRPr="003E5940">
        <w:t>36. Cooper AM, Braatvedt GD, Qamar MI, Brown H, Thomas DM, Halliwell M, Read AE, Corrall RJ (1991) Fasting and post-prandial splanchnic blood flow is reduced by a somatostatin analogue (octreotide) in man. Clin Sci (Lond) 81 (2):169-175. doi:10.1042/cs0810169</w:t>
      </w:r>
    </w:p>
    <w:p w14:paraId="27666201" w14:textId="77777777" w:rsidR="003E5940" w:rsidRPr="003E5940" w:rsidRDefault="003E5940" w:rsidP="003E5940">
      <w:pPr>
        <w:pStyle w:val="EndNoteBibliography"/>
        <w:spacing w:after="0"/>
      </w:pPr>
      <w:r w:rsidRPr="003E5940">
        <w:t>37.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513BC741" w14:textId="77777777" w:rsidR="003E5940" w:rsidRPr="003E5940" w:rsidRDefault="003E5940" w:rsidP="003E5940">
      <w:pPr>
        <w:pStyle w:val="EndNoteBibliography"/>
        <w:spacing w:after="0"/>
      </w:pPr>
      <w:r w:rsidRPr="003E5940">
        <w:t>38. Gaiani S, Bolondi L, Bassi SL, Santi V, Zironi G, Barbara L (1989) Effect of meal on portal hemodynamics in healthy humans and in patients with chronic liver disease. Hepatology 9 (6):815-819. doi:10.1002/hep.1840090604</w:t>
      </w:r>
    </w:p>
    <w:p w14:paraId="681F749C" w14:textId="77777777" w:rsidR="003E5940" w:rsidRPr="003E5940" w:rsidRDefault="003E5940" w:rsidP="003E5940">
      <w:pPr>
        <w:pStyle w:val="EndNoteBibliography"/>
        <w:spacing w:after="0"/>
      </w:pPr>
      <w:r w:rsidRPr="003E5940">
        <w:t>39.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0F8DF86C" w14:textId="77777777" w:rsidR="003E5940" w:rsidRPr="003E5940" w:rsidRDefault="003E5940" w:rsidP="003E5940">
      <w:pPr>
        <w:pStyle w:val="EndNoteBibliography"/>
        <w:spacing w:after="0"/>
      </w:pPr>
      <w:r w:rsidRPr="003E5940">
        <w:t xml:space="preserve">40. Wasser MN, Geelkerken RH, Kouwenhoven M, van Bockel JH, Hermans J, Schultze Kool LJ, de Roos A (1996) Systolically gated 3D phase contrast MRA of mesenteric arteries in </w:t>
      </w:r>
      <w:r w:rsidRPr="003E5940">
        <w:lastRenderedPageBreak/>
        <w:t>suspected mesenteric ischemia. J Comput Assist Tomogr 20 (2):262-268. doi:10.1097/00004728-199603000-00017</w:t>
      </w:r>
    </w:p>
    <w:p w14:paraId="4BFB92B6" w14:textId="77777777" w:rsidR="003E5940" w:rsidRPr="003E5940" w:rsidRDefault="003E5940" w:rsidP="003E5940">
      <w:pPr>
        <w:pStyle w:val="EndNoteBibliography"/>
        <w:spacing w:after="0"/>
      </w:pPr>
      <w:r w:rsidRPr="003E5940">
        <w:t>41. Waaler BA, Eriksen M, Toska K (1991) The effect of meal size on postprandial increase in cardiac output. Acta Physiol Scand 142 (1):33-39. doi:10.1111/j.1748-1716.1991.tb09125.x</w:t>
      </w:r>
    </w:p>
    <w:p w14:paraId="13152AD3" w14:textId="77777777" w:rsidR="003E5940" w:rsidRPr="003E5940" w:rsidRDefault="003E5940" w:rsidP="003E5940">
      <w:pPr>
        <w:pStyle w:val="EndNoteBibliography"/>
      </w:pPr>
      <w:r w:rsidRPr="003E5940">
        <w:t>42. Poole JW, Sammartano RJ, Boley SJ (1987) Hemodynamic basis of the pain of chronic mesenteric ischemia. Am J Surg 153 (2):171-176. doi:10.1016/0002-9610(87)90809-9</w:t>
      </w:r>
    </w:p>
    <w:p w14:paraId="52B2DD08" w14:textId="40FBB32A"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3"/>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1B439" w14:textId="77777777" w:rsidR="00634207" w:rsidRDefault="00634207" w:rsidP="00D640B8">
      <w:pPr>
        <w:spacing w:after="0" w:line="240" w:lineRule="auto"/>
      </w:pPr>
      <w:r>
        <w:separator/>
      </w:r>
    </w:p>
  </w:endnote>
  <w:endnote w:type="continuationSeparator" w:id="0">
    <w:p w14:paraId="63EF1950" w14:textId="77777777" w:rsidR="00634207" w:rsidRDefault="00634207"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CCA1E" w14:textId="77777777" w:rsidR="00634207" w:rsidRDefault="00634207" w:rsidP="00D640B8">
      <w:pPr>
        <w:spacing w:after="0" w:line="240" w:lineRule="auto"/>
      </w:pPr>
      <w:r>
        <w:separator/>
      </w:r>
    </w:p>
  </w:footnote>
  <w:footnote w:type="continuationSeparator" w:id="0">
    <w:p w14:paraId="43EAD991" w14:textId="77777777" w:rsidR="00634207" w:rsidRDefault="00634207"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7B4ECA" w:rsidRDefault="007B4E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7B4ECA" w:rsidRDefault="007B4E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rQUAhfVvkS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0&lt;/item&gt;&lt;item&gt;1022&lt;/item&gt;&lt;item&gt;1027&lt;/item&gt;&lt;/record-ids&gt;&lt;/item&gt;&lt;/Libraries&gt;"/>
  </w:docVars>
  <w:rsids>
    <w:rsidRoot w:val="00D640B8"/>
    <w:rsid w:val="0005200C"/>
    <w:rsid w:val="0006389C"/>
    <w:rsid w:val="00095B3B"/>
    <w:rsid w:val="000E333E"/>
    <w:rsid w:val="000E7460"/>
    <w:rsid w:val="00117ECB"/>
    <w:rsid w:val="00123116"/>
    <w:rsid w:val="00123F8E"/>
    <w:rsid w:val="001309EC"/>
    <w:rsid w:val="00137E07"/>
    <w:rsid w:val="001505EE"/>
    <w:rsid w:val="001529AB"/>
    <w:rsid w:val="001829D9"/>
    <w:rsid w:val="00184826"/>
    <w:rsid w:val="001A275D"/>
    <w:rsid w:val="001B673B"/>
    <w:rsid w:val="001C0918"/>
    <w:rsid w:val="001C4868"/>
    <w:rsid w:val="001E75E0"/>
    <w:rsid w:val="001F75B6"/>
    <w:rsid w:val="00212048"/>
    <w:rsid w:val="00240132"/>
    <w:rsid w:val="0024225B"/>
    <w:rsid w:val="00251EC4"/>
    <w:rsid w:val="0029108C"/>
    <w:rsid w:val="00296525"/>
    <w:rsid w:val="00297EDA"/>
    <w:rsid w:val="002A1E1D"/>
    <w:rsid w:val="002B0487"/>
    <w:rsid w:val="002C0DAD"/>
    <w:rsid w:val="002F2E56"/>
    <w:rsid w:val="002F7B48"/>
    <w:rsid w:val="00300A06"/>
    <w:rsid w:val="003023D5"/>
    <w:rsid w:val="00311E5A"/>
    <w:rsid w:val="003531E4"/>
    <w:rsid w:val="00356C9D"/>
    <w:rsid w:val="0036100C"/>
    <w:rsid w:val="00363D8D"/>
    <w:rsid w:val="003742B6"/>
    <w:rsid w:val="00396E27"/>
    <w:rsid w:val="003C2928"/>
    <w:rsid w:val="003C53F7"/>
    <w:rsid w:val="003D253C"/>
    <w:rsid w:val="003E5940"/>
    <w:rsid w:val="003E7853"/>
    <w:rsid w:val="00411FD4"/>
    <w:rsid w:val="0041481E"/>
    <w:rsid w:val="00476A23"/>
    <w:rsid w:val="004B2973"/>
    <w:rsid w:val="005103CC"/>
    <w:rsid w:val="00523040"/>
    <w:rsid w:val="0052655A"/>
    <w:rsid w:val="00537999"/>
    <w:rsid w:val="005529D8"/>
    <w:rsid w:val="00571E40"/>
    <w:rsid w:val="005A4449"/>
    <w:rsid w:val="005D46B1"/>
    <w:rsid w:val="006311B0"/>
    <w:rsid w:val="00634207"/>
    <w:rsid w:val="00635651"/>
    <w:rsid w:val="00640CC5"/>
    <w:rsid w:val="006567EA"/>
    <w:rsid w:val="006668D0"/>
    <w:rsid w:val="00675B3D"/>
    <w:rsid w:val="006A2303"/>
    <w:rsid w:val="006B18C0"/>
    <w:rsid w:val="006C6699"/>
    <w:rsid w:val="006E3393"/>
    <w:rsid w:val="006F4C75"/>
    <w:rsid w:val="0071112B"/>
    <w:rsid w:val="007165D5"/>
    <w:rsid w:val="00722259"/>
    <w:rsid w:val="0072721A"/>
    <w:rsid w:val="007861A0"/>
    <w:rsid w:val="007861C0"/>
    <w:rsid w:val="00794C2C"/>
    <w:rsid w:val="007B4ECA"/>
    <w:rsid w:val="007C0237"/>
    <w:rsid w:val="00810962"/>
    <w:rsid w:val="00830A1D"/>
    <w:rsid w:val="0084213C"/>
    <w:rsid w:val="008449F6"/>
    <w:rsid w:val="008528E5"/>
    <w:rsid w:val="00880C40"/>
    <w:rsid w:val="0088136E"/>
    <w:rsid w:val="008854DF"/>
    <w:rsid w:val="008920E0"/>
    <w:rsid w:val="008C1B1C"/>
    <w:rsid w:val="008C4B55"/>
    <w:rsid w:val="008E6D08"/>
    <w:rsid w:val="008E75F7"/>
    <w:rsid w:val="008F6F9E"/>
    <w:rsid w:val="00902F48"/>
    <w:rsid w:val="009049F1"/>
    <w:rsid w:val="0090613E"/>
    <w:rsid w:val="00921EE0"/>
    <w:rsid w:val="0093603E"/>
    <w:rsid w:val="00983D56"/>
    <w:rsid w:val="00990FB6"/>
    <w:rsid w:val="00994EC0"/>
    <w:rsid w:val="009B04E9"/>
    <w:rsid w:val="009D4014"/>
    <w:rsid w:val="009F4372"/>
    <w:rsid w:val="00A06AC4"/>
    <w:rsid w:val="00A222F1"/>
    <w:rsid w:val="00A43FF8"/>
    <w:rsid w:val="00A540D9"/>
    <w:rsid w:val="00A55224"/>
    <w:rsid w:val="00A576E7"/>
    <w:rsid w:val="00A72524"/>
    <w:rsid w:val="00A7562F"/>
    <w:rsid w:val="00AC6B6A"/>
    <w:rsid w:val="00AF488E"/>
    <w:rsid w:val="00B14A11"/>
    <w:rsid w:val="00B17C37"/>
    <w:rsid w:val="00B36862"/>
    <w:rsid w:val="00B71B4F"/>
    <w:rsid w:val="00B73D02"/>
    <w:rsid w:val="00B976E6"/>
    <w:rsid w:val="00B97F21"/>
    <w:rsid w:val="00BC211D"/>
    <w:rsid w:val="00BD157D"/>
    <w:rsid w:val="00BF5188"/>
    <w:rsid w:val="00C01719"/>
    <w:rsid w:val="00C17779"/>
    <w:rsid w:val="00C27767"/>
    <w:rsid w:val="00C3152C"/>
    <w:rsid w:val="00C341BE"/>
    <w:rsid w:val="00C60B5D"/>
    <w:rsid w:val="00C64B4B"/>
    <w:rsid w:val="00C771A9"/>
    <w:rsid w:val="00C807BB"/>
    <w:rsid w:val="00CC0C4C"/>
    <w:rsid w:val="00CE66E7"/>
    <w:rsid w:val="00CE7A5C"/>
    <w:rsid w:val="00D2337E"/>
    <w:rsid w:val="00D301FB"/>
    <w:rsid w:val="00D44673"/>
    <w:rsid w:val="00D51C2E"/>
    <w:rsid w:val="00D640B8"/>
    <w:rsid w:val="00D74F30"/>
    <w:rsid w:val="00D767C2"/>
    <w:rsid w:val="00DA2976"/>
    <w:rsid w:val="00DC6E47"/>
    <w:rsid w:val="00DE0E78"/>
    <w:rsid w:val="00E0205F"/>
    <w:rsid w:val="00E14EA3"/>
    <w:rsid w:val="00E50CCC"/>
    <w:rsid w:val="00E50E01"/>
    <w:rsid w:val="00E86B6E"/>
    <w:rsid w:val="00E93988"/>
    <w:rsid w:val="00EA389B"/>
    <w:rsid w:val="00F24314"/>
    <w:rsid w:val="00F415FC"/>
    <w:rsid w:val="00F50090"/>
    <w:rsid w:val="00F60054"/>
    <w:rsid w:val="00F72B44"/>
    <w:rsid w:val="00F72E5E"/>
    <w:rsid w:val="00F82790"/>
    <w:rsid w:val="00F8562C"/>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11753</Words>
  <Characters>66996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2</cp:revision>
  <dcterms:created xsi:type="dcterms:W3CDTF">2020-09-18T23:08:00Z</dcterms:created>
  <dcterms:modified xsi:type="dcterms:W3CDTF">2020-09-18T23:08:00Z</dcterms:modified>
</cp:coreProperties>
</file>