
<file path=[Content_Types].xml><?xml version="1.0" encoding="utf-8"?>
<Types xmlns="http://schemas.openxmlformats.org/package/2006/content-types">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5E8D20" w14:textId="0E398430" w:rsidR="00F82790" w:rsidRDefault="00F82790"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b/>
          <w:bCs/>
          <w:sz w:val="24"/>
          <w:szCs w:val="24"/>
        </w:rPr>
        <w:t>Title</w:t>
      </w:r>
    </w:p>
    <w:p w14:paraId="324CBF2F" w14:textId="7374A912" w:rsidR="00F82790" w:rsidRDefault="00F82790"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Non-invasive Assessment of Mesenteric Hemodynamics in Patients with Suspected Chronic Mesenteric Ischemia using 4D flow MRI</w:t>
      </w:r>
    </w:p>
    <w:p w14:paraId="5D871FD5" w14:textId="77777777" w:rsidR="00F82790" w:rsidRDefault="00F82790" w:rsidP="007861C0">
      <w:pPr>
        <w:pStyle w:val="NoSpacing"/>
        <w:spacing w:line="480" w:lineRule="auto"/>
        <w:jc w:val="both"/>
        <w:rPr>
          <w:rFonts w:ascii="Times New Roman" w:hAnsi="Times New Roman" w:cs="Times New Roman"/>
          <w:sz w:val="24"/>
          <w:szCs w:val="24"/>
        </w:rPr>
      </w:pPr>
    </w:p>
    <w:p w14:paraId="513FC83B" w14:textId="77777777" w:rsidR="001C4868" w:rsidRPr="0029108C" w:rsidRDefault="001C4868" w:rsidP="001C4868">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Abstract</w:t>
      </w:r>
    </w:p>
    <w:p w14:paraId="16F1668A" w14:textId="77777777" w:rsidR="001C4868" w:rsidRDefault="001C4868" w:rsidP="001C4868">
      <w:pPr>
        <w:pStyle w:val="NoSpacing"/>
        <w:spacing w:line="480" w:lineRule="auto"/>
        <w:jc w:val="both"/>
        <w:rPr>
          <w:rFonts w:ascii="Times New Roman" w:hAnsi="Times New Roman" w:cs="Times New Roman"/>
          <w:sz w:val="24"/>
          <w:szCs w:val="24"/>
        </w:rPr>
      </w:pPr>
      <w:r w:rsidRPr="00C27767">
        <w:rPr>
          <w:rFonts w:ascii="Times New Roman" w:hAnsi="Times New Roman" w:cs="Times New Roman"/>
          <w:i/>
          <w:iCs/>
          <w:sz w:val="24"/>
          <w:szCs w:val="24"/>
        </w:rPr>
        <w:t>Purpose</w:t>
      </w:r>
      <w:r w:rsidRPr="00C27767">
        <w:rPr>
          <w:rFonts w:ascii="Times New Roman" w:hAnsi="Times New Roman" w:cs="Times New Roman"/>
          <w:sz w:val="24"/>
          <w:szCs w:val="24"/>
        </w:rPr>
        <w:t xml:space="preserve"> </w:t>
      </w:r>
    </w:p>
    <w:p w14:paraId="45F76D36" w14:textId="77777777"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Chronic mesenteric ischemia (CMI) is a rare disease with a particularly difficult diagnosis. In this study, </w:t>
      </w:r>
      <w:r>
        <w:rPr>
          <w:rFonts w:ascii="Times New Roman" w:hAnsi="Times New Roman" w:cs="Times New Roman"/>
          <w:sz w:val="24"/>
          <w:szCs w:val="24"/>
        </w:rPr>
        <w:t xml:space="preserve">4D flow MRI is used to quantitatively evaluate </w:t>
      </w:r>
      <w:r w:rsidRPr="0029108C">
        <w:rPr>
          <w:rFonts w:ascii="Times New Roman" w:hAnsi="Times New Roman" w:cs="Times New Roman"/>
          <w:sz w:val="24"/>
          <w:szCs w:val="24"/>
        </w:rPr>
        <w:t xml:space="preserve">mesenteric hemodynamics before and after a meal in </w:t>
      </w:r>
      <w:r w:rsidRPr="0029108C">
        <w:rPr>
          <w:rFonts w:ascii="Times New Roman" w:hAnsi="Times New Roman" w:cs="Times New Roman"/>
          <w:noProof/>
          <w:sz w:val="24"/>
          <w:szCs w:val="24"/>
        </w:rPr>
        <w:t>patients</w:t>
      </w:r>
      <w:r w:rsidRPr="0029108C">
        <w:rPr>
          <w:rFonts w:ascii="Times New Roman" w:hAnsi="Times New Roman" w:cs="Times New Roman"/>
          <w:sz w:val="24"/>
          <w:szCs w:val="24"/>
        </w:rPr>
        <w:t xml:space="preserve"> suspected of having CMI and healthy individuals.</w:t>
      </w:r>
    </w:p>
    <w:p w14:paraId="4025897C"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7B181DDB" w14:textId="77777777" w:rsidR="001C4868" w:rsidRDefault="001C4868" w:rsidP="001C4868">
      <w:pPr>
        <w:pStyle w:val="NoSpacing"/>
        <w:spacing w:line="480" w:lineRule="auto"/>
        <w:jc w:val="both"/>
        <w:rPr>
          <w:rFonts w:ascii="Times New Roman" w:hAnsi="Times New Roman" w:cs="Times New Roman"/>
          <w:b/>
          <w:bCs/>
          <w:sz w:val="24"/>
          <w:szCs w:val="24"/>
        </w:rPr>
      </w:pPr>
      <w:r w:rsidRPr="00C27767">
        <w:rPr>
          <w:rFonts w:ascii="Times New Roman" w:hAnsi="Times New Roman" w:cs="Times New Roman"/>
          <w:i/>
          <w:iCs/>
          <w:sz w:val="24"/>
          <w:szCs w:val="24"/>
        </w:rPr>
        <w:t>Methods</w:t>
      </w:r>
    </w:p>
    <w:p w14:paraId="673E4328" w14:textId="086E6855"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Nineteen patients suspected of CMI and twenty control subjects were analyzed. Subjects were scanned using a radially-undersampled 4D flow MR sequence (PC-VIPR). Flow rates were assessed in the supraceliac (SCAo) and infrarenal (IRAo) aorta, celiac artery (CA), superior mesenteric artery (SMA), left and right renal arteries, superior mesenteric vein (SMV), splenic vein, and portal vein (PV) in a fasting state (preprandial) and 20 minutes after a</w:t>
      </w:r>
      <w:r w:rsidRPr="001C4868">
        <w:rPr>
          <w:rFonts w:ascii="Times New Roman" w:hAnsi="Times New Roman" w:cs="Times New Roman"/>
          <w:sz w:val="24"/>
          <w:szCs w:val="24"/>
        </w:rPr>
        <w:t xml:space="preserve"> 700</w:t>
      </w:r>
      <w:r>
        <w:rPr>
          <w:rFonts w:ascii="Times New Roman" w:hAnsi="Times New Roman" w:cs="Times New Roman"/>
          <w:sz w:val="24"/>
          <w:szCs w:val="24"/>
        </w:rPr>
        <w:t>-</w:t>
      </w:r>
      <w:r w:rsidRPr="0029108C">
        <w:rPr>
          <w:rFonts w:ascii="Times New Roman" w:hAnsi="Times New Roman" w:cs="Times New Roman"/>
          <w:sz w:val="24"/>
          <w:szCs w:val="24"/>
        </w:rPr>
        <w:t xml:space="preserve">kcal meal (postprandial). Patients were subcategorized into positive diagnosis </w:t>
      </w:r>
      <w:r w:rsidRPr="003919AA">
        <w:rPr>
          <w:rFonts w:ascii="Times New Roman" w:hAnsi="Times New Roman" w:cs="Times New Roman"/>
          <w:sz w:val="24"/>
          <w:szCs w:val="24"/>
        </w:rPr>
        <w:t>(CMI+, N=6) and negative diagnosis (CMI-, N=13)</w:t>
      </w:r>
      <w:r w:rsidRPr="0029108C">
        <w:rPr>
          <w:rFonts w:ascii="Times New Roman" w:hAnsi="Times New Roman" w:cs="Times New Roman"/>
          <w:sz w:val="24"/>
          <w:szCs w:val="24"/>
        </w:rPr>
        <w:t xml:space="preserve"> groups based on </w:t>
      </w:r>
      <w:ins w:id="0" w:author="Grant Steven Roberts" w:date="2020-11-06T10:39:00Z">
        <w:r w:rsidR="004C2C27">
          <w:rPr>
            <w:rFonts w:ascii="Times New Roman" w:hAnsi="Times New Roman" w:cs="Times New Roman"/>
            <w:sz w:val="24"/>
            <w:szCs w:val="24"/>
          </w:rPr>
          <w:t>imaging</w:t>
        </w:r>
      </w:ins>
      <w:ins w:id="1" w:author="Grant Steven Roberts" w:date="2020-09-18T15:07:00Z">
        <w:r w:rsidR="00A06AC4">
          <w:rPr>
            <w:rFonts w:ascii="Times New Roman" w:hAnsi="Times New Roman" w:cs="Times New Roman"/>
            <w:sz w:val="24"/>
            <w:szCs w:val="24"/>
          </w:rPr>
          <w:t xml:space="preserve"> and </w:t>
        </w:r>
      </w:ins>
      <w:r w:rsidRPr="0029108C">
        <w:rPr>
          <w:rFonts w:ascii="Times New Roman" w:hAnsi="Times New Roman" w:cs="Times New Roman"/>
          <w:sz w:val="24"/>
          <w:szCs w:val="24"/>
        </w:rPr>
        <w:t xml:space="preserve">clinical findings. Preprandial, postprandial, and percent change in flow rates were compared between subgroups using a Welch t-test. </w:t>
      </w:r>
    </w:p>
    <w:p w14:paraId="5AA3453F"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44A47B6C" w14:textId="77777777" w:rsidR="001C4868" w:rsidRDefault="001C4868" w:rsidP="001C4868">
      <w:pPr>
        <w:pStyle w:val="NoSpacing"/>
        <w:spacing w:line="480" w:lineRule="auto"/>
        <w:jc w:val="both"/>
        <w:rPr>
          <w:rFonts w:ascii="Times New Roman" w:hAnsi="Times New Roman" w:cs="Times New Roman"/>
          <w:b/>
          <w:bCs/>
          <w:sz w:val="24"/>
          <w:szCs w:val="24"/>
        </w:rPr>
      </w:pPr>
      <w:r w:rsidRPr="00C27767">
        <w:rPr>
          <w:rFonts w:ascii="Times New Roman" w:hAnsi="Times New Roman" w:cs="Times New Roman"/>
          <w:i/>
          <w:iCs/>
          <w:sz w:val="24"/>
          <w:szCs w:val="24"/>
        </w:rPr>
        <w:t>Results</w:t>
      </w:r>
    </w:p>
    <w:p w14:paraId="751FA989" w14:textId="6F5B2E82"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lastRenderedPageBreak/>
        <w:t xml:space="preserve">In controls and CMI- patients, SCAo, SMA, SMV, and PV flow increased significantly after meal ingestion. No significant flow increases </w:t>
      </w:r>
      <w:r w:rsidRPr="0029108C">
        <w:rPr>
          <w:rFonts w:ascii="Times New Roman" w:hAnsi="Times New Roman" w:cs="Times New Roman"/>
          <w:noProof/>
          <w:sz w:val="24"/>
          <w:szCs w:val="24"/>
        </w:rPr>
        <w:t>were</w:t>
      </w:r>
      <w:r w:rsidRPr="0029108C">
        <w:rPr>
          <w:rFonts w:ascii="Times New Roman" w:hAnsi="Times New Roman" w:cs="Times New Roman"/>
          <w:sz w:val="24"/>
          <w:szCs w:val="24"/>
        </w:rPr>
        <w:t xml:space="preserve"> observed in CMI+ patients. Percent changes in </w:t>
      </w:r>
      <w:del w:id="2" w:author="Grant Steven Roberts" w:date="2020-11-05T16:26:00Z">
        <w:r w:rsidRPr="0029108C" w:rsidDel="00705C71">
          <w:rPr>
            <w:rFonts w:ascii="Times New Roman" w:hAnsi="Times New Roman" w:cs="Times New Roman"/>
            <w:sz w:val="24"/>
            <w:szCs w:val="24"/>
          </w:rPr>
          <w:delText xml:space="preserve">SCAo, </w:delText>
        </w:r>
      </w:del>
      <w:r w:rsidRPr="0029108C">
        <w:rPr>
          <w:rFonts w:ascii="Times New Roman" w:hAnsi="Times New Roman" w:cs="Times New Roman"/>
          <w:sz w:val="24"/>
          <w:szCs w:val="24"/>
        </w:rPr>
        <w:t>SMA, SMV, and PV flow were significantly greater in controls compared to CMI+ patients. Additionally, percent changes in flow in the SCAo, SMV, and PV were significantly greater in CMI- patients compared to CMI+ patients.</w:t>
      </w:r>
    </w:p>
    <w:p w14:paraId="5AB7DBA9"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5A72DC00" w14:textId="77777777" w:rsidR="001C4868" w:rsidRDefault="001C4868" w:rsidP="001C4868">
      <w:pPr>
        <w:pStyle w:val="NoSpacing"/>
        <w:spacing w:line="480" w:lineRule="auto"/>
        <w:jc w:val="both"/>
        <w:rPr>
          <w:rFonts w:ascii="Times New Roman" w:hAnsi="Times New Roman" w:cs="Times New Roman"/>
          <w:b/>
          <w:bCs/>
          <w:sz w:val="24"/>
          <w:szCs w:val="24"/>
        </w:rPr>
      </w:pPr>
      <w:r w:rsidRPr="00C27767">
        <w:rPr>
          <w:rFonts w:ascii="Times New Roman" w:hAnsi="Times New Roman" w:cs="Times New Roman"/>
          <w:i/>
          <w:iCs/>
          <w:sz w:val="24"/>
          <w:szCs w:val="24"/>
        </w:rPr>
        <w:t>Conclusions</w:t>
      </w:r>
    </w:p>
    <w:p w14:paraId="036EE4A3" w14:textId="63A3D61E"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4D flow MRI with large volumetric coverage demonstrated significant differences in the redistribution of blood flow in the </w:t>
      </w:r>
      <w:del w:id="3" w:author="Grant Steven Roberts" w:date="2020-11-05T17:04:00Z">
        <w:r w:rsidRPr="0029108C" w:rsidDel="00D75593">
          <w:rPr>
            <w:rFonts w:ascii="Times New Roman" w:hAnsi="Times New Roman" w:cs="Times New Roman"/>
            <w:sz w:val="24"/>
            <w:szCs w:val="24"/>
          </w:rPr>
          <w:delText xml:space="preserve">SCAo, </w:delText>
        </w:r>
      </w:del>
      <w:r w:rsidRPr="0029108C">
        <w:rPr>
          <w:rFonts w:ascii="Times New Roman" w:hAnsi="Times New Roman" w:cs="Times New Roman"/>
          <w:sz w:val="24"/>
          <w:szCs w:val="24"/>
        </w:rPr>
        <w:t xml:space="preserve">SMA, SMV, and PV in CMI+ patients after a meal challenge. This approach may assist in the challenging diagnosis of CMI. </w:t>
      </w:r>
    </w:p>
    <w:p w14:paraId="504605A0"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29529EBF" w14:textId="77777777" w:rsidR="001C4868" w:rsidRDefault="001C4868" w:rsidP="001C4868">
      <w:pPr>
        <w:pStyle w:val="NoSpacing"/>
        <w:spacing w:line="480" w:lineRule="auto"/>
        <w:jc w:val="both"/>
        <w:rPr>
          <w:rFonts w:ascii="Times New Roman" w:hAnsi="Times New Roman" w:cs="Times New Roman"/>
          <w:i/>
          <w:iCs/>
          <w:sz w:val="24"/>
          <w:szCs w:val="24"/>
        </w:rPr>
      </w:pPr>
      <w:r w:rsidRPr="00C27767">
        <w:rPr>
          <w:rFonts w:ascii="Times New Roman" w:hAnsi="Times New Roman" w:cs="Times New Roman"/>
          <w:i/>
          <w:iCs/>
          <w:sz w:val="24"/>
          <w:szCs w:val="24"/>
        </w:rPr>
        <w:t>Keywords</w:t>
      </w:r>
    </w:p>
    <w:p w14:paraId="61A0D422" w14:textId="77777777" w:rsidR="001C4868" w:rsidRPr="0029108C"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4D flow MRI; phase contrast; radial undersampling; hemodynamics; atherosclerosis; chronic mesenteric ischemia</w:t>
      </w:r>
    </w:p>
    <w:p w14:paraId="1ECB11BA" w14:textId="0A684F1D"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sz w:val="24"/>
          <w:szCs w:val="24"/>
        </w:rPr>
        <w:br w:type="column"/>
      </w:r>
      <w:r w:rsidRPr="0029108C">
        <w:rPr>
          <w:rFonts w:ascii="Times New Roman" w:hAnsi="Times New Roman" w:cs="Times New Roman"/>
          <w:b/>
          <w:bCs/>
          <w:sz w:val="24"/>
          <w:szCs w:val="24"/>
        </w:rPr>
        <w:lastRenderedPageBreak/>
        <w:t>Background</w:t>
      </w:r>
      <w:r>
        <w:rPr>
          <w:rFonts w:ascii="Times New Roman" w:hAnsi="Times New Roman" w:cs="Times New Roman"/>
          <w:b/>
          <w:bCs/>
          <w:sz w:val="24"/>
          <w:szCs w:val="24"/>
        </w:rPr>
        <w:t xml:space="preserve"> </w:t>
      </w:r>
    </w:p>
    <w:p w14:paraId="6F73C5D0" w14:textId="715B5415"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Chronic mesenteric ischemia (CMI) is a disease</w:t>
      </w:r>
      <w:del w:id="4" w:author="Grant Steven Roberts" w:date="2020-09-15T13:57:00Z">
        <w:r w:rsidRPr="0029108C" w:rsidDel="00D74F30">
          <w:rPr>
            <w:rFonts w:ascii="Times New Roman" w:hAnsi="Times New Roman" w:cs="Times New Roman"/>
            <w:sz w:val="24"/>
            <w:szCs w:val="24"/>
          </w:rPr>
          <w:delText>d</w:delText>
        </w:r>
      </w:del>
      <w:r w:rsidRPr="0029108C">
        <w:rPr>
          <w:rFonts w:ascii="Times New Roman" w:hAnsi="Times New Roman" w:cs="Times New Roman"/>
          <w:sz w:val="24"/>
          <w:szCs w:val="24"/>
        </w:rPr>
        <w:t xml:space="preserve"> caused by underlying stenotic and occlusive </w:t>
      </w:r>
      <w:ins w:id="5" w:author="Grant Steven Roberts" w:date="2020-09-15T13:58:00Z">
        <w:r w:rsidR="00D74F30">
          <w:rPr>
            <w:rFonts w:ascii="Times New Roman" w:hAnsi="Times New Roman" w:cs="Times New Roman"/>
            <w:sz w:val="24"/>
            <w:szCs w:val="24"/>
          </w:rPr>
          <w:t>v</w:t>
        </w:r>
      </w:ins>
      <w:ins w:id="6" w:author="Grant Steven Roberts" w:date="2020-09-15T14:00:00Z">
        <w:r w:rsidR="003D253C">
          <w:rPr>
            <w:rFonts w:ascii="Times New Roman" w:hAnsi="Times New Roman" w:cs="Times New Roman"/>
            <w:sz w:val="24"/>
            <w:szCs w:val="24"/>
          </w:rPr>
          <w:t xml:space="preserve">essel </w:t>
        </w:r>
      </w:ins>
      <w:r w:rsidRPr="0029108C">
        <w:rPr>
          <w:rFonts w:ascii="Times New Roman" w:hAnsi="Times New Roman" w:cs="Times New Roman"/>
          <w:sz w:val="24"/>
          <w:szCs w:val="24"/>
        </w:rPr>
        <w:t xml:space="preserve">diseases typically affecting the proximal portions of the primary mesenteric vessels – the celiac artery (CA), superior mesenteric artery (SMA), and inferior mesenteric artery (IMA) – resulting in inadequate blood flow to the small intestine following meal ingestion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&lt;EndNote&gt;&lt;Cite&gt;&lt;Author&gt;van Bockel&lt;/Author&gt;&lt;Year&gt;2001&lt;/Year&gt;&lt;RecNum&gt;883&lt;/RecNum&gt;&lt;DisplayText&gt;[1]&lt;/DisplayText&gt;&lt;record&gt;&lt;rec-number&gt;883&lt;/rec-number&gt;&lt;foreign-keys&gt;&lt;key app="EN" db-id="xeep5d99wefzf1e2de75p900wp0assr5afff" timestamp="1584109943" guid="d3f257e3-129d-4dd3-b54d-cdb875ce0510"&gt;883&lt;/key&gt;&lt;/foreign-keys&gt;&lt;ref-type name="Journal Article"&gt;17&lt;/ref-type&gt;&lt;contributors&gt;&lt;authors&gt;&lt;author&gt;van Bockel, J. H.&lt;/author&gt;&lt;author&gt;Geelkerken, R. H.&lt;/author&gt;&lt;author&gt;Wasser, M. N.&lt;/author&gt;&lt;/authors&gt;&lt;/contributors&gt;&lt;auth-address&gt;Department of Vascular Surgery, Leiden University Medical Centre, Leiden, 2300 RC, The Netherlands. bockel@lumc.nl&lt;/auth-address&gt;&lt;titles&gt;&lt;title&gt;Chronic splanchnic ischaemia&lt;/title&gt;&lt;secondary-title&gt;Best Pract Res Clin Gastroenterol&lt;/secondary-title&gt;&lt;/titles&gt;&lt;periodical&gt;&lt;full-title&gt;Best Pract Res Clin Gastroenterol&lt;/full-title&gt;&lt;/periodical&gt;&lt;pages&gt;99-119&lt;/pages&gt;&lt;volume&gt;15&lt;/volume&gt;&lt;number&gt;1&lt;/number&gt;&lt;edition&gt;2001/05/18&lt;/edition&gt;&lt;keywords&gt;&lt;keyword&gt;Angiography&lt;/keyword&gt;&lt;keyword&gt;Arterial Occlusive Diseases/diagnosis/surgery&lt;/keyword&gt;&lt;keyword&gt;Chronic Disease&lt;/keyword&gt;&lt;keyword&gt;Digestive System/*blood supply&lt;/keyword&gt;&lt;keyword&gt;Female&lt;/keyword&gt;&lt;keyword&gt;Humans&lt;/keyword&gt;&lt;keyword&gt;Ischemia/*diagnosis/*surgery&lt;/keyword&gt;&lt;keyword&gt;Mesenteric Arteries/diagnostic imaging/physiopathology&lt;/keyword&gt;&lt;keyword&gt;Prognosis&lt;/keyword&gt;&lt;keyword&gt;*Splanchnic Circulation&lt;/keyword&gt;&lt;keyword&gt;Treatment Outcome&lt;/keyword&gt;&lt;keyword&gt;Ultrasonography, Doppler&lt;/keyword&gt;&lt;keyword&gt;Vascular Surgical Procedures/methods&lt;/keyword&gt;&lt;/keywords&gt;&lt;dates&gt;&lt;year&gt;2001&lt;/year&gt;&lt;pub-dates&gt;&lt;date&gt;Feb&lt;/date&gt;&lt;/pub-dates&gt;&lt;/dates&gt;&lt;isbn&gt;1521-6918 (Print)&amp;#xD;1521-6918 (Linking)&lt;/isbn&gt;&lt;accession-num&gt;11355903&lt;/accession-num&gt;&lt;urls&gt;&lt;related-urls&gt;&lt;url&gt;https://www.ncbi.nlm.nih.gov/pubmed/11355903&lt;/url&gt;&lt;/related-urls&gt;&lt;/urls&gt;&lt;electronic-resource-num&gt;10.1053/bega.2001.0158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While mesenteric artery stenoses are relatively common in aging populations, chronic mesenteric ischemia is rare because of collateral pathways within the mesenteric vasculature that often compensate for reduced blood flow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patients with CMI, the normal increase in mesenteric blood flow after meal consumption (postprandial hyperemia) is stunted causing dull, postprandial abdominal pain 15-60 minutes after meal ingestion with pain continuing up to 4 hours. This subsequently leads to fear of food, severe weight loss, malnutrition, and can eventually progress to acute-on-chronic mesenteric ischemia which is associated with a high mortality rate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&lt;EndNote&gt;&lt;Cite&gt;&lt;Author&gt;Sreenarasimhaiah&lt;/Author&gt;&lt;Year&gt;2005&lt;/Year&gt;&lt;RecNum&gt;925&lt;/RecNum&gt;&lt;DisplayText&gt;[3]&lt;/DisplayText&gt;&lt;record&gt;&lt;rec-number&gt;925&lt;/rec-number&gt;&lt;foreign-keys&gt;&lt;key app="EN" db-id="xeep5d99wefzf1e2de75p900wp0assr5afff" timestamp="1584111865" guid="3b25860d-d50b-404d-a205-228d11f98c55"&gt;925&lt;/key&gt;&lt;/foreign-keys&gt;&lt;ref-type name="Journal Article"&gt;17&lt;/ref-type&gt;&lt;contributors&gt;&lt;authors&gt;&lt;author&gt;Sreenarasimhaiah, J.&lt;/author&gt;&lt;/authors&gt;&lt;/contributors&gt;&lt;auth-address&gt;Department of Medicine, Division of Digestive and Liver Diseases, University of Texas Southwestern, 5323 Harry Hines Blvd, MC 8887, Dallas, TX 75390-9083, USA. jayaprakashsree@hotmail.com&lt;/auth-address&gt;&lt;titles&gt;&lt;title&gt;Chronic mesenteric ischemia&lt;/title&gt;&lt;secondary-title&gt;Best Pract Res Clin Gastroenterol&lt;/secondary-title&gt;&lt;/titles&gt;&lt;periodical&gt;&lt;full-title&gt;Best Pract Res Clin Gastroenterol&lt;/full-title&gt;&lt;/periodical&gt;&lt;pages&gt;283-95&lt;/pages&gt;&lt;volume&gt;19&lt;/volume&gt;&lt;number&gt;2&lt;/number&gt;&lt;edition&gt;2005/04/19&lt;/edition&gt;&lt;keywords&gt;&lt;keyword&gt;Abdominal Pain/etiology&lt;/keyword&gt;&lt;keyword&gt;Chronic Disease&lt;/keyword&gt;&lt;keyword&gt;Humans&lt;/keyword&gt;&lt;keyword&gt;Ischemia/*diagnosis/etiology/physiopathology/*therapy&lt;/keyword&gt;&lt;keyword&gt;Mesentery/*blood supply&lt;/keyword&gt;&lt;keyword&gt;Splanchnic Circulation/physiology&lt;/keyword&gt;&lt;/keywords&gt;&lt;dates&gt;&lt;year&gt;2005&lt;/year&gt;&lt;pub-dates&gt;&lt;date&gt;Apr&lt;/date&gt;&lt;/pub-dates&gt;&lt;/dates&gt;&lt;isbn&gt;1521-6918 (Print)&amp;#xD;1521-6918&lt;/isbn&gt;&lt;accession-num&gt;15833694&lt;/accession-num&gt;&lt;urls&gt;&lt;/urls&gt;&lt;electronic-resource-num&gt;10.1016/j.bpg.2004.11.002&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Operative and endovascular interventions are treatment options that are often successful </w:t>
      </w:r>
      <w:r>
        <w:rPr>
          <w:rFonts w:ascii="Times New Roman" w:hAnsi="Times New Roman" w:cs="Times New Roman"/>
          <w:sz w:val="24"/>
          <w:szCs w:val="24"/>
        </w:rPr>
        <w:fldChar w:fldCharType="begin">
          <w:fldData xml:space="preserve">PEVuZE5vdGU+PENpdGU+PEF1dGhvcj5QaWxsYWk8L0F1dGhvcj48WWVhcj4yMDE4PC9ZZWFyPjxS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PEVuZE5vdGU+PENpdGU+PEF1dGhvcj5QaWxsYWk8L0F1dGhvcj48WWVhcj4yMDE4PC9ZZWFyPjxS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but the proper diagnosis of CMI </w:t>
      </w:r>
      <w:ins w:id="7" w:author="Grant Steven Roberts" w:date="2020-11-10T18:27:00Z">
        <w:r w:rsidR="00D21482">
          <w:rPr>
            <w:rFonts w:ascii="Times New Roman" w:hAnsi="Times New Roman" w:cs="Times New Roman"/>
            <w:sz w:val="24"/>
            <w:szCs w:val="24"/>
          </w:rPr>
          <w:t xml:space="preserve">remains challenging </w:t>
        </w:r>
      </w:ins>
      <w:del w:id="8" w:author="Grant Steven Roberts" w:date="2020-11-10T18:27:00Z">
        <w:r w:rsidRPr="0029108C" w:rsidDel="00D21482">
          <w:rPr>
            <w:rFonts w:ascii="Times New Roman" w:hAnsi="Times New Roman" w:cs="Times New Roman"/>
            <w:sz w:val="24"/>
            <w:szCs w:val="24"/>
          </w:rPr>
          <w:delText xml:space="preserve">is difficult </w:delText>
        </w:r>
      </w:del>
      <w:r w:rsidRPr="0029108C">
        <w:rPr>
          <w:rFonts w:ascii="Times New Roman" w:hAnsi="Times New Roman" w:cs="Times New Roman"/>
          <w:sz w:val="24"/>
          <w:szCs w:val="24"/>
        </w:rPr>
        <w:t>and requires a high index of clinical suspicion</w:t>
      </w:r>
      <w:ins w:id="9" w:author="Grant Steven Roberts" w:date="2020-11-06T22:04:00Z">
        <w:r w:rsidR="001C16B6">
          <w:rPr>
            <w:rFonts w:ascii="Times New Roman" w:hAnsi="Times New Roman" w:cs="Times New Roman"/>
            <w:sz w:val="24"/>
            <w:szCs w:val="24"/>
          </w:rPr>
          <w:t xml:space="preserve">, </w:t>
        </w:r>
      </w:ins>
      <w:ins w:id="10" w:author="Grant Steven Roberts" w:date="2020-11-07T09:46:00Z">
        <w:r w:rsidR="007168A0">
          <w:rPr>
            <w:rFonts w:ascii="Times New Roman" w:hAnsi="Times New Roman" w:cs="Times New Roman"/>
            <w:sz w:val="24"/>
            <w:szCs w:val="24"/>
          </w:rPr>
          <w:t xml:space="preserve">typically </w:t>
        </w:r>
      </w:ins>
      <w:ins w:id="11" w:author="Grant Steven Roberts" w:date="2020-11-06T22:06:00Z">
        <w:r w:rsidR="001C16B6">
          <w:rPr>
            <w:rFonts w:ascii="Times New Roman" w:hAnsi="Times New Roman" w:cs="Times New Roman"/>
            <w:sz w:val="24"/>
            <w:szCs w:val="24"/>
          </w:rPr>
          <w:t xml:space="preserve">raised on the basis of </w:t>
        </w:r>
      </w:ins>
      <w:ins w:id="12" w:author="Grant Steven Roberts" w:date="2020-11-07T09:46:00Z">
        <w:r w:rsidR="007168A0">
          <w:rPr>
            <w:rFonts w:ascii="Times New Roman" w:hAnsi="Times New Roman" w:cs="Times New Roman"/>
            <w:sz w:val="24"/>
            <w:szCs w:val="24"/>
          </w:rPr>
          <w:t>presenting symptoms,</w:t>
        </w:r>
      </w:ins>
      <w:ins w:id="13" w:author="Grant Steven Roberts" w:date="2020-11-10T18:27:00Z">
        <w:r w:rsidR="00D21482">
          <w:rPr>
            <w:rFonts w:ascii="Times New Roman" w:hAnsi="Times New Roman" w:cs="Times New Roman"/>
            <w:sz w:val="24"/>
            <w:szCs w:val="24"/>
          </w:rPr>
          <w:t xml:space="preserve"> </w:t>
        </w:r>
      </w:ins>
      <w:ins w:id="14" w:author="Grant Steven Roberts" w:date="2020-11-10T18:30:00Z">
        <w:r w:rsidR="00D21482">
          <w:rPr>
            <w:rFonts w:ascii="Times New Roman" w:hAnsi="Times New Roman" w:cs="Times New Roman"/>
            <w:sz w:val="24"/>
            <w:szCs w:val="24"/>
          </w:rPr>
          <w:t xml:space="preserve">presence of mesenteric artery stenoses </w:t>
        </w:r>
      </w:ins>
      <w:ins w:id="15" w:author="Grant Steven Roberts" w:date="2020-11-10T18:31:00Z">
        <w:r w:rsidR="00C839A0">
          <w:rPr>
            <w:rFonts w:ascii="Times New Roman" w:hAnsi="Times New Roman" w:cs="Times New Roman"/>
            <w:sz w:val="24"/>
            <w:szCs w:val="24"/>
          </w:rPr>
          <w:t xml:space="preserve">from </w:t>
        </w:r>
      </w:ins>
      <w:ins w:id="16" w:author="Grant Steven Roberts" w:date="2020-11-10T18:27:00Z">
        <w:r w:rsidR="00D21482">
          <w:rPr>
            <w:rFonts w:ascii="Times New Roman" w:hAnsi="Times New Roman" w:cs="Times New Roman"/>
            <w:sz w:val="24"/>
            <w:szCs w:val="24"/>
          </w:rPr>
          <w:t>imaging findings,</w:t>
        </w:r>
      </w:ins>
      <w:ins w:id="17" w:author="Grant Steven Roberts" w:date="2020-11-07T20:44:00Z">
        <w:r w:rsidR="00865280">
          <w:rPr>
            <w:rFonts w:ascii="Times New Roman" w:hAnsi="Times New Roman" w:cs="Times New Roman"/>
            <w:sz w:val="24"/>
            <w:szCs w:val="24"/>
          </w:rPr>
          <w:t xml:space="preserve"> </w:t>
        </w:r>
      </w:ins>
      <w:ins w:id="18" w:author="Grant Steven Roberts" w:date="2020-11-10T18:27:00Z">
        <w:r w:rsidR="00D21482">
          <w:rPr>
            <w:rFonts w:ascii="Times New Roman" w:hAnsi="Times New Roman" w:cs="Times New Roman"/>
            <w:sz w:val="24"/>
            <w:szCs w:val="24"/>
          </w:rPr>
          <w:t>co</w:t>
        </w:r>
      </w:ins>
      <w:ins w:id="19" w:author="Grant Steven Roberts" w:date="2020-11-06T22:04:00Z">
        <w:r w:rsidR="001C16B6">
          <w:rPr>
            <w:rFonts w:ascii="Times New Roman" w:hAnsi="Times New Roman" w:cs="Times New Roman"/>
            <w:sz w:val="24"/>
            <w:szCs w:val="24"/>
          </w:rPr>
          <w:t>exi</w:t>
        </w:r>
      </w:ins>
      <w:ins w:id="20" w:author="Grant Steven Roberts" w:date="2020-11-06T22:05:00Z">
        <w:r w:rsidR="001C16B6">
          <w:rPr>
            <w:rFonts w:ascii="Times New Roman" w:hAnsi="Times New Roman" w:cs="Times New Roman"/>
            <w:sz w:val="24"/>
            <w:szCs w:val="24"/>
          </w:rPr>
          <w:t>stence of cardiovascular risk factors</w:t>
        </w:r>
      </w:ins>
      <w:ins w:id="21" w:author="Grant Steven Roberts" w:date="2020-11-07T09:46:00Z">
        <w:r w:rsidR="007168A0">
          <w:rPr>
            <w:rFonts w:ascii="Times New Roman" w:hAnsi="Times New Roman" w:cs="Times New Roman"/>
            <w:sz w:val="24"/>
            <w:szCs w:val="24"/>
          </w:rPr>
          <w:t>, and exclusion of other pot</w:t>
        </w:r>
      </w:ins>
      <w:ins w:id="22" w:author="Grant Steven Roberts" w:date="2020-11-07T09:47:00Z">
        <w:r w:rsidR="007168A0">
          <w:rPr>
            <w:rFonts w:ascii="Times New Roman" w:hAnsi="Times New Roman" w:cs="Times New Roman"/>
            <w:sz w:val="24"/>
            <w:szCs w:val="24"/>
          </w:rPr>
          <w:t>ential pathologies</w:t>
        </w:r>
      </w:ins>
      <w:ins w:id="23" w:author="Grant Steven Roberts" w:date="2020-11-06T22:40:00Z">
        <w:r w:rsidR="00830AEF">
          <w:rPr>
            <w:rFonts w:ascii="Times New Roman" w:hAnsi="Times New Roman" w:cs="Times New Roman"/>
            <w:sz w:val="24"/>
            <w:szCs w:val="24"/>
          </w:rPr>
          <w:t xml:space="preserve"> </w:t>
        </w:r>
      </w:ins>
      <w:ins w:id="24" w:author="Grant Steven Roberts" w:date="2020-11-10T18:30:00Z">
        <w:r w:rsidR="00D21482">
          <w:rPr>
            <w:rFonts w:ascii="Times New Roman" w:hAnsi="Times New Roman" w:cs="Times New Roman"/>
            <w:sz w:val="24"/>
            <w:szCs w:val="24"/>
          </w:rPr>
          <w:t xml:space="preserve">as summarized in the </w:t>
        </w:r>
        <w:r w:rsidR="00D21482">
          <w:rPr>
            <w:rFonts w:ascii="Times New Roman" w:hAnsi="Times New Roman" w:cs="Times New Roman"/>
            <w:i/>
            <w:iCs/>
            <w:sz w:val="24"/>
            <w:szCs w:val="24"/>
          </w:rPr>
          <w:t xml:space="preserve">European CMI guidelines </w:t>
        </w:r>
      </w:ins>
      <w:r w:rsidR="00830AEF">
        <w:rPr>
          <w:rFonts w:ascii="Times New Roman" w:hAnsi="Times New Roman" w:cs="Times New Roman"/>
          <w:sz w:val="24"/>
          <w:szCs w:val="24"/>
        </w:rPr>
        <w:fldChar w:fldCharType="begin">
          <w:fldData xml:space="preserve">PEVuZE5vdGU+PENpdGU+PEF1dGhvcj5UZXJsb3V3PC9BdXRob3I+PFllYXI+MjAyMDwvWWVhcj48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</w:fldData>
        </w:fldChar>
      </w:r>
      <w:r w:rsidR="00830AEF">
        <w:rPr>
          <w:rFonts w:ascii="Times New Roman" w:hAnsi="Times New Roman" w:cs="Times New Roman"/>
          <w:sz w:val="24"/>
          <w:szCs w:val="24"/>
        </w:rPr>
        <w:instrText xml:space="preserve"> ADDIN EN.CITE </w:instrText>
      </w:r>
      <w:r w:rsidR="00830AEF">
        <w:rPr>
          <w:rFonts w:ascii="Times New Roman" w:hAnsi="Times New Roman" w:cs="Times New Roman"/>
          <w:sz w:val="24"/>
          <w:szCs w:val="24"/>
        </w:rPr>
        <w:fldChar w:fldCharType="begin">
          <w:fldData xml:space="preserve">PEVuZE5vdGU+PENpdGU+PEF1dGhvcj5UZXJsb3V3PC9BdXRob3I+PFllYXI+MjAyMDwvWWVhcj48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</w:fldData>
        </w:fldChar>
      </w:r>
      <w:r w:rsidR="00830AEF">
        <w:rPr>
          <w:rFonts w:ascii="Times New Roman" w:hAnsi="Times New Roman" w:cs="Times New Roman"/>
          <w:sz w:val="24"/>
          <w:szCs w:val="24"/>
        </w:rPr>
        <w:instrText xml:space="preserve"> ADDIN EN.CITE.DATA </w:instrText>
      </w:r>
      <w:r w:rsidR="00830AEF">
        <w:rPr>
          <w:rFonts w:ascii="Times New Roman" w:hAnsi="Times New Roman" w:cs="Times New Roman"/>
          <w:sz w:val="24"/>
          <w:szCs w:val="24"/>
        </w:rPr>
      </w:r>
      <w:r w:rsidR="00830AEF">
        <w:rPr>
          <w:rFonts w:ascii="Times New Roman" w:hAnsi="Times New Roman" w:cs="Times New Roman"/>
          <w:sz w:val="24"/>
          <w:szCs w:val="24"/>
        </w:rPr>
        <w:fldChar w:fldCharType="end"/>
      </w:r>
      <w:r w:rsidR="00830AEF">
        <w:rPr>
          <w:rFonts w:ascii="Times New Roman" w:hAnsi="Times New Roman" w:cs="Times New Roman"/>
          <w:sz w:val="24"/>
          <w:szCs w:val="24"/>
        </w:rPr>
      </w:r>
      <w:r w:rsidR="00830AEF">
        <w:rPr>
          <w:rFonts w:ascii="Times New Roman" w:hAnsi="Times New Roman" w:cs="Times New Roman"/>
          <w:sz w:val="24"/>
          <w:szCs w:val="24"/>
        </w:rPr>
        <w:fldChar w:fldCharType="separate"/>
      </w:r>
      <w:r w:rsidR="00830AEF">
        <w:rPr>
          <w:rFonts w:ascii="Times New Roman" w:hAnsi="Times New Roman" w:cs="Times New Roman"/>
          <w:noProof/>
          <w:sz w:val="24"/>
          <w:szCs w:val="24"/>
        </w:rPr>
        <w:t>[5]</w:t>
      </w:r>
      <w:r w:rsidR="00830AEF">
        <w:rPr>
          <w:rFonts w:ascii="Times New Roman" w:hAnsi="Times New Roman" w:cs="Times New Roman"/>
          <w:sz w:val="24"/>
          <w:szCs w:val="24"/>
        </w:rPr>
        <w:fldChar w:fldCharType="end"/>
      </w:r>
      <w:del w:id="25" w:author="Grant Steven Roberts" w:date="2020-11-10T18:28:00Z">
        <w:r w:rsidRPr="0029108C" w:rsidDel="00D21482">
          <w:rPr>
            <w:rFonts w:ascii="Times New Roman" w:hAnsi="Times New Roman" w:cs="Times New Roman"/>
            <w:sz w:val="24"/>
            <w:szCs w:val="24"/>
          </w:rPr>
          <w:delText xml:space="preserve"> </w:delText>
        </w:r>
      </w:del>
      <w:del w:id="26" w:author="Grant Steven Roberts" w:date="2020-11-06T22:09:00Z">
        <w:r w:rsidRPr="0029108C" w:rsidDel="001C16B6">
          <w:rPr>
            <w:rFonts w:ascii="Times New Roman" w:hAnsi="Times New Roman" w:cs="Times New Roman"/>
            <w:sz w:val="24"/>
            <w:szCs w:val="24"/>
          </w:rPr>
          <w:delText xml:space="preserve">with </w:delText>
        </w:r>
      </w:del>
      <w:del w:id="27" w:author="Grant Steven Roberts" w:date="2020-11-10T18:28:00Z">
        <w:r w:rsidRPr="0029108C" w:rsidDel="00D21482">
          <w:rPr>
            <w:rFonts w:ascii="Times New Roman" w:hAnsi="Times New Roman" w:cs="Times New Roman"/>
            <w:sz w:val="24"/>
            <w:szCs w:val="24"/>
          </w:rPr>
          <w:delText>currently no well-established diagnostic criteria.</w:delText>
        </w:r>
      </w:del>
    </w:p>
    <w:p w14:paraId="4778B413" w14:textId="4A01A8CE"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If clinical findings strongly suggest CMI, contrast-enhanced CT angiography (CTA) of the abdomen is usually the first diagnostic exam of choice because it can identify and locate regions of stenosis and occlusion, as well as simultaneously exclude other abdominal pathologies </w:t>
      </w:r>
      <w:r>
        <w:rPr>
          <w:rFonts w:ascii="Times New Roman" w:hAnsi="Times New Roman" w:cs="Times New Roman"/>
          <w:sz w:val="24"/>
          <w:szCs w:val="24"/>
        </w:rPr>
        <w:fldChar w:fldCharType="begin">
          <w:fldData xml:space="preserve">PEVuZE5vdGU+PENpdGU+PEF1dGhvcj5PbGl2YTwvQXV0aG9yPjxZZWFyPjIwMTM8L1llYXI+PFJl
Y051bT45MjQ8L1JlY051bT48RGlzcGxheVRleHQ+WzYtOV08L0Rpc3BsYXlUZXh0PjxyZWNvcmQ+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PjwvQ2l0ZT48Q2l0ZT48QXV0aG9yPk1henplaTwvQXV0aG9yPjxZZWFyPjIwMTI8L1llYXI+PFJl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PEVuZE5vdGU+PENpdGU+PEF1dGhvcj5PbGl2YTwvQXV0aG9yPjxZZWFyPjIwMTM8L1llYXI+PFJl
Y051bT45MjQ8L1JlY051bT48RGlzcGxheVRleHQ+WzYtOV08L0Rpc3BsYXlUZXh0PjxyZWNvcmQ+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PjwvQ2l0ZT48Q2l0ZT48QXV0aG9yPk1henplaTwvQXV0aG9yPjxZZWFyPjIwMTI8L1llYXI+PFJl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[6-9]</w:t>
      </w:r>
      <w:r>
        <w:rPr>
          <w:rFonts w:ascii="Times New Roman" w:hAnsi="Times New Roman" w:cs="Times New Roman"/>
          <w:sz w:val="24"/>
          <w:szCs w:val="24"/>
        </w:rPr>
        <w:fldChar w:fldCharType="end"/>
      </w:r>
      <w:r w:rsidRPr="0029108C">
        <w:rPr>
          <w:rFonts w:ascii="Times New Roman" w:hAnsi="Times New Roman" w:cs="Times New Roman"/>
          <w:sz w:val="24"/>
          <w:szCs w:val="24"/>
        </w:rPr>
        <w:t>. Contrast-enhanced magnetic resonance angiography (CE-</w:t>
      </w:r>
      <w:r w:rsidRPr="0029108C">
        <w:rPr>
          <w:rFonts w:ascii="Times New Roman" w:hAnsi="Times New Roman" w:cs="Times New Roman"/>
          <w:sz w:val="24"/>
          <w:szCs w:val="24"/>
        </w:rPr>
        <w:lastRenderedPageBreak/>
        <w:t xml:space="preserve">MRA) may also be used, with studies demonstrating both high sensitivity and specificity in detecting proximal mesenteric lesions </w:t>
      </w:r>
      <w:r>
        <w:rPr>
          <w:rFonts w:ascii="Times New Roman" w:hAnsi="Times New Roman" w:cs="Times New Roman"/>
          <w:sz w:val="24"/>
          <w:szCs w:val="24"/>
        </w:rPr>
        <w:fldChar w:fldCharType="begin">
          <w:fldData xml:space="preserve">PEVuZE5vdGU+PENpdGU+PEF1dGhvcj5DYXJsb3M8L0F1dGhvcj48WWVhcj4yMDAxPC9ZZWFyPjxS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=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PEVuZE5vdGU+PENpdGU+PEF1dGhvcj5DYXJsb3M8L0F1dGhvcj48WWVhcj4yMDAxPC9ZZWFyPjxS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=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[10-12]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However, CTA and CE-MRA </w:t>
      </w:r>
      <w:r w:rsidRPr="0029108C">
        <w:rPr>
          <w:rFonts w:ascii="Times New Roman" w:hAnsi="Times New Roman" w:cs="Times New Roman"/>
          <w:noProof/>
          <w:sz w:val="24"/>
          <w:szCs w:val="24"/>
        </w:rPr>
        <w:t xml:space="preserve">lack </w:t>
      </w:r>
      <w:r w:rsidRPr="0029108C">
        <w:rPr>
          <w:rFonts w:ascii="Times New Roman" w:hAnsi="Times New Roman" w:cs="Times New Roman"/>
          <w:sz w:val="24"/>
          <w:szCs w:val="24"/>
        </w:rPr>
        <w:t xml:space="preserve">functional information regarding mesenteric blood flow, the underlying physiological component of the disease. Duplex sonography has shown some success in characterizing the extent of stenoses in patients suspected of </w:t>
      </w:r>
      <w:r w:rsidRPr="0029108C">
        <w:rPr>
          <w:rFonts w:ascii="Times New Roman" w:hAnsi="Times New Roman" w:cs="Times New Roman"/>
          <w:noProof/>
          <w:sz w:val="24"/>
          <w:szCs w:val="24"/>
        </w:rPr>
        <w:t>CMI</w:t>
      </w:r>
      <w:r w:rsidRPr="0029108C">
        <w:rPr>
          <w:rFonts w:ascii="Times New Roman" w:hAnsi="Times New Roman" w:cs="Times New Roman"/>
          <w:sz w:val="24"/>
          <w:szCs w:val="24"/>
        </w:rPr>
        <w:t xml:space="preserve"> and has demonstrated that evaluating blood hemodynamics before and after a meal challenge can provide additional diagnostic information </w:t>
      </w:r>
      <w:r>
        <w:rPr>
          <w:rFonts w:ascii="Times New Roman" w:hAnsi="Times New Roman" w:cs="Times New Roman"/>
          <w:sz w:val="24"/>
          <w:szCs w:val="24"/>
        </w:rPr>
        <w:fldChar w:fldCharType="begin">
          <w:fldData xml:space="preserve">PEVuZE5vdGU+PENpdGU+PEF1dGhvcj5ad29sYWs8L0F1dGhvcj48WWVhcj4xOTk4PC9ZZWFyPjxS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PEVuZE5vdGU+PENpdGU+PEF1dGhvcj5ad29sYWs8L0F1dGhvcj48WWVhcj4xOTk4PC9ZZWFyPjxS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[13-15]</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However, sonography is not always feasible due to technical limitations, such as bowel gas overlying vessels of interest, excess adipose tissue, variable anatomy, and operator dependence </w:t>
      </w:r>
      <w:r>
        <w:rPr>
          <w:rFonts w:ascii="Times New Roman" w:hAnsi="Times New Roman" w:cs="Times New Roman"/>
          <w:sz w:val="24"/>
          <w:szCs w:val="24"/>
        </w:rPr>
        <w:fldChar w:fldCharType="begin"/>
      </w:r>
      <w:r w:rsidR="004A1C2B">
        <w:rPr>
          <w:rFonts w:ascii="Times New Roman" w:hAnsi="Times New Roman" w:cs="Times New Roman"/>
          <w:sz w:val="24"/>
          <w:szCs w:val="24"/>
        </w:rPr>
        <w:instrText xml:space="preserve"> ADDIN EN.CITE &lt;EndNote&gt;&lt;Cite&gt;&lt;Author&gt;Sabba&lt;/Author&gt;&lt;Year&gt;1990&lt;/Year&gt;&lt;RecNum&gt;908&lt;/RecNum&gt;&lt;DisplayText&gt;[16]&lt;/DisplayText&gt;&lt;record&gt;&lt;rec-number&gt;908&lt;/rec-number&gt;&lt;foreign-keys&gt;&lt;key app="EN" db-id="xeep5d99wefzf1e2de75p900wp0assr5afff" timestamp="1584110802" guid="87009c80-82f1-4d10-8b97-233b55d5cdbf"&gt;908&lt;/key&gt;&lt;/foreign-keys&gt;&lt;ref-type name="Journal Article"&gt;17&lt;/ref-type&gt;&lt;contributors&gt;&lt;authors&gt;&lt;author&gt;Sabba, C.&lt;/author&gt;&lt;author&gt;Ferraioli, G.&lt;/author&gt;&lt;author&gt;Sarin, S. K.&lt;/author&gt;&lt;author&gt;Lerner, E.&lt;/author&gt;&lt;author&gt;Groszmann, R. J.&lt;/author&gt;&lt;author&gt;Taylor, K. J.&lt;/author&gt;&lt;/authors&gt;&lt;/contributors&gt;&lt;auth-address&gt;Department of Diagnostic Radiology, Yale University, New Haven, Connecticut 06510.&lt;/auth-address&gt;&lt;titles&gt;&lt;title&gt;Feasibility spectrum for Doppler flowmetry of splanchnic vessels. In normal and cirrhotic populations&lt;/title&gt;&lt;secondary-title&gt;J Ultrasound Med&lt;/secondary-title&gt;&lt;/titles&gt;&lt;periodical&gt;&lt;full-title&gt;J Ultrasound Med&lt;/full-title&gt;&lt;/periodical&gt;&lt;pages&gt;705-10&lt;/pages&gt;&lt;volume&gt;9&lt;/volume&gt;&lt;number&gt;12&lt;/number&gt;&lt;edition&gt;1990/12/01&lt;/edition&gt;&lt;keywords&gt;&lt;keyword&gt;Adolescent&lt;/keyword&gt;&lt;keyword&gt;Adult&lt;/keyword&gt;&lt;keyword&gt;Aged&lt;/keyword&gt;&lt;keyword&gt;Aged, 80 and over&lt;/keyword&gt;&lt;keyword&gt;Feasibility Studies&lt;/keyword&gt;&lt;keyword&gt;Female&lt;/keyword&gt;&lt;keyword&gt;Humans&lt;/keyword&gt;&lt;keyword&gt;Liver Cirrhosis/*diagnostic imaging&lt;/keyword&gt;&lt;keyword&gt;Male&lt;/keyword&gt;&lt;keyword&gt;Mesenteric Arteries/*diagnostic imaging&lt;/keyword&gt;&lt;keyword&gt;Mesenteric Veins/*diagnostic imaging&lt;/keyword&gt;&lt;keyword&gt;Middle Aged&lt;/keyword&gt;&lt;keyword&gt;Pregnancy&lt;/keyword&gt;&lt;keyword&gt;Reproducibility of Results&lt;/keyword&gt;&lt;keyword&gt;Ultrasonography&lt;/keyword&gt;&lt;/keywords&gt;&lt;dates&gt;&lt;year&gt;1990&lt;/year&gt;&lt;pub-dates&gt;&lt;date&gt;Dec&lt;/date&gt;&lt;/pub-dates&gt;&lt;/dates&gt;&lt;isbn&gt;0278-4297 (Print)&amp;#xD;0278-4297&lt;/isbn&gt;&lt;accession-num&gt;2277399&lt;/accession-num&gt;&lt;urls&gt;&lt;/urls&gt;&lt;electronic-resource-num&gt;10.7863/jum.1990.9.12.705&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4A1C2B">
        <w:rPr>
          <w:rFonts w:ascii="Times New Roman" w:hAnsi="Times New Roman" w:cs="Times New Roman"/>
          <w:noProof/>
          <w:sz w:val="24"/>
          <w:szCs w:val="24"/>
        </w:rPr>
        <w:t>[16]</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p>
    <w:p w14:paraId="7CA10BF3" w14:textId="2FA9189D"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Two-dimensional time-resolved phase-contrast magnetic resonance imaging (2D PC-MRI) has shown promise in non-invasively screening patients with suspected CMI by measuring volumetric blood flow rates in mesenteric vasculature to evaluate postprandial hemodynamic responses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bT45MTk8L1JlY051bT48RGlzcGxheVRleHQ+WzE3LTIwXTwvRGlzcGxheVRleHQ+PHJlY29yZD48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PGFiYnItMT5SYWRpb2xvZ3k8L2FiYnItMT48YWJici0yPlJhZGlvbG9neTwvYWJici0yPjwvcGVy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YXRpb248L2Z1bGwtdGl0bGU+PGFiYnItMT5DaXJjdWxhdGlvbjwvYWJici0xPjxhYmJyLTI+Q2ly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PEVuZE5vdGU+PENpdGU+PEF1dGhvcj5MaTwvQXV0aG9yPjxZZWFyPjE5OTQ8L1llYXI+PFJlY051
bT45MTk8L1JlY051bT48RGlzcGxheVRleHQ+WzE3LTIwXTwvRGlzcGxheVRleHQ+PHJlY29yZD48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PGFiYnItMT5SYWRpb2xvZ3k8L2FiYnItMT48YWJici0yPlJhZGlvbG9neTwvYWJici0yPjwvcGVy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YXRpb248L2Z1bGwtdGl0bGU+PGFiYnItMT5DaXJjdWxhdGlvbjwvYWJici0xPjxhYmJyLTI+Q2ly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[17-20]</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Using 2D PC-MRI, it was first shown by Li et al. </w:t>
      </w:r>
      <w:r>
        <w:rPr>
          <w:rFonts w:ascii="Times New Roman" w:hAnsi="Times New Roman" w:cs="Times New Roman"/>
          <w:sz w:val="24"/>
          <w:szCs w:val="24"/>
        </w:rPr>
        <w:fldChar w:fldCharType="begin"/>
      </w:r>
      <w:r w:rsidR="004A1C2B">
        <w:rPr>
          <w:rFonts w:ascii="Times New Roman" w:hAnsi="Times New Roman" w:cs="Times New Roman"/>
          <w:sz w:val="24"/>
          <w:szCs w:val="24"/>
        </w:rPr>
        <w:instrText xml:space="preserve"> ADDIN EN.CITE &lt;EndNote&gt;&lt;Cite&gt;&lt;Author&gt;Li&lt;/Author&gt;&lt;Year&gt;1994&lt;/Year&gt;&lt;RecNum&gt;919&lt;/RecNum&gt;&lt;DisplayText&gt;[17]&lt;/DisplayText&gt;&lt;record&gt;&lt;rec-number&gt;919&lt;/rec-number&gt;&lt;foreign-keys&gt;&lt;key app="EN" db-id="xeep5d99wefzf1e2de75p900wp0assr5afff" timestamp="1584111615" guid="482d4cc5-f626-4267-82e3-fd1812c25081"&gt;919&lt;/key&gt;&lt;/foreign-keys&gt;&lt;ref-type name="Journal Article"&gt;17&lt;/ref-type&gt;&lt;contributors&gt;&lt;authors&gt;&lt;author&gt;Li, K. C.&lt;/author&gt;&lt;author&gt;Whitney, W. S.&lt;/author&gt;&lt;author&gt;McDonnell, C. H.&lt;/author&gt;&lt;author&gt;Fredrickson, J. O.&lt;/author&gt;&lt;author&gt;Pelc, N. J.&lt;/author&gt;&lt;author&gt;Dalman, R. L.&lt;/author&gt;&lt;author&gt;Jeffrey, R. B., Jr.&lt;/author&gt;&lt;/authors&gt;&lt;/contributors&gt;&lt;auth-address&gt;Department of Radiology, Stanford University School of Medicine, CA.&lt;/auth-address&gt;&lt;titles&gt;&lt;title&gt;Chronic mesenteric ischemia: evaluation with phase-contrast cine MR imaging&lt;/title&gt;&lt;secondary-title&gt;Radiology&lt;/secondary-title&gt;&lt;/titles&gt;&lt;periodical&gt;&lt;full-title&gt;Radiology&lt;/full-title&gt;&lt;abbr-1&gt;Radiology&lt;/abbr-1&gt;&lt;abbr-2&gt;Radiology&lt;/abbr-2&gt;&lt;/periodical&gt;&lt;pages&gt;175-9&lt;/pages&gt;&lt;volume&gt;190&lt;/volume&gt;&lt;number&gt;1&lt;/number&gt;&lt;edition&gt;1994/01/01&lt;/edition&gt;&lt;keywords&gt;&lt;keyword&gt;Adult&lt;/keyword&gt;&lt;keyword&gt;Blood Flow Velocity&lt;/keyword&gt;&lt;keyword&gt;Chronic Disease&lt;/keyword&gt;&lt;keyword&gt;Female&lt;/keyword&gt;&lt;keyword&gt;Humans&lt;/keyword&gt;&lt;keyword&gt;Ischemia/*diagnosis/diagnostic imaging/physiopathology&lt;/keyword&gt;&lt;keyword&gt;*Magnetic Resonance Imaging&lt;/keyword&gt;&lt;keyword&gt;Male&lt;/keyword&gt;&lt;keyword&gt;Mesenteric Artery, Superior/diagnostic imaging/physiopathology&lt;/keyword&gt;&lt;keyword&gt;Mesenteric Vascular Occlusion/*diagnosis/diagnostic imaging/physiopathology&lt;/keyword&gt;&lt;keyword&gt;Radiography&lt;/keyword&gt;&lt;/keywords&gt;&lt;dates&gt;&lt;year&gt;1994&lt;/year&gt;&lt;pub-dates&gt;&lt;date&gt;Jan&lt;/date&gt;&lt;/pub-dates&gt;&lt;/dates&gt;&lt;isbn&gt;0033-8419 (Print)&amp;#xD;0033-8419&lt;/isbn&gt;&lt;accession-num&gt;8259400&lt;/accession-num&gt;&lt;urls&gt;&lt;/urls&gt;&lt;electronic-resource-num&gt;10.1148/radiology.190.1.8259400&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4A1C2B">
        <w:rPr>
          <w:rFonts w:ascii="Times New Roman" w:hAnsi="Times New Roman" w:cs="Times New Roman"/>
          <w:noProof/>
          <w:sz w:val="24"/>
          <w:szCs w:val="24"/>
        </w:rPr>
        <w:t>[17]</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that postprandial flow augmentation in the SMA was reduced </w:t>
      </w:r>
      <w:r w:rsidRPr="0029108C">
        <w:rPr>
          <w:rFonts w:ascii="Times New Roman" w:hAnsi="Times New Roman" w:cs="Times New Roman"/>
          <w:noProof/>
          <w:sz w:val="24"/>
          <w:szCs w:val="24"/>
        </w:rPr>
        <w:t>proportionally</w:t>
      </w:r>
      <w:r w:rsidRPr="0029108C">
        <w:rPr>
          <w:rFonts w:ascii="Times New Roman" w:hAnsi="Times New Roman" w:cs="Times New Roman"/>
          <w:sz w:val="24"/>
          <w:szCs w:val="24"/>
        </w:rPr>
        <w:t xml:space="preserve"> to the severity of atherosclerosis in mesenteric vessels. A subsequent study by Burkart et al. </w:t>
      </w:r>
      <w:r>
        <w:rPr>
          <w:rFonts w:ascii="Times New Roman" w:hAnsi="Times New Roman" w:cs="Times New Roman"/>
          <w:sz w:val="24"/>
          <w:szCs w:val="24"/>
        </w:rPr>
        <w:fldChar w:fldCharType="begin">
          <w:fldData xml:space="preserve">PEVuZE5vdGU+PENpdGU+PEF1dGhvcj5CdXJrYXJ0PC9BdXRob3I+PFllYXI+MTk5NTwvWWVhcj48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PEVuZE5vdGU+PENpdGU+PEF1dGhvcj5CdXJrYXJ0PC9BdXRob3I+PFllYXI+MTk5NTwvWWVhcj48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[18]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used 2D PC-MRI to prospectively evaluate suspected CMI patients by measuring volumetric blood flow rates in the superior mesenteric vein (SMV) before and after a </w:t>
      </w:r>
      <w:r w:rsidRPr="0029108C">
        <w:rPr>
          <w:rFonts w:ascii="Times New Roman" w:hAnsi="Times New Roman" w:cs="Times New Roman"/>
          <w:noProof/>
          <w:sz w:val="24"/>
          <w:szCs w:val="24"/>
        </w:rPr>
        <w:t>meal</w:t>
      </w:r>
      <w:r w:rsidRPr="0029108C">
        <w:rPr>
          <w:rFonts w:ascii="Times New Roman" w:hAnsi="Times New Roman" w:cs="Times New Roman"/>
          <w:sz w:val="24"/>
          <w:szCs w:val="24"/>
        </w:rPr>
        <w:t xml:space="preserve">; results showed a drastically impaired hemodynamic response in the SMV in patients with true CMI compared to those who were symptomatic (with and without stenosis) but did not have CMI per clinical follow-up angiography studies. A second study by Li et al. </w:t>
      </w:r>
      <w:r>
        <w:rPr>
          <w:rFonts w:ascii="Times New Roman" w:hAnsi="Times New Roman" w:cs="Times New Roman"/>
          <w:sz w:val="24"/>
          <w:szCs w:val="24"/>
        </w:rPr>
        <w:fldChar w:fldCharType="begin"/>
      </w:r>
      <w:r w:rsidR="004A1C2B">
        <w:rPr>
          <w:rFonts w:ascii="Times New Roman" w:hAnsi="Times New Roman" w:cs="Times New Roman"/>
          <w:sz w:val="24"/>
          <w:szCs w:val="24"/>
        </w:rPr>
        <w:instrText xml:space="preserve"> ADDIN EN.CITE &lt;EndNote&gt;&lt;Cite&gt;&lt;Author&gt;Li&lt;/Author&gt;&lt;Year&gt;1995&lt;/Year&gt;&lt;RecNum&gt;918&lt;/RecNum&gt;&lt;DisplayText&gt;[19]&lt;/DisplayText&gt;&lt;record&gt;&lt;rec-number&gt;918&lt;/rec-number&gt;&lt;foreign-keys&gt;&lt;key app="EN" db-id="xeep5d99wefzf1e2de75p900wp0assr5afff" timestamp="1584111565" guid="b1397adc-52d9-43e6-9294-4c1c89a68aa2"&gt;918&lt;/key&gt;&lt;/foreign-keys&gt;&lt;ref-type name="Journal Article"&gt;17&lt;/ref-type&gt;&lt;contributors&gt;&lt;authors&gt;&lt;author&gt;Li, K. C.&lt;/author&gt;&lt;author&gt;Hopkins, K. L.&lt;/author&gt;&lt;author&gt;Dalman, R. L.&lt;/author&gt;&lt;author&gt;Song, C. K.&lt;/author&gt;&lt;/authors&gt;&lt;/contributors&gt;&lt;auth-address&gt;Department of Diagnostic Radiology, Stanford University School of Medicine, CA 94305.&lt;/auth-address&gt;&lt;titles&gt;&lt;title&gt;Simultaneous measurement of flow in the superior mesenteric vein and artery with cine phase-contrast MR imaging: value in diagnosis of chronic mesenteric ischemia. Work in progress&lt;/title&gt;&lt;secondary-title&gt;Radiology&lt;/secondary-title&gt;&lt;/titles&gt;&lt;periodical&gt;&lt;full-title&gt;Radiology&lt;/full-title&gt;&lt;abbr-1&gt;Radiology&lt;/abbr-1&gt;&lt;abbr-2&gt;Radiology&lt;/abbr-2&gt;&lt;/periodical&gt;&lt;pages&gt;327-30&lt;/pages&gt;&lt;volume&gt;194&lt;/volume&gt;&lt;number&gt;2&lt;/number&gt;&lt;edition&gt;1995/02/01&lt;/edition&gt;&lt;keywords&gt;&lt;keyword&gt;Adult&lt;/keyword&gt;&lt;keyword&gt;*Blood Flow Velocity&lt;/keyword&gt;&lt;keyword&gt;Body Weight&lt;/keyword&gt;&lt;keyword&gt;Chronic Disease&lt;/keyword&gt;&lt;keyword&gt;Female&lt;/keyword&gt;&lt;keyword&gt;Humans&lt;/keyword&gt;&lt;keyword&gt;*Magnetic Resonance Imaging&lt;/keyword&gt;&lt;keyword&gt;Male&lt;/keyword&gt;&lt;keyword&gt;Mesenteric Artery, Superior/*physiopathology&lt;/keyword&gt;&lt;keyword&gt;Mesenteric Vascular Occlusion/*physiopathology&lt;/keyword&gt;&lt;keyword&gt;Mesenteric Veins/*physiopathology&lt;/keyword&gt;&lt;keyword&gt;Middle Aged&lt;/keyword&gt;&lt;/keywords&gt;&lt;dates&gt;&lt;year&gt;1995&lt;/year&gt;&lt;pub-dates&gt;&lt;date&gt;Feb&lt;/date&gt;&lt;/pub-dates&gt;&lt;/dates&gt;&lt;isbn&gt;0033-8419 (Print)&amp;#xD;0033-8419&lt;/isbn&gt;&lt;accession-num&gt;7824706&lt;/accession-num&gt;&lt;urls&gt;&lt;/urls&gt;&lt;electronic-resource-num&gt;10.1148/radiology.194.2.7824706&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4A1C2B">
        <w:rPr>
          <w:rFonts w:ascii="Times New Roman" w:hAnsi="Times New Roman" w:cs="Times New Roman"/>
          <w:noProof/>
          <w:sz w:val="24"/>
          <w:szCs w:val="24"/>
        </w:rPr>
        <w:t>[19]</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reinforced these findings by showing that reduced postprandial flow augmentation occurs in both the SMV and SMA in patients with CMI. Despite these encouraging results, 2D PC-MRI is cumbersome in that it requires flow measurements in multiple vessel segments, which are </w:t>
      </w:r>
      <w:r w:rsidRPr="0029108C">
        <w:rPr>
          <w:rFonts w:ascii="Times New Roman" w:hAnsi="Times New Roman" w:cs="Times New Roman"/>
          <w:sz w:val="24"/>
          <w:szCs w:val="24"/>
        </w:rPr>
        <w:lastRenderedPageBreak/>
        <w:t xml:space="preserve">patient-specific based on individual anatomy. Hence, an additional </w:t>
      </w:r>
      <w:del w:id="28" w:author="Grant Steven Roberts" w:date="2020-09-18T15:15:00Z">
        <w:r w:rsidRPr="0029108C" w:rsidDel="00A540D9">
          <w:rPr>
            <w:rFonts w:ascii="Times New Roman" w:hAnsi="Times New Roman" w:cs="Times New Roman"/>
            <w:sz w:val="24"/>
            <w:szCs w:val="24"/>
          </w:rPr>
          <w:delText>good</w:delText>
        </w:r>
      </w:del>
      <w:ins w:id="29" w:author="Grant Steven Roberts" w:date="2020-09-18T15:15:00Z">
        <w:r w:rsidR="00A540D9">
          <w:rPr>
            <w:rFonts w:ascii="Times New Roman" w:hAnsi="Times New Roman" w:cs="Times New Roman"/>
            <w:sz w:val="24"/>
            <w:szCs w:val="24"/>
          </w:rPr>
          <w:t>high</w:t>
        </w:r>
      </w:ins>
      <w:r w:rsidRPr="0029108C">
        <w:rPr>
          <w:rFonts w:ascii="Times New Roman" w:hAnsi="Times New Roman" w:cs="Times New Roman"/>
          <w:sz w:val="24"/>
          <w:szCs w:val="24"/>
        </w:rPr>
        <w:t>-quality MR angiogram is required to identify the major vessels and potentially involved collaterals so that imaging planes can be placed perpendicular to vessel paths of interest. This leads to increased scan times and variability due to operator involvement.</w:t>
      </w:r>
    </w:p>
    <w:p w14:paraId="49545B51" w14:textId="4994F284" w:rsidR="00F72E5E" w:rsidRPr="0029108C" w:rsidRDefault="00F72E5E" w:rsidP="007861C0">
      <w:pPr>
        <w:pStyle w:val="NoSpacing"/>
        <w:spacing w:line="480" w:lineRule="auto"/>
        <w:ind w:firstLine="720"/>
        <w:jc w:val="both"/>
        <w:rPr>
          <w:rFonts w:ascii="Times New Roman" w:hAnsi="Times New Roman" w:cs="Times New Roman"/>
          <w:color w:val="000000"/>
          <w:sz w:val="24"/>
          <w:szCs w:val="24"/>
        </w:rPr>
      </w:pPr>
      <w:r w:rsidRPr="0029108C">
        <w:rPr>
          <w:rFonts w:ascii="Times New Roman" w:hAnsi="Times New Roman" w:cs="Times New Roman"/>
          <w:sz w:val="24"/>
          <w:szCs w:val="24"/>
        </w:rPr>
        <w:t xml:space="preserve">Volumetric, time-resolved PC-MR with three-dimensional velocity encoding (4D flow MRI) has emerged as a compelling approach that can simultaneously interrogate large vascular territories for 3D MRA and functionally assess mesenteric hemodynamics all in one scan session </w:t>
      </w:r>
      <w:r>
        <w:rPr>
          <w:rFonts w:ascii="Times New Roman" w:hAnsi="Times New Roman" w:cs="Times New Roman"/>
          <w:sz w:val="24"/>
          <w:szCs w:val="24"/>
        </w:rPr>
        <w:fldChar w:fldCharType="begin">
          <w:fldData xml:space="preserve">PEVuZE5vdGU+PENpdGU+PEF1dGhvcj5Sb2xkYW4tQWx6YXRlPC9BdXRob3I+PFllYXI+MjAxNjwv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PEVuZE5vdGU+PENpdGU+PEF1dGhvcj5Sb2xkYW4tQWx6YXRlPC9BdXRob3I+PFllYXI+MjAxNjwv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[21,22]</w:t>
      </w:r>
      <w:r>
        <w:rPr>
          <w:rFonts w:ascii="Times New Roman" w:hAnsi="Times New Roman" w:cs="Times New Roman"/>
          <w:sz w:val="24"/>
          <w:szCs w:val="24"/>
        </w:rPr>
        <w:fldChar w:fldCharType="end"/>
      </w:r>
      <w:r w:rsidRPr="0029108C">
        <w:rPr>
          <w:rFonts w:ascii="Times New Roman" w:hAnsi="Times New Roman" w:cs="Times New Roman"/>
          <w:sz w:val="24"/>
          <w:szCs w:val="24"/>
        </w:rPr>
        <w:t>. Due to the volumetric nature of the acquisition, any vessel within the 3D field of view can be retrospectively analyzed without additional scan time penalty.</w:t>
      </w:r>
      <w:r w:rsidRPr="0029108C">
        <w:rPr>
          <w:rFonts w:ascii="Times New Roman" w:hAnsi="Times New Roman" w:cs="Times New Roman"/>
          <w:color w:val="000000"/>
          <w:sz w:val="24"/>
          <w:szCs w:val="24"/>
        </w:rPr>
        <w:t xml:space="preserve"> </w:t>
      </w:r>
      <w:r w:rsidRPr="0029108C">
        <w:rPr>
          <w:rFonts w:ascii="Times New Roman" w:hAnsi="Times New Roman" w:cs="Times New Roman"/>
          <w:sz w:val="24"/>
          <w:szCs w:val="24"/>
        </w:rPr>
        <w:t xml:space="preserve">A recent study using 4D flow demonstrated the feasibility of a meal challenge in evaluating hepatic and mesenteric blood flow responses in portal hypertension patients </w:t>
      </w:r>
      <w:r>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WWVhcj48UmVjTnVtPjg3NDwvUmVjTnVtPjxEaXNwbGF5VGV4dD5bMjNdPC9EaXNwbGF5VGV4dD48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WWVhcj48UmVjTnVtPjg3NDwvUmVjTnVtPjxEaXNwbGF5VGV4dD5bMjNdPC9EaXNwbGF5VGV4dD48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[23]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this work, we use a similar 4D flow MRI approach to quantify the effects of a meal challenge in patients suspected of CMI and in healthy control subjects, thereby taking advantage of the large volumetric coverage to comprehensively assess the flow response in multiple mesenteric vascular segments. </w:t>
      </w:r>
    </w:p>
    <w:p w14:paraId="44401DF3"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6AC9BFDA"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Methods</w:t>
      </w:r>
    </w:p>
    <w:p w14:paraId="58D20076"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Subject Population</w:t>
      </w:r>
    </w:p>
    <w:p w14:paraId="0B6888DC" w14:textId="58900250"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 this Health Insurance Portability and Accountability Act (HIPAA)-compliant and Institutional Review Board (IRB)-approved retrospective study, 21 consecutive patients (15 females, mean age: 47.5 years [21-86], mean weight: 69.2 kg) with a suspicion of CMI were scanned according to our clinical CMI protocol. Studies were performed between March 2012 and August 2019 on patients referred from vascular surgery or </w:t>
      </w:r>
      <w:r w:rsidRPr="0029108C">
        <w:rPr>
          <w:rFonts w:ascii="Times New Roman" w:hAnsi="Times New Roman" w:cs="Times New Roman"/>
          <w:sz w:val="24"/>
          <w:szCs w:val="24"/>
        </w:rPr>
        <w:lastRenderedPageBreak/>
        <w:t>gastroenterology based on a clinical presentation typical of CMI</w:t>
      </w:r>
      <w:ins w:id="30" w:author="Grant Steven Roberts" w:date="2020-11-07T10:36:00Z">
        <w:r w:rsidR="006A4EAA">
          <w:rPr>
            <w:rFonts w:ascii="Times New Roman" w:hAnsi="Times New Roman" w:cs="Times New Roman"/>
            <w:sz w:val="24"/>
            <w:szCs w:val="24"/>
          </w:rPr>
          <w:t xml:space="preserve"> (including postprandial abdominal pain, weight loss, adapted eating patterns, diarrhea, and nausea)</w:t>
        </w:r>
      </w:ins>
      <w:ins w:id="31" w:author="Grant Steven Roberts" w:date="2020-11-07T10:12:00Z">
        <w:r w:rsidR="00BC23D5">
          <w:rPr>
            <w:rFonts w:ascii="Times New Roman" w:hAnsi="Times New Roman" w:cs="Times New Roman"/>
            <w:sz w:val="24"/>
            <w:szCs w:val="24"/>
          </w:rPr>
          <w:t xml:space="preserve">, </w:t>
        </w:r>
      </w:ins>
      <w:ins w:id="32" w:author="Grant Steven Roberts" w:date="2020-11-07T10:35:00Z">
        <w:r w:rsidR="006A4EAA">
          <w:rPr>
            <w:rFonts w:ascii="Times New Roman" w:hAnsi="Times New Roman" w:cs="Times New Roman"/>
            <w:sz w:val="24"/>
            <w:szCs w:val="24"/>
          </w:rPr>
          <w:t>imaging findings, or both</w:t>
        </w:r>
      </w:ins>
      <w:ins w:id="33" w:author="Grant Steven Roberts" w:date="2020-11-07T10:37:00Z">
        <w:r w:rsidR="006A4EAA">
          <w:rPr>
            <w:rFonts w:ascii="Times New Roman" w:hAnsi="Times New Roman" w:cs="Times New Roman"/>
            <w:sz w:val="24"/>
            <w:szCs w:val="24"/>
          </w:rPr>
          <w:t xml:space="preserve"> (see Appendix Tables 1-2)</w:t>
        </w:r>
      </w:ins>
      <w:ins w:id="34" w:author="Grant Steven Roberts" w:date="2020-11-07T10:35:00Z">
        <w:r w:rsidR="006A4EAA">
          <w:rPr>
            <w:rFonts w:ascii="Times New Roman" w:hAnsi="Times New Roman" w:cs="Times New Roman"/>
            <w:sz w:val="24"/>
            <w:szCs w:val="24"/>
          </w:rPr>
          <w:t xml:space="preserve">. </w:t>
        </w:r>
      </w:ins>
      <w:ins w:id="35" w:author="Grant Steven Roberts" w:date="2020-11-07T10:36:00Z">
        <w:r w:rsidR="006A4EAA">
          <w:rPr>
            <w:rFonts w:ascii="Times New Roman" w:hAnsi="Times New Roman" w:cs="Times New Roman"/>
            <w:sz w:val="24"/>
            <w:szCs w:val="24"/>
          </w:rPr>
          <w:t>Note that the</w:t>
        </w:r>
      </w:ins>
      <w:ins w:id="36" w:author="Grant Steven Roberts" w:date="2020-11-07T10:12:00Z">
        <w:r w:rsidR="00BC23D5">
          <w:rPr>
            <w:rFonts w:ascii="Times New Roman" w:hAnsi="Times New Roman" w:cs="Times New Roman"/>
            <w:sz w:val="24"/>
            <w:szCs w:val="24"/>
          </w:rPr>
          <w:t xml:space="preserve"> absence of one </w:t>
        </w:r>
      </w:ins>
      <w:ins w:id="37" w:author="Grant Steven Roberts" w:date="2020-11-07T10:36:00Z">
        <w:r w:rsidR="006A4EAA">
          <w:rPr>
            <w:rFonts w:ascii="Times New Roman" w:hAnsi="Times New Roman" w:cs="Times New Roman"/>
            <w:sz w:val="24"/>
            <w:szCs w:val="24"/>
          </w:rPr>
          <w:t>or more</w:t>
        </w:r>
      </w:ins>
      <w:ins w:id="38" w:author="Grant Steven Roberts" w:date="2020-11-07T10:12:00Z">
        <w:r w:rsidR="00BC23D5">
          <w:rPr>
            <w:rFonts w:ascii="Times New Roman" w:hAnsi="Times New Roman" w:cs="Times New Roman"/>
            <w:sz w:val="24"/>
            <w:szCs w:val="24"/>
          </w:rPr>
          <w:t xml:space="preserve"> symptoms did not exclude the possibility of CMI</w:t>
        </w:r>
      </w:ins>
      <w:r w:rsidRPr="0029108C">
        <w:rPr>
          <w:rFonts w:ascii="Times New Roman" w:hAnsi="Times New Roman" w:cs="Times New Roman"/>
          <w:sz w:val="24"/>
          <w:szCs w:val="24"/>
        </w:rPr>
        <w:t>. Of the 21 patients, 4D flow data were successfully obtained in 19 patients (</w:t>
      </w:r>
      <w:r w:rsidR="00A605FE" w:rsidRPr="0029108C">
        <w:rPr>
          <w:rFonts w:ascii="Times New Roman" w:hAnsi="Times New Roman" w:cs="Times New Roman"/>
          <w:sz w:val="24"/>
          <w:szCs w:val="24"/>
        </w:rPr>
        <w:t>1</w:t>
      </w:r>
      <w:r w:rsidR="00A605FE">
        <w:rPr>
          <w:rFonts w:ascii="Times New Roman" w:hAnsi="Times New Roman" w:cs="Times New Roman"/>
          <w:sz w:val="24"/>
          <w:szCs w:val="24"/>
        </w:rPr>
        <w:t>1</w:t>
      </w:r>
      <w:r w:rsidR="00A605FE" w:rsidRPr="0029108C">
        <w:rPr>
          <w:rFonts w:ascii="Times New Roman" w:hAnsi="Times New Roman" w:cs="Times New Roman"/>
          <w:sz w:val="24"/>
          <w:szCs w:val="24"/>
        </w:rPr>
        <w:t xml:space="preserve"> </w:t>
      </w:r>
      <w:r w:rsidRPr="0029108C">
        <w:rPr>
          <w:rFonts w:ascii="Times New Roman" w:hAnsi="Times New Roman" w:cs="Times New Roman"/>
          <w:sz w:val="24"/>
          <w:szCs w:val="24"/>
        </w:rPr>
        <w:t>females, mean age: 50.1 years [21-86], mean weight: 6</w:t>
      </w:r>
      <w:r w:rsidR="00A605FE">
        <w:rPr>
          <w:rFonts w:ascii="Times New Roman" w:hAnsi="Times New Roman" w:cs="Times New Roman"/>
          <w:sz w:val="24"/>
          <w:szCs w:val="24"/>
        </w:rPr>
        <w:t>9</w:t>
      </w:r>
      <w:r w:rsidRPr="0029108C">
        <w:rPr>
          <w:rFonts w:ascii="Times New Roman" w:hAnsi="Times New Roman" w:cs="Times New Roman"/>
          <w:sz w:val="24"/>
          <w:szCs w:val="24"/>
        </w:rPr>
        <w:t>.</w:t>
      </w:r>
      <w:r w:rsidR="00A605FE">
        <w:rPr>
          <w:rFonts w:ascii="Times New Roman" w:hAnsi="Times New Roman" w:cs="Times New Roman"/>
          <w:sz w:val="24"/>
          <w:szCs w:val="24"/>
        </w:rPr>
        <w:t>4</w:t>
      </w:r>
      <w:r w:rsidRPr="0029108C">
        <w:rPr>
          <w:rFonts w:ascii="Times New Roman" w:hAnsi="Times New Roman" w:cs="Times New Roman"/>
          <w:sz w:val="24"/>
          <w:szCs w:val="24"/>
        </w:rPr>
        <w:t xml:space="preserve"> kg). Two cases could not be analyzed due to high levels of noise resultant from acquisition errors and were excluded from the study. Patients were subcategorized into positive (CMI+) and negative (CMI-) groups based on imaging and</w:t>
      </w:r>
      <w:ins w:id="39" w:author="Grant Steven Roberts" w:date="2020-11-06T09:11:00Z">
        <w:r w:rsidR="001539BD">
          <w:rPr>
            <w:rFonts w:ascii="Times New Roman" w:hAnsi="Times New Roman" w:cs="Times New Roman"/>
            <w:sz w:val="24"/>
            <w:szCs w:val="24"/>
          </w:rPr>
          <w:t>/or</w:t>
        </w:r>
      </w:ins>
      <w:r w:rsidRPr="0029108C">
        <w:rPr>
          <w:rFonts w:ascii="Times New Roman" w:hAnsi="Times New Roman" w:cs="Times New Roman"/>
          <w:sz w:val="24"/>
          <w:szCs w:val="24"/>
        </w:rPr>
        <w:t xml:space="preserve"> clinical findings. </w:t>
      </w:r>
      <w:bookmarkStart w:id="40" w:name="_Hlk51162790"/>
      <w:r w:rsidRPr="0029108C">
        <w:rPr>
          <w:rFonts w:ascii="Times New Roman" w:hAnsi="Times New Roman" w:cs="Times New Roman"/>
          <w:sz w:val="24"/>
          <w:szCs w:val="24"/>
        </w:rPr>
        <w:t xml:space="preserve">Patients were </w:t>
      </w:r>
      <w:ins w:id="41" w:author="Grant Steven Roberts" w:date="2020-09-16T15:39:00Z">
        <w:r w:rsidR="00F60054">
          <w:rPr>
            <w:rFonts w:ascii="Times New Roman" w:hAnsi="Times New Roman" w:cs="Times New Roman"/>
            <w:sz w:val="24"/>
            <w:szCs w:val="24"/>
          </w:rPr>
          <w:t xml:space="preserve">classified as </w:t>
        </w:r>
      </w:ins>
      <w:del w:id="42" w:author="Grant Steven Roberts" w:date="2020-09-16T15:39:00Z">
        <w:r w:rsidRPr="0029108C" w:rsidDel="00F60054">
          <w:rPr>
            <w:rFonts w:ascii="Times New Roman" w:hAnsi="Times New Roman" w:cs="Times New Roman"/>
            <w:sz w:val="24"/>
            <w:szCs w:val="24"/>
          </w:rPr>
          <w:delText xml:space="preserve">deemed </w:delText>
        </w:r>
      </w:del>
      <w:r w:rsidRPr="0029108C">
        <w:rPr>
          <w:rFonts w:ascii="Times New Roman" w:hAnsi="Times New Roman" w:cs="Times New Roman"/>
          <w:sz w:val="24"/>
          <w:szCs w:val="24"/>
        </w:rPr>
        <w:t xml:space="preserve">CMI+ if </w:t>
      </w:r>
      <w:del w:id="43" w:author="Grant Steven Roberts" w:date="2020-11-05T21:24:00Z">
        <w:r w:rsidRPr="0029108C" w:rsidDel="00B36447">
          <w:rPr>
            <w:rFonts w:ascii="Times New Roman" w:hAnsi="Times New Roman" w:cs="Times New Roman"/>
            <w:sz w:val="24"/>
            <w:szCs w:val="24"/>
          </w:rPr>
          <w:delText xml:space="preserve">MRA </w:delText>
        </w:r>
      </w:del>
      <w:r w:rsidRPr="0029108C">
        <w:rPr>
          <w:rFonts w:ascii="Times New Roman" w:hAnsi="Times New Roman" w:cs="Times New Roman"/>
          <w:sz w:val="24"/>
          <w:szCs w:val="24"/>
        </w:rPr>
        <w:t xml:space="preserve">imaging </w:t>
      </w:r>
      <w:ins w:id="44" w:author="Grant Steven Roberts" w:date="2020-11-05T21:53:00Z">
        <w:r w:rsidR="006A41FC">
          <w:rPr>
            <w:rFonts w:ascii="Times New Roman" w:hAnsi="Times New Roman" w:cs="Times New Roman"/>
            <w:sz w:val="24"/>
            <w:szCs w:val="24"/>
          </w:rPr>
          <w:t>demonstrated</w:t>
        </w:r>
      </w:ins>
      <w:ins w:id="45" w:author="Grant Steven Roberts" w:date="2020-09-16T15:39:00Z">
        <w:r w:rsidR="00F60054">
          <w:rPr>
            <w:rFonts w:ascii="Times New Roman" w:hAnsi="Times New Roman" w:cs="Times New Roman"/>
            <w:sz w:val="24"/>
            <w:szCs w:val="24"/>
          </w:rPr>
          <w:t xml:space="preserve"> significant stenoses (≥50%) in 2 or more primary vessels</w:t>
        </w:r>
        <w:r w:rsidR="00F60054" w:rsidRPr="0029108C">
          <w:rPr>
            <w:rFonts w:ascii="Times New Roman" w:hAnsi="Times New Roman" w:cs="Times New Roman"/>
            <w:sz w:val="24"/>
            <w:szCs w:val="24"/>
          </w:rPr>
          <w:t xml:space="preserve"> </w:t>
        </w:r>
      </w:ins>
      <w:del w:id="46" w:author="Grant Steven Roberts" w:date="2020-09-16T15:39:00Z">
        <w:r w:rsidRPr="0029108C" w:rsidDel="00F60054">
          <w:rPr>
            <w:rFonts w:ascii="Times New Roman" w:hAnsi="Times New Roman" w:cs="Times New Roman"/>
            <w:sz w:val="24"/>
            <w:szCs w:val="24"/>
          </w:rPr>
          <w:delText xml:space="preserve">indicated 2 or more primary vessel occlusions of grade 2 or higher </w:delText>
        </w:r>
      </w:del>
      <w:r>
        <w:rPr>
          <w:rFonts w:ascii="Times New Roman" w:hAnsi="Times New Roman" w:cs="Times New Roman"/>
          <w:sz w:val="24"/>
          <w:szCs w:val="24"/>
        </w:rPr>
        <w:fldChar w:fldCharType="begin"/>
      </w:r>
      <w:r w:rsidR="004A1C2B">
        <w:rPr>
          <w:rFonts w:ascii="Times New Roman" w:hAnsi="Times New Roman" w:cs="Times New Roman"/>
          <w:sz w:val="24"/>
          <w:szCs w:val="24"/>
        </w:rPr>
        <w:instrText xml:space="preserve"> ADDIN EN.CITE &lt;EndNote&gt;&lt;Cite&gt;&lt;Author&gt;Carlos&lt;/Author&gt;&lt;Year&gt;2001&lt;/Year&gt;&lt;RecNum&gt;923&lt;/RecNum&gt;&lt;DisplayText&gt;[10]&lt;/DisplayText&gt;&lt;record&gt;&lt;rec-number&gt;923&lt;/rec-number&gt;&lt;foreign-keys&gt;&lt;key app="EN" db-id="xeep5d99wefzf1e2de75p900wp0assr5afff" timestamp="1584111795" guid="5ee7e96c-77f4-4c48-a65e-d76da5c1799b"&gt;923&lt;/key&gt;&lt;/foreign-keys&gt;&lt;ref-type name="Journal Article"&gt;17&lt;/ref-type&gt;&lt;contributors&gt;&lt;authors&gt;&lt;author&gt;Carlos, R. C.&lt;/author&gt;&lt;author&gt;Stanley, J. C.&lt;/author&gt;&lt;author&gt;Stafford-Johnson, D.&lt;/author&gt;&lt;author&gt;Prince, M. R.&lt;/author&gt;&lt;/authors&gt;&lt;/contributors&gt;&lt;auth-address&gt;Department of Radiology, University of Michigan, Ann Arbor 48109-0030, USA.&lt;/auth-address&gt;&lt;titles&gt;&lt;title&gt;Interobserver variability in the evaluation of chronic mesenteric ischemia with gadolinium-enhanced MR angiography&lt;/title&gt;&lt;secondary-title&gt;Acad Radiol&lt;/secondary-title&gt;&lt;/titles&gt;&lt;periodical&gt;&lt;full-title&gt;Acad Radiol&lt;/full-title&gt;&lt;/periodical&gt;&lt;pages&gt;879-87&lt;/pages&gt;&lt;volume&gt;8&lt;/volume&gt;&lt;number&gt;9&lt;/number&gt;&lt;edition&gt;2001/11/29&lt;/edition&gt;&lt;keywords&gt;&lt;keyword&gt;Adult&lt;/keyword&gt;&lt;keyword&gt;Aged&lt;/keyword&gt;&lt;keyword&gt;Celiac Artery/pathology&lt;/keyword&gt;&lt;keyword&gt;Chronic Disease&lt;/keyword&gt;&lt;keyword&gt;Female&lt;/keyword&gt;&lt;keyword&gt;Gadolinium&lt;/keyword&gt;&lt;keyword&gt;Humans&lt;/keyword&gt;&lt;keyword&gt;Ischemia/*diagnosis&lt;/keyword&gt;&lt;keyword&gt;*Magnetic Resonance Angiography/methods&lt;/keyword&gt;&lt;keyword&gt;Male&lt;/keyword&gt;&lt;keyword&gt;Mesenteric Artery, Inferior/pathology&lt;/keyword&gt;&lt;keyword&gt;Mesenteric Artery, Superior/pathology&lt;/keyword&gt;&lt;keyword&gt;Mesenteric Vascular Occlusion/*diagnosis&lt;/keyword&gt;&lt;keyword&gt;Middle Aged&lt;/keyword&gt;&lt;keyword&gt;Observer Variation&lt;/keyword&gt;&lt;keyword&gt;Retrospective Studies&lt;/keyword&gt;&lt;keyword&gt;Sensitivity and Specificity&lt;/keyword&gt;&lt;keyword&gt;Splanchnic Circulation&lt;/keyword&gt;&lt;/keywords&gt;&lt;dates&gt;&lt;year&gt;2001&lt;/year&gt;&lt;pub-dates&gt;&lt;date&gt;Sep&lt;/date&gt;&lt;/pub-dates&gt;&lt;/dates&gt;&lt;isbn&gt;1076-6332 (Print)&amp;#xD;1076-6332&lt;/isbn&gt;&lt;accession-num&gt;11724043&lt;/accession-num&gt;&lt;urls&gt;&lt;/urls&gt;&lt;electronic-resource-num&gt;10.1016/s1076-6332(03)80767-5&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4A1C2B">
        <w:rPr>
          <w:rFonts w:ascii="Times New Roman" w:hAnsi="Times New Roman" w:cs="Times New Roman"/>
          <w:noProof/>
          <w:sz w:val="24"/>
          <w:szCs w:val="24"/>
        </w:rPr>
        <w:t>[10]</w:t>
      </w:r>
      <w:r>
        <w:rPr>
          <w:rFonts w:ascii="Times New Roman" w:hAnsi="Times New Roman" w:cs="Times New Roman"/>
          <w:sz w:val="24"/>
          <w:szCs w:val="24"/>
        </w:rPr>
        <w:fldChar w:fldCharType="end"/>
      </w:r>
      <w:ins w:id="47" w:author="Grant Steven Roberts" w:date="2020-11-06T09:14:00Z">
        <w:r w:rsidR="001539BD">
          <w:rPr>
            <w:rFonts w:ascii="Times New Roman" w:hAnsi="Times New Roman" w:cs="Times New Roman"/>
            <w:sz w:val="24"/>
            <w:szCs w:val="24"/>
          </w:rPr>
          <w:t>,</w:t>
        </w:r>
      </w:ins>
      <w:ins w:id="48" w:author="Grant Steven Roberts" w:date="2020-11-06T09:15:00Z">
        <w:r w:rsidR="001539BD">
          <w:rPr>
            <w:rFonts w:ascii="Times New Roman" w:hAnsi="Times New Roman" w:cs="Times New Roman"/>
            <w:sz w:val="24"/>
            <w:szCs w:val="24"/>
          </w:rPr>
          <w:t xml:space="preserve"> or</w:t>
        </w:r>
      </w:ins>
      <w:del w:id="49" w:author="Grant Steven Roberts" w:date="2020-11-06T09:15:00Z">
        <w:r w:rsidRPr="0029108C" w:rsidDel="001539BD">
          <w:rPr>
            <w:rFonts w:ascii="Times New Roman" w:hAnsi="Times New Roman" w:cs="Times New Roman"/>
            <w:sz w:val="24"/>
            <w:szCs w:val="24"/>
          </w:rPr>
          <w:delText xml:space="preserve"> and</w:delText>
        </w:r>
      </w:del>
      <w:r w:rsidRPr="0029108C">
        <w:rPr>
          <w:rFonts w:ascii="Times New Roman" w:hAnsi="Times New Roman" w:cs="Times New Roman"/>
          <w:sz w:val="24"/>
          <w:szCs w:val="24"/>
        </w:rPr>
        <w:t xml:space="preserve"> if clinical findings strongly suggested CMI</w:t>
      </w:r>
      <w:ins w:id="50" w:author="Grant Steven Roberts" w:date="2020-11-06T09:15:00Z">
        <w:r w:rsidR="001539BD">
          <w:rPr>
            <w:rFonts w:ascii="Times New Roman" w:hAnsi="Times New Roman" w:cs="Times New Roman"/>
            <w:sz w:val="24"/>
            <w:szCs w:val="24"/>
          </w:rPr>
          <w:t xml:space="preserve"> and mesenteric</w:t>
        </w:r>
      </w:ins>
      <w:ins w:id="51" w:author="Grant Steven Roberts" w:date="2020-11-05T21:24:00Z">
        <w:r w:rsidR="00B36447">
          <w:rPr>
            <w:rFonts w:ascii="Times New Roman" w:hAnsi="Times New Roman" w:cs="Times New Roman"/>
            <w:sz w:val="24"/>
            <w:szCs w:val="24"/>
          </w:rPr>
          <w:t xml:space="preserve"> revascularization </w:t>
        </w:r>
      </w:ins>
      <w:ins w:id="52" w:author="Grant Steven Roberts" w:date="2020-11-07T10:14:00Z">
        <w:r w:rsidR="00BC23D5">
          <w:rPr>
            <w:rFonts w:ascii="Times New Roman" w:hAnsi="Times New Roman" w:cs="Times New Roman"/>
            <w:sz w:val="24"/>
            <w:szCs w:val="24"/>
          </w:rPr>
          <w:t xml:space="preserve">successfully </w:t>
        </w:r>
      </w:ins>
      <w:ins w:id="53" w:author="Grant Steven Roberts" w:date="2020-11-06T09:15:00Z">
        <w:r w:rsidR="001539BD">
          <w:rPr>
            <w:rFonts w:ascii="Times New Roman" w:hAnsi="Times New Roman" w:cs="Times New Roman"/>
            <w:sz w:val="24"/>
            <w:szCs w:val="24"/>
          </w:rPr>
          <w:t xml:space="preserve">relieved </w:t>
        </w:r>
      </w:ins>
      <w:ins w:id="54" w:author="Grant Steven Roberts" w:date="2020-11-06T09:16:00Z">
        <w:r w:rsidR="000C3FDB">
          <w:rPr>
            <w:rFonts w:ascii="Times New Roman" w:hAnsi="Times New Roman" w:cs="Times New Roman"/>
            <w:sz w:val="24"/>
            <w:szCs w:val="24"/>
          </w:rPr>
          <w:t>a patient’s sym</w:t>
        </w:r>
      </w:ins>
      <w:ins w:id="55" w:author="Grant Steven Roberts" w:date="2020-11-06T09:19:00Z">
        <w:r w:rsidR="000C3FDB">
          <w:rPr>
            <w:rFonts w:ascii="Times New Roman" w:hAnsi="Times New Roman" w:cs="Times New Roman"/>
            <w:sz w:val="24"/>
            <w:szCs w:val="24"/>
          </w:rPr>
          <w:t>p</w:t>
        </w:r>
      </w:ins>
      <w:ins w:id="56" w:author="Grant Steven Roberts" w:date="2020-11-06T09:16:00Z">
        <w:r w:rsidR="000C3FDB">
          <w:rPr>
            <w:rFonts w:ascii="Times New Roman" w:hAnsi="Times New Roman" w:cs="Times New Roman"/>
            <w:sz w:val="24"/>
            <w:szCs w:val="24"/>
          </w:rPr>
          <w:t>toms</w:t>
        </w:r>
      </w:ins>
      <w:r w:rsidRPr="0029108C">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rsidRPr="0029108C">
        <w:rPr>
          <w:rFonts w:ascii="Times New Roman" w:hAnsi="Times New Roman" w:cs="Times New Roman"/>
          <w:sz w:val="24"/>
          <w:szCs w:val="24"/>
        </w:rPr>
        <w:t>.</w:t>
      </w:r>
      <w:bookmarkEnd w:id="40"/>
      <w:ins w:id="57" w:author="Grant Steven Roberts" w:date="2020-11-07T10:14:00Z">
        <w:r w:rsidR="00BC23D5">
          <w:rPr>
            <w:rFonts w:ascii="Times New Roman" w:hAnsi="Times New Roman" w:cs="Times New Roman"/>
            <w:sz w:val="24"/>
            <w:szCs w:val="24"/>
          </w:rPr>
          <w:t xml:space="preserve"> </w:t>
        </w:r>
      </w:ins>
      <w:ins w:id="58" w:author="Grant Steven Roberts" w:date="2020-11-06T20:18:00Z">
        <w:r w:rsidR="005A69B8">
          <w:rPr>
            <w:rFonts w:ascii="Times New Roman" w:hAnsi="Times New Roman" w:cs="Times New Roman"/>
            <w:sz w:val="24"/>
            <w:szCs w:val="24"/>
          </w:rPr>
          <w:t xml:space="preserve">Classification of CMI+ was only </w:t>
        </w:r>
      </w:ins>
      <w:ins w:id="59" w:author="Grant Steven Roberts" w:date="2020-11-06T20:19:00Z">
        <w:r w:rsidR="005A69B8">
          <w:rPr>
            <w:rFonts w:ascii="Times New Roman" w:hAnsi="Times New Roman" w:cs="Times New Roman"/>
            <w:sz w:val="24"/>
            <w:szCs w:val="24"/>
          </w:rPr>
          <w:t xml:space="preserve">made after excluding other alternative diagnoses. </w:t>
        </w:r>
      </w:ins>
      <w:del w:id="60" w:author="Grant Steven Roberts" w:date="2020-09-18T15:19:00Z">
        <w:r w:rsidR="00880C40" w:rsidRPr="00880C40" w:rsidDel="00A540D9">
          <w:rPr>
            <w:rFonts w:ascii="Times New Roman" w:hAnsi="Times New Roman" w:cs="Times New Roman"/>
            <w:sz w:val="24"/>
            <w:szCs w:val="24"/>
          </w:rPr>
          <w:delText xml:space="preserve">While this does indeed exclude patients with single-vessel CMI, the occurrence of single-vessel CMI remains relatively rare due to the degree of collateralization in the mesenteric vasculature. </w:delText>
        </w:r>
      </w:del>
      <w:r w:rsidRPr="00880C40">
        <w:rPr>
          <w:rFonts w:ascii="Times New Roman" w:hAnsi="Times New Roman" w:cs="Times New Roman"/>
          <w:sz w:val="24"/>
          <w:szCs w:val="24"/>
        </w:rPr>
        <w:t>Image</w:t>
      </w:r>
      <w:r w:rsidRPr="0029108C">
        <w:rPr>
          <w:rFonts w:ascii="Times New Roman" w:hAnsi="Times New Roman" w:cs="Times New Roman"/>
          <w:sz w:val="24"/>
          <w:szCs w:val="24"/>
        </w:rPr>
        <w:t xml:space="preserve"> interpretation and clinical diagnoses were performed by a trained cardiovascular radiologist (XXX) with 17 years of experience. Twenty control subjects (8 females, mean age: 44.4 years [19-73], mean weight: 80.2 kg) underwent the same CMI protocol as the patient cohort and were analyzed retrospectively. Control subjects were defined as individuals asymptomatic of CMI or </w:t>
      </w:r>
      <w:r w:rsidRPr="0029108C">
        <w:rPr>
          <w:rFonts w:ascii="Times New Roman" w:hAnsi="Times New Roman" w:cs="Times New Roman"/>
          <w:noProof/>
          <w:sz w:val="24"/>
          <w:szCs w:val="24"/>
        </w:rPr>
        <w:t>other vascular disease</w:t>
      </w:r>
      <w:r w:rsidR="00880C40">
        <w:rPr>
          <w:rFonts w:ascii="Times New Roman" w:hAnsi="Times New Roman" w:cs="Times New Roman"/>
          <w:noProof/>
          <w:sz w:val="24"/>
          <w:szCs w:val="24"/>
        </w:rPr>
        <w:t xml:space="preserve"> with no mesenteric artery stenosis</w:t>
      </w:r>
      <w:r w:rsidRPr="0029108C">
        <w:rPr>
          <w:rFonts w:ascii="Times New Roman" w:hAnsi="Times New Roman" w:cs="Times New Roman"/>
          <w:sz w:val="24"/>
          <w:szCs w:val="24"/>
        </w:rPr>
        <w:t>.</w:t>
      </w:r>
    </w:p>
    <w:p w14:paraId="4457192B"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5C6D57C4"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Imaging Protocol</w:t>
      </w:r>
    </w:p>
    <w:p w14:paraId="69CCEF8A" w14:textId="507E4302"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lastRenderedPageBreak/>
        <w:t>Control subjects were scanned on a clinical 3.0T scanner (Discovery MR750, GE Healthcare, Waukesha, WI) with a 32-channel phase</w:t>
      </w:r>
      <w:ins w:id="61" w:author="Grant Steven Roberts" w:date="2020-09-15T10:15:00Z">
        <w:r w:rsidR="006B18C0">
          <w:rPr>
            <w:rFonts w:ascii="Times New Roman" w:hAnsi="Times New Roman" w:cs="Times New Roman"/>
            <w:sz w:val="24"/>
            <w:szCs w:val="24"/>
          </w:rPr>
          <w:t xml:space="preserve">d </w:t>
        </w:r>
      </w:ins>
      <w:del w:id="62" w:author="Grant Steven Roberts" w:date="2020-09-15T10:15:00Z">
        <w:r w:rsidRPr="0029108C" w:rsidDel="006B18C0">
          <w:rPr>
            <w:rFonts w:ascii="Times New Roman" w:hAnsi="Times New Roman" w:cs="Times New Roman"/>
            <w:sz w:val="24"/>
            <w:szCs w:val="24"/>
          </w:rPr>
          <w:delText>-</w:delText>
        </w:r>
      </w:del>
      <w:r w:rsidRPr="0029108C">
        <w:rPr>
          <w:rFonts w:ascii="Times New Roman" w:hAnsi="Times New Roman" w:cs="Times New Roman"/>
          <w:sz w:val="24"/>
          <w:szCs w:val="24"/>
        </w:rPr>
        <w:t>array torso coil (</w:t>
      </w:r>
      <w:proofErr w:type="spellStart"/>
      <w:r w:rsidRPr="0029108C">
        <w:rPr>
          <w:rFonts w:ascii="Times New Roman" w:hAnsi="Times New Roman" w:cs="Times New Roman"/>
          <w:sz w:val="24"/>
          <w:szCs w:val="24"/>
        </w:rPr>
        <w:t>NeoCoil</w:t>
      </w:r>
      <w:proofErr w:type="spellEnd"/>
      <w:r w:rsidRPr="0029108C">
        <w:rPr>
          <w:rFonts w:ascii="Times New Roman" w:hAnsi="Times New Roman" w:cs="Times New Roman"/>
          <w:sz w:val="24"/>
          <w:szCs w:val="24"/>
        </w:rPr>
        <w:t>, Pewaukee, WI). Subjects from the CMI+ and CMI- groups were scanned on either a clinical 1.5T or 3.0T scanner (Signa HDX</w:t>
      </w:r>
      <w:r w:rsidRPr="0029108C">
        <w:rPr>
          <w:rStyle w:val="CommentReference"/>
          <w:rFonts w:ascii="Times New Roman" w:hAnsi="Times New Roman" w:cs="Times New Roman"/>
          <w:sz w:val="24"/>
          <w:szCs w:val="24"/>
        </w:rPr>
        <w:t xml:space="preserve">, </w:t>
      </w:r>
      <w:r w:rsidRPr="0029108C">
        <w:rPr>
          <w:rFonts w:ascii="Times New Roman" w:hAnsi="Times New Roman" w:cs="Times New Roman"/>
          <w:sz w:val="24"/>
          <w:szCs w:val="24"/>
        </w:rPr>
        <w:t xml:space="preserve">Optima 540w, or Discovery MR750, GE Healthcare, Waukesha, WI) with various torso coils (8-channel, 12-channel, 24-channel, and 32-channel) based on scanner and coil availability at the time of examination. As part of the CMI protocol, 4D flow MRI was performed both before and after a standardized meal challenge. An initial preprandial scan was performed after at least 5 hours of fasting. </w:t>
      </w:r>
      <w:r w:rsidR="00297EDA">
        <w:rPr>
          <w:rFonts w:ascii="Times New Roman" w:hAnsi="Times New Roman" w:cs="Times New Roman"/>
          <w:sz w:val="24"/>
          <w:szCs w:val="24"/>
        </w:rPr>
        <w:t xml:space="preserve">Following previous study designs </w:t>
      </w:r>
      <w:r w:rsidR="00297EDA">
        <w:rPr>
          <w:rFonts w:ascii="Times New Roman" w:hAnsi="Times New Roman" w:cs="Times New Roman"/>
          <w:sz w:val="24"/>
          <w:szCs w:val="24"/>
        </w:rPr>
        <w:fldChar w:fldCharType="begin">
          <w:fldData xml:space="preserve">PEVuZE5vdGU+PENpdGU+PEF1dGhvcj5CdXJrYXJ0PC9BdXRob3I+PFllYXI+MTk5NTwvWWVhcj48
UmVjTnVtPjg5MjwvUmVjTnVtPjxEaXNwbGF5VGV4dD5bMTgtMjAsMjNdPC9EaXNwbGF5VGV4dD48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aXRsZXM+PHBlcmlvZGljYWw+PGZ1bGwtdGl0bGU+UmFkaW9sb2d5PC9mdWxsLXRpdGxlPjxhYmJy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PEVuZE5vdGU+PENpdGU+PEF1dGhvcj5CdXJrYXJ0PC9BdXRob3I+PFllYXI+MTk5NTwvWWVhcj48
UmVjTnVtPjg5MjwvUmVjTnVtPjxEaXNwbGF5VGV4dD5bMTgtMjAsMjNdPC9EaXNwbGF5VGV4dD48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aXRsZXM+PHBlcmlvZGljYWw+PGZ1bGwtdGl0bGU+UmFkaW9sb2d5PC9mdWxsLXRpdGxlPjxhYmJy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sidR="00297EDA">
        <w:rPr>
          <w:rFonts w:ascii="Times New Roman" w:hAnsi="Times New Roman" w:cs="Times New Roman"/>
          <w:sz w:val="24"/>
          <w:szCs w:val="24"/>
        </w:rPr>
      </w:r>
      <w:r w:rsidR="00297EDA">
        <w:rPr>
          <w:rFonts w:ascii="Times New Roman" w:hAnsi="Times New Roman" w:cs="Times New Roman"/>
          <w:sz w:val="24"/>
          <w:szCs w:val="24"/>
        </w:rPr>
        <w:fldChar w:fldCharType="separate"/>
      </w:r>
      <w:r w:rsidR="004A1C2B">
        <w:rPr>
          <w:rFonts w:ascii="Times New Roman" w:hAnsi="Times New Roman" w:cs="Times New Roman"/>
          <w:noProof/>
          <w:sz w:val="24"/>
          <w:szCs w:val="24"/>
        </w:rPr>
        <w:t>[18-20,23]</w:t>
      </w:r>
      <w:r w:rsidR="00297EDA">
        <w:rPr>
          <w:rFonts w:ascii="Times New Roman" w:hAnsi="Times New Roman" w:cs="Times New Roman"/>
          <w:sz w:val="24"/>
          <w:szCs w:val="24"/>
        </w:rPr>
        <w:fldChar w:fldCharType="end"/>
      </w:r>
      <w:r w:rsidRPr="0029108C">
        <w:rPr>
          <w:rFonts w:ascii="Times New Roman" w:hAnsi="Times New Roman" w:cs="Times New Roman"/>
          <w:sz w:val="24"/>
          <w:szCs w:val="24"/>
        </w:rPr>
        <w:t xml:space="preserve">, subjects ingested 474 mL of Ensure Plus (700 kcal, 56% carbohydrates, 29% fats, 15% protein; Abbott Laboratories, Columbus, OH) followed by a second postprandial scan 20 minutes after meal ingestion. Twenty minutes was chosen to allow for sufficient arterial and venous blood flow responses to be observed </w:t>
      </w:r>
      <w:r>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WWVhcj48UmVjTnVtPjg3NDwvUmVjTnVtPjxEaXNwbGF5VGV4dD5bMjMsMjRdPC9EaXNwbGF5VGV4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WWVhcj48UmVjTnVtPjg3NDwvUmVjTnVtPjxEaXNwbGF5VGV4dD5bMjMsMjRdPC9EaXNwbGF5VGV4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[23,24]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p>
    <w:p w14:paraId="760E6C34" w14:textId="34AAA1FF" w:rsidR="00F72E5E" w:rsidRPr="00D767C2" w:rsidRDefault="00F72E5E" w:rsidP="00D767C2">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4D flow MRI was performed using a 5-point, radially-undersampled acquisition (Phase Contrast Vastly undersampled Isotropic Projection Reconstruction, PC-VIPR) that provides high spatial resolution, increased motion robustness, and retrospective gating flexibility within a reasonable scan time </w:t>
      </w:r>
      <w:r>
        <w:rPr>
          <w:rFonts w:ascii="Times New Roman" w:hAnsi="Times New Roman" w:cs="Times New Roman"/>
          <w:sz w:val="24"/>
          <w:szCs w:val="24"/>
        </w:rPr>
        <w:fldChar w:fldCharType="begin">
          <w:fldData xml:space="preserve">PEVuZE5vdGU+PENpdGU+PEF1dGhvcj5HdTwvQXV0aG9yPjxZZWFyPjIwMDU8L1llYXI+PFJlY051
bT43NjA8L1JlY051bT48RGlzcGxheVRleHQ+WzI1LDI2XTwvRGlzcGxheVRleHQ+PHJlY29yZD48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PEVuZE5vdGU+PENpdGU+PEF1dGhvcj5HdTwvQXV0aG9yPjxZZWFyPjIwMDU8L1llYXI+PFJlY051
bT43NjA8L1JlY051bT48RGlzcGxheVRleHQ+WzI1LDI2XTwvRGlzcGxheVRleHQ+PHJlY29yZD48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[25,26]</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Complete volumetric coverage of the abdomen was acquired, centered over the celiac axis with the following imaging parameters: TR=6.6-8.3 </w:t>
      </w:r>
      <w:proofErr w:type="spellStart"/>
      <w:r w:rsidRPr="0029108C">
        <w:rPr>
          <w:rFonts w:ascii="Times New Roman" w:hAnsi="Times New Roman" w:cs="Times New Roman"/>
          <w:sz w:val="24"/>
          <w:szCs w:val="24"/>
        </w:rPr>
        <w:t>ms</w:t>
      </w:r>
      <w:proofErr w:type="spellEnd"/>
      <w:r w:rsidRPr="0029108C">
        <w:rPr>
          <w:rFonts w:ascii="Times New Roman" w:hAnsi="Times New Roman" w:cs="Times New Roman"/>
          <w:sz w:val="24"/>
          <w:szCs w:val="24"/>
        </w:rPr>
        <w:t xml:space="preserve">; TE=1.9-2.7 </w:t>
      </w:r>
      <w:proofErr w:type="spellStart"/>
      <w:r w:rsidRPr="0029108C">
        <w:rPr>
          <w:rFonts w:ascii="Times New Roman" w:hAnsi="Times New Roman" w:cs="Times New Roman"/>
          <w:sz w:val="24"/>
          <w:szCs w:val="24"/>
        </w:rPr>
        <w:t>ms</w:t>
      </w:r>
      <w:proofErr w:type="spellEnd"/>
      <w:r w:rsidRPr="0029108C">
        <w:rPr>
          <w:rFonts w:ascii="Times New Roman" w:hAnsi="Times New Roman" w:cs="Times New Roman"/>
          <w:sz w:val="24"/>
          <w:szCs w:val="24"/>
        </w:rPr>
        <w:t>; tip angle=14˚; number of projections=11,000; acquired isotropic resolution=1.25 mm; reconstructed imaging volume=32 cm</w:t>
      </w:r>
      <w:r w:rsidRPr="0029108C">
        <w:rPr>
          <w:rFonts w:ascii="Times New Roman" w:hAnsi="Times New Roman" w:cs="Times New Roman"/>
          <w:sz w:val="24"/>
          <w:szCs w:val="24"/>
          <w:vertAlign w:val="superscript"/>
        </w:rPr>
        <w:t>3</w:t>
      </w:r>
      <w:r w:rsidRPr="0029108C">
        <w:rPr>
          <w:rFonts w:ascii="Times New Roman" w:hAnsi="Times New Roman" w:cs="Times New Roman"/>
          <w:sz w:val="24"/>
          <w:szCs w:val="24"/>
        </w:rPr>
        <w:t xml:space="preserve">; scan time=11 minutes. Intravenous contrast agents containing 0.03 mmol/kg of </w:t>
      </w:r>
      <w:r w:rsidRPr="0029108C">
        <w:rPr>
          <w:rFonts w:ascii="Times New Roman" w:hAnsi="Times New Roman" w:cs="Times New Roman"/>
          <w:noProof/>
          <w:sz w:val="24"/>
          <w:szCs w:val="24"/>
        </w:rPr>
        <w:t>gadofosveset</w:t>
      </w:r>
      <w:r w:rsidRPr="0029108C">
        <w:rPr>
          <w:rFonts w:ascii="Times New Roman" w:hAnsi="Times New Roman" w:cs="Times New Roman"/>
          <w:sz w:val="24"/>
          <w:szCs w:val="24"/>
        </w:rPr>
        <w:t xml:space="preserve"> trisodium (</w:t>
      </w:r>
      <w:proofErr w:type="spellStart"/>
      <w:r w:rsidRPr="0029108C">
        <w:rPr>
          <w:rFonts w:ascii="Times New Roman" w:hAnsi="Times New Roman" w:cs="Times New Roman"/>
          <w:sz w:val="24"/>
          <w:szCs w:val="24"/>
        </w:rPr>
        <w:t>Lantheus</w:t>
      </w:r>
      <w:proofErr w:type="spellEnd"/>
      <w:r w:rsidRPr="0029108C">
        <w:rPr>
          <w:rFonts w:ascii="Times New Roman" w:hAnsi="Times New Roman" w:cs="Times New Roman"/>
          <w:sz w:val="24"/>
          <w:szCs w:val="24"/>
        </w:rPr>
        <w:t xml:space="preserve">, North Billerica, MA) were administered immediately before the preprandial scan in 17 controls and 19 patients. Three control subjects and one patient did </w:t>
      </w:r>
      <w:r w:rsidRPr="0029108C">
        <w:rPr>
          <w:rFonts w:ascii="Times New Roman" w:hAnsi="Times New Roman" w:cs="Times New Roman"/>
          <w:sz w:val="24"/>
          <w:szCs w:val="24"/>
        </w:rPr>
        <w:lastRenderedPageBreak/>
        <w:t>not receive contrast agents due to contraindications or refusal. The velocity encoding (</w:t>
      </w:r>
      <w:proofErr w:type="spellStart"/>
      <w:r w:rsidRPr="0029108C">
        <w:rPr>
          <w:rFonts w:ascii="Times New Roman" w:hAnsi="Times New Roman" w:cs="Times New Roman"/>
          <w:noProof/>
          <w:sz w:val="24"/>
          <w:szCs w:val="24"/>
        </w:rPr>
        <w:t>V</w:t>
      </w:r>
      <w:r w:rsidRPr="0029108C">
        <w:rPr>
          <w:rFonts w:ascii="Times New Roman" w:hAnsi="Times New Roman" w:cs="Times New Roman"/>
          <w:noProof/>
          <w:sz w:val="24"/>
          <w:szCs w:val="24"/>
          <w:vertAlign w:val="subscript"/>
        </w:rPr>
        <w:t>enc</w:t>
      </w:r>
      <w:proofErr w:type="spellEnd"/>
      <w:r w:rsidRPr="0029108C">
        <w:rPr>
          <w:rFonts w:ascii="Times New Roman" w:hAnsi="Times New Roman" w:cs="Times New Roman"/>
          <w:sz w:val="24"/>
          <w:szCs w:val="24"/>
        </w:rPr>
        <w:t>) was set to 100 cm/s for the preprandial scan and was increased to 120 cm/s for the postprandial scan to account for anticipated increases in mesenteric blood velocities. During image acquisition, ECG and respiratory monitoring were performed to allow for retrospective cardiac and respiratory gating during reconstruction.</w:t>
      </w:r>
    </w:p>
    <w:p w14:paraId="2259F663"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 </w:t>
      </w:r>
    </w:p>
    <w:p w14:paraId="704DF23A"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Data Analysis and Flow Measurements</w:t>
      </w:r>
    </w:p>
    <w:p w14:paraId="79529919" w14:textId="0DCCB44A"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Reconstruction was performed offline yielding time-resolved and time-averaged magnitude, complex difference, and 3-directional velocity data. </w:t>
      </w:r>
      <w:ins w:id="63" w:author="Grant Steven Roberts" w:date="2020-09-17T09:44:00Z">
        <w:r w:rsidR="00A55224" w:rsidRPr="00A55224">
          <w:rPr>
            <w:rFonts w:ascii="Times New Roman" w:hAnsi="Times New Roman" w:cs="Times New Roman"/>
            <w:sz w:val="24"/>
            <w:szCs w:val="24"/>
          </w:rPr>
          <w:t>Re</w:t>
        </w:r>
      </w:ins>
      <w:ins w:id="64" w:author="Grant Steven Roberts" w:date="2020-09-17T09:45:00Z">
        <w:r w:rsidR="00A55224">
          <w:rPr>
            <w:rFonts w:ascii="Times New Roman" w:hAnsi="Times New Roman" w:cs="Times New Roman"/>
            <w:sz w:val="24"/>
            <w:szCs w:val="24"/>
          </w:rPr>
          <w:t>trospective re</w:t>
        </w:r>
      </w:ins>
      <w:ins w:id="65" w:author="Grant Steven Roberts" w:date="2020-09-17T09:44:00Z">
        <w:r w:rsidR="00A55224" w:rsidRPr="00A55224">
          <w:rPr>
            <w:rFonts w:ascii="Times New Roman" w:hAnsi="Times New Roman" w:cs="Times New Roman"/>
            <w:sz w:val="24"/>
            <w:szCs w:val="24"/>
          </w:rPr>
          <w:t xml:space="preserve">spiratory gating was performed with a 50% </w:t>
        </w:r>
      </w:ins>
      <w:ins w:id="66" w:author="Grant Steven Roberts" w:date="2020-09-17T10:05:00Z">
        <w:r w:rsidR="008528E5">
          <w:rPr>
            <w:rFonts w:ascii="Times New Roman" w:hAnsi="Times New Roman" w:cs="Times New Roman"/>
            <w:sz w:val="24"/>
            <w:szCs w:val="24"/>
          </w:rPr>
          <w:t>acceptance window</w:t>
        </w:r>
      </w:ins>
      <w:ins w:id="67" w:author="Grant Steven Roberts" w:date="2020-09-17T10:06:00Z">
        <w:r w:rsidR="008528E5">
          <w:rPr>
            <w:rFonts w:ascii="Times New Roman" w:hAnsi="Times New Roman" w:cs="Times New Roman"/>
            <w:sz w:val="24"/>
            <w:szCs w:val="24"/>
          </w:rPr>
          <w:t xml:space="preserve"> </w:t>
        </w:r>
      </w:ins>
      <w:ins w:id="68" w:author="Grant Steven Roberts" w:date="2020-11-10T18:32:00Z">
        <w:r w:rsidR="00C839A0">
          <w:rPr>
            <w:rFonts w:ascii="Times New Roman" w:hAnsi="Times New Roman" w:cs="Times New Roman"/>
            <w:sz w:val="24"/>
            <w:szCs w:val="24"/>
          </w:rPr>
          <w:t xml:space="preserve">for all data </w:t>
        </w:r>
      </w:ins>
      <w:ins w:id="69" w:author="Grant Steven Roberts" w:date="2020-09-17T10:06:00Z">
        <w:r w:rsidR="008528E5">
          <w:rPr>
            <w:rFonts w:ascii="Times New Roman" w:hAnsi="Times New Roman" w:cs="Times New Roman"/>
            <w:sz w:val="24"/>
            <w:szCs w:val="24"/>
          </w:rPr>
          <w:t>(</w:t>
        </w:r>
      </w:ins>
      <w:ins w:id="70" w:author="Grant Steven Roberts" w:date="2020-09-17T09:44:00Z">
        <w:r w:rsidR="00A55224" w:rsidRPr="00A55224">
          <w:rPr>
            <w:rFonts w:ascii="Times New Roman" w:hAnsi="Times New Roman" w:cs="Times New Roman"/>
            <w:sz w:val="24"/>
            <w:szCs w:val="24"/>
          </w:rPr>
          <w:t>expiration</w:t>
        </w:r>
      </w:ins>
      <w:ins w:id="71" w:author="Grant Steven Roberts" w:date="2020-09-17T10:06:00Z">
        <w:r w:rsidR="008528E5">
          <w:rPr>
            <w:rFonts w:ascii="Times New Roman" w:hAnsi="Times New Roman" w:cs="Times New Roman"/>
            <w:sz w:val="24"/>
            <w:szCs w:val="24"/>
          </w:rPr>
          <w:t xml:space="preserve"> phase)</w:t>
        </w:r>
      </w:ins>
      <w:ins w:id="72" w:author="Grant Steven Roberts" w:date="2020-09-17T09:44:00Z">
        <w:r w:rsidR="00A55224" w:rsidRPr="00A55224">
          <w:rPr>
            <w:rFonts w:ascii="Times New Roman" w:hAnsi="Times New Roman" w:cs="Times New Roman"/>
            <w:sz w:val="24"/>
            <w:szCs w:val="24"/>
          </w:rPr>
          <w:t xml:space="preserve">. </w:t>
        </w:r>
      </w:ins>
      <w:r w:rsidRPr="0029108C">
        <w:rPr>
          <w:rFonts w:ascii="Times New Roman" w:hAnsi="Times New Roman" w:cs="Times New Roman"/>
          <w:sz w:val="24"/>
          <w:szCs w:val="24"/>
        </w:rPr>
        <w:t xml:space="preserve">All time-resolved data were reconstructed into 14 cardiac timeframes using temporal view sharing </w:t>
      </w:r>
      <w:r>
        <w:rPr>
          <w:rFonts w:ascii="Times New Roman" w:hAnsi="Times New Roman" w:cs="Times New Roman"/>
          <w:sz w:val="24"/>
          <w:szCs w:val="24"/>
        </w:rPr>
        <w:fldChar w:fldCharType="begin">
          <w:fldData xml:space="preserve">PEVuZE5vdGU+PENpdGU+PEF1dGhvcj5MaXU8L0F1dGhvcj48WWVhcj4yMDA2PC9ZZWFyPjxSZWNO
dW0+OTI3PC9SZWNOdW0+PERpc3BsYXlUZXh0PlsyN108L0Rpc3BsYXlUZXh0PjxyZWNvcmQ+PHJl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PEVuZE5vdGU+PENpdGU+PEF1dGhvcj5MaXU8L0F1dGhvcj48WWVhcj4yMDA2PC9ZZWFyPjxSZWNO
dW0+OTI3PC9SZWNOdW0+PERpc3BsYXlUZXh0PlsyN108L0Rpc3BsYXlUZXh0PjxyZWNvcmQ+PHJl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[27]</w:t>
      </w:r>
      <w:r>
        <w:rPr>
          <w:rFonts w:ascii="Times New Roman" w:hAnsi="Times New Roman" w:cs="Times New Roman"/>
          <w:sz w:val="24"/>
          <w:szCs w:val="24"/>
        </w:rPr>
        <w:fldChar w:fldCharType="end"/>
      </w:r>
      <w:r w:rsidRPr="0029108C">
        <w:rPr>
          <w:rFonts w:ascii="Times New Roman" w:hAnsi="Times New Roman" w:cs="Times New Roman"/>
          <w:sz w:val="24"/>
          <w:szCs w:val="24"/>
        </w:rPr>
        <w:t>. Background phase correction was performed on all datasets by fitting a 3</w:t>
      </w:r>
      <w:r w:rsidRPr="0029108C">
        <w:rPr>
          <w:rFonts w:ascii="Times New Roman" w:hAnsi="Times New Roman" w:cs="Times New Roman"/>
          <w:sz w:val="24"/>
          <w:szCs w:val="24"/>
          <w:vertAlign w:val="superscript"/>
        </w:rPr>
        <w:t>rd</w:t>
      </w:r>
      <w:r w:rsidRPr="0029108C">
        <w:rPr>
          <w:rFonts w:ascii="Times New Roman" w:hAnsi="Times New Roman" w:cs="Times New Roman"/>
          <w:sz w:val="24"/>
          <w:szCs w:val="24"/>
        </w:rPr>
        <w:t xml:space="preserve"> order polynomial to phase in stationary tissue, defined by semi-automatically thresholding time-averaged magnitude and velocity data </w:t>
      </w:r>
      <w:r>
        <w:rPr>
          <w:rFonts w:ascii="Times New Roman" w:hAnsi="Times New Roman" w:cs="Times New Roman"/>
          <w:sz w:val="24"/>
          <w:szCs w:val="24"/>
        </w:rPr>
        <w:fldChar w:fldCharType="begin"/>
      </w:r>
      <w:r w:rsidR="004A1C2B">
        <w:rPr>
          <w:rFonts w:ascii="Times New Roman" w:hAnsi="Times New Roman" w:cs="Times New Roman"/>
          <w:sz w:val="24"/>
          <w:szCs w:val="24"/>
        </w:rPr>
        <w:instrText xml:space="preserve"> ADDIN EN.CITE &lt;EndNote&gt;&lt;Cite&gt;&lt;Author&gt;Walker&lt;/Author&gt;&lt;Year&gt;1993&lt;/Year&gt;&lt;RecNum&gt;911&lt;/RecNum&gt;&lt;DisplayText&gt;[28]&lt;/DisplayText&gt;&lt;record&gt;&lt;rec-number&gt;911&lt;/rec-number&gt;&lt;foreign-keys&gt;&lt;key app="EN" db-id="xeep5d99wefzf1e2de75p900wp0assr5afff" timestamp="1584110802" guid="8de933c3-9357-44ce-ada4-9571d5444d3f"&gt;911&lt;/key&gt;&lt;/foreign-keys&gt;&lt;ref-type name="Journal Article"&gt;17&lt;/ref-type&gt;&lt;contributors&gt;&lt;authors&gt;&lt;author&gt;Walker, P. G.&lt;/author&gt;&lt;author&gt;Cranney, G. B.&lt;/author&gt;&lt;author&gt;Scheidegger, M. B.&lt;/author&gt;&lt;author&gt;Waseleski, G.&lt;/author&gt;&lt;author&gt;Pohost, G. M.&lt;/author&gt;&lt;author&gt;Yoganathan, A. P.&lt;/author&gt;&lt;/authors&gt;&lt;/contributors&gt;&lt;auth-address&gt;School of Chemical Engineering, Georgia Institute of Technology, Atlanta 30332-0100.&lt;/auth-address&gt;&lt;titles&gt;&lt;title&gt;Semiautomated method for noise reduction and background phase error correction in MR phase velocity data&lt;/title&gt;&lt;secondary-title&gt;J Magn Reson Imaging&lt;/secondary-title&gt;&lt;/titles&gt;&lt;periodical&gt;&lt;full-title&gt;J Magn Reson Imaging&lt;/full-title&gt;&lt;/periodical&gt;&lt;pages&gt;521-30&lt;/pages&gt;&lt;volume&gt;3&lt;/volume&gt;&lt;number&gt;3&lt;/number&gt;&lt;edition&gt;1993/05/01&lt;/edition&gt;&lt;keywords&gt;&lt;keyword&gt;*Blood Flow Velocity&lt;/keyword&gt;&lt;keyword&gt;Heart/anatomy &amp;amp; histology/physiology&lt;/keyword&gt;&lt;keyword&gt;Humans&lt;/keyword&gt;&lt;keyword&gt;Magnetic Resonance Imaging/*methods&lt;/keyword&gt;&lt;/keywords&gt;&lt;dates&gt;&lt;year&gt;1993&lt;/year&gt;&lt;pub-dates&gt;&lt;date&gt;May-Jun&lt;/date&gt;&lt;/pub-dates&gt;&lt;/dates&gt;&lt;isbn&gt;1053-1807 (Print)&amp;#xD;1053-1807&lt;/isbn&gt;&lt;accession-num&gt;8324312&lt;/accession-num&gt;&lt;urls&gt;&lt;/urls&gt;&lt;electronic-resource-num&gt;10.1002/jmri.1880030315&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4A1C2B">
        <w:rPr>
          <w:rFonts w:ascii="Times New Roman" w:hAnsi="Times New Roman" w:cs="Times New Roman"/>
          <w:noProof/>
          <w:sz w:val="24"/>
          <w:szCs w:val="24"/>
        </w:rPr>
        <w:t>[28]</w:t>
      </w:r>
      <w:r>
        <w:rPr>
          <w:rFonts w:ascii="Times New Roman" w:hAnsi="Times New Roman" w:cs="Times New Roman"/>
          <w:sz w:val="24"/>
          <w:szCs w:val="24"/>
        </w:rPr>
        <w:fldChar w:fldCharType="end"/>
      </w:r>
      <w:r w:rsidRPr="0029108C">
        <w:rPr>
          <w:rFonts w:ascii="Times New Roman" w:hAnsi="Times New Roman" w:cs="Times New Roman"/>
          <w:sz w:val="24"/>
          <w:szCs w:val="24"/>
        </w:rPr>
        <w:t>. Time-averaged complex difference data were exported to Mimics (Materialize, Leuven, Belgium</w:t>
      </w:r>
      <w:r w:rsidR="002C0DAD">
        <w:rPr>
          <w:rFonts w:ascii="Times New Roman" w:hAnsi="Times New Roman" w:cs="Times New Roman"/>
          <w:sz w:val="24"/>
          <w:szCs w:val="24"/>
        </w:rPr>
        <w:t xml:space="preserve">, </w:t>
      </w:r>
      <w:r w:rsidR="002C0DAD" w:rsidRPr="002C0DAD">
        <w:rPr>
          <w:rFonts w:ascii="Times New Roman" w:hAnsi="Times New Roman" w:cs="Times New Roman"/>
          <w:sz w:val="24"/>
          <w:szCs w:val="24"/>
          <w:shd w:val="clear" w:color="auto" w:fill="FFFFFF"/>
        </w:rPr>
        <w:t>RRID:SCR_012153</w:t>
      </w:r>
      <w:r w:rsidRPr="0029108C">
        <w:rPr>
          <w:rFonts w:ascii="Times New Roman" w:hAnsi="Times New Roman" w:cs="Times New Roman"/>
          <w:sz w:val="24"/>
          <w:szCs w:val="24"/>
        </w:rPr>
        <w:t>) for semi-automatic vessel segmentation (global thresholding plus region growing) in order to create 3D</w:t>
      </w:r>
      <w:r w:rsidR="00E93988">
        <w:rPr>
          <w:rFonts w:ascii="Times New Roman" w:hAnsi="Times New Roman" w:cs="Times New Roman"/>
          <w:sz w:val="24"/>
          <w:szCs w:val="24"/>
        </w:rPr>
        <w:t xml:space="preserve"> </w:t>
      </w:r>
      <w:ins w:id="73" w:author="Grant Steven Roberts" w:date="2020-09-17T09:49:00Z">
        <w:r w:rsidR="00E93988">
          <w:rPr>
            <w:rFonts w:ascii="Times New Roman" w:hAnsi="Times New Roman" w:cs="Times New Roman"/>
            <w:sz w:val="24"/>
            <w:szCs w:val="24"/>
          </w:rPr>
          <w:t>PC</w:t>
        </w:r>
      </w:ins>
      <w:r w:rsidRPr="0029108C">
        <w:rPr>
          <w:rFonts w:ascii="Times New Roman" w:hAnsi="Times New Roman" w:cs="Times New Roman"/>
          <w:sz w:val="24"/>
          <w:szCs w:val="24"/>
        </w:rPr>
        <w:t xml:space="preserve"> angiogram masks, shown in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1.</w:t>
      </w:r>
    </w:p>
    <w:p w14:paraId="1EA73C7B" w14:textId="04B5F4A3" w:rsidR="0071112B" w:rsidRPr="0029108C" w:rsidRDefault="0071112B" w:rsidP="007861C0">
      <w:pPr>
        <w:pStyle w:val="NoSpacing"/>
        <w:spacing w:line="480" w:lineRule="auto"/>
        <w:jc w:val="both"/>
        <w:rPr>
          <w:rFonts w:ascii="Times New Roman" w:hAnsi="Times New Roman" w:cs="Times New Roman"/>
          <w:sz w:val="24"/>
          <w:szCs w:val="24"/>
        </w:rPr>
      </w:pPr>
      <w:r>
        <w:rPr>
          <w:noProof/>
        </w:rPr>
        <w:lastRenderedPageBreak/>
        <w:drawing>
          <wp:anchor distT="0" distB="0" distL="114300" distR="114300" simplePos="0" relativeHeight="251658240" behindDoc="0" locked="0" layoutInCell="1" allowOverlap="1" wp14:anchorId="14C4A2D5" wp14:editId="0DA114C5">
            <wp:simplePos x="0" y="0"/>
            <wp:positionH relativeFrom="column">
              <wp:posOffset>0</wp:posOffset>
            </wp:positionH>
            <wp:positionV relativeFrom="paragraph">
              <wp:posOffset>257175</wp:posOffset>
            </wp:positionV>
            <wp:extent cx="5943600" cy="2847975"/>
            <wp:effectExtent l="0" t="0" r="0" b="9525"/>
            <wp:wrapTopAndBottom/>
            <wp:docPr id="22" name="Picture 22" descr="A person pos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1.TIF"/>
                    <pic:cNvPicPr/>
                  </pic:nvPicPr>
                  <pic:blipFill rotWithShape="1">
                    <a:blip r:embed="rId8">
                      <a:extLst>
                        <a:ext uri="{28A0092B-C50C-407E-A947-70E740481C1C}">
                          <a14:useLocalDpi xmlns:a14="http://schemas.microsoft.com/office/drawing/2010/main" val="0"/>
                        </a:ext>
                      </a:extLst>
                    </a:blip>
                    <a:srcRect b="14815"/>
                    <a:stretch/>
                  </pic:blipFill>
                  <pic:spPr bwMode="auto">
                    <a:xfrm>
                      <a:off x="0" y="0"/>
                      <a:ext cx="5943600" cy="2847975"/>
                    </a:xfrm>
                    <a:prstGeom prst="rect">
                      <a:avLst/>
                    </a:prstGeom>
                    <a:ln>
                      <a:noFill/>
                    </a:ln>
                    <a:extLst>
                      <a:ext uri="{53640926-AAD7-44D8-BBD7-CCE9431645EC}">
                        <a14:shadowObscured xmlns:a14="http://schemas.microsoft.com/office/drawing/2010/main"/>
                      </a:ext>
                    </a:extLst>
                  </pic:spPr>
                </pic:pic>
              </a:graphicData>
            </a:graphic>
          </wp:anchor>
        </w:drawing>
      </w:r>
    </w:p>
    <w:p w14:paraId="501E58D2" w14:textId="266ED5EE" w:rsidR="0071112B" w:rsidRPr="0071112B" w:rsidRDefault="0071112B" w:rsidP="0071112B">
      <w:pPr>
        <w:pStyle w:val="Caption"/>
        <w:spacing w:after="0" w:line="480" w:lineRule="auto"/>
        <w:jc w:val="both"/>
        <w:rPr>
          <w:color w:val="auto"/>
          <w:sz w:val="22"/>
          <w:szCs w:val="22"/>
        </w:rPr>
      </w:pPr>
      <w:r w:rsidRPr="00B36862">
        <w:rPr>
          <w:b/>
          <w:bCs/>
          <w:color w:val="auto"/>
          <w:sz w:val="22"/>
          <w:szCs w:val="22"/>
        </w:rPr>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1</w:t>
      </w:r>
      <w:r w:rsidRPr="0071112B">
        <w:rPr>
          <w:color w:val="auto"/>
          <w:sz w:val="22"/>
          <w:szCs w:val="22"/>
        </w:rPr>
        <w:t xml:space="preserve"> Phase contrast (PC) angiograms of the mesenteric vasculature created from 4D flow MRI complex difference data. Anterior (a) and posterior (b) views of the segmented angiogram for a healthy (</w:t>
      </w:r>
      <w:r w:rsidRPr="0071112B">
        <w:rPr>
          <w:noProof/>
          <w:color w:val="auto"/>
          <w:sz w:val="22"/>
          <w:szCs w:val="22"/>
        </w:rPr>
        <w:t>61-year-old</w:t>
      </w:r>
      <w:r w:rsidRPr="0071112B">
        <w:rPr>
          <w:color w:val="auto"/>
          <w:sz w:val="22"/>
          <w:szCs w:val="22"/>
        </w:rPr>
        <w:t xml:space="preserve">, male) control subject. Note the high vascular detail. “Trimmed” PC angiogram from the same subject, including only relevant venous (blue) and arterial (red) vasculature needed for quantitative analysis (c). </w:t>
      </w:r>
    </w:p>
    <w:p w14:paraId="0AD0665A" w14:textId="164123C7" w:rsidR="0071112B" w:rsidRDefault="0071112B" w:rsidP="0071112B">
      <w:pPr>
        <w:pStyle w:val="NoSpacing"/>
        <w:spacing w:line="480" w:lineRule="auto"/>
        <w:jc w:val="both"/>
        <w:rPr>
          <w:rFonts w:ascii="Times New Roman" w:hAnsi="Times New Roman" w:cs="Times New Roman"/>
          <w:sz w:val="24"/>
          <w:szCs w:val="24"/>
        </w:rPr>
      </w:pPr>
    </w:p>
    <w:p w14:paraId="70C84200" w14:textId="7524544D" w:rsidR="00F72E5E"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Angiograms and time-resolved velocity data were exported to </w:t>
      </w:r>
      <w:r w:rsidRPr="0029108C">
        <w:rPr>
          <w:rFonts w:ascii="Times New Roman" w:hAnsi="Times New Roman" w:cs="Times New Roman"/>
          <w:noProof/>
          <w:sz w:val="24"/>
          <w:szCs w:val="24"/>
        </w:rPr>
        <w:t>Ensight</w:t>
      </w:r>
      <w:r w:rsidRPr="0029108C">
        <w:rPr>
          <w:rFonts w:ascii="Times New Roman" w:hAnsi="Times New Roman" w:cs="Times New Roman"/>
          <w:sz w:val="24"/>
          <w:szCs w:val="24"/>
        </w:rPr>
        <w:t xml:space="preserve"> (ANSYS, Canonsburg, PA) for visualization of blood flow patterns and interactive 2D plane placement for flow analysis. Color-coded vector </w:t>
      </w:r>
      <w:r w:rsidRPr="0029108C">
        <w:rPr>
          <w:rFonts w:ascii="Times New Roman" w:hAnsi="Times New Roman" w:cs="Times New Roman"/>
          <w:noProof/>
          <w:sz w:val="24"/>
          <w:szCs w:val="24"/>
        </w:rPr>
        <w:t>streamline</w:t>
      </w:r>
      <w:r w:rsidRPr="0029108C">
        <w:rPr>
          <w:rFonts w:ascii="Times New Roman" w:hAnsi="Times New Roman" w:cs="Times New Roman"/>
          <w:sz w:val="24"/>
          <w:szCs w:val="24"/>
        </w:rPr>
        <w:t xml:space="preserve"> images and particle traces were created in </w:t>
      </w:r>
      <w:r w:rsidRPr="0029108C">
        <w:rPr>
          <w:rFonts w:ascii="Times New Roman" w:hAnsi="Times New Roman" w:cs="Times New Roman"/>
          <w:noProof/>
          <w:sz w:val="24"/>
          <w:szCs w:val="24"/>
        </w:rPr>
        <w:t>Ensight</w:t>
      </w:r>
      <w:r w:rsidRPr="0029108C">
        <w:rPr>
          <w:rFonts w:ascii="Times New Roman" w:hAnsi="Times New Roman" w:cs="Times New Roman"/>
          <w:sz w:val="24"/>
          <w:szCs w:val="24"/>
        </w:rPr>
        <w:t xml:space="preserve"> to visualize time-resolved flow patterns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2). 2D cut-planes were manually placed in vessels of interest perpendicular to the direction of the vessel for quantitative flow analysis. Flow analysis was performed in 6 arteries: superior mesenteric artery (SMA), celiac artery (CA), supraceliac aorta (SCAo), infrarenal aorta (IRAo), right renal artery (RRA), left renal artery (LRA), as well as 3 veins: superior mesenteric vein (SMV), splenic vein (SV), and portal vein (PV). All cut-planes were placed at least </w:t>
      </w:r>
      <w:r w:rsidR="0036100C">
        <w:rPr>
          <w:rFonts w:ascii="Times New Roman" w:hAnsi="Times New Roman" w:cs="Times New Roman"/>
          <w:sz w:val="24"/>
          <w:szCs w:val="24"/>
        </w:rPr>
        <w:t>2</w:t>
      </w:r>
      <w:r w:rsidRPr="0029108C">
        <w:rPr>
          <w:rFonts w:ascii="Times New Roman" w:hAnsi="Times New Roman" w:cs="Times New Roman"/>
          <w:sz w:val="24"/>
          <w:szCs w:val="24"/>
        </w:rPr>
        <w:t xml:space="preserve"> </w:t>
      </w:r>
      <w:r w:rsidR="00297EDA">
        <w:rPr>
          <w:rFonts w:ascii="Times New Roman" w:hAnsi="Times New Roman" w:cs="Times New Roman"/>
          <w:sz w:val="24"/>
          <w:szCs w:val="24"/>
        </w:rPr>
        <w:t xml:space="preserve">vessel </w:t>
      </w:r>
      <w:r w:rsidRPr="0029108C">
        <w:rPr>
          <w:rFonts w:ascii="Times New Roman" w:hAnsi="Times New Roman" w:cs="Times New Roman"/>
          <w:sz w:val="24"/>
          <w:szCs w:val="24"/>
        </w:rPr>
        <w:lastRenderedPageBreak/>
        <w:t xml:space="preserve">diameters away from either a confluence or bifurcation to avoid regions of highly disturbed flow due to entrance effects  In some datasets, certain vessel segments could not be well visualized on the PC angiogram due to either an insufficient size of the imaging volume, vessel occlusions, or very slow flows. In these cases, flow analysis was not performed. </w:t>
      </w:r>
    </w:p>
    <w:p w14:paraId="78F34931" w14:textId="0DC2F41A" w:rsidR="0071112B" w:rsidRPr="0029108C" w:rsidRDefault="007A0BFB" w:rsidP="007861C0">
      <w:pPr>
        <w:pStyle w:val="NoSpacing"/>
        <w:spacing w:line="480" w:lineRule="auto"/>
        <w:ind w:firstLine="720"/>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16DC8897" wp14:editId="18AE294A">
            <wp:simplePos x="0" y="0"/>
            <wp:positionH relativeFrom="column">
              <wp:posOffset>-57690</wp:posOffset>
            </wp:positionH>
            <wp:positionV relativeFrom="paragraph">
              <wp:posOffset>212186</wp:posOffset>
            </wp:positionV>
            <wp:extent cx="5943600" cy="3343275"/>
            <wp:effectExtent l="0" t="0" r="0" b="9525"/>
            <wp:wrapTopAndBottom/>
            <wp:docPr id="24" name="Picture 2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TIF"/>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57AA858" w14:textId="39413D3B" w:rsidR="0071112B" w:rsidRPr="0071112B" w:rsidRDefault="0071112B" w:rsidP="0071112B">
      <w:pPr>
        <w:pStyle w:val="Caption"/>
        <w:spacing w:after="0" w:line="480" w:lineRule="auto"/>
        <w:rPr>
          <w:color w:val="auto"/>
          <w:sz w:val="22"/>
          <w:szCs w:val="22"/>
        </w:rPr>
      </w:pPr>
      <w:r w:rsidRPr="00B36862">
        <w:rPr>
          <w:b/>
          <w:bCs/>
          <w:color w:val="auto"/>
          <w:sz w:val="22"/>
          <w:szCs w:val="22"/>
        </w:rPr>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2</w:t>
      </w:r>
      <w:r w:rsidRPr="0071112B">
        <w:rPr>
          <w:color w:val="auto"/>
          <w:sz w:val="22"/>
          <w:szCs w:val="22"/>
        </w:rPr>
        <w:t xml:space="preserve"> Velocity color-coded </w:t>
      </w:r>
      <w:proofErr w:type="spellStart"/>
      <w:r w:rsidRPr="0071112B">
        <w:rPr>
          <w:color w:val="auto"/>
          <w:sz w:val="22"/>
          <w:szCs w:val="22"/>
        </w:rPr>
        <w:t>pathlines</w:t>
      </w:r>
      <w:proofErr w:type="spellEnd"/>
      <w:r w:rsidRPr="0071112B">
        <w:rPr>
          <w:color w:val="auto"/>
          <w:sz w:val="22"/>
          <w:szCs w:val="22"/>
        </w:rPr>
        <w:t xml:space="preserve"> </w:t>
      </w:r>
      <w:r w:rsidR="00B36862" w:rsidRPr="0071112B">
        <w:rPr>
          <w:color w:val="auto"/>
          <w:sz w:val="22"/>
          <w:szCs w:val="22"/>
        </w:rPr>
        <w:t xml:space="preserve">(a) </w:t>
      </w:r>
      <w:r w:rsidRPr="0071112B">
        <w:rPr>
          <w:color w:val="auto"/>
          <w:sz w:val="22"/>
          <w:szCs w:val="22"/>
        </w:rPr>
        <w:t>soon after systole in the arterial vasculature of a healthy (</w:t>
      </w:r>
      <w:r w:rsidRPr="0071112B">
        <w:rPr>
          <w:noProof/>
          <w:color w:val="auto"/>
          <w:sz w:val="22"/>
          <w:szCs w:val="22"/>
        </w:rPr>
        <w:t>61-year-old</w:t>
      </w:r>
      <w:r w:rsidRPr="0071112B">
        <w:rPr>
          <w:color w:val="auto"/>
          <w:sz w:val="22"/>
          <w:szCs w:val="22"/>
        </w:rPr>
        <w:t>, male) control subject. Velocity color-coded streamline images</w:t>
      </w:r>
      <w:r w:rsidR="00B36862">
        <w:rPr>
          <w:color w:val="auto"/>
          <w:sz w:val="22"/>
          <w:szCs w:val="22"/>
        </w:rPr>
        <w:t xml:space="preserve"> </w:t>
      </w:r>
      <w:r w:rsidR="00B36862" w:rsidRPr="0071112B">
        <w:rPr>
          <w:color w:val="auto"/>
          <w:sz w:val="22"/>
          <w:szCs w:val="22"/>
        </w:rPr>
        <w:t>(b)</w:t>
      </w:r>
      <w:r w:rsidRPr="0071112B">
        <w:rPr>
          <w:color w:val="auto"/>
          <w:sz w:val="22"/>
          <w:szCs w:val="22"/>
        </w:rPr>
        <w:t xml:space="preserve"> in the venous system soon after systole for the same control subject. 2D cut-planes (</w:t>
      </w:r>
      <w:proofErr w:type="spellStart"/>
      <w:proofErr w:type="gramStart"/>
      <w:r w:rsidRPr="0071112B">
        <w:rPr>
          <w:color w:val="auto"/>
          <w:sz w:val="22"/>
          <w:szCs w:val="22"/>
        </w:rPr>
        <w:t>a,b</w:t>
      </w:r>
      <w:proofErr w:type="spellEnd"/>
      <w:proofErr w:type="gramEnd"/>
      <w:r w:rsidRPr="0071112B">
        <w:rPr>
          <w:color w:val="auto"/>
          <w:sz w:val="22"/>
          <w:szCs w:val="22"/>
        </w:rPr>
        <w:t>) are shown for all mesenteric vessels being quantitatively analyzed. Inset image shows time-resolved, manual segmentation of the CA in a customized software package.</w:t>
      </w:r>
    </w:p>
    <w:p w14:paraId="01656446" w14:textId="77777777" w:rsidR="0071112B" w:rsidRDefault="0071112B" w:rsidP="007861C0">
      <w:pPr>
        <w:pStyle w:val="NoSpacing"/>
        <w:spacing w:line="480" w:lineRule="auto"/>
        <w:ind w:firstLine="720"/>
        <w:jc w:val="both"/>
        <w:rPr>
          <w:rFonts w:ascii="Times New Roman" w:hAnsi="Times New Roman" w:cs="Times New Roman"/>
          <w:sz w:val="24"/>
          <w:szCs w:val="24"/>
        </w:rPr>
      </w:pPr>
    </w:p>
    <w:p w14:paraId="4D98E5D2" w14:textId="04513628"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Data from the 2D cut-planes were exported to a customized software package </w:t>
      </w:r>
      <w:r>
        <w:rPr>
          <w:rFonts w:ascii="Times New Roman" w:hAnsi="Times New Roman" w:cs="Times New Roman"/>
          <w:sz w:val="24"/>
          <w:szCs w:val="24"/>
        </w:rPr>
        <w:fldChar w:fldCharType="begin">
          <w:fldData xml:space="preserve">PEVuZE5vdGU+PENpdGU+PEF1dGhvcj5TdGFsZGVyPC9BdXRob3I+PFllYXI+MjAwODwvWWVhcj48
UmVjTnVtPjkxNjwvUmVjTnVtPjxEaXNwbGF5VGV4dD5bMjldPC9EaXNwbGF5VGV4dD48cmVjb3Jk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PEVuZE5vdGU+PENpdGU+PEF1dGhvcj5TdGFsZGVyPC9BdXRob3I+PFllYXI+MjAwODwvWWVhcj48
UmVjTnVtPjkxNjwvUmVjTnVtPjxEaXNwbGF5VGV4dD5bMjldPC9EaXNwbGF5VGV4dD48cmVjb3Jk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[29]</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where manual, time-resolved segmentation was performed on all vessels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2a inset) to account for pulsatile vessel motion during the cardiac cycle. All planes were visually inspected to ensure that velocity aliasing had not occurred.</w:t>
      </w:r>
      <w:r w:rsidR="00CE66E7">
        <w:rPr>
          <w:rFonts w:ascii="Times New Roman" w:hAnsi="Times New Roman" w:cs="Times New Roman"/>
          <w:sz w:val="24"/>
          <w:szCs w:val="24"/>
        </w:rPr>
        <w:t xml:space="preserve"> V</w:t>
      </w:r>
      <w:r w:rsidRPr="0029108C">
        <w:rPr>
          <w:rFonts w:ascii="Times New Roman" w:hAnsi="Times New Roman" w:cs="Times New Roman"/>
          <w:sz w:val="24"/>
          <w:szCs w:val="24"/>
        </w:rPr>
        <w:t xml:space="preserve">olumetric flow rates were </w:t>
      </w:r>
      <w:r w:rsidRPr="0029108C">
        <w:rPr>
          <w:rFonts w:ascii="Times New Roman" w:hAnsi="Times New Roman" w:cs="Times New Roman"/>
          <w:sz w:val="24"/>
          <w:szCs w:val="24"/>
        </w:rPr>
        <w:lastRenderedPageBreak/>
        <w:t xml:space="preserve">calculated by </w:t>
      </w:r>
      <w:r w:rsidR="00CE66E7">
        <w:rPr>
          <w:rFonts w:ascii="Times New Roman" w:hAnsi="Times New Roman" w:cs="Times New Roman"/>
          <w:sz w:val="24"/>
          <w:szCs w:val="24"/>
        </w:rPr>
        <w:t>multiplying</w:t>
      </w:r>
      <w:del w:id="74" w:author="Grant Steven Roberts" w:date="2020-09-15T13:41:00Z">
        <w:r w:rsidR="00CE66E7" w:rsidDel="00523040">
          <w:rPr>
            <w:rFonts w:ascii="Times New Roman" w:hAnsi="Times New Roman" w:cs="Times New Roman"/>
            <w:sz w:val="24"/>
            <w:szCs w:val="24"/>
          </w:rPr>
          <w:delText xml:space="preserve"> the</w:delText>
        </w:r>
      </w:del>
      <w:r w:rsidR="00CE66E7">
        <w:rPr>
          <w:rFonts w:ascii="Times New Roman" w:hAnsi="Times New Roman" w:cs="Times New Roman"/>
          <w:sz w:val="24"/>
          <w:szCs w:val="24"/>
        </w:rPr>
        <w:t xml:space="preserve"> average in-plane velocity </w:t>
      </w:r>
      <w:r w:rsidR="0041481E">
        <w:rPr>
          <w:rFonts w:ascii="Times New Roman" w:hAnsi="Times New Roman" w:cs="Times New Roman"/>
          <w:sz w:val="24"/>
          <w:szCs w:val="24"/>
        </w:rPr>
        <w:t>by</w:t>
      </w:r>
      <w:del w:id="75" w:author="Grant Steven Roberts" w:date="2020-09-15T13:41:00Z">
        <w:r w:rsidR="00CE66E7" w:rsidDel="00523040">
          <w:rPr>
            <w:rFonts w:ascii="Times New Roman" w:hAnsi="Times New Roman" w:cs="Times New Roman"/>
            <w:sz w:val="24"/>
            <w:szCs w:val="24"/>
          </w:rPr>
          <w:delText xml:space="preserve"> the</w:delText>
        </w:r>
      </w:del>
      <w:r w:rsidR="00CE66E7">
        <w:rPr>
          <w:rFonts w:ascii="Times New Roman" w:hAnsi="Times New Roman" w:cs="Times New Roman"/>
          <w:sz w:val="24"/>
          <w:szCs w:val="24"/>
        </w:rPr>
        <w:t xml:space="preserve"> total cross-section</w:t>
      </w:r>
      <w:ins w:id="76" w:author="Grant Steven Roberts" w:date="2020-09-15T13:41:00Z">
        <w:r w:rsidR="00523040">
          <w:rPr>
            <w:rFonts w:ascii="Times New Roman" w:hAnsi="Times New Roman" w:cs="Times New Roman"/>
            <w:sz w:val="24"/>
            <w:szCs w:val="24"/>
          </w:rPr>
          <w:t>al</w:t>
        </w:r>
      </w:ins>
      <w:r w:rsidR="00CE66E7">
        <w:rPr>
          <w:rFonts w:ascii="Times New Roman" w:hAnsi="Times New Roman" w:cs="Times New Roman"/>
          <w:sz w:val="24"/>
          <w:szCs w:val="24"/>
        </w:rPr>
        <w:t xml:space="preserve"> vessel area. Average volumetric flow rates were </w:t>
      </w:r>
      <w:del w:id="77" w:author="Grant Steven Roberts" w:date="2020-09-15T13:41:00Z">
        <w:r w:rsidR="00CE66E7" w:rsidDel="00523040">
          <w:rPr>
            <w:rFonts w:ascii="Times New Roman" w:hAnsi="Times New Roman" w:cs="Times New Roman"/>
            <w:sz w:val="24"/>
            <w:szCs w:val="24"/>
          </w:rPr>
          <w:delText>then obtained by finding the</w:delText>
        </w:r>
      </w:del>
      <w:ins w:id="78" w:author="Grant Steven Roberts" w:date="2020-09-15T13:41:00Z">
        <w:r w:rsidR="00523040">
          <w:rPr>
            <w:rFonts w:ascii="Times New Roman" w:hAnsi="Times New Roman" w:cs="Times New Roman"/>
            <w:sz w:val="24"/>
            <w:szCs w:val="24"/>
          </w:rPr>
          <w:t xml:space="preserve">determined by </w:t>
        </w:r>
      </w:ins>
      <w:ins w:id="79" w:author="Grant Steven Roberts" w:date="2020-09-15T13:45:00Z">
        <w:r w:rsidR="00523040">
          <w:rPr>
            <w:rFonts w:ascii="Times New Roman" w:hAnsi="Times New Roman" w:cs="Times New Roman"/>
            <w:sz w:val="24"/>
            <w:szCs w:val="24"/>
          </w:rPr>
          <w:t>taking the</w:t>
        </w:r>
      </w:ins>
      <w:r w:rsidR="00CE66E7">
        <w:rPr>
          <w:rFonts w:ascii="Times New Roman" w:hAnsi="Times New Roman" w:cs="Times New Roman"/>
          <w:sz w:val="24"/>
          <w:szCs w:val="24"/>
        </w:rPr>
        <w:t xml:space="preserve"> mean volumetric flow rate over the cardiac cycle </w:t>
      </w:r>
      <w:ins w:id="80" w:author="Grant Steven Roberts" w:date="2020-11-05T17:10:00Z">
        <w:r w:rsidR="00D75593">
          <w:rPr>
            <w:rFonts w:ascii="Times New Roman" w:hAnsi="Times New Roman" w:cs="Times New Roman"/>
            <w:sz w:val="24"/>
            <w:szCs w:val="24"/>
          </w:rPr>
          <w:t xml:space="preserve">(mL/cycle) </w:t>
        </w:r>
      </w:ins>
      <w:ins w:id="81" w:author="Grant Steven Roberts" w:date="2020-09-15T13:45:00Z">
        <w:r w:rsidR="00523040">
          <w:rPr>
            <w:rFonts w:ascii="Times New Roman" w:hAnsi="Times New Roman" w:cs="Times New Roman"/>
            <w:sz w:val="24"/>
            <w:szCs w:val="24"/>
          </w:rPr>
          <w:t xml:space="preserve">and </w:t>
        </w:r>
      </w:ins>
      <w:ins w:id="82" w:author="Grant Steven Roberts" w:date="2020-09-15T13:46:00Z">
        <w:r w:rsidR="00523040">
          <w:rPr>
            <w:rFonts w:ascii="Times New Roman" w:hAnsi="Times New Roman" w:cs="Times New Roman"/>
            <w:sz w:val="24"/>
            <w:szCs w:val="24"/>
          </w:rPr>
          <w:t xml:space="preserve">multiplying this value by the subject’s heart rate to obtain </w:t>
        </w:r>
      </w:ins>
      <w:ins w:id="83" w:author="Grant Steven Roberts" w:date="2020-09-18T15:33:00Z">
        <w:r w:rsidR="00DA2976">
          <w:rPr>
            <w:rFonts w:ascii="Times New Roman" w:hAnsi="Times New Roman" w:cs="Times New Roman"/>
            <w:sz w:val="24"/>
            <w:szCs w:val="24"/>
          </w:rPr>
          <w:t xml:space="preserve">volumetric </w:t>
        </w:r>
      </w:ins>
      <w:ins w:id="84" w:author="Grant Steven Roberts" w:date="2020-09-15T13:46:00Z">
        <w:r w:rsidR="00523040">
          <w:rPr>
            <w:rFonts w:ascii="Times New Roman" w:hAnsi="Times New Roman" w:cs="Times New Roman"/>
            <w:sz w:val="24"/>
            <w:szCs w:val="24"/>
          </w:rPr>
          <w:t>flow</w:t>
        </w:r>
      </w:ins>
      <w:ins w:id="85" w:author="Grant Steven Roberts" w:date="2020-09-15T13:49:00Z">
        <w:r w:rsidR="00D74F30">
          <w:rPr>
            <w:rFonts w:ascii="Times New Roman" w:hAnsi="Times New Roman" w:cs="Times New Roman"/>
            <w:sz w:val="24"/>
            <w:szCs w:val="24"/>
          </w:rPr>
          <w:t xml:space="preserve"> </w:t>
        </w:r>
      </w:ins>
      <w:ins w:id="86" w:author="Grant Steven Roberts" w:date="2020-09-18T15:33:00Z">
        <w:r w:rsidR="00DA2976">
          <w:rPr>
            <w:rFonts w:ascii="Times New Roman" w:hAnsi="Times New Roman" w:cs="Times New Roman"/>
            <w:sz w:val="24"/>
            <w:szCs w:val="24"/>
          </w:rPr>
          <w:t>rates</w:t>
        </w:r>
      </w:ins>
      <w:ins w:id="87" w:author="Grant Steven Roberts" w:date="2020-09-15T13:46:00Z">
        <w:r w:rsidR="00523040">
          <w:rPr>
            <w:rFonts w:ascii="Times New Roman" w:hAnsi="Times New Roman" w:cs="Times New Roman"/>
            <w:sz w:val="24"/>
            <w:szCs w:val="24"/>
          </w:rPr>
          <w:t xml:space="preserve"> in </w:t>
        </w:r>
      </w:ins>
      <w:ins w:id="88" w:author="Grant Steven Roberts" w:date="2020-09-18T15:33:00Z">
        <w:r w:rsidR="00DA2976">
          <w:rPr>
            <w:rFonts w:ascii="Times New Roman" w:hAnsi="Times New Roman" w:cs="Times New Roman"/>
            <w:sz w:val="24"/>
            <w:szCs w:val="24"/>
          </w:rPr>
          <w:t xml:space="preserve">units of </w:t>
        </w:r>
      </w:ins>
      <w:ins w:id="89" w:author="Grant Steven Roberts" w:date="2020-09-15T13:49:00Z">
        <w:r w:rsidR="00D74F30">
          <w:rPr>
            <w:rFonts w:ascii="Times New Roman" w:hAnsi="Times New Roman" w:cs="Times New Roman"/>
            <w:sz w:val="24"/>
            <w:szCs w:val="24"/>
          </w:rPr>
          <w:t>time</w:t>
        </w:r>
      </w:ins>
      <w:ins w:id="90" w:author="Grant Steven Roberts" w:date="2020-11-05T17:10:00Z">
        <w:r w:rsidR="00D75593">
          <w:rPr>
            <w:rFonts w:ascii="Times New Roman" w:hAnsi="Times New Roman" w:cs="Times New Roman"/>
            <w:sz w:val="24"/>
            <w:szCs w:val="24"/>
          </w:rPr>
          <w:t xml:space="preserve"> (mL/s)</w:t>
        </w:r>
      </w:ins>
      <w:ins w:id="91" w:author="Grant Steven Roberts" w:date="2020-09-15T13:46:00Z">
        <w:r w:rsidR="00523040">
          <w:rPr>
            <w:rFonts w:ascii="Times New Roman" w:hAnsi="Times New Roman" w:cs="Times New Roman"/>
            <w:sz w:val="24"/>
            <w:szCs w:val="24"/>
          </w:rPr>
          <w:t xml:space="preserve">. </w:t>
        </w:r>
      </w:ins>
      <w:ins w:id="92" w:author="Grant Steven Roberts" w:date="2020-10-04T10:39:00Z">
        <w:r w:rsidR="00192EEA">
          <w:rPr>
            <w:rFonts w:ascii="Times New Roman" w:hAnsi="Times New Roman" w:cs="Times New Roman"/>
            <w:sz w:val="24"/>
            <w:szCs w:val="24"/>
          </w:rPr>
          <w:t>All f</w:t>
        </w:r>
      </w:ins>
      <w:ins w:id="93" w:author="Grant Steven Roberts" w:date="2020-09-15T13:46:00Z">
        <w:r w:rsidR="00523040">
          <w:rPr>
            <w:rFonts w:ascii="Times New Roman" w:hAnsi="Times New Roman" w:cs="Times New Roman"/>
            <w:sz w:val="24"/>
            <w:szCs w:val="24"/>
          </w:rPr>
          <w:t xml:space="preserve">low rates were then </w:t>
        </w:r>
      </w:ins>
      <w:del w:id="94" w:author="Grant Steven Roberts" w:date="2020-09-15T13:45:00Z">
        <w:r w:rsidR="00CE66E7" w:rsidDel="00523040">
          <w:rPr>
            <w:rFonts w:ascii="Times New Roman" w:hAnsi="Times New Roman" w:cs="Times New Roman"/>
            <w:sz w:val="24"/>
            <w:szCs w:val="24"/>
          </w:rPr>
          <w:delText xml:space="preserve">and </w:delText>
        </w:r>
      </w:del>
      <w:r w:rsidR="00CE66E7">
        <w:rPr>
          <w:rFonts w:ascii="Times New Roman" w:hAnsi="Times New Roman" w:cs="Times New Roman"/>
          <w:sz w:val="24"/>
          <w:szCs w:val="24"/>
        </w:rPr>
        <w:t>normaliz</w:t>
      </w:r>
      <w:ins w:id="95" w:author="Grant Steven Roberts" w:date="2020-09-15T13:46:00Z">
        <w:r w:rsidR="00523040">
          <w:rPr>
            <w:rFonts w:ascii="Times New Roman" w:hAnsi="Times New Roman" w:cs="Times New Roman"/>
            <w:sz w:val="24"/>
            <w:szCs w:val="24"/>
          </w:rPr>
          <w:t>ed</w:t>
        </w:r>
      </w:ins>
      <w:del w:id="96" w:author="Grant Steven Roberts" w:date="2020-09-15T13:46:00Z">
        <w:r w:rsidR="00CE66E7" w:rsidDel="00523040">
          <w:rPr>
            <w:rFonts w:ascii="Times New Roman" w:hAnsi="Times New Roman" w:cs="Times New Roman"/>
            <w:sz w:val="24"/>
            <w:szCs w:val="24"/>
          </w:rPr>
          <w:delText>ing</w:delText>
        </w:r>
      </w:del>
      <w:r w:rsidR="00CE66E7">
        <w:rPr>
          <w:rFonts w:ascii="Times New Roman" w:hAnsi="Times New Roman" w:cs="Times New Roman"/>
          <w:sz w:val="24"/>
          <w:szCs w:val="24"/>
        </w:rPr>
        <w:t xml:space="preserve"> </w:t>
      </w:r>
      <w:r w:rsidRPr="0029108C">
        <w:rPr>
          <w:rFonts w:ascii="Times New Roman" w:hAnsi="Times New Roman" w:cs="Times New Roman"/>
          <w:sz w:val="24"/>
          <w:szCs w:val="24"/>
        </w:rPr>
        <w:t xml:space="preserve">by the subject’s body weight (kg) to avoid </w:t>
      </w:r>
      <w:r w:rsidRPr="0029108C">
        <w:rPr>
          <w:rFonts w:ascii="Times New Roman" w:hAnsi="Times New Roman" w:cs="Times New Roman"/>
          <w:noProof/>
          <w:sz w:val="24"/>
          <w:szCs w:val="24"/>
        </w:rPr>
        <w:t>influence</w:t>
      </w:r>
      <w:r w:rsidRPr="0029108C">
        <w:rPr>
          <w:rFonts w:ascii="Times New Roman" w:hAnsi="Times New Roman" w:cs="Times New Roman"/>
          <w:sz w:val="24"/>
          <w:szCs w:val="24"/>
        </w:rPr>
        <w:t xml:space="preserve"> of body size on flow rate magnitudes as has been done in similar studies </w:t>
      </w:r>
      <w:r>
        <w:rPr>
          <w:rFonts w:ascii="Times New Roman" w:hAnsi="Times New Roman" w:cs="Times New Roman"/>
          <w:sz w:val="24"/>
          <w:szCs w:val="24"/>
        </w:rPr>
        <w:fldChar w:fldCharType="begin">
          <w:fldData xml:space="preserve">PEVuZE5vdGU+PENpdGU+PEF1dGhvcj5CdXJrYXJ0PC9BdXRob3I+PFllYXI+MTk5NTwvWWVhcj48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PEVuZE5vdGU+PENpdGU+PEF1dGhvcj5CdXJrYXJ0PC9BdXRob3I+PFllYXI+MTk5NTwvWWVhcj48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[18-20,30-32]</w:t>
      </w:r>
      <w:r>
        <w:rPr>
          <w:rFonts w:ascii="Times New Roman" w:hAnsi="Times New Roman" w:cs="Times New Roman"/>
          <w:sz w:val="24"/>
          <w:szCs w:val="24"/>
        </w:rPr>
        <w:fldChar w:fldCharType="end"/>
      </w:r>
      <w:r w:rsidRPr="0029108C">
        <w:rPr>
          <w:rFonts w:ascii="Times New Roman" w:hAnsi="Times New Roman" w:cs="Times New Roman"/>
          <w:sz w:val="24"/>
          <w:szCs w:val="24"/>
        </w:rPr>
        <w:t>.  For each subject, average pre- and postprandial volumetric flow rates, as well as the percent change in flow values, were calculated for all visualized vessels. Group-averaged preprandial, postprandial, and percent change in flow values were calculated for all vessels by averaging values over all subjects in each of the three subgroups.</w:t>
      </w:r>
      <w:ins w:id="97" w:author="Grant Steven Roberts" w:date="2020-10-04T10:27:00Z">
        <w:r w:rsidR="00F66D07">
          <w:rPr>
            <w:rFonts w:ascii="Times New Roman" w:hAnsi="Times New Roman" w:cs="Times New Roman"/>
            <w:sz w:val="24"/>
            <w:szCs w:val="24"/>
          </w:rPr>
          <w:t xml:space="preserve"> </w:t>
        </w:r>
      </w:ins>
    </w:p>
    <w:p w14:paraId="7DB591D0"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39A7C150"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Internal Consistency Measurements</w:t>
      </w:r>
    </w:p>
    <w:p w14:paraId="73AFF180" w14:textId="682B65B3"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Internal consistency of flow measurements </w:t>
      </w:r>
      <w:r w:rsidRPr="0029108C">
        <w:rPr>
          <w:rFonts w:ascii="Times New Roman" w:hAnsi="Times New Roman" w:cs="Times New Roman"/>
          <w:noProof/>
          <w:sz w:val="24"/>
          <w:szCs w:val="24"/>
        </w:rPr>
        <w:t>was</w:t>
      </w:r>
      <w:r w:rsidRPr="0029108C">
        <w:rPr>
          <w:rFonts w:ascii="Times New Roman" w:hAnsi="Times New Roman" w:cs="Times New Roman"/>
          <w:sz w:val="24"/>
          <w:szCs w:val="24"/>
        </w:rPr>
        <w:t xml:space="preserve"> assessed using conservation of flow in the measured arterial and venous segments. Conservation of flow</w:t>
      </w:r>
      <w:r w:rsidR="0036100C">
        <w:rPr>
          <w:rFonts w:ascii="Times New Roman" w:hAnsi="Times New Roman" w:cs="Times New Roman"/>
          <w:sz w:val="24"/>
          <w:szCs w:val="24"/>
        </w:rPr>
        <w:t xml:space="preserve"> </w:t>
      </w:r>
      <w:r w:rsidRPr="0029108C">
        <w:rPr>
          <w:rFonts w:ascii="Times New Roman" w:hAnsi="Times New Roman" w:cs="Times New Roman"/>
          <w:sz w:val="24"/>
          <w:szCs w:val="24"/>
        </w:rPr>
        <w:t xml:space="preserve">would require the difference between SCAo and IRAo flow </w:t>
      </w:r>
      <w:r w:rsidRPr="0029108C">
        <w:rPr>
          <w:rFonts w:ascii="Times New Roman" w:eastAsiaTheme="minorEastAsia" w:hAnsi="Times New Roman" w:cs="Times New Roman"/>
          <w:sz w:val="24"/>
          <w:szCs w:val="24"/>
        </w:rPr>
        <w:t>(</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eastAsiaTheme="minorEastAsia" w:hAnsi="Times New Roman" w:cs="Times New Roman"/>
          <w:sz w:val="24"/>
          <w:szCs w:val="24"/>
        </w:rPr>
        <w:t xml:space="preserve">) </w:t>
      </w:r>
      <w:r w:rsidRPr="0029108C">
        <w:rPr>
          <w:rFonts w:ascii="Times New Roman" w:hAnsi="Times New Roman" w:cs="Times New Roman"/>
          <w:sz w:val="24"/>
          <w:szCs w:val="24"/>
        </w:rPr>
        <w:t>to be approximately equal to the sum of the flow of vessels exiting between these two arterial segments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r>
          <w:rPr>
            <w:rFonts w:ascii="Cambria Math" w:hAnsi="Cambria Math" w:cs="Times New Roman"/>
            <w:sz w:val="24"/>
            <w:szCs w:val="24"/>
          </w:rPr>
          <m:t>)</m:t>
        </m:r>
      </m:oMath>
      <w:r w:rsidRPr="0029108C">
        <w:rPr>
          <w:rFonts w:ascii="Times New Roman" w:hAnsi="Times New Roman" w:cs="Times New Roman"/>
          <w:sz w:val="24"/>
          <w:szCs w:val="24"/>
        </w:rPr>
        <w:t>, as visualized in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2a and represented in Eq. (1): </w:t>
      </w:r>
    </w:p>
    <w:p w14:paraId="3FD0BABB" w14:textId="77777777" w:rsidR="00F72E5E" w:rsidRPr="0029108C" w:rsidRDefault="0054058B" w:rsidP="007861C0">
      <w:pPr>
        <w:pStyle w:val="NoSpacing"/>
        <w:spacing w:line="480" w:lineRule="auto"/>
        <w:jc w:val="both"/>
        <w:rPr>
          <w:rFonts w:ascii="Times New Roman" w:eastAsiaTheme="minorEastAsia"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SCAo</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IRAo</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CA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SMA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RRA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LRA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e>
              </m:d>
            </m:e>
          </m:eqArr>
        </m:oMath>
      </m:oMathPara>
    </w:p>
    <w:p w14:paraId="45985BE5" w14:textId="77777777" w:rsidR="00F72E5E" w:rsidRPr="0029108C"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eastAsiaTheme="minorEastAsia" w:hAnsi="Times New Roman" w:cs="Times New Roman"/>
          <w:sz w:val="24"/>
          <w:szCs w:val="24"/>
        </w:rPr>
        <w:t xml:space="preserve">An analogous conservation law holds for venous flow </w:t>
      </w:r>
      <w:r w:rsidRPr="0029108C">
        <w:rPr>
          <w:rFonts w:ascii="Times New Roman" w:eastAsiaTheme="minorEastAsia" w:hAnsi="Times New Roman" w:cs="Times New Roman"/>
          <w:noProof/>
          <w:sz w:val="24"/>
          <w:szCs w:val="24"/>
        </w:rPr>
        <w:t>measurements</w:t>
      </w:r>
      <w:r w:rsidRPr="0029108C">
        <w:rPr>
          <w:rFonts w:ascii="Times New Roman" w:eastAsiaTheme="minorEastAsia" w:hAnsi="Times New Roman" w:cs="Times New Roman"/>
          <w:sz w:val="24"/>
          <w:szCs w:val="24"/>
        </w:rPr>
        <w:t>:</w:t>
      </w:r>
    </w:p>
    <w:p w14:paraId="010A305E" w14:textId="77777777" w:rsidR="00F72E5E" w:rsidRPr="0029108C" w:rsidRDefault="0054058B" w:rsidP="007861C0">
      <w:pPr>
        <w:pStyle w:val="NoSpacing"/>
        <w:spacing w:line="480" w:lineRule="auto"/>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e>
          </m:eqArr>
        </m:oMath>
      </m:oMathPara>
    </w:p>
    <w:p w14:paraId="7EEE4742" w14:textId="77777777" w:rsidR="00F72E5E" w:rsidRPr="0029108C"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hAnsi="Times New Roman" w:cs="Times New Roman"/>
          <w:noProof/>
          <w:sz w:val="24"/>
          <w:szCs w:val="24"/>
        </w:rPr>
        <w:t>As a means of comprehensively assessing internal consistency of flow, correlation analysis was used to</w:t>
      </w:r>
      <w:r w:rsidRPr="0029108C">
        <w:rPr>
          <w:rFonts w:ascii="Times New Roman" w:hAnsi="Times New Roman" w:cs="Times New Roman"/>
          <w:sz w:val="24"/>
          <w:szCs w:val="24"/>
        </w:rPr>
        <w:t xml:space="preserve"> compare measured arterial loss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eastAsiaTheme="minorEastAsia" w:hAnsi="Times New Roman" w:cs="Times New Roman"/>
          <w:sz w:val="24"/>
          <w:szCs w:val="24"/>
        </w:rPr>
        <w:t xml:space="preserve">) </w:t>
      </w:r>
      <w:r w:rsidRPr="0029108C">
        <w:rPr>
          <w:rFonts w:ascii="Times New Roman" w:hAnsi="Times New Roman" w:cs="Times New Roman"/>
          <w:sz w:val="24"/>
          <w:szCs w:val="24"/>
        </w:rPr>
        <w:t>to measured flow from branching mesenteric arteries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and </w:t>
      </w:r>
      <w:r w:rsidRPr="0029108C">
        <w:rPr>
          <w:rFonts w:ascii="Times New Roman" w:hAnsi="Times New Roman" w:cs="Times New Roman"/>
          <w:sz w:val="24"/>
          <w:szCs w:val="24"/>
        </w:rPr>
        <w:t>similarly for flow in the portal vein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the sum </w:t>
      </w:r>
      <w:r w:rsidRPr="0029108C">
        <w:rPr>
          <w:rFonts w:ascii="Times New Roman" w:eastAsiaTheme="minorEastAsia" w:hAnsi="Times New Roman" w:cs="Times New Roman"/>
          <w:sz w:val="24"/>
          <w:szCs w:val="24"/>
        </w:rPr>
        <w:lastRenderedPageBreak/>
        <w:t>of flow in the splenic and superior mesenteric veins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w:t>
      </w:r>
      <w:r w:rsidRPr="0029108C">
        <w:rPr>
          <w:rFonts w:ascii="Times New Roman" w:hAnsi="Times New Roman" w:cs="Times New Roman"/>
          <w:sz w:val="24"/>
          <w:szCs w:val="24"/>
        </w:rPr>
        <w:t>Datasets with missing vessel segments (e.g. due to vessel location outside imaging volume, occlusions, or imaging artifacts) were excluded from this analysis.</w:t>
      </w:r>
    </w:p>
    <w:p w14:paraId="1630A943"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63DA3F23"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Statistical Analysis</w:t>
      </w:r>
    </w:p>
    <w:p w14:paraId="2AB58AA5" w14:textId="579E05B9" w:rsidR="00F72E5E" w:rsidRPr="0029108C" w:rsidRDefault="00F72E5E" w:rsidP="00C60B5D">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Within each subgroup, flow rate differences before and after a meal were compared using a two-tailed paired t-test. Additionally, preprandial, postprandial, and percent change in flow values were compared between subgroups using a two-tailed Welch t-test. For all statistical tests, p&lt;0.05 was chosen to reflect statistical significance. Cohen’s d effect sizes </w:t>
      </w:r>
      <w:r>
        <w:rPr>
          <w:rFonts w:ascii="Times New Roman" w:hAnsi="Times New Roman" w:cs="Times New Roman"/>
          <w:sz w:val="24"/>
          <w:szCs w:val="24"/>
        </w:rPr>
        <w:fldChar w:fldCharType="begin"/>
      </w:r>
      <w:r w:rsidR="004A1C2B">
        <w:rPr>
          <w:rFonts w:ascii="Times New Roman" w:hAnsi="Times New Roman" w:cs="Times New Roman"/>
          <w:sz w:val="24"/>
          <w:szCs w:val="24"/>
        </w:rPr>
        <w:instrText xml:space="preserve"> ADDIN EN.CITE &lt;EndNote&gt;&lt;Cite&gt;&lt;Author&gt;Cohen&lt;/Author&gt;&lt;Year&gt;1988&lt;/Year&gt;&lt;RecNum&gt;912&lt;/RecNum&gt;&lt;DisplayText&gt;[33]&lt;/DisplayText&gt;&lt;record&gt;&lt;rec-number&gt;912&lt;/rec-number&gt;&lt;foreign-keys&gt;&lt;key app="EN" db-id="xeep5d99wefzf1e2de75p900wp0assr5afff" timestamp="1584111124" guid="f98a3aa6-69a4-4687-90d0-1e72cf18443a"&gt;912&lt;/key&gt;&lt;/foreign-keys&gt;&lt;ref-type name="Book"&gt;6&lt;/ref-type&gt;&lt;contributors&gt;&lt;authors&gt;&lt;author&gt;Cohen, Jacob&lt;/author&gt;&lt;/authors&gt;&lt;/contributors&gt;&lt;titles&gt;&lt;title&gt;Statistical power analysis for the behavioral sciences&lt;/title&gt;&lt;/titles&gt;&lt;section&gt;19-74&lt;/section&gt;&lt;dates&gt;&lt;year&gt;1988&lt;/year&gt;&lt;/dates&gt;&lt;pub-location&gt;Hillsdale, N.J.&lt;/pub-location&gt;&lt;publisher&gt;L. Erlbaum Associates&lt;/publisher&gt;&lt;isbn&gt;9780805802832 0805802835&lt;/isbn&gt;&lt;urls&gt;&lt;/urls&gt;&lt;remote-database-name&gt;/z-wcorg/&lt;/remote-database-name&gt;&lt;remote-database-provider&gt;http://worldcat.org&lt;/remote-database-provider&gt;&lt;language&gt;English&lt;/language&gt;&lt;/record&gt;&lt;/Cite&gt;&lt;/EndNote&gt;</w:instrText>
      </w:r>
      <w:r>
        <w:rPr>
          <w:rFonts w:ascii="Times New Roman" w:hAnsi="Times New Roman" w:cs="Times New Roman"/>
          <w:sz w:val="24"/>
          <w:szCs w:val="24"/>
        </w:rPr>
        <w:fldChar w:fldCharType="separate"/>
      </w:r>
      <w:r w:rsidR="004A1C2B">
        <w:rPr>
          <w:rFonts w:ascii="Times New Roman" w:hAnsi="Times New Roman" w:cs="Times New Roman"/>
          <w:noProof/>
          <w:sz w:val="24"/>
          <w:szCs w:val="24"/>
        </w:rPr>
        <w:t>[33]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were reported in conjunction with p-values.</w:t>
      </w:r>
      <w:r w:rsidR="00C60B5D">
        <w:rPr>
          <w:rFonts w:ascii="Times New Roman" w:hAnsi="Times New Roman" w:cs="Times New Roman"/>
          <w:sz w:val="24"/>
          <w:szCs w:val="24"/>
        </w:rPr>
        <w:t xml:space="preserve"> </w:t>
      </w:r>
      <w:r w:rsidRPr="0029108C">
        <w:rPr>
          <w:rFonts w:ascii="Times New Roman" w:hAnsi="Times New Roman" w:cs="Times New Roman"/>
          <w:sz w:val="24"/>
          <w:szCs w:val="24"/>
        </w:rPr>
        <w:t xml:space="preserve">For flow consistency analysis, </w:t>
      </w:r>
      <w:r w:rsidRPr="0029108C">
        <w:rPr>
          <w:rFonts w:ascii="Times New Roman" w:eastAsiaTheme="minorEastAsia" w:hAnsi="Times New Roman" w:cs="Times New Roman"/>
          <w:sz w:val="24"/>
          <w:szCs w:val="24"/>
        </w:rPr>
        <w:t xml:space="preserve">all complete preprandial and postprandial datasets from each subgroup were combined and </w:t>
      </w:r>
      <w:r w:rsidRPr="0029108C">
        <w:rPr>
          <w:rFonts w:ascii="Times New Roman" w:hAnsi="Times New Roman" w:cs="Times New Roman"/>
          <w:sz w:val="24"/>
          <w:szCs w:val="24"/>
        </w:rPr>
        <w:t>coefficients of determination (R</w:t>
      </w:r>
      <w:r w:rsidRPr="0029108C">
        <w:rPr>
          <w:rFonts w:ascii="Times New Roman" w:hAnsi="Times New Roman" w:cs="Times New Roman"/>
          <w:sz w:val="24"/>
          <w:szCs w:val="24"/>
          <w:vertAlign w:val="superscript"/>
        </w:rPr>
        <w:t>2</w:t>
      </w:r>
      <w:r w:rsidRPr="0029108C">
        <w:rPr>
          <w:rFonts w:ascii="Times New Roman" w:hAnsi="Times New Roman" w:cs="Times New Roman"/>
          <w:sz w:val="24"/>
          <w:szCs w:val="24"/>
        </w:rPr>
        <w:t xml:space="preserve"> values) were obtained for arterial and venous measurements.</w:t>
      </w:r>
    </w:p>
    <w:p w14:paraId="11949E55" w14:textId="77777777" w:rsidR="00F72E5E" w:rsidRPr="0029108C" w:rsidRDefault="00F72E5E" w:rsidP="00F72E5E">
      <w:pPr>
        <w:pStyle w:val="NoSpacing"/>
        <w:spacing w:line="480" w:lineRule="auto"/>
        <w:rPr>
          <w:rFonts w:ascii="Times New Roman" w:hAnsi="Times New Roman" w:cs="Times New Roman"/>
          <w:sz w:val="24"/>
          <w:szCs w:val="24"/>
        </w:rPr>
      </w:pPr>
    </w:p>
    <w:p w14:paraId="0D8AD3CF"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Results</w:t>
      </w:r>
    </w:p>
    <w:p w14:paraId="21EC7721"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Flow Analysis</w:t>
      </w:r>
    </w:p>
    <w:p w14:paraId="34743A5D" w14:textId="44A3232B" w:rsidR="004210EC" w:rsidRDefault="00F72E5E" w:rsidP="00184826">
      <w:pPr>
        <w:pStyle w:val="NoSpacing"/>
        <w:spacing w:line="480" w:lineRule="auto"/>
        <w:jc w:val="both"/>
        <w:rPr>
          <w:ins w:id="98" w:author="Grant Steven Roberts" w:date="2020-11-07T10:27:00Z"/>
          <w:rFonts w:ascii="Times New Roman" w:hAnsi="Times New Roman" w:cs="Times New Roman"/>
          <w:sz w:val="24"/>
          <w:szCs w:val="24"/>
        </w:rPr>
      </w:pPr>
      <w:r w:rsidRPr="0029108C">
        <w:rPr>
          <w:rFonts w:ascii="Times New Roman" w:hAnsi="Times New Roman" w:cs="Times New Roman"/>
          <w:sz w:val="24"/>
          <w:szCs w:val="24"/>
        </w:rPr>
        <w:t xml:space="preserve">After subject categorization, the cohorts consisted of </w:t>
      </w:r>
      <w:r w:rsidRPr="003919AA">
        <w:rPr>
          <w:rFonts w:ascii="Times New Roman" w:hAnsi="Times New Roman" w:cs="Times New Roman"/>
          <w:sz w:val="24"/>
          <w:szCs w:val="24"/>
        </w:rPr>
        <w:t>13 CMI- patients</w:t>
      </w:r>
      <w:r w:rsidRPr="0029108C">
        <w:rPr>
          <w:rFonts w:ascii="Times New Roman" w:hAnsi="Times New Roman" w:cs="Times New Roman"/>
          <w:sz w:val="24"/>
          <w:szCs w:val="24"/>
        </w:rPr>
        <w:t xml:space="preserve">  (7 females, mean age: </w:t>
      </w:r>
      <w:ins w:id="99" w:author="Grant Steven Roberts" w:date="2020-11-05T17:14:00Z">
        <w:r w:rsidR="00787F9B">
          <w:rPr>
            <w:rFonts w:ascii="Times New Roman" w:hAnsi="Times New Roman" w:cs="Times New Roman"/>
            <w:sz w:val="24"/>
            <w:szCs w:val="24"/>
          </w:rPr>
          <w:t xml:space="preserve">45.1 </w:t>
        </w:r>
      </w:ins>
      <w:del w:id="100" w:author="Grant Steven Roberts" w:date="2020-11-05T17:14:00Z">
        <w:r w:rsidRPr="0029108C" w:rsidDel="00787F9B">
          <w:rPr>
            <w:rFonts w:ascii="Times New Roman" w:hAnsi="Times New Roman" w:cs="Times New Roman"/>
            <w:sz w:val="24"/>
            <w:szCs w:val="24"/>
          </w:rPr>
          <w:delText xml:space="preserve">44.3 </w:delText>
        </w:r>
      </w:del>
      <w:r w:rsidRPr="0029108C">
        <w:rPr>
          <w:rFonts w:ascii="Times New Roman" w:hAnsi="Times New Roman" w:cs="Times New Roman"/>
          <w:sz w:val="24"/>
          <w:szCs w:val="24"/>
        </w:rPr>
        <w:t xml:space="preserve">years [21-86], mean weight: </w:t>
      </w:r>
      <w:ins w:id="101" w:author="Grant Steven Roberts" w:date="2020-11-05T17:15:00Z">
        <w:r w:rsidR="00787F9B">
          <w:rPr>
            <w:rFonts w:ascii="Times New Roman" w:hAnsi="Times New Roman" w:cs="Times New Roman"/>
            <w:sz w:val="24"/>
            <w:szCs w:val="24"/>
          </w:rPr>
          <w:t>73.5</w:t>
        </w:r>
      </w:ins>
      <w:del w:id="102" w:author="Grant Steven Roberts" w:date="2020-11-05T17:15:00Z">
        <w:r w:rsidRPr="0029108C" w:rsidDel="00787F9B">
          <w:rPr>
            <w:rFonts w:ascii="Times New Roman" w:hAnsi="Times New Roman" w:cs="Times New Roman"/>
            <w:sz w:val="24"/>
            <w:szCs w:val="24"/>
          </w:rPr>
          <w:delText>70.1</w:delText>
        </w:r>
      </w:del>
      <w:r w:rsidRPr="0029108C">
        <w:rPr>
          <w:rFonts w:ascii="Times New Roman" w:hAnsi="Times New Roman" w:cs="Times New Roman"/>
          <w:sz w:val="24"/>
          <w:szCs w:val="24"/>
        </w:rPr>
        <w:t xml:space="preserve"> kg) in which findings did not support the diagnosis of CMI and </w:t>
      </w:r>
      <w:r w:rsidRPr="003919AA">
        <w:rPr>
          <w:rFonts w:ascii="Times New Roman" w:hAnsi="Times New Roman" w:cs="Times New Roman"/>
          <w:sz w:val="24"/>
          <w:szCs w:val="24"/>
        </w:rPr>
        <w:t>6 CMI+ patients</w:t>
      </w:r>
      <w:r w:rsidRPr="0029108C">
        <w:rPr>
          <w:rFonts w:ascii="Times New Roman" w:hAnsi="Times New Roman" w:cs="Times New Roman"/>
          <w:sz w:val="24"/>
          <w:szCs w:val="24"/>
        </w:rPr>
        <w:t xml:space="preserve"> (4 females, mean age: </w:t>
      </w:r>
      <w:ins w:id="103" w:author="Grant Steven Roberts" w:date="2020-11-06T10:29:00Z">
        <w:r w:rsidR="004C2C27">
          <w:rPr>
            <w:rFonts w:ascii="Times New Roman" w:hAnsi="Times New Roman" w:cs="Times New Roman"/>
            <w:sz w:val="24"/>
            <w:szCs w:val="24"/>
          </w:rPr>
          <w:t>58.6</w:t>
        </w:r>
      </w:ins>
      <w:del w:id="104" w:author="Grant Steven Roberts" w:date="2020-11-06T10:29:00Z">
        <w:r w:rsidRPr="0029108C" w:rsidDel="004C2C27">
          <w:rPr>
            <w:rFonts w:ascii="Times New Roman" w:hAnsi="Times New Roman" w:cs="Times New Roman"/>
            <w:sz w:val="24"/>
            <w:szCs w:val="24"/>
          </w:rPr>
          <w:delText>62.5</w:delText>
        </w:r>
      </w:del>
      <w:r w:rsidRPr="0029108C">
        <w:rPr>
          <w:rFonts w:ascii="Times New Roman" w:hAnsi="Times New Roman" w:cs="Times New Roman"/>
          <w:sz w:val="24"/>
          <w:szCs w:val="24"/>
        </w:rPr>
        <w:t xml:space="preserve"> years [</w:t>
      </w:r>
      <w:ins w:id="105" w:author="Grant Steven Roberts" w:date="2020-11-05T17:14:00Z">
        <w:r w:rsidR="00787F9B">
          <w:rPr>
            <w:rFonts w:ascii="Times New Roman" w:hAnsi="Times New Roman" w:cs="Times New Roman"/>
            <w:sz w:val="24"/>
            <w:szCs w:val="24"/>
          </w:rPr>
          <w:t>35</w:t>
        </w:r>
      </w:ins>
      <w:del w:id="106" w:author="Grant Steven Roberts" w:date="2020-11-05T17:14:00Z">
        <w:r w:rsidRPr="0029108C" w:rsidDel="00787F9B">
          <w:rPr>
            <w:rFonts w:ascii="Times New Roman" w:hAnsi="Times New Roman" w:cs="Times New Roman"/>
            <w:sz w:val="24"/>
            <w:szCs w:val="24"/>
          </w:rPr>
          <w:delText>42</w:delText>
        </w:r>
      </w:del>
      <w:r w:rsidRPr="0029108C">
        <w:rPr>
          <w:rFonts w:ascii="Times New Roman" w:hAnsi="Times New Roman" w:cs="Times New Roman"/>
          <w:sz w:val="24"/>
          <w:szCs w:val="24"/>
        </w:rPr>
        <w:t xml:space="preserve">-80], mean weight: </w:t>
      </w:r>
      <w:ins w:id="107" w:author="Grant Steven Roberts" w:date="2020-11-05T17:14:00Z">
        <w:r w:rsidR="00787F9B">
          <w:rPr>
            <w:rFonts w:ascii="Times New Roman" w:hAnsi="Times New Roman" w:cs="Times New Roman"/>
            <w:sz w:val="24"/>
            <w:szCs w:val="24"/>
          </w:rPr>
          <w:t>62.4</w:t>
        </w:r>
      </w:ins>
      <w:del w:id="108" w:author="Grant Steven Roberts" w:date="2020-11-05T17:14:00Z">
        <w:r w:rsidRPr="0029108C" w:rsidDel="00787F9B">
          <w:rPr>
            <w:rFonts w:ascii="Times New Roman" w:hAnsi="Times New Roman" w:cs="Times New Roman"/>
            <w:sz w:val="24"/>
            <w:szCs w:val="24"/>
          </w:rPr>
          <w:delText>64.2</w:delText>
        </w:r>
      </w:del>
      <w:r w:rsidRPr="0029108C">
        <w:rPr>
          <w:rFonts w:ascii="Times New Roman" w:hAnsi="Times New Roman" w:cs="Times New Roman"/>
          <w:sz w:val="24"/>
          <w:szCs w:val="24"/>
        </w:rPr>
        <w:t xml:space="preserve"> kg), in which findings strongly suggested CMI. </w:t>
      </w:r>
      <w:ins w:id="109" w:author="Grant Steven Roberts" w:date="2020-11-07T10:15:00Z">
        <w:r w:rsidR="00BC23D5">
          <w:rPr>
            <w:rFonts w:ascii="Times New Roman" w:hAnsi="Times New Roman" w:cs="Times New Roman"/>
            <w:sz w:val="24"/>
            <w:szCs w:val="24"/>
          </w:rPr>
          <w:t xml:space="preserve">In 4 CMI+ subjects, revascularization successfully relieved </w:t>
        </w:r>
      </w:ins>
      <w:ins w:id="110" w:author="Grant Steven Roberts" w:date="2020-11-07T10:16:00Z">
        <w:r w:rsidR="00BC23D5">
          <w:rPr>
            <w:rFonts w:ascii="Times New Roman" w:hAnsi="Times New Roman" w:cs="Times New Roman"/>
            <w:sz w:val="24"/>
            <w:szCs w:val="24"/>
          </w:rPr>
          <w:t xml:space="preserve">presenting symptoms and in 2 CMI+ subjects, </w:t>
        </w:r>
      </w:ins>
      <w:ins w:id="111" w:author="Grant Steven Roberts" w:date="2020-11-07T10:22:00Z">
        <w:r w:rsidR="004210EC">
          <w:rPr>
            <w:rFonts w:ascii="Times New Roman" w:hAnsi="Times New Roman" w:cs="Times New Roman"/>
            <w:sz w:val="24"/>
            <w:szCs w:val="24"/>
          </w:rPr>
          <w:t>imaging demonstrated 2 or more stenoses/obstructions (&gt;50%</w:t>
        </w:r>
      </w:ins>
      <w:ins w:id="112" w:author="Grant Steven Roberts" w:date="2020-11-07T20:16:00Z">
        <w:r w:rsidR="00552C02">
          <w:rPr>
            <w:rFonts w:ascii="Times New Roman" w:hAnsi="Times New Roman" w:cs="Times New Roman"/>
            <w:sz w:val="24"/>
            <w:szCs w:val="24"/>
          </w:rPr>
          <w:t xml:space="preserve"> narrowing</w:t>
        </w:r>
      </w:ins>
      <w:ins w:id="113" w:author="Grant Steven Roberts" w:date="2020-11-07T10:22:00Z">
        <w:r w:rsidR="004210EC">
          <w:rPr>
            <w:rFonts w:ascii="Times New Roman" w:hAnsi="Times New Roman" w:cs="Times New Roman"/>
            <w:sz w:val="24"/>
            <w:szCs w:val="24"/>
          </w:rPr>
          <w:t xml:space="preserve">). </w:t>
        </w:r>
      </w:ins>
      <w:ins w:id="114" w:author="Grant Steven Roberts" w:date="2020-11-07T10:25:00Z">
        <w:r w:rsidR="004210EC">
          <w:rPr>
            <w:rFonts w:ascii="Times New Roman" w:hAnsi="Times New Roman" w:cs="Times New Roman"/>
            <w:sz w:val="24"/>
            <w:szCs w:val="24"/>
          </w:rPr>
          <w:t xml:space="preserve">Details of presenting symptoms, diagnostic findings, revascularization procedures, and clinical </w:t>
        </w:r>
        <w:r w:rsidR="004210EC">
          <w:rPr>
            <w:rFonts w:ascii="Times New Roman" w:hAnsi="Times New Roman" w:cs="Times New Roman"/>
            <w:sz w:val="24"/>
            <w:szCs w:val="24"/>
          </w:rPr>
          <w:lastRenderedPageBreak/>
          <w:t>follow-up</w:t>
        </w:r>
      </w:ins>
      <w:ins w:id="115" w:author="Grant Steven Roberts" w:date="2020-11-07T10:27:00Z">
        <w:r w:rsidR="004210EC">
          <w:rPr>
            <w:rFonts w:ascii="Times New Roman" w:hAnsi="Times New Roman" w:cs="Times New Roman"/>
            <w:sz w:val="24"/>
            <w:szCs w:val="24"/>
          </w:rPr>
          <w:t>s</w:t>
        </w:r>
      </w:ins>
      <w:ins w:id="116" w:author="Grant Steven Roberts" w:date="2020-11-07T10:25:00Z">
        <w:r w:rsidR="004210EC">
          <w:rPr>
            <w:rFonts w:ascii="Times New Roman" w:hAnsi="Times New Roman" w:cs="Times New Roman"/>
            <w:sz w:val="24"/>
            <w:szCs w:val="24"/>
          </w:rPr>
          <w:t xml:space="preserve"> are provided in the Appendix for CMI+ </w:t>
        </w:r>
        <w:r w:rsidR="004210EC" w:rsidRPr="003919AA">
          <w:rPr>
            <w:rFonts w:ascii="Times New Roman" w:hAnsi="Times New Roman" w:cs="Times New Roman"/>
            <w:sz w:val="24"/>
            <w:szCs w:val="24"/>
          </w:rPr>
          <w:t>subjects (Table 1) and CMI- subjects (Table 2).</w:t>
        </w:r>
        <w:r w:rsidR="004210EC">
          <w:rPr>
            <w:rFonts w:ascii="Times New Roman" w:hAnsi="Times New Roman" w:cs="Times New Roman"/>
            <w:sz w:val="24"/>
            <w:szCs w:val="24"/>
          </w:rPr>
          <w:t xml:space="preserve"> </w:t>
        </w:r>
      </w:ins>
      <w:ins w:id="117" w:author="Grant Steven Roberts" w:date="2020-11-04T21:39:00Z">
        <w:r w:rsidR="00445975">
          <w:rPr>
            <w:rFonts w:ascii="Times New Roman" w:hAnsi="Times New Roman" w:cs="Times New Roman"/>
            <w:sz w:val="24"/>
            <w:szCs w:val="24"/>
          </w:rPr>
          <w:t>A summarized list of clinically relevant</w:t>
        </w:r>
      </w:ins>
      <w:ins w:id="118" w:author="Grant Steven Roberts" w:date="2020-11-04T21:38:00Z">
        <w:r w:rsidR="002804C2">
          <w:rPr>
            <w:rFonts w:ascii="Times New Roman" w:hAnsi="Times New Roman" w:cs="Times New Roman"/>
            <w:sz w:val="24"/>
            <w:szCs w:val="24"/>
          </w:rPr>
          <w:t xml:space="preserve"> comorbidities, </w:t>
        </w:r>
        <w:r w:rsidR="00445975">
          <w:rPr>
            <w:rFonts w:ascii="Times New Roman" w:hAnsi="Times New Roman" w:cs="Times New Roman"/>
            <w:sz w:val="24"/>
            <w:szCs w:val="24"/>
          </w:rPr>
          <w:t xml:space="preserve">risk factors, and presenting symptoms are </w:t>
        </w:r>
      </w:ins>
      <w:ins w:id="119" w:author="Grant Steven Roberts" w:date="2020-11-07T10:26:00Z">
        <w:r w:rsidR="004210EC">
          <w:rPr>
            <w:rFonts w:ascii="Times New Roman" w:hAnsi="Times New Roman" w:cs="Times New Roman"/>
            <w:sz w:val="24"/>
            <w:szCs w:val="24"/>
          </w:rPr>
          <w:t xml:space="preserve">provided in </w:t>
        </w:r>
        <w:r w:rsidR="004210EC" w:rsidRPr="003919AA">
          <w:rPr>
            <w:rFonts w:ascii="Times New Roman" w:hAnsi="Times New Roman" w:cs="Times New Roman"/>
            <w:sz w:val="24"/>
            <w:szCs w:val="24"/>
          </w:rPr>
          <w:t>Table 3.</w:t>
        </w:r>
        <w:r w:rsidR="004210EC">
          <w:rPr>
            <w:rFonts w:ascii="Times New Roman" w:hAnsi="Times New Roman" w:cs="Times New Roman"/>
            <w:sz w:val="24"/>
            <w:szCs w:val="24"/>
          </w:rPr>
          <w:t xml:space="preserve"> </w:t>
        </w:r>
      </w:ins>
    </w:p>
    <w:p w14:paraId="3826BF36" w14:textId="18661BB8" w:rsidR="00F741EB" w:rsidRDefault="00F72E5E">
      <w:pPr>
        <w:pStyle w:val="NoSpacing"/>
        <w:spacing w:line="480" w:lineRule="auto"/>
        <w:ind w:firstLine="720"/>
        <w:jc w:val="both"/>
        <w:rPr>
          <w:ins w:id="120" w:author="Grant Steven Roberts" w:date="2020-11-04T18:55:00Z"/>
          <w:rFonts w:ascii="Times New Roman" w:hAnsi="Times New Roman" w:cs="Times New Roman"/>
          <w:sz w:val="24"/>
          <w:szCs w:val="24"/>
        </w:rPr>
        <w:pPrChange w:id="121" w:author="Grant Steven Roberts" w:date="2020-11-07T10:27:00Z">
          <w:pPr>
            <w:pStyle w:val="NoSpacing"/>
            <w:spacing w:line="480" w:lineRule="auto"/>
            <w:jc w:val="both"/>
          </w:pPr>
        </w:pPrChange>
      </w:pPr>
      <w:r w:rsidRPr="0029108C">
        <w:rPr>
          <w:rFonts w:ascii="Times New Roman" w:hAnsi="Times New Roman" w:cs="Times New Roman"/>
          <w:sz w:val="24"/>
          <w:szCs w:val="24"/>
        </w:rPr>
        <w:t>In some subjects, vessels were not visualized</w:t>
      </w:r>
      <w:ins w:id="122" w:author="Grant Steven Roberts" w:date="2020-11-07T10:26:00Z">
        <w:r w:rsidR="004210EC">
          <w:rPr>
            <w:rFonts w:ascii="Times New Roman" w:hAnsi="Times New Roman" w:cs="Times New Roman"/>
            <w:sz w:val="24"/>
            <w:szCs w:val="24"/>
          </w:rPr>
          <w:t xml:space="preserve"> in the PC angiograms</w:t>
        </w:r>
      </w:ins>
      <w:r w:rsidRPr="0029108C">
        <w:rPr>
          <w:rFonts w:ascii="Times New Roman" w:hAnsi="Times New Roman" w:cs="Times New Roman"/>
          <w:sz w:val="24"/>
          <w:szCs w:val="24"/>
        </w:rPr>
        <w:t xml:space="preserve">. Between all 78 preprandial and postprandial datasets, this occurred 2 times in the </w:t>
      </w:r>
      <w:r w:rsidRPr="0029108C">
        <w:rPr>
          <w:rFonts w:ascii="Times New Roman" w:hAnsi="Times New Roman" w:cs="Times New Roman"/>
          <w:noProof/>
          <w:sz w:val="24"/>
          <w:szCs w:val="24"/>
        </w:rPr>
        <w:t>SCAo</w:t>
      </w:r>
      <w:r w:rsidRPr="0029108C">
        <w:rPr>
          <w:rFonts w:ascii="Times New Roman" w:hAnsi="Times New Roman" w:cs="Times New Roman"/>
          <w:sz w:val="24"/>
          <w:szCs w:val="24"/>
        </w:rPr>
        <w:t xml:space="preserve">, 5 times in the IRAo, 2 times in the LRA, 6 times in the RRA, 4 times in the CA, 2 times in the SMV, 5 times in the SV, and 2 times in the PV, leaving 59 arterial and 69 venous datasets for consistency analysis. The SMA was visualized on all image sets.  Average weight-corrected pre- and postprandial volumetric flow rates for each group are shown in </w:t>
      </w:r>
      <w:r w:rsidR="009D4014" w:rsidRPr="0029108C">
        <w:rPr>
          <w:rFonts w:ascii="Times New Roman" w:hAnsi="Times New Roman" w:cs="Times New Roman"/>
          <w:sz w:val="24"/>
          <w:szCs w:val="24"/>
        </w:rPr>
        <w:t xml:space="preserve">Table </w:t>
      </w:r>
      <w:del w:id="123" w:author="Grant Steven Roberts" w:date="2020-11-04T21:38:00Z">
        <w:r w:rsidR="009D4014" w:rsidRPr="0029108C" w:rsidDel="002804C2">
          <w:rPr>
            <w:rFonts w:ascii="Times New Roman" w:hAnsi="Times New Roman" w:cs="Times New Roman"/>
            <w:sz w:val="24"/>
            <w:szCs w:val="24"/>
          </w:rPr>
          <w:delText>1</w:delText>
        </w:r>
      </w:del>
      <w:ins w:id="124" w:author="Grant Steven Roberts" w:date="2020-11-07T10:44:00Z">
        <w:r w:rsidR="005102A3">
          <w:rPr>
            <w:rFonts w:ascii="Times New Roman" w:hAnsi="Times New Roman" w:cs="Times New Roman"/>
            <w:sz w:val="24"/>
            <w:szCs w:val="24"/>
          </w:rPr>
          <w:t>4</w:t>
        </w:r>
      </w:ins>
      <w:r w:rsidR="009D4014" w:rsidRPr="0029108C">
        <w:rPr>
          <w:rFonts w:ascii="Times New Roman" w:hAnsi="Times New Roman" w:cs="Times New Roman"/>
          <w:sz w:val="24"/>
          <w:szCs w:val="24"/>
        </w:rPr>
        <w:t xml:space="preserve">. </w:t>
      </w:r>
      <w:r w:rsidRPr="0029108C">
        <w:rPr>
          <w:rFonts w:ascii="Times New Roman" w:hAnsi="Times New Roman" w:cs="Times New Roman"/>
          <w:sz w:val="24"/>
          <w:szCs w:val="24"/>
        </w:rPr>
        <w:t xml:space="preserve">Average percent changes in flow for each group are given in </w:t>
      </w:r>
      <w:r w:rsidR="009D4014" w:rsidRPr="0029108C">
        <w:rPr>
          <w:rFonts w:ascii="Times New Roman" w:hAnsi="Times New Roman" w:cs="Times New Roman"/>
          <w:sz w:val="24"/>
          <w:szCs w:val="24"/>
        </w:rPr>
        <w:t xml:space="preserve">Table </w:t>
      </w:r>
      <w:del w:id="125" w:author="Grant Steven Roberts" w:date="2020-11-04T21:38:00Z">
        <w:r w:rsidR="009D4014" w:rsidDel="002804C2">
          <w:rPr>
            <w:rFonts w:ascii="Times New Roman" w:hAnsi="Times New Roman" w:cs="Times New Roman"/>
            <w:sz w:val="24"/>
            <w:szCs w:val="24"/>
          </w:rPr>
          <w:delText>2</w:delText>
        </w:r>
        <w:r w:rsidR="009D4014" w:rsidRPr="0029108C" w:rsidDel="002804C2">
          <w:rPr>
            <w:rFonts w:ascii="Times New Roman" w:hAnsi="Times New Roman" w:cs="Times New Roman"/>
            <w:sz w:val="24"/>
            <w:szCs w:val="24"/>
          </w:rPr>
          <w:delText xml:space="preserve"> </w:delText>
        </w:r>
      </w:del>
      <w:ins w:id="126" w:author="Grant Steven Roberts" w:date="2020-11-07T10:44:00Z">
        <w:r w:rsidR="005102A3">
          <w:rPr>
            <w:rFonts w:ascii="Times New Roman" w:hAnsi="Times New Roman" w:cs="Times New Roman"/>
            <w:sz w:val="24"/>
            <w:szCs w:val="24"/>
          </w:rPr>
          <w:t>5</w:t>
        </w:r>
      </w:ins>
      <w:ins w:id="127" w:author="Grant Steven Roberts" w:date="2020-11-04T21:38:00Z">
        <w:r w:rsidR="002804C2" w:rsidRPr="0029108C">
          <w:rPr>
            <w:rFonts w:ascii="Times New Roman" w:hAnsi="Times New Roman" w:cs="Times New Roman"/>
            <w:sz w:val="24"/>
            <w:szCs w:val="24"/>
          </w:rPr>
          <w:t xml:space="preserve"> </w:t>
        </w:r>
      </w:ins>
      <w:r w:rsidRPr="0029108C">
        <w:rPr>
          <w:rFonts w:ascii="Times New Roman" w:hAnsi="Times New Roman" w:cs="Times New Roman"/>
          <w:sz w:val="24"/>
          <w:szCs w:val="24"/>
        </w:rPr>
        <w:t>and visualized in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3.</w:t>
      </w:r>
    </w:p>
    <w:p w14:paraId="2002602B" w14:textId="77777777" w:rsidR="00834636" w:rsidRDefault="00834636" w:rsidP="00184826">
      <w:pPr>
        <w:pStyle w:val="NoSpacing"/>
        <w:spacing w:line="480" w:lineRule="auto"/>
        <w:jc w:val="both"/>
        <w:rPr>
          <w:ins w:id="128" w:author="Grant Steven Roberts" w:date="2020-11-05T19:39:00Z"/>
          <w:rFonts w:ascii="Times New Roman" w:hAnsi="Times New Roman" w:cs="Times New Roman"/>
          <w:b/>
          <w:sz w:val="24"/>
          <w:szCs w:val="24"/>
        </w:rPr>
      </w:pPr>
    </w:p>
    <w:p w14:paraId="464C6B51" w14:textId="00DA56C3" w:rsidR="00834636" w:rsidRDefault="00834636" w:rsidP="00184826">
      <w:pPr>
        <w:pStyle w:val="NoSpacing"/>
        <w:spacing w:line="480" w:lineRule="auto"/>
        <w:jc w:val="both"/>
        <w:rPr>
          <w:ins w:id="129" w:author="Grant Steven Roberts" w:date="2020-11-05T19:39:00Z"/>
          <w:rFonts w:ascii="Times New Roman" w:hAnsi="Times New Roman" w:cs="Times New Roman"/>
          <w:b/>
          <w:sz w:val="24"/>
          <w:szCs w:val="24"/>
        </w:rPr>
      </w:pPr>
      <w:ins w:id="130" w:author="Grant Steven Roberts" w:date="2020-11-05T19:39:00Z">
        <w:r w:rsidRPr="009D4014">
          <w:rPr>
            <w:rFonts w:ascii="Times New Roman" w:hAnsi="Times New Roman" w:cs="Times New Roman"/>
            <w:b/>
            <w:sz w:val="24"/>
            <w:szCs w:val="24"/>
          </w:rPr>
          <w:t xml:space="preserve">Table </w:t>
        </w:r>
      </w:ins>
      <w:ins w:id="131" w:author="Grant Steven Roberts" w:date="2020-11-06T10:30:00Z">
        <w:r w:rsidR="004C2C27">
          <w:rPr>
            <w:rFonts w:ascii="Times New Roman" w:hAnsi="Times New Roman" w:cs="Times New Roman"/>
            <w:b/>
            <w:sz w:val="24"/>
            <w:szCs w:val="24"/>
          </w:rPr>
          <w:t>3</w:t>
        </w:r>
      </w:ins>
      <w:ins w:id="132" w:author="Grant Steven Roberts" w:date="2020-11-05T19:39:00Z">
        <w:r>
          <w:rPr>
            <w:rFonts w:ascii="Times New Roman" w:hAnsi="Times New Roman" w:cs="Times New Roman"/>
            <w:b/>
            <w:sz w:val="24"/>
            <w:szCs w:val="24"/>
          </w:rPr>
          <w:t>.</w:t>
        </w:r>
        <w:r w:rsidRPr="009D4014">
          <w:rPr>
            <w:rFonts w:ascii="Times New Roman" w:hAnsi="Times New Roman" w:cs="Times New Roman"/>
            <w:b/>
            <w:sz w:val="24"/>
            <w:szCs w:val="24"/>
          </w:rPr>
          <w:t xml:space="preserve"> </w:t>
        </w:r>
        <w:r>
          <w:rPr>
            <w:rFonts w:ascii="Times New Roman" w:hAnsi="Times New Roman" w:cs="Times New Roman"/>
            <w:b/>
            <w:sz w:val="24"/>
            <w:szCs w:val="24"/>
          </w:rPr>
          <w:t xml:space="preserve">Comorbidities, Risk Factors, and Presenting Symptoms of CMI+ and CMI- Subjects </w:t>
        </w:r>
      </w:ins>
    </w:p>
    <w:tbl>
      <w:tblPr>
        <w:tblStyle w:val="TableGrid"/>
        <w:tblW w:w="0" w:type="auto"/>
        <w:tblInd w:w="720" w:type="dxa"/>
        <w:tblLook w:val="04A0" w:firstRow="1" w:lastRow="0" w:firstColumn="1" w:lastColumn="0" w:noHBand="0" w:noVBand="1"/>
        <w:tblPrChange w:id="133" w:author="Grant Steven Roberts" w:date="2020-11-05T21:47:00Z">
          <w:tblPr>
            <w:tblStyle w:val="TableGrid"/>
            <w:tblW w:w="0" w:type="auto"/>
            <w:tblInd w:w="856" w:type="dxa"/>
            <w:tblLook w:val="04A0" w:firstRow="1" w:lastRow="0" w:firstColumn="1" w:lastColumn="0" w:noHBand="0" w:noVBand="1"/>
          </w:tblPr>
        </w:tblPrChange>
      </w:tblPr>
      <w:tblGrid>
        <w:gridCol w:w="2983"/>
        <w:gridCol w:w="1557"/>
        <w:gridCol w:w="1631"/>
        <w:tblGridChange w:id="134">
          <w:tblGrid>
            <w:gridCol w:w="2847"/>
            <w:gridCol w:w="1557"/>
            <w:gridCol w:w="1631"/>
          </w:tblGrid>
        </w:tblGridChange>
      </w:tblGrid>
      <w:tr w:rsidR="00834636" w:rsidRPr="00CE056F" w14:paraId="11C0771E" w14:textId="77777777" w:rsidTr="00A670A4">
        <w:trPr>
          <w:trHeight w:val="576"/>
          <w:ins w:id="135" w:author="Grant Steven Roberts" w:date="2020-11-05T19:39:00Z"/>
          <w:trPrChange w:id="136" w:author="Grant Steven Roberts" w:date="2020-11-05T21:47:00Z">
            <w:trPr>
              <w:trHeight w:val="576"/>
            </w:trPr>
          </w:trPrChange>
        </w:trPr>
        <w:tc>
          <w:tcPr>
            <w:tcW w:w="2983" w:type="dxa"/>
            <w:tcBorders>
              <w:top w:val="nil"/>
              <w:left w:val="nil"/>
              <w:right w:val="nil"/>
            </w:tcBorders>
            <w:vAlign w:val="bottom"/>
            <w:tcPrChange w:id="137" w:author="Grant Steven Roberts" w:date="2020-11-05T21:47:00Z">
              <w:tcPr>
                <w:tcW w:w="2847" w:type="dxa"/>
                <w:tcBorders>
                  <w:top w:val="nil"/>
                  <w:left w:val="nil"/>
                  <w:right w:val="nil"/>
                </w:tcBorders>
                <w:vAlign w:val="bottom"/>
              </w:tcPr>
            </w:tcPrChange>
          </w:tcPr>
          <w:p w14:paraId="11FAB00B" w14:textId="77777777" w:rsidR="00834636" w:rsidRDefault="00834636" w:rsidP="00834636">
            <w:pPr>
              <w:rPr>
                <w:ins w:id="138" w:author="Grant Steven Roberts" w:date="2020-11-05T19:39:00Z"/>
                <w:rFonts w:ascii="Times New Roman" w:hAnsi="Times New Roman" w:cs="Times New Roman"/>
                <w:i/>
                <w:iCs/>
              </w:rPr>
            </w:pPr>
          </w:p>
        </w:tc>
        <w:tc>
          <w:tcPr>
            <w:tcW w:w="1557" w:type="dxa"/>
            <w:tcBorders>
              <w:top w:val="nil"/>
              <w:left w:val="nil"/>
              <w:right w:val="nil"/>
            </w:tcBorders>
            <w:vAlign w:val="bottom"/>
            <w:tcPrChange w:id="139" w:author="Grant Steven Roberts" w:date="2020-11-05T21:47:00Z">
              <w:tcPr>
                <w:tcW w:w="1557" w:type="dxa"/>
                <w:tcBorders>
                  <w:top w:val="nil"/>
                  <w:left w:val="nil"/>
                  <w:right w:val="nil"/>
                </w:tcBorders>
                <w:vAlign w:val="bottom"/>
              </w:tcPr>
            </w:tcPrChange>
          </w:tcPr>
          <w:p w14:paraId="594049FF" w14:textId="77777777" w:rsidR="00834636" w:rsidRPr="00CE056F" w:rsidRDefault="00834636" w:rsidP="00834636">
            <w:pPr>
              <w:jc w:val="center"/>
              <w:rPr>
                <w:ins w:id="140" w:author="Grant Steven Roberts" w:date="2020-11-05T19:39:00Z"/>
                <w:rFonts w:ascii="Times New Roman" w:hAnsi="Times New Roman" w:cs="Times New Roman"/>
              </w:rPr>
            </w:pPr>
          </w:p>
        </w:tc>
        <w:tc>
          <w:tcPr>
            <w:tcW w:w="1631" w:type="dxa"/>
            <w:tcBorders>
              <w:top w:val="nil"/>
              <w:left w:val="nil"/>
              <w:right w:val="nil"/>
            </w:tcBorders>
            <w:vAlign w:val="bottom"/>
            <w:tcPrChange w:id="141" w:author="Grant Steven Roberts" w:date="2020-11-05T21:47:00Z">
              <w:tcPr>
                <w:tcW w:w="1631" w:type="dxa"/>
                <w:tcBorders>
                  <w:top w:val="nil"/>
                  <w:left w:val="nil"/>
                  <w:right w:val="nil"/>
                </w:tcBorders>
                <w:vAlign w:val="bottom"/>
              </w:tcPr>
            </w:tcPrChange>
          </w:tcPr>
          <w:p w14:paraId="126397BA" w14:textId="77777777" w:rsidR="00834636" w:rsidRPr="00CE056F" w:rsidRDefault="00834636" w:rsidP="00834636">
            <w:pPr>
              <w:jc w:val="center"/>
              <w:rPr>
                <w:ins w:id="142" w:author="Grant Steven Roberts" w:date="2020-11-05T19:39:00Z"/>
                <w:rFonts w:ascii="Times New Roman" w:hAnsi="Times New Roman" w:cs="Times New Roman"/>
              </w:rPr>
            </w:pPr>
          </w:p>
        </w:tc>
      </w:tr>
      <w:tr w:rsidR="00834636" w:rsidRPr="00CE056F" w14:paraId="2DD045CB" w14:textId="77777777" w:rsidTr="00A670A4">
        <w:trPr>
          <w:trHeight w:val="576"/>
          <w:ins w:id="143" w:author="Grant Steven Roberts" w:date="2020-11-05T19:39:00Z"/>
          <w:trPrChange w:id="144" w:author="Grant Steven Roberts" w:date="2020-11-05T21:47:00Z">
            <w:trPr>
              <w:trHeight w:val="576"/>
            </w:trPr>
          </w:trPrChange>
        </w:trPr>
        <w:tc>
          <w:tcPr>
            <w:tcW w:w="2983" w:type="dxa"/>
            <w:tcBorders>
              <w:top w:val="nil"/>
              <w:left w:val="nil"/>
              <w:right w:val="nil"/>
            </w:tcBorders>
            <w:vAlign w:val="bottom"/>
            <w:tcPrChange w:id="145" w:author="Grant Steven Roberts" w:date="2020-11-05T21:47:00Z">
              <w:tcPr>
                <w:tcW w:w="2847" w:type="dxa"/>
                <w:tcBorders>
                  <w:top w:val="nil"/>
                  <w:left w:val="nil"/>
                  <w:right w:val="nil"/>
                </w:tcBorders>
                <w:vAlign w:val="bottom"/>
              </w:tcPr>
            </w:tcPrChange>
          </w:tcPr>
          <w:p w14:paraId="1FA66463" w14:textId="77777777" w:rsidR="00834636" w:rsidRDefault="00834636" w:rsidP="00834636">
            <w:pPr>
              <w:rPr>
                <w:ins w:id="146" w:author="Grant Steven Roberts" w:date="2020-11-05T19:39:00Z"/>
                <w:rFonts w:ascii="Times New Roman" w:hAnsi="Times New Roman" w:cs="Times New Roman"/>
                <w:i/>
                <w:iCs/>
              </w:rPr>
            </w:pPr>
            <w:ins w:id="147" w:author="Grant Steven Roberts" w:date="2020-11-05T19:39:00Z">
              <w:r w:rsidRPr="00CE056F">
                <w:rPr>
                  <w:rFonts w:ascii="Times New Roman" w:hAnsi="Times New Roman" w:cs="Times New Roman"/>
                  <w:i/>
                  <w:iCs/>
                </w:rPr>
                <w:t>Relevant Comorbidities</w:t>
              </w:r>
            </w:ins>
          </w:p>
          <w:p w14:paraId="4D65DD11" w14:textId="77777777" w:rsidR="00834636" w:rsidRDefault="00834636" w:rsidP="00834636">
            <w:pPr>
              <w:rPr>
                <w:ins w:id="148" w:author="Grant Steven Roberts" w:date="2020-11-05T19:39:00Z"/>
                <w:rFonts w:ascii="Times New Roman" w:hAnsi="Times New Roman" w:cs="Times New Roman"/>
                <w:i/>
                <w:iCs/>
              </w:rPr>
            </w:pPr>
            <w:ins w:id="149" w:author="Grant Steven Roberts" w:date="2020-11-05T19:39:00Z">
              <w:r>
                <w:rPr>
                  <w:rFonts w:ascii="Times New Roman" w:hAnsi="Times New Roman" w:cs="Times New Roman"/>
                  <w:i/>
                  <w:iCs/>
                </w:rPr>
                <w:t xml:space="preserve">&amp; </w:t>
              </w:r>
              <w:r w:rsidRPr="00CE056F">
                <w:rPr>
                  <w:rFonts w:ascii="Times New Roman" w:hAnsi="Times New Roman" w:cs="Times New Roman"/>
                  <w:i/>
                  <w:iCs/>
                </w:rPr>
                <w:t>Risk Factors</w:t>
              </w:r>
              <w:r>
                <w:rPr>
                  <w:rFonts w:ascii="Times New Roman" w:hAnsi="Times New Roman" w:cs="Times New Roman"/>
                  <w:i/>
                  <w:iCs/>
                </w:rPr>
                <w:t xml:space="preserve"> –</w:t>
              </w:r>
              <w:r w:rsidRPr="00CE056F">
                <w:rPr>
                  <w:rFonts w:ascii="Times New Roman" w:hAnsi="Times New Roman" w:cs="Times New Roman"/>
                  <w:i/>
                  <w:iCs/>
                </w:rPr>
                <w:t xml:space="preserve"> </w:t>
              </w:r>
              <w:r>
                <w:rPr>
                  <w:rFonts w:ascii="Times New Roman" w:hAnsi="Times New Roman" w:cs="Times New Roman"/>
                  <w:i/>
                  <w:iCs/>
                </w:rPr>
                <w:t xml:space="preserve">N </w:t>
              </w:r>
              <w:r w:rsidRPr="00CE056F">
                <w:rPr>
                  <w:rFonts w:ascii="Times New Roman" w:hAnsi="Times New Roman" w:cs="Times New Roman"/>
                  <w:i/>
                  <w:iCs/>
                </w:rPr>
                <w:t>[%]</w:t>
              </w:r>
            </w:ins>
          </w:p>
        </w:tc>
        <w:tc>
          <w:tcPr>
            <w:tcW w:w="1557" w:type="dxa"/>
            <w:tcBorders>
              <w:top w:val="nil"/>
              <w:left w:val="nil"/>
              <w:right w:val="nil"/>
            </w:tcBorders>
            <w:vAlign w:val="bottom"/>
            <w:tcPrChange w:id="150" w:author="Grant Steven Roberts" w:date="2020-11-05T21:47:00Z">
              <w:tcPr>
                <w:tcW w:w="1557" w:type="dxa"/>
                <w:tcBorders>
                  <w:top w:val="nil"/>
                  <w:left w:val="nil"/>
                  <w:right w:val="nil"/>
                </w:tcBorders>
                <w:vAlign w:val="bottom"/>
              </w:tcPr>
            </w:tcPrChange>
          </w:tcPr>
          <w:p w14:paraId="57DEAA5E" w14:textId="77777777" w:rsidR="00834636" w:rsidRPr="00CE056F" w:rsidRDefault="00834636" w:rsidP="00834636">
            <w:pPr>
              <w:jc w:val="center"/>
              <w:rPr>
                <w:ins w:id="151" w:author="Grant Steven Roberts" w:date="2020-11-05T19:39:00Z"/>
                <w:rFonts w:ascii="Times New Roman" w:hAnsi="Times New Roman" w:cs="Times New Roman"/>
              </w:rPr>
            </w:pPr>
            <w:ins w:id="152" w:author="Grant Steven Roberts" w:date="2020-11-05T19:39:00Z">
              <w:r w:rsidRPr="00CE056F">
                <w:rPr>
                  <w:rFonts w:ascii="Times New Roman" w:hAnsi="Times New Roman" w:cs="Times New Roman"/>
                </w:rPr>
                <w:t>CMI+ (</w:t>
              </w:r>
              <w:r>
                <w:rPr>
                  <w:rFonts w:ascii="Times New Roman" w:hAnsi="Times New Roman" w:cs="Times New Roman"/>
                </w:rPr>
                <w:t>N</w:t>
              </w:r>
              <w:r w:rsidRPr="00CE056F">
                <w:rPr>
                  <w:rFonts w:ascii="Times New Roman" w:hAnsi="Times New Roman" w:cs="Times New Roman"/>
                </w:rPr>
                <w:t>=6)</w:t>
              </w:r>
            </w:ins>
          </w:p>
        </w:tc>
        <w:tc>
          <w:tcPr>
            <w:tcW w:w="1631" w:type="dxa"/>
            <w:tcBorders>
              <w:top w:val="nil"/>
              <w:left w:val="nil"/>
              <w:right w:val="nil"/>
            </w:tcBorders>
            <w:vAlign w:val="bottom"/>
            <w:tcPrChange w:id="153" w:author="Grant Steven Roberts" w:date="2020-11-05T21:47:00Z">
              <w:tcPr>
                <w:tcW w:w="1631" w:type="dxa"/>
                <w:tcBorders>
                  <w:top w:val="nil"/>
                  <w:left w:val="nil"/>
                  <w:right w:val="nil"/>
                </w:tcBorders>
                <w:vAlign w:val="bottom"/>
              </w:tcPr>
            </w:tcPrChange>
          </w:tcPr>
          <w:p w14:paraId="143AC625" w14:textId="77777777" w:rsidR="00834636" w:rsidRPr="00CE056F" w:rsidRDefault="00834636" w:rsidP="00834636">
            <w:pPr>
              <w:jc w:val="center"/>
              <w:rPr>
                <w:ins w:id="154" w:author="Grant Steven Roberts" w:date="2020-11-05T19:39:00Z"/>
                <w:rFonts w:ascii="Times New Roman" w:hAnsi="Times New Roman" w:cs="Times New Roman"/>
              </w:rPr>
            </w:pPr>
            <w:ins w:id="155" w:author="Grant Steven Roberts" w:date="2020-11-05T19:39:00Z">
              <w:r w:rsidRPr="00CE056F">
                <w:rPr>
                  <w:rFonts w:ascii="Times New Roman" w:hAnsi="Times New Roman" w:cs="Times New Roman"/>
                </w:rPr>
                <w:t>CMI- (</w:t>
              </w:r>
              <w:r>
                <w:rPr>
                  <w:rFonts w:ascii="Times New Roman" w:hAnsi="Times New Roman" w:cs="Times New Roman"/>
                </w:rPr>
                <w:t>N</w:t>
              </w:r>
              <w:r w:rsidRPr="00CE056F">
                <w:rPr>
                  <w:rFonts w:ascii="Times New Roman" w:hAnsi="Times New Roman" w:cs="Times New Roman"/>
                </w:rPr>
                <w:t>=13)</w:t>
              </w:r>
            </w:ins>
          </w:p>
        </w:tc>
      </w:tr>
      <w:tr w:rsidR="00834636" w:rsidRPr="00CE056F" w14:paraId="7CD2D60E" w14:textId="77777777" w:rsidTr="00A670A4">
        <w:trPr>
          <w:ins w:id="156" w:author="Grant Steven Roberts" w:date="2020-11-05T19:39:00Z"/>
        </w:trPr>
        <w:tc>
          <w:tcPr>
            <w:tcW w:w="2983" w:type="dxa"/>
            <w:tcBorders>
              <w:left w:val="nil"/>
              <w:bottom w:val="nil"/>
              <w:right w:val="nil"/>
            </w:tcBorders>
            <w:vAlign w:val="center"/>
            <w:tcPrChange w:id="157" w:author="Grant Steven Roberts" w:date="2020-11-05T21:47:00Z">
              <w:tcPr>
                <w:tcW w:w="2847" w:type="dxa"/>
                <w:tcBorders>
                  <w:left w:val="nil"/>
                  <w:bottom w:val="nil"/>
                  <w:right w:val="nil"/>
                </w:tcBorders>
                <w:vAlign w:val="center"/>
              </w:tcPr>
            </w:tcPrChange>
          </w:tcPr>
          <w:p w14:paraId="2A125A1C" w14:textId="77777777" w:rsidR="00834636" w:rsidRPr="00CE056F" w:rsidRDefault="00834636" w:rsidP="00834636">
            <w:pPr>
              <w:rPr>
                <w:ins w:id="158" w:author="Grant Steven Roberts" w:date="2020-11-05T19:39:00Z"/>
                <w:rFonts w:ascii="Times New Roman" w:hAnsi="Times New Roman" w:cs="Times New Roman"/>
              </w:rPr>
            </w:pPr>
            <w:ins w:id="159" w:author="Grant Steven Roberts" w:date="2020-11-05T19:39:00Z">
              <w:r w:rsidRPr="00CE056F">
                <w:rPr>
                  <w:rFonts w:ascii="Times New Roman" w:hAnsi="Times New Roman" w:cs="Times New Roman"/>
                </w:rPr>
                <w:t>Hypertension</w:t>
              </w:r>
            </w:ins>
          </w:p>
        </w:tc>
        <w:tc>
          <w:tcPr>
            <w:tcW w:w="1557" w:type="dxa"/>
            <w:tcBorders>
              <w:left w:val="nil"/>
              <w:bottom w:val="nil"/>
              <w:right w:val="nil"/>
            </w:tcBorders>
            <w:tcPrChange w:id="160" w:author="Grant Steven Roberts" w:date="2020-11-05T21:47:00Z">
              <w:tcPr>
                <w:tcW w:w="1557" w:type="dxa"/>
                <w:tcBorders>
                  <w:left w:val="nil"/>
                  <w:bottom w:val="nil"/>
                  <w:right w:val="nil"/>
                </w:tcBorders>
              </w:tcPr>
            </w:tcPrChange>
          </w:tcPr>
          <w:p w14:paraId="1D17A417" w14:textId="77777777" w:rsidR="00834636" w:rsidRPr="00CE056F" w:rsidRDefault="00834636" w:rsidP="00834636">
            <w:pPr>
              <w:jc w:val="center"/>
              <w:rPr>
                <w:ins w:id="161" w:author="Grant Steven Roberts" w:date="2020-11-05T19:39:00Z"/>
                <w:rFonts w:ascii="Times New Roman" w:hAnsi="Times New Roman" w:cs="Times New Roman"/>
              </w:rPr>
            </w:pPr>
            <w:ins w:id="162" w:author="Grant Steven Roberts" w:date="2020-11-05T19:39:00Z">
              <w:r w:rsidRPr="00CE056F">
                <w:rPr>
                  <w:rFonts w:ascii="Times New Roman" w:hAnsi="Times New Roman" w:cs="Times New Roman"/>
                </w:rPr>
                <w:t>6 [100%]</w:t>
              </w:r>
            </w:ins>
          </w:p>
        </w:tc>
        <w:tc>
          <w:tcPr>
            <w:tcW w:w="1631" w:type="dxa"/>
            <w:tcBorders>
              <w:left w:val="nil"/>
              <w:bottom w:val="nil"/>
              <w:right w:val="nil"/>
            </w:tcBorders>
            <w:tcPrChange w:id="163" w:author="Grant Steven Roberts" w:date="2020-11-05T21:47:00Z">
              <w:tcPr>
                <w:tcW w:w="1631" w:type="dxa"/>
                <w:tcBorders>
                  <w:left w:val="nil"/>
                  <w:bottom w:val="nil"/>
                  <w:right w:val="nil"/>
                </w:tcBorders>
              </w:tcPr>
            </w:tcPrChange>
          </w:tcPr>
          <w:p w14:paraId="2EFEB783" w14:textId="77777777" w:rsidR="00834636" w:rsidRPr="00CE056F" w:rsidRDefault="00834636" w:rsidP="00834636">
            <w:pPr>
              <w:jc w:val="center"/>
              <w:rPr>
                <w:ins w:id="164" w:author="Grant Steven Roberts" w:date="2020-11-05T19:39:00Z"/>
                <w:rFonts w:ascii="Times New Roman" w:hAnsi="Times New Roman" w:cs="Times New Roman"/>
              </w:rPr>
            </w:pPr>
            <w:ins w:id="165" w:author="Grant Steven Roberts" w:date="2020-11-05T19:39:00Z">
              <w:r w:rsidRPr="00CE056F">
                <w:rPr>
                  <w:rFonts w:ascii="Times New Roman" w:hAnsi="Times New Roman" w:cs="Times New Roman"/>
                </w:rPr>
                <w:t>7 [54%]</w:t>
              </w:r>
            </w:ins>
          </w:p>
        </w:tc>
      </w:tr>
      <w:tr w:rsidR="00834636" w:rsidRPr="00CE056F" w14:paraId="6B9724E1" w14:textId="77777777" w:rsidTr="00A670A4">
        <w:trPr>
          <w:ins w:id="166" w:author="Grant Steven Roberts" w:date="2020-11-05T19:39:00Z"/>
        </w:trPr>
        <w:tc>
          <w:tcPr>
            <w:tcW w:w="2983" w:type="dxa"/>
            <w:tcBorders>
              <w:top w:val="nil"/>
              <w:left w:val="nil"/>
              <w:bottom w:val="nil"/>
              <w:right w:val="nil"/>
            </w:tcBorders>
            <w:vAlign w:val="center"/>
            <w:tcPrChange w:id="167" w:author="Grant Steven Roberts" w:date="2020-11-05T21:47:00Z">
              <w:tcPr>
                <w:tcW w:w="2847" w:type="dxa"/>
                <w:tcBorders>
                  <w:top w:val="nil"/>
                  <w:left w:val="nil"/>
                  <w:bottom w:val="nil"/>
                  <w:right w:val="nil"/>
                </w:tcBorders>
                <w:vAlign w:val="center"/>
              </w:tcPr>
            </w:tcPrChange>
          </w:tcPr>
          <w:p w14:paraId="3F6AE380" w14:textId="77777777" w:rsidR="00834636" w:rsidRPr="00CE056F" w:rsidRDefault="00834636" w:rsidP="00834636">
            <w:pPr>
              <w:rPr>
                <w:ins w:id="168" w:author="Grant Steven Roberts" w:date="2020-11-05T19:39:00Z"/>
                <w:rFonts w:ascii="Times New Roman" w:hAnsi="Times New Roman" w:cs="Times New Roman"/>
              </w:rPr>
            </w:pPr>
            <w:ins w:id="169" w:author="Grant Steven Roberts" w:date="2020-11-05T19:39:00Z">
              <w:r w:rsidRPr="00CE056F">
                <w:rPr>
                  <w:rFonts w:ascii="Times New Roman" w:hAnsi="Times New Roman" w:cs="Times New Roman"/>
                </w:rPr>
                <w:t>Obesity</w:t>
              </w:r>
            </w:ins>
          </w:p>
        </w:tc>
        <w:tc>
          <w:tcPr>
            <w:tcW w:w="1557" w:type="dxa"/>
            <w:tcBorders>
              <w:top w:val="nil"/>
              <w:left w:val="nil"/>
              <w:bottom w:val="nil"/>
              <w:right w:val="nil"/>
            </w:tcBorders>
            <w:tcPrChange w:id="170" w:author="Grant Steven Roberts" w:date="2020-11-05T21:47:00Z">
              <w:tcPr>
                <w:tcW w:w="1557" w:type="dxa"/>
                <w:tcBorders>
                  <w:top w:val="nil"/>
                  <w:left w:val="nil"/>
                  <w:bottom w:val="nil"/>
                  <w:right w:val="nil"/>
                </w:tcBorders>
              </w:tcPr>
            </w:tcPrChange>
          </w:tcPr>
          <w:p w14:paraId="02A68EA1" w14:textId="77777777" w:rsidR="00834636" w:rsidRPr="00CE056F" w:rsidRDefault="00834636" w:rsidP="00834636">
            <w:pPr>
              <w:jc w:val="center"/>
              <w:rPr>
                <w:ins w:id="171" w:author="Grant Steven Roberts" w:date="2020-11-05T19:39:00Z"/>
                <w:rFonts w:ascii="Times New Roman" w:hAnsi="Times New Roman" w:cs="Times New Roman"/>
              </w:rPr>
            </w:pPr>
            <w:ins w:id="172" w:author="Grant Steven Roberts" w:date="2020-11-05T19:39:00Z">
              <w:r w:rsidRPr="00CE056F">
                <w:rPr>
                  <w:rFonts w:ascii="Times New Roman" w:hAnsi="Times New Roman" w:cs="Times New Roman"/>
                </w:rPr>
                <w:t>2 [33%]</w:t>
              </w:r>
            </w:ins>
          </w:p>
        </w:tc>
        <w:tc>
          <w:tcPr>
            <w:tcW w:w="1631" w:type="dxa"/>
            <w:tcBorders>
              <w:top w:val="nil"/>
              <w:left w:val="nil"/>
              <w:bottom w:val="nil"/>
              <w:right w:val="nil"/>
            </w:tcBorders>
            <w:tcPrChange w:id="173" w:author="Grant Steven Roberts" w:date="2020-11-05T21:47:00Z">
              <w:tcPr>
                <w:tcW w:w="1631" w:type="dxa"/>
                <w:tcBorders>
                  <w:top w:val="nil"/>
                  <w:left w:val="nil"/>
                  <w:bottom w:val="nil"/>
                  <w:right w:val="nil"/>
                </w:tcBorders>
              </w:tcPr>
            </w:tcPrChange>
          </w:tcPr>
          <w:p w14:paraId="4ABA63E5" w14:textId="77777777" w:rsidR="00834636" w:rsidRPr="00CE056F" w:rsidRDefault="00834636" w:rsidP="00834636">
            <w:pPr>
              <w:jc w:val="center"/>
              <w:rPr>
                <w:ins w:id="174" w:author="Grant Steven Roberts" w:date="2020-11-05T19:39:00Z"/>
                <w:rFonts w:ascii="Times New Roman" w:hAnsi="Times New Roman" w:cs="Times New Roman"/>
              </w:rPr>
            </w:pPr>
            <w:ins w:id="175" w:author="Grant Steven Roberts" w:date="2020-11-05T19:39:00Z">
              <w:r w:rsidRPr="00CE056F">
                <w:rPr>
                  <w:rFonts w:ascii="Times New Roman" w:hAnsi="Times New Roman" w:cs="Times New Roman"/>
                </w:rPr>
                <w:t>8 [62%]</w:t>
              </w:r>
            </w:ins>
          </w:p>
        </w:tc>
      </w:tr>
      <w:tr w:rsidR="00834636" w:rsidRPr="00CE056F" w14:paraId="2912DF65" w14:textId="77777777" w:rsidTr="00A670A4">
        <w:trPr>
          <w:ins w:id="176" w:author="Grant Steven Roberts" w:date="2020-11-05T19:39:00Z"/>
        </w:trPr>
        <w:tc>
          <w:tcPr>
            <w:tcW w:w="2983" w:type="dxa"/>
            <w:tcBorders>
              <w:top w:val="nil"/>
              <w:left w:val="nil"/>
              <w:bottom w:val="nil"/>
              <w:right w:val="nil"/>
            </w:tcBorders>
            <w:vAlign w:val="center"/>
            <w:tcPrChange w:id="177" w:author="Grant Steven Roberts" w:date="2020-11-05T21:47:00Z">
              <w:tcPr>
                <w:tcW w:w="2847" w:type="dxa"/>
                <w:tcBorders>
                  <w:top w:val="nil"/>
                  <w:left w:val="nil"/>
                  <w:bottom w:val="nil"/>
                  <w:right w:val="nil"/>
                </w:tcBorders>
                <w:vAlign w:val="center"/>
              </w:tcPr>
            </w:tcPrChange>
          </w:tcPr>
          <w:p w14:paraId="206EB0AB" w14:textId="5A393781" w:rsidR="00834636" w:rsidRPr="00CE056F" w:rsidRDefault="00834636" w:rsidP="00834636">
            <w:pPr>
              <w:rPr>
                <w:ins w:id="178" w:author="Grant Steven Roberts" w:date="2020-11-05T19:39:00Z"/>
                <w:rFonts w:ascii="Times New Roman" w:hAnsi="Times New Roman" w:cs="Times New Roman"/>
              </w:rPr>
            </w:pPr>
            <w:ins w:id="179" w:author="Grant Steven Roberts" w:date="2020-11-05T19:39:00Z">
              <w:r w:rsidRPr="00CE056F">
                <w:rPr>
                  <w:rFonts w:ascii="Times New Roman" w:hAnsi="Times New Roman" w:cs="Times New Roman"/>
                </w:rPr>
                <w:t>Smok</w:t>
              </w:r>
            </w:ins>
            <w:ins w:id="180" w:author="Grant Steven Roberts" w:date="2020-11-10T18:37:00Z">
              <w:r w:rsidR="00186E96">
                <w:rPr>
                  <w:rFonts w:ascii="Times New Roman" w:hAnsi="Times New Roman" w:cs="Times New Roman"/>
                </w:rPr>
                <w:t>ing Hist</w:t>
              </w:r>
            </w:ins>
            <w:ins w:id="181" w:author="Grant Steven Roberts" w:date="2020-11-10T18:38:00Z">
              <w:r w:rsidR="00186E96">
                <w:rPr>
                  <w:rFonts w:ascii="Times New Roman" w:hAnsi="Times New Roman" w:cs="Times New Roman"/>
                </w:rPr>
                <w:t>ory</w:t>
              </w:r>
            </w:ins>
          </w:p>
        </w:tc>
        <w:tc>
          <w:tcPr>
            <w:tcW w:w="1557" w:type="dxa"/>
            <w:tcBorders>
              <w:top w:val="nil"/>
              <w:left w:val="nil"/>
              <w:bottom w:val="nil"/>
              <w:right w:val="nil"/>
            </w:tcBorders>
            <w:tcPrChange w:id="182" w:author="Grant Steven Roberts" w:date="2020-11-05T21:47:00Z">
              <w:tcPr>
                <w:tcW w:w="1557" w:type="dxa"/>
                <w:tcBorders>
                  <w:top w:val="nil"/>
                  <w:left w:val="nil"/>
                  <w:bottom w:val="nil"/>
                  <w:right w:val="nil"/>
                </w:tcBorders>
              </w:tcPr>
            </w:tcPrChange>
          </w:tcPr>
          <w:p w14:paraId="517C5D5F" w14:textId="5C7855F0" w:rsidR="00834636" w:rsidRPr="00CE056F" w:rsidRDefault="00186E96" w:rsidP="00834636">
            <w:pPr>
              <w:jc w:val="center"/>
              <w:rPr>
                <w:ins w:id="183" w:author="Grant Steven Roberts" w:date="2020-11-05T19:39:00Z"/>
                <w:rFonts w:ascii="Times New Roman" w:hAnsi="Times New Roman" w:cs="Times New Roman"/>
              </w:rPr>
            </w:pPr>
            <w:ins w:id="184" w:author="Grant Steven Roberts" w:date="2020-11-10T18:37:00Z">
              <w:r>
                <w:rPr>
                  <w:rFonts w:ascii="Times New Roman" w:hAnsi="Times New Roman" w:cs="Times New Roman"/>
                </w:rPr>
                <w:t>5</w:t>
              </w:r>
            </w:ins>
            <w:ins w:id="185" w:author="Grant Steven Roberts" w:date="2020-11-05T19:39:00Z">
              <w:r w:rsidR="00834636" w:rsidRPr="00CE056F">
                <w:rPr>
                  <w:rFonts w:ascii="Times New Roman" w:hAnsi="Times New Roman" w:cs="Times New Roman"/>
                </w:rPr>
                <w:t xml:space="preserve"> [</w:t>
              </w:r>
            </w:ins>
            <w:ins w:id="186" w:author="Grant Steven Roberts" w:date="2020-11-10T18:38:00Z">
              <w:r>
                <w:rPr>
                  <w:rFonts w:ascii="Times New Roman" w:hAnsi="Times New Roman" w:cs="Times New Roman"/>
                </w:rPr>
                <w:t>83</w:t>
              </w:r>
            </w:ins>
            <w:ins w:id="187" w:author="Grant Steven Roberts" w:date="2020-11-05T19:39:00Z">
              <w:r w:rsidR="00834636" w:rsidRPr="00CE056F">
                <w:rPr>
                  <w:rFonts w:ascii="Times New Roman" w:hAnsi="Times New Roman" w:cs="Times New Roman"/>
                </w:rPr>
                <w:t>%]</w:t>
              </w:r>
            </w:ins>
          </w:p>
        </w:tc>
        <w:tc>
          <w:tcPr>
            <w:tcW w:w="1631" w:type="dxa"/>
            <w:tcBorders>
              <w:top w:val="nil"/>
              <w:left w:val="nil"/>
              <w:bottom w:val="nil"/>
              <w:right w:val="nil"/>
            </w:tcBorders>
            <w:tcPrChange w:id="188" w:author="Grant Steven Roberts" w:date="2020-11-05T21:47:00Z">
              <w:tcPr>
                <w:tcW w:w="1631" w:type="dxa"/>
                <w:tcBorders>
                  <w:top w:val="nil"/>
                  <w:left w:val="nil"/>
                  <w:bottom w:val="nil"/>
                  <w:right w:val="nil"/>
                </w:tcBorders>
              </w:tcPr>
            </w:tcPrChange>
          </w:tcPr>
          <w:p w14:paraId="2B16E9C4" w14:textId="649AC64D" w:rsidR="00834636" w:rsidRPr="00CE056F" w:rsidRDefault="00186E96" w:rsidP="00834636">
            <w:pPr>
              <w:jc w:val="center"/>
              <w:rPr>
                <w:ins w:id="189" w:author="Grant Steven Roberts" w:date="2020-11-05T19:39:00Z"/>
                <w:rFonts w:ascii="Times New Roman" w:hAnsi="Times New Roman" w:cs="Times New Roman"/>
              </w:rPr>
            </w:pPr>
            <w:ins w:id="190" w:author="Grant Steven Roberts" w:date="2020-11-10T18:37:00Z">
              <w:r>
                <w:rPr>
                  <w:rFonts w:ascii="Times New Roman" w:hAnsi="Times New Roman" w:cs="Times New Roman"/>
                </w:rPr>
                <w:t>8</w:t>
              </w:r>
            </w:ins>
            <w:ins w:id="191" w:author="Grant Steven Roberts" w:date="2020-11-05T19:39:00Z">
              <w:r w:rsidR="00834636" w:rsidRPr="00CE056F">
                <w:rPr>
                  <w:rFonts w:ascii="Times New Roman" w:hAnsi="Times New Roman" w:cs="Times New Roman"/>
                </w:rPr>
                <w:t xml:space="preserve"> [</w:t>
              </w:r>
            </w:ins>
            <w:ins w:id="192" w:author="Grant Steven Roberts" w:date="2020-11-10T18:38:00Z">
              <w:r>
                <w:rPr>
                  <w:rFonts w:ascii="Times New Roman" w:hAnsi="Times New Roman" w:cs="Times New Roman"/>
                </w:rPr>
                <w:t>62</w:t>
              </w:r>
            </w:ins>
            <w:ins w:id="193" w:author="Grant Steven Roberts" w:date="2020-11-05T19:39:00Z">
              <w:r w:rsidR="00834636" w:rsidRPr="00CE056F">
                <w:rPr>
                  <w:rFonts w:ascii="Times New Roman" w:hAnsi="Times New Roman" w:cs="Times New Roman"/>
                </w:rPr>
                <w:t>%]</w:t>
              </w:r>
            </w:ins>
          </w:p>
        </w:tc>
      </w:tr>
      <w:tr w:rsidR="00834636" w:rsidRPr="00CE056F" w14:paraId="06412753" w14:textId="77777777" w:rsidTr="00A670A4">
        <w:trPr>
          <w:ins w:id="194" w:author="Grant Steven Roberts" w:date="2020-11-05T19:39:00Z"/>
        </w:trPr>
        <w:tc>
          <w:tcPr>
            <w:tcW w:w="2983" w:type="dxa"/>
            <w:tcBorders>
              <w:top w:val="nil"/>
              <w:left w:val="nil"/>
              <w:bottom w:val="nil"/>
              <w:right w:val="nil"/>
            </w:tcBorders>
            <w:vAlign w:val="center"/>
            <w:tcPrChange w:id="195" w:author="Grant Steven Roberts" w:date="2020-11-05T21:47:00Z">
              <w:tcPr>
                <w:tcW w:w="2847" w:type="dxa"/>
                <w:tcBorders>
                  <w:top w:val="nil"/>
                  <w:left w:val="nil"/>
                  <w:bottom w:val="nil"/>
                  <w:right w:val="nil"/>
                </w:tcBorders>
                <w:vAlign w:val="center"/>
              </w:tcPr>
            </w:tcPrChange>
          </w:tcPr>
          <w:p w14:paraId="5410DB57" w14:textId="77777777" w:rsidR="00834636" w:rsidRPr="00CE056F" w:rsidRDefault="00834636" w:rsidP="00834636">
            <w:pPr>
              <w:rPr>
                <w:ins w:id="196" w:author="Grant Steven Roberts" w:date="2020-11-05T19:39:00Z"/>
                <w:rFonts w:ascii="Times New Roman" w:hAnsi="Times New Roman" w:cs="Times New Roman"/>
              </w:rPr>
            </w:pPr>
            <w:ins w:id="197" w:author="Grant Steven Roberts" w:date="2020-11-05T19:39:00Z">
              <w:r w:rsidRPr="00CE056F">
                <w:rPr>
                  <w:rFonts w:ascii="Times New Roman" w:hAnsi="Times New Roman" w:cs="Times New Roman"/>
                </w:rPr>
                <w:t>Dyslipidemia</w:t>
              </w:r>
            </w:ins>
          </w:p>
        </w:tc>
        <w:tc>
          <w:tcPr>
            <w:tcW w:w="1557" w:type="dxa"/>
            <w:tcBorders>
              <w:top w:val="nil"/>
              <w:left w:val="nil"/>
              <w:bottom w:val="nil"/>
              <w:right w:val="nil"/>
            </w:tcBorders>
            <w:tcPrChange w:id="198" w:author="Grant Steven Roberts" w:date="2020-11-05T21:47:00Z">
              <w:tcPr>
                <w:tcW w:w="1557" w:type="dxa"/>
                <w:tcBorders>
                  <w:top w:val="nil"/>
                  <w:left w:val="nil"/>
                  <w:bottom w:val="nil"/>
                  <w:right w:val="nil"/>
                </w:tcBorders>
              </w:tcPr>
            </w:tcPrChange>
          </w:tcPr>
          <w:p w14:paraId="25BB748B" w14:textId="77777777" w:rsidR="00834636" w:rsidRPr="00CE056F" w:rsidRDefault="00834636" w:rsidP="00834636">
            <w:pPr>
              <w:jc w:val="center"/>
              <w:rPr>
                <w:ins w:id="199" w:author="Grant Steven Roberts" w:date="2020-11-05T19:39:00Z"/>
                <w:rFonts w:ascii="Times New Roman" w:hAnsi="Times New Roman" w:cs="Times New Roman"/>
              </w:rPr>
            </w:pPr>
            <w:ins w:id="200" w:author="Grant Steven Roberts" w:date="2020-11-05T19:39:00Z">
              <w:r w:rsidRPr="00CE056F">
                <w:rPr>
                  <w:rFonts w:ascii="Times New Roman" w:hAnsi="Times New Roman" w:cs="Times New Roman"/>
                </w:rPr>
                <w:t>3 [50%]</w:t>
              </w:r>
            </w:ins>
          </w:p>
        </w:tc>
        <w:tc>
          <w:tcPr>
            <w:tcW w:w="1631" w:type="dxa"/>
            <w:tcBorders>
              <w:top w:val="nil"/>
              <w:left w:val="nil"/>
              <w:bottom w:val="nil"/>
              <w:right w:val="nil"/>
            </w:tcBorders>
            <w:tcPrChange w:id="201" w:author="Grant Steven Roberts" w:date="2020-11-05T21:47:00Z">
              <w:tcPr>
                <w:tcW w:w="1631" w:type="dxa"/>
                <w:tcBorders>
                  <w:top w:val="nil"/>
                  <w:left w:val="nil"/>
                  <w:bottom w:val="nil"/>
                  <w:right w:val="nil"/>
                </w:tcBorders>
              </w:tcPr>
            </w:tcPrChange>
          </w:tcPr>
          <w:p w14:paraId="2372CD78" w14:textId="77777777" w:rsidR="00834636" w:rsidRPr="00CE056F" w:rsidRDefault="00834636" w:rsidP="00834636">
            <w:pPr>
              <w:jc w:val="center"/>
              <w:rPr>
                <w:ins w:id="202" w:author="Grant Steven Roberts" w:date="2020-11-05T19:39:00Z"/>
                <w:rFonts w:ascii="Times New Roman" w:hAnsi="Times New Roman" w:cs="Times New Roman"/>
              </w:rPr>
            </w:pPr>
            <w:ins w:id="203" w:author="Grant Steven Roberts" w:date="2020-11-05T19:39:00Z">
              <w:r w:rsidRPr="00CE056F">
                <w:rPr>
                  <w:rFonts w:ascii="Times New Roman" w:hAnsi="Times New Roman" w:cs="Times New Roman"/>
                </w:rPr>
                <w:t>3 [23%]</w:t>
              </w:r>
            </w:ins>
          </w:p>
        </w:tc>
      </w:tr>
      <w:tr w:rsidR="00834636" w:rsidRPr="00CE056F" w14:paraId="6B9CD9B3" w14:textId="77777777" w:rsidTr="00A670A4">
        <w:trPr>
          <w:ins w:id="204" w:author="Grant Steven Roberts" w:date="2020-11-05T19:39:00Z"/>
        </w:trPr>
        <w:tc>
          <w:tcPr>
            <w:tcW w:w="2983" w:type="dxa"/>
            <w:tcBorders>
              <w:top w:val="nil"/>
              <w:left w:val="nil"/>
              <w:bottom w:val="nil"/>
              <w:right w:val="nil"/>
            </w:tcBorders>
            <w:vAlign w:val="center"/>
            <w:tcPrChange w:id="205" w:author="Grant Steven Roberts" w:date="2020-11-05T21:47:00Z">
              <w:tcPr>
                <w:tcW w:w="2847" w:type="dxa"/>
                <w:tcBorders>
                  <w:top w:val="nil"/>
                  <w:left w:val="nil"/>
                  <w:bottom w:val="nil"/>
                  <w:right w:val="nil"/>
                </w:tcBorders>
                <w:vAlign w:val="center"/>
              </w:tcPr>
            </w:tcPrChange>
          </w:tcPr>
          <w:p w14:paraId="0C8E4D82" w14:textId="77777777" w:rsidR="00834636" w:rsidRPr="00CE056F" w:rsidRDefault="00834636" w:rsidP="00834636">
            <w:pPr>
              <w:rPr>
                <w:ins w:id="206" w:author="Grant Steven Roberts" w:date="2020-11-05T19:39:00Z"/>
                <w:rFonts w:ascii="Times New Roman" w:hAnsi="Times New Roman" w:cs="Times New Roman"/>
              </w:rPr>
            </w:pPr>
            <w:ins w:id="207" w:author="Grant Steven Roberts" w:date="2020-11-05T19:39:00Z">
              <w:r w:rsidRPr="00CE056F">
                <w:rPr>
                  <w:rFonts w:ascii="Times New Roman" w:hAnsi="Times New Roman" w:cs="Times New Roman"/>
                </w:rPr>
                <w:t>Esophageal Reflux</w:t>
              </w:r>
            </w:ins>
          </w:p>
        </w:tc>
        <w:tc>
          <w:tcPr>
            <w:tcW w:w="1557" w:type="dxa"/>
            <w:tcBorders>
              <w:top w:val="nil"/>
              <w:left w:val="nil"/>
              <w:bottom w:val="nil"/>
              <w:right w:val="nil"/>
            </w:tcBorders>
            <w:tcPrChange w:id="208" w:author="Grant Steven Roberts" w:date="2020-11-05T21:47:00Z">
              <w:tcPr>
                <w:tcW w:w="1557" w:type="dxa"/>
                <w:tcBorders>
                  <w:top w:val="nil"/>
                  <w:left w:val="nil"/>
                  <w:bottom w:val="nil"/>
                  <w:right w:val="nil"/>
                </w:tcBorders>
              </w:tcPr>
            </w:tcPrChange>
          </w:tcPr>
          <w:p w14:paraId="4A402A1A" w14:textId="77777777" w:rsidR="00834636" w:rsidRPr="00CE056F" w:rsidRDefault="00834636" w:rsidP="00834636">
            <w:pPr>
              <w:jc w:val="center"/>
              <w:rPr>
                <w:ins w:id="209" w:author="Grant Steven Roberts" w:date="2020-11-05T19:39:00Z"/>
                <w:rFonts w:ascii="Times New Roman" w:hAnsi="Times New Roman" w:cs="Times New Roman"/>
              </w:rPr>
            </w:pPr>
            <w:ins w:id="210" w:author="Grant Steven Roberts" w:date="2020-11-05T19:39:00Z">
              <w:r w:rsidRPr="00CE056F">
                <w:rPr>
                  <w:rFonts w:ascii="Times New Roman" w:hAnsi="Times New Roman" w:cs="Times New Roman"/>
                </w:rPr>
                <w:t>2 [33%]</w:t>
              </w:r>
            </w:ins>
          </w:p>
        </w:tc>
        <w:tc>
          <w:tcPr>
            <w:tcW w:w="1631" w:type="dxa"/>
            <w:tcBorders>
              <w:top w:val="nil"/>
              <w:left w:val="nil"/>
              <w:bottom w:val="nil"/>
              <w:right w:val="nil"/>
            </w:tcBorders>
            <w:tcPrChange w:id="211" w:author="Grant Steven Roberts" w:date="2020-11-05T21:47:00Z">
              <w:tcPr>
                <w:tcW w:w="1631" w:type="dxa"/>
                <w:tcBorders>
                  <w:top w:val="nil"/>
                  <w:left w:val="nil"/>
                  <w:bottom w:val="nil"/>
                  <w:right w:val="nil"/>
                </w:tcBorders>
              </w:tcPr>
            </w:tcPrChange>
          </w:tcPr>
          <w:p w14:paraId="1A9BF1ED" w14:textId="77777777" w:rsidR="00834636" w:rsidRPr="00CE056F" w:rsidRDefault="00834636" w:rsidP="00834636">
            <w:pPr>
              <w:jc w:val="center"/>
              <w:rPr>
                <w:ins w:id="212" w:author="Grant Steven Roberts" w:date="2020-11-05T19:39:00Z"/>
                <w:rFonts w:ascii="Times New Roman" w:hAnsi="Times New Roman" w:cs="Times New Roman"/>
              </w:rPr>
            </w:pPr>
            <w:ins w:id="213" w:author="Grant Steven Roberts" w:date="2020-11-05T19:39:00Z">
              <w:r w:rsidRPr="00CE056F">
                <w:rPr>
                  <w:rFonts w:ascii="Times New Roman" w:hAnsi="Times New Roman" w:cs="Times New Roman"/>
                </w:rPr>
                <w:t>3 [23%]</w:t>
              </w:r>
            </w:ins>
          </w:p>
        </w:tc>
      </w:tr>
      <w:tr w:rsidR="00834636" w:rsidRPr="00CE056F" w14:paraId="1933DD11" w14:textId="77777777" w:rsidTr="00A670A4">
        <w:trPr>
          <w:ins w:id="214" w:author="Grant Steven Roberts" w:date="2020-11-05T19:39:00Z"/>
        </w:trPr>
        <w:tc>
          <w:tcPr>
            <w:tcW w:w="2983" w:type="dxa"/>
            <w:tcBorders>
              <w:top w:val="nil"/>
              <w:left w:val="nil"/>
              <w:bottom w:val="nil"/>
              <w:right w:val="nil"/>
            </w:tcBorders>
            <w:vAlign w:val="center"/>
            <w:tcPrChange w:id="215" w:author="Grant Steven Roberts" w:date="2020-11-05T21:47:00Z">
              <w:tcPr>
                <w:tcW w:w="2847" w:type="dxa"/>
                <w:tcBorders>
                  <w:top w:val="nil"/>
                  <w:left w:val="nil"/>
                  <w:bottom w:val="nil"/>
                  <w:right w:val="nil"/>
                </w:tcBorders>
                <w:vAlign w:val="center"/>
              </w:tcPr>
            </w:tcPrChange>
          </w:tcPr>
          <w:p w14:paraId="3BB002C0" w14:textId="77777777" w:rsidR="00834636" w:rsidRPr="00CE056F" w:rsidRDefault="00834636" w:rsidP="00834636">
            <w:pPr>
              <w:rPr>
                <w:ins w:id="216" w:author="Grant Steven Roberts" w:date="2020-11-05T19:39:00Z"/>
                <w:rFonts w:ascii="Times New Roman" w:hAnsi="Times New Roman" w:cs="Times New Roman"/>
              </w:rPr>
            </w:pPr>
            <w:ins w:id="217" w:author="Grant Steven Roberts" w:date="2020-11-05T19:39:00Z">
              <w:r w:rsidRPr="00CE056F">
                <w:rPr>
                  <w:rFonts w:ascii="Times New Roman" w:hAnsi="Times New Roman" w:cs="Times New Roman"/>
                </w:rPr>
                <w:t>Pancreatic disease</w:t>
              </w:r>
            </w:ins>
          </w:p>
        </w:tc>
        <w:tc>
          <w:tcPr>
            <w:tcW w:w="1557" w:type="dxa"/>
            <w:tcBorders>
              <w:top w:val="nil"/>
              <w:left w:val="nil"/>
              <w:bottom w:val="nil"/>
              <w:right w:val="nil"/>
            </w:tcBorders>
            <w:tcPrChange w:id="218" w:author="Grant Steven Roberts" w:date="2020-11-05T21:47:00Z">
              <w:tcPr>
                <w:tcW w:w="1557" w:type="dxa"/>
                <w:tcBorders>
                  <w:top w:val="nil"/>
                  <w:left w:val="nil"/>
                  <w:bottom w:val="nil"/>
                  <w:right w:val="nil"/>
                </w:tcBorders>
              </w:tcPr>
            </w:tcPrChange>
          </w:tcPr>
          <w:p w14:paraId="6A66662D" w14:textId="77777777" w:rsidR="00834636" w:rsidRPr="00CE056F" w:rsidRDefault="00834636" w:rsidP="00834636">
            <w:pPr>
              <w:jc w:val="center"/>
              <w:rPr>
                <w:ins w:id="219" w:author="Grant Steven Roberts" w:date="2020-11-05T19:39:00Z"/>
                <w:rFonts w:ascii="Times New Roman" w:hAnsi="Times New Roman" w:cs="Times New Roman"/>
              </w:rPr>
            </w:pPr>
            <w:ins w:id="220" w:author="Grant Steven Roberts" w:date="2020-11-05T19:39:00Z">
              <w:r w:rsidRPr="00CE056F">
                <w:rPr>
                  <w:rFonts w:ascii="Times New Roman" w:hAnsi="Times New Roman" w:cs="Times New Roman"/>
                </w:rPr>
                <w:t>1</w:t>
              </w:r>
              <w:r>
                <w:rPr>
                  <w:rFonts w:ascii="Times New Roman" w:hAnsi="Times New Roman" w:cs="Times New Roman"/>
                </w:rPr>
                <w:t xml:space="preserve"> [17%]</w:t>
              </w:r>
            </w:ins>
          </w:p>
        </w:tc>
        <w:tc>
          <w:tcPr>
            <w:tcW w:w="1631" w:type="dxa"/>
            <w:tcBorders>
              <w:top w:val="nil"/>
              <w:left w:val="nil"/>
              <w:bottom w:val="nil"/>
              <w:right w:val="nil"/>
            </w:tcBorders>
            <w:tcPrChange w:id="221" w:author="Grant Steven Roberts" w:date="2020-11-05T21:47:00Z">
              <w:tcPr>
                <w:tcW w:w="1631" w:type="dxa"/>
                <w:tcBorders>
                  <w:top w:val="nil"/>
                  <w:left w:val="nil"/>
                  <w:bottom w:val="nil"/>
                  <w:right w:val="nil"/>
                </w:tcBorders>
              </w:tcPr>
            </w:tcPrChange>
          </w:tcPr>
          <w:p w14:paraId="756AB1CC" w14:textId="77777777" w:rsidR="00834636" w:rsidRPr="00CE056F" w:rsidRDefault="00834636" w:rsidP="00834636">
            <w:pPr>
              <w:jc w:val="center"/>
              <w:rPr>
                <w:ins w:id="222" w:author="Grant Steven Roberts" w:date="2020-11-05T19:39:00Z"/>
                <w:rFonts w:ascii="Times New Roman" w:hAnsi="Times New Roman" w:cs="Times New Roman"/>
              </w:rPr>
            </w:pPr>
            <w:ins w:id="223" w:author="Grant Steven Roberts" w:date="2020-11-05T19:39:00Z">
              <w:r w:rsidRPr="00CE056F">
                <w:rPr>
                  <w:rFonts w:ascii="Times New Roman" w:hAnsi="Times New Roman" w:cs="Times New Roman"/>
                </w:rPr>
                <w:t>2 [15%]</w:t>
              </w:r>
            </w:ins>
          </w:p>
        </w:tc>
      </w:tr>
      <w:tr w:rsidR="00834636" w:rsidRPr="00CE056F" w14:paraId="60F9E224" w14:textId="77777777" w:rsidTr="00A670A4">
        <w:trPr>
          <w:trHeight w:val="144"/>
          <w:ins w:id="224" w:author="Grant Steven Roberts" w:date="2020-11-05T19:39:00Z"/>
          <w:trPrChange w:id="225" w:author="Grant Steven Roberts" w:date="2020-11-05T21:47:00Z">
            <w:trPr>
              <w:trHeight w:val="144"/>
            </w:trPr>
          </w:trPrChange>
        </w:trPr>
        <w:tc>
          <w:tcPr>
            <w:tcW w:w="2983" w:type="dxa"/>
            <w:tcBorders>
              <w:top w:val="nil"/>
              <w:left w:val="nil"/>
              <w:bottom w:val="nil"/>
              <w:right w:val="nil"/>
            </w:tcBorders>
            <w:vAlign w:val="center"/>
            <w:tcPrChange w:id="226" w:author="Grant Steven Roberts" w:date="2020-11-05T21:47:00Z">
              <w:tcPr>
                <w:tcW w:w="2847" w:type="dxa"/>
                <w:tcBorders>
                  <w:top w:val="nil"/>
                  <w:left w:val="nil"/>
                  <w:bottom w:val="nil"/>
                  <w:right w:val="nil"/>
                </w:tcBorders>
                <w:vAlign w:val="center"/>
              </w:tcPr>
            </w:tcPrChange>
          </w:tcPr>
          <w:p w14:paraId="75B495B0" w14:textId="77777777" w:rsidR="00834636" w:rsidRPr="00CE056F" w:rsidRDefault="00834636" w:rsidP="00834636">
            <w:pPr>
              <w:rPr>
                <w:ins w:id="227" w:author="Grant Steven Roberts" w:date="2020-11-05T19:39:00Z"/>
                <w:rFonts w:ascii="Times New Roman" w:hAnsi="Times New Roman" w:cs="Times New Roman"/>
              </w:rPr>
            </w:pPr>
            <w:ins w:id="228" w:author="Grant Steven Roberts" w:date="2020-11-05T19:39:00Z">
              <w:r w:rsidRPr="00CE056F">
                <w:rPr>
                  <w:rFonts w:ascii="Times New Roman" w:hAnsi="Times New Roman" w:cs="Times New Roman"/>
                </w:rPr>
                <w:t>Vasculitis</w:t>
              </w:r>
            </w:ins>
          </w:p>
        </w:tc>
        <w:tc>
          <w:tcPr>
            <w:tcW w:w="1557" w:type="dxa"/>
            <w:tcBorders>
              <w:top w:val="nil"/>
              <w:left w:val="nil"/>
              <w:bottom w:val="nil"/>
              <w:right w:val="nil"/>
            </w:tcBorders>
            <w:tcPrChange w:id="229" w:author="Grant Steven Roberts" w:date="2020-11-05T21:47:00Z">
              <w:tcPr>
                <w:tcW w:w="1557" w:type="dxa"/>
                <w:tcBorders>
                  <w:top w:val="nil"/>
                  <w:left w:val="nil"/>
                  <w:bottom w:val="nil"/>
                  <w:right w:val="nil"/>
                </w:tcBorders>
              </w:tcPr>
            </w:tcPrChange>
          </w:tcPr>
          <w:p w14:paraId="2BDF69D7" w14:textId="77777777" w:rsidR="00834636" w:rsidRPr="00CE056F" w:rsidRDefault="00834636" w:rsidP="00834636">
            <w:pPr>
              <w:jc w:val="center"/>
              <w:rPr>
                <w:ins w:id="230" w:author="Grant Steven Roberts" w:date="2020-11-05T19:39:00Z"/>
                <w:rFonts w:ascii="Times New Roman" w:hAnsi="Times New Roman" w:cs="Times New Roman"/>
              </w:rPr>
            </w:pPr>
            <w:ins w:id="231" w:author="Grant Steven Roberts" w:date="2020-11-05T19:39:00Z">
              <w:r w:rsidRPr="00CE056F">
                <w:rPr>
                  <w:rFonts w:ascii="Times New Roman" w:hAnsi="Times New Roman" w:cs="Times New Roman"/>
                </w:rPr>
                <w:t>1 [17%]</w:t>
              </w:r>
            </w:ins>
          </w:p>
        </w:tc>
        <w:tc>
          <w:tcPr>
            <w:tcW w:w="1631" w:type="dxa"/>
            <w:tcBorders>
              <w:top w:val="nil"/>
              <w:left w:val="nil"/>
              <w:bottom w:val="nil"/>
              <w:right w:val="nil"/>
            </w:tcBorders>
            <w:tcPrChange w:id="232" w:author="Grant Steven Roberts" w:date="2020-11-05T21:47:00Z">
              <w:tcPr>
                <w:tcW w:w="1631" w:type="dxa"/>
                <w:tcBorders>
                  <w:top w:val="nil"/>
                  <w:left w:val="nil"/>
                  <w:bottom w:val="nil"/>
                  <w:right w:val="nil"/>
                </w:tcBorders>
              </w:tcPr>
            </w:tcPrChange>
          </w:tcPr>
          <w:p w14:paraId="34EC1BF9" w14:textId="77777777" w:rsidR="00834636" w:rsidRPr="00CE056F" w:rsidRDefault="00834636" w:rsidP="00834636">
            <w:pPr>
              <w:jc w:val="center"/>
              <w:rPr>
                <w:ins w:id="233" w:author="Grant Steven Roberts" w:date="2020-11-05T19:39:00Z"/>
                <w:rFonts w:ascii="Times New Roman" w:hAnsi="Times New Roman" w:cs="Times New Roman"/>
              </w:rPr>
            </w:pPr>
            <w:ins w:id="234" w:author="Grant Steven Roberts" w:date="2020-11-05T19:39:00Z">
              <w:r w:rsidRPr="00CE056F">
                <w:rPr>
                  <w:rFonts w:ascii="Times New Roman" w:hAnsi="Times New Roman" w:cs="Times New Roman"/>
                </w:rPr>
                <w:t>1 [8%]</w:t>
              </w:r>
            </w:ins>
          </w:p>
        </w:tc>
      </w:tr>
      <w:tr w:rsidR="00834636" w:rsidRPr="00CE056F" w14:paraId="4F1274B9" w14:textId="77777777" w:rsidTr="00A670A4">
        <w:trPr>
          <w:trHeight w:val="432"/>
          <w:ins w:id="235" w:author="Grant Steven Roberts" w:date="2020-11-05T19:39:00Z"/>
          <w:trPrChange w:id="236" w:author="Grant Steven Roberts" w:date="2020-11-05T21:47:00Z">
            <w:trPr>
              <w:trHeight w:val="432"/>
            </w:trPr>
          </w:trPrChange>
        </w:trPr>
        <w:tc>
          <w:tcPr>
            <w:tcW w:w="2983" w:type="dxa"/>
            <w:tcBorders>
              <w:top w:val="nil"/>
              <w:left w:val="nil"/>
              <w:right w:val="nil"/>
            </w:tcBorders>
            <w:vAlign w:val="bottom"/>
            <w:tcPrChange w:id="237" w:author="Grant Steven Roberts" w:date="2020-11-05T21:47:00Z">
              <w:tcPr>
                <w:tcW w:w="2847" w:type="dxa"/>
                <w:tcBorders>
                  <w:top w:val="nil"/>
                  <w:left w:val="nil"/>
                  <w:right w:val="nil"/>
                </w:tcBorders>
                <w:vAlign w:val="bottom"/>
              </w:tcPr>
            </w:tcPrChange>
          </w:tcPr>
          <w:p w14:paraId="6D65723E" w14:textId="77777777" w:rsidR="00834636" w:rsidRPr="00CE056F" w:rsidRDefault="00834636" w:rsidP="00834636">
            <w:pPr>
              <w:rPr>
                <w:ins w:id="238" w:author="Grant Steven Roberts" w:date="2020-11-05T19:39:00Z"/>
                <w:rFonts w:ascii="Times New Roman" w:hAnsi="Times New Roman" w:cs="Times New Roman"/>
              </w:rPr>
            </w:pPr>
            <w:ins w:id="239" w:author="Grant Steven Roberts" w:date="2020-11-05T19:39:00Z">
              <w:r w:rsidRPr="00CE056F">
                <w:rPr>
                  <w:rFonts w:ascii="Times New Roman" w:hAnsi="Times New Roman" w:cs="Times New Roman"/>
                  <w:i/>
                  <w:iCs/>
                </w:rPr>
                <w:t>Presenting Symptoms</w:t>
              </w:r>
              <w:r>
                <w:rPr>
                  <w:rFonts w:ascii="Times New Roman" w:hAnsi="Times New Roman" w:cs="Times New Roman"/>
                  <w:i/>
                  <w:iCs/>
                </w:rPr>
                <w:t xml:space="preserve"> – N [%]</w:t>
              </w:r>
            </w:ins>
          </w:p>
        </w:tc>
        <w:tc>
          <w:tcPr>
            <w:tcW w:w="1557" w:type="dxa"/>
            <w:tcBorders>
              <w:top w:val="nil"/>
              <w:left w:val="nil"/>
              <w:right w:val="nil"/>
            </w:tcBorders>
            <w:vAlign w:val="bottom"/>
            <w:tcPrChange w:id="240" w:author="Grant Steven Roberts" w:date="2020-11-05T21:47:00Z">
              <w:tcPr>
                <w:tcW w:w="1557" w:type="dxa"/>
                <w:tcBorders>
                  <w:top w:val="nil"/>
                  <w:left w:val="nil"/>
                  <w:right w:val="nil"/>
                </w:tcBorders>
                <w:vAlign w:val="bottom"/>
              </w:tcPr>
            </w:tcPrChange>
          </w:tcPr>
          <w:p w14:paraId="67DC9554" w14:textId="77777777" w:rsidR="00834636" w:rsidRPr="00CE056F" w:rsidRDefault="00834636" w:rsidP="00834636">
            <w:pPr>
              <w:jc w:val="center"/>
              <w:rPr>
                <w:ins w:id="241" w:author="Grant Steven Roberts" w:date="2020-11-05T19:39:00Z"/>
                <w:rFonts w:ascii="Times New Roman" w:hAnsi="Times New Roman" w:cs="Times New Roman"/>
              </w:rPr>
            </w:pPr>
            <w:ins w:id="242" w:author="Grant Steven Roberts" w:date="2020-11-05T19:39:00Z">
              <w:r w:rsidRPr="00CE056F">
                <w:rPr>
                  <w:rFonts w:ascii="Times New Roman" w:hAnsi="Times New Roman" w:cs="Times New Roman"/>
                </w:rPr>
                <w:t>CMI+ (</w:t>
              </w:r>
              <w:r>
                <w:rPr>
                  <w:rFonts w:ascii="Times New Roman" w:hAnsi="Times New Roman" w:cs="Times New Roman"/>
                </w:rPr>
                <w:t>N</w:t>
              </w:r>
              <w:r w:rsidRPr="00CE056F">
                <w:rPr>
                  <w:rFonts w:ascii="Times New Roman" w:hAnsi="Times New Roman" w:cs="Times New Roman"/>
                </w:rPr>
                <w:t>=6)</w:t>
              </w:r>
            </w:ins>
          </w:p>
        </w:tc>
        <w:tc>
          <w:tcPr>
            <w:tcW w:w="1631" w:type="dxa"/>
            <w:tcBorders>
              <w:top w:val="nil"/>
              <w:left w:val="nil"/>
              <w:right w:val="nil"/>
            </w:tcBorders>
            <w:vAlign w:val="bottom"/>
            <w:tcPrChange w:id="243" w:author="Grant Steven Roberts" w:date="2020-11-05T21:47:00Z">
              <w:tcPr>
                <w:tcW w:w="1631" w:type="dxa"/>
                <w:tcBorders>
                  <w:top w:val="nil"/>
                  <w:left w:val="nil"/>
                  <w:right w:val="nil"/>
                </w:tcBorders>
                <w:vAlign w:val="bottom"/>
              </w:tcPr>
            </w:tcPrChange>
          </w:tcPr>
          <w:p w14:paraId="1459AB6F" w14:textId="77777777" w:rsidR="00834636" w:rsidRPr="00CE056F" w:rsidRDefault="00834636" w:rsidP="00834636">
            <w:pPr>
              <w:jc w:val="center"/>
              <w:rPr>
                <w:ins w:id="244" w:author="Grant Steven Roberts" w:date="2020-11-05T19:39:00Z"/>
                <w:rFonts w:ascii="Times New Roman" w:hAnsi="Times New Roman" w:cs="Times New Roman"/>
              </w:rPr>
            </w:pPr>
            <w:ins w:id="245" w:author="Grant Steven Roberts" w:date="2020-11-05T19:39:00Z">
              <w:r w:rsidRPr="00CE056F">
                <w:rPr>
                  <w:rFonts w:ascii="Times New Roman" w:hAnsi="Times New Roman" w:cs="Times New Roman"/>
                </w:rPr>
                <w:t>CMI- (</w:t>
              </w:r>
              <w:r>
                <w:rPr>
                  <w:rFonts w:ascii="Times New Roman" w:hAnsi="Times New Roman" w:cs="Times New Roman"/>
                </w:rPr>
                <w:t>N</w:t>
              </w:r>
              <w:r w:rsidRPr="00CE056F">
                <w:rPr>
                  <w:rFonts w:ascii="Times New Roman" w:hAnsi="Times New Roman" w:cs="Times New Roman"/>
                </w:rPr>
                <w:t>=13)</w:t>
              </w:r>
            </w:ins>
          </w:p>
        </w:tc>
      </w:tr>
      <w:tr w:rsidR="00834636" w:rsidRPr="00CE056F" w14:paraId="4CE34DB1" w14:textId="77777777" w:rsidTr="00A670A4">
        <w:trPr>
          <w:ins w:id="246" w:author="Grant Steven Roberts" w:date="2020-11-05T19:39:00Z"/>
        </w:trPr>
        <w:tc>
          <w:tcPr>
            <w:tcW w:w="2983" w:type="dxa"/>
            <w:tcBorders>
              <w:left w:val="nil"/>
              <w:bottom w:val="nil"/>
              <w:right w:val="nil"/>
            </w:tcBorders>
            <w:vAlign w:val="center"/>
            <w:tcPrChange w:id="247" w:author="Grant Steven Roberts" w:date="2020-11-05T21:47:00Z">
              <w:tcPr>
                <w:tcW w:w="2847" w:type="dxa"/>
                <w:tcBorders>
                  <w:left w:val="nil"/>
                  <w:bottom w:val="nil"/>
                  <w:right w:val="nil"/>
                </w:tcBorders>
                <w:vAlign w:val="center"/>
              </w:tcPr>
            </w:tcPrChange>
          </w:tcPr>
          <w:p w14:paraId="1214CE47" w14:textId="77777777" w:rsidR="00834636" w:rsidRPr="00CE056F" w:rsidRDefault="00834636" w:rsidP="00834636">
            <w:pPr>
              <w:rPr>
                <w:ins w:id="248" w:author="Grant Steven Roberts" w:date="2020-11-05T19:39:00Z"/>
                <w:rFonts w:ascii="Times New Roman" w:hAnsi="Times New Roman" w:cs="Times New Roman"/>
              </w:rPr>
            </w:pPr>
            <w:ins w:id="249" w:author="Grant Steven Roberts" w:date="2020-11-05T19:39:00Z">
              <w:r w:rsidRPr="00CE056F">
                <w:rPr>
                  <w:rFonts w:ascii="Times New Roman" w:hAnsi="Times New Roman" w:cs="Times New Roman"/>
                </w:rPr>
                <w:t>Postprandial abdominal pain</w:t>
              </w:r>
            </w:ins>
          </w:p>
        </w:tc>
        <w:tc>
          <w:tcPr>
            <w:tcW w:w="1557" w:type="dxa"/>
            <w:tcBorders>
              <w:left w:val="nil"/>
              <w:bottom w:val="nil"/>
              <w:right w:val="nil"/>
            </w:tcBorders>
            <w:tcPrChange w:id="250" w:author="Grant Steven Roberts" w:date="2020-11-05T21:47:00Z">
              <w:tcPr>
                <w:tcW w:w="1557" w:type="dxa"/>
                <w:tcBorders>
                  <w:left w:val="nil"/>
                  <w:bottom w:val="nil"/>
                  <w:right w:val="nil"/>
                </w:tcBorders>
              </w:tcPr>
            </w:tcPrChange>
          </w:tcPr>
          <w:p w14:paraId="433A30F1" w14:textId="77777777" w:rsidR="00834636" w:rsidRPr="00CE056F" w:rsidRDefault="00834636" w:rsidP="00834636">
            <w:pPr>
              <w:jc w:val="center"/>
              <w:rPr>
                <w:ins w:id="251" w:author="Grant Steven Roberts" w:date="2020-11-05T19:39:00Z"/>
                <w:rFonts w:ascii="Times New Roman" w:hAnsi="Times New Roman" w:cs="Times New Roman"/>
              </w:rPr>
            </w:pPr>
            <w:ins w:id="252" w:author="Grant Steven Roberts" w:date="2020-11-05T19:39:00Z">
              <w:r w:rsidRPr="00CE056F">
                <w:rPr>
                  <w:rFonts w:ascii="Times New Roman" w:hAnsi="Times New Roman" w:cs="Times New Roman"/>
                </w:rPr>
                <w:t>4 [67%]</w:t>
              </w:r>
            </w:ins>
          </w:p>
        </w:tc>
        <w:tc>
          <w:tcPr>
            <w:tcW w:w="1631" w:type="dxa"/>
            <w:tcBorders>
              <w:left w:val="nil"/>
              <w:bottom w:val="nil"/>
              <w:right w:val="nil"/>
            </w:tcBorders>
            <w:tcPrChange w:id="253" w:author="Grant Steven Roberts" w:date="2020-11-05T21:47:00Z">
              <w:tcPr>
                <w:tcW w:w="1631" w:type="dxa"/>
                <w:tcBorders>
                  <w:left w:val="nil"/>
                  <w:bottom w:val="nil"/>
                  <w:right w:val="nil"/>
                </w:tcBorders>
              </w:tcPr>
            </w:tcPrChange>
          </w:tcPr>
          <w:p w14:paraId="2A745B67" w14:textId="77777777" w:rsidR="00834636" w:rsidRPr="00CE056F" w:rsidRDefault="00834636" w:rsidP="00834636">
            <w:pPr>
              <w:jc w:val="center"/>
              <w:rPr>
                <w:ins w:id="254" w:author="Grant Steven Roberts" w:date="2020-11-05T19:39:00Z"/>
                <w:rFonts w:ascii="Times New Roman" w:hAnsi="Times New Roman" w:cs="Times New Roman"/>
              </w:rPr>
            </w:pPr>
            <w:ins w:id="255" w:author="Grant Steven Roberts" w:date="2020-11-05T19:39:00Z">
              <w:r w:rsidRPr="00CE056F">
                <w:rPr>
                  <w:rFonts w:ascii="Times New Roman" w:hAnsi="Times New Roman" w:cs="Times New Roman"/>
                </w:rPr>
                <w:t>9 [69%]</w:t>
              </w:r>
            </w:ins>
          </w:p>
        </w:tc>
      </w:tr>
      <w:tr w:rsidR="00834636" w:rsidRPr="00CE056F" w14:paraId="111B4BA1" w14:textId="77777777" w:rsidTr="00A670A4">
        <w:trPr>
          <w:ins w:id="256" w:author="Grant Steven Roberts" w:date="2020-11-05T19:39:00Z"/>
        </w:trPr>
        <w:tc>
          <w:tcPr>
            <w:tcW w:w="2983" w:type="dxa"/>
            <w:tcBorders>
              <w:top w:val="nil"/>
              <w:left w:val="nil"/>
              <w:bottom w:val="nil"/>
              <w:right w:val="nil"/>
            </w:tcBorders>
            <w:vAlign w:val="center"/>
            <w:tcPrChange w:id="257" w:author="Grant Steven Roberts" w:date="2020-11-05T21:47:00Z">
              <w:tcPr>
                <w:tcW w:w="2847" w:type="dxa"/>
                <w:tcBorders>
                  <w:top w:val="nil"/>
                  <w:left w:val="nil"/>
                  <w:bottom w:val="nil"/>
                  <w:right w:val="nil"/>
                </w:tcBorders>
                <w:vAlign w:val="center"/>
              </w:tcPr>
            </w:tcPrChange>
          </w:tcPr>
          <w:p w14:paraId="47285FE2" w14:textId="77777777" w:rsidR="00834636" w:rsidRPr="00CE056F" w:rsidRDefault="00834636" w:rsidP="00834636">
            <w:pPr>
              <w:rPr>
                <w:ins w:id="258" w:author="Grant Steven Roberts" w:date="2020-11-05T19:39:00Z"/>
                <w:rFonts w:ascii="Times New Roman" w:hAnsi="Times New Roman" w:cs="Times New Roman"/>
              </w:rPr>
            </w:pPr>
            <w:ins w:id="259" w:author="Grant Steven Roberts" w:date="2020-11-05T19:39:00Z">
              <w:r w:rsidRPr="00CE056F">
                <w:rPr>
                  <w:rFonts w:ascii="Times New Roman" w:hAnsi="Times New Roman" w:cs="Times New Roman"/>
                </w:rPr>
                <w:t>Nausea</w:t>
              </w:r>
            </w:ins>
          </w:p>
        </w:tc>
        <w:tc>
          <w:tcPr>
            <w:tcW w:w="1557" w:type="dxa"/>
            <w:tcBorders>
              <w:top w:val="nil"/>
              <w:left w:val="nil"/>
              <w:bottom w:val="nil"/>
              <w:right w:val="nil"/>
            </w:tcBorders>
            <w:tcPrChange w:id="260" w:author="Grant Steven Roberts" w:date="2020-11-05T21:47:00Z">
              <w:tcPr>
                <w:tcW w:w="1557" w:type="dxa"/>
                <w:tcBorders>
                  <w:top w:val="nil"/>
                  <w:left w:val="nil"/>
                  <w:bottom w:val="nil"/>
                  <w:right w:val="nil"/>
                </w:tcBorders>
              </w:tcPr>
            </w:tcPrChange>
          </w:tcPr>
          <w:p w14:paraId="72F3401C" w14:textId="77777777" w:rsidR="00834636" w:rsidRPr="00CE056F" w:rsidRDefault="00834636" w:rsidP="00834636">
            <w:pPr>
              <w:jc w:val="center"/>
              <w:rPr>
                <w:ins w:id="261" w:author="Grant Steven Roberts" w:date="2020-11-05T19:39:00Z"/>
                <w:rFonts w:ascii="Times New Roman" w:hAnsi="Times New Roman" w:cs="Times New Roman"/>
              </w:rPr>
            </w:pPr>
            <w:ins w:id="262" w:author="Grant Steven Roberts" w:date="2020-11-05T19:39:00Z">
              <w:r w:rsidRPr="00CE056F">
                <w:rPr>
                  <w:rFonts w:ascii="Times New Roman" w:hAnsi="Times New Roman" w:cs="Times New Roman"/>
                </w:rPr>
                <w:t>3 [50%]</w:t>
              </w:r>
            </w:ins>
          </w:p>
        </w:tc>
        <w:tc>
          <w:tcPr>
            <w:tcW w:w="1631" w:type="dxa"/>
            <w:tcBorders>
              <w:top w:val="nil"/>
              <w:left w:val="nil"/>
              <w:bottom w:val="nil"/>
              <w:right w:val="nil"/>
            </w:tcBorders>
            <w:tcPrChange w:id="263" w:author="Grant Steven Roberts" w:date="2020-11-05T21:47:00Z">
              <w:tcPr>
                <w:tcW w:w="1631" w:type="dxa"/>
                <w:tcBorders>
                  <w:top w:val="nil"/>
                  <w:left w:val="nil"/>
                  <w:bottom w:val="nil"/>
                  <w:right w:val="nil"/>
                </w:tcBorders>
              </w:tcPr>
            </w:tcPrChange>
          </w:tcPr>
          <w:p w14:paraId="78EF584C" w14:textId="77777777" w:rsidR="00834636" w:rsidRPr="00CE056F" w:rsidRDefault="00834636" w:rsidP="00834636">
            <w:pPr>
              <w:jc w:val="center"/>
              <w:rPr>
                <w:ins w:id="264" w:author="Grant Steven Roberts" w:date="2020-11-05T19:39:00Z"/>
                <w:rFonts w:ascii="Times New Roman" w:hAnsi="Times New Roman" w:cs="Times New Roman"/>
              </w:rPr>
            </w:pPr>
            <w:ins w:id="265" w:author="Grant Steven Roberts" w:date="2020-11-05T19:39:00Z">
              <w:r w:rsidRPr="00CE056F">
                <w:rPr>
                  <w:rFonts w:ascii="Times New Roman" w:hAnsi="Times New Roman" w:cs="Times New Roman"/>
                </w:rPr>
                <w:t>6 [46%]</w:t>
              </w:r>
            </w:ins>
          </w:p>
        </w:tc>
      </w:tr>
      <w:tr w:rsidR="00834636" w:rsidRPr="00CE056F" w14:paraId="67318C15" w14:textId="77777777" w:rsidTr="00A670A4">
        <w:trPr>
          <w:ins w:id="266" w:author="Grant Steven Roberts" w:date="2020-11-05T19:39:00Z"/>
        </w:trPr>
        <w:tc>
          <w:tcPr>
            <w:tcW w:w="2983" w:type="dxa"/>
            <w:tcBorders>
              <w:top w:val="nil"/>
              <w:left w:val="nil"/>
              <w:bottom w:val="nil"/>
              <w:right w:val="nil"/>
            </w:tcBorders>
            <w:vAlign w:val="center"/>
            <w:tcPrChange w:id="267" w:author="Grant Steven Roberts" w:date="2020-11-05T21:47:00Z">
              <w:tcPr>
                <w:tcW w:w="2847" w:type="dxa"/>
                <w:tcBorders>
                  <w:top w:val="nil"/>
                  <w:left w:val="nil"/>
                  <w:bottom w:val="nil"/>
                  <w:right w:val="nil"/>
                </w:tcBorders>
                <w:vAlign w:val="center"/>
              </w:tcPr>
            </w:tcPrChange>
          </w:tcPr>
          <w:p w14:paraId="5F31283E" w14:textId="77777777" w:rsidR="00834636" w:rsidRPr="00CE056F" w:rsidRDefault="00834636" w:rsidP="00834636">
            <w:pPr>
              <w:rPr>
                <w:ins w:id="268" w:author="Grant Steven Roberts" w:date="2020-11-05T19:39:00Z"/>
                <w:rFonts w:ascii="Times New Roman" w:hAnsi="Times New Roman" w:cs="Times New Roman"/>
              </w:rPr>
            </w:pPr>
            <w:ins w:id="269" w:author="Grant Steven Roberts" w:date="2020-11-05T19:39:00Z">
              <w:r w:rsidRPr="00CE056F">
                <w:rPr>
                  <w:rFonts w:ascii="Times New Roman" w:hAnsi="Times New Roman" w:cs="Times New Roman"/>
                </w:rPr>
                <w:t>Weight Loss</w:t>
              </w:r>
            </w:ins>
          </w:p>
        </w:tc>
        <w:tc>
          <w:tcPr>
            <w:tcW w:w="1557" w:type="dxa"/>
            <w:tcBorders>
              <w:top w:val="nil"/>
              <w:left w:val="nil"/>
              <w:bottom w:val="nil"/>
              <w:right w:val="nil"/>
            </w:tcBorders>
            <w:tcPrChange w:id="270" w:author="Grant Steven Roberts" w:date="2020-11-05T21:47:00Z">
              <w:tcPr>
                <w:tcW w:w="1557" w:type="dxa"/>
                <w:tcBorders>
                  <w:top w:val="nil"/>
                  <w:left w:val="nil"/>
                  <w:bottom w:val="nil"/>
                  <w:right w:val="nil"/>
                </w:tcBorders>
              </w:tcPr>
            </w:tcPrChange>
          </w:tcPr>
          <w:p w14:paraId="7BE1BAAC" w14:textId="77777777" w:rsidR="00834636" w:rsidRPr="00CE056F" w:rsidRDefault="00834636" w:rsidP="00834636">
            <w:pPr>
              <w:jc w:val="center"/>
              <w:rPr>
                <w:ins w:id="271" w:author="Grant Steven Roberts" w:date="2020-11-05T19:39:00Z"/>
                <w:rFonts w:ascii="Times New Roman" w:hAnsi="Times New Roman" w:cs="Times New Roman"/>
              </w:rPr>
            </w:pPr>
            <w:ins w:id="272" w:author="Grant Steven Roberts" w:date="2020-11-05T19:39:00Z">
              <w:r w:rsidRPr="00CE056F">
                <w:rPr>
                  <w:rFonts w:ascii="Times New Roman" w:hAnsi="Times New Roman" w:cs="Times New Roman"/>
                </w:rPr>
                <w:t>3 [50%]</w:t>
              </w:r>
            </w:ins>
          </w:p>
        </w:tc>
        <w:tc>
          <w:tcPr>
            <w:tcW w:w="1631" w:type="dxa"/>
            <w:tcBorders>
              <w:top w:val="nil"/>
              <w:left w:val="nil"/>
              <w:bottom w:val="nil"/>
              <w:right w:val="nil"/>
            </w:tcBorders>
            <w:tcPrChange w:id="273" w:author="Grant Steven Roberts" w:date="2020-11-05T21:47:00Z">
              <w:tcPr>
                <w:tcW w:w="1631" w:type="dxa"/>
                <w:tcBorders>
                  <w:top w:val="nil"/>
                  <w:left w:val="nil"/>
                  <w:bottom w:val="nil"/>
                  <w:right w:val="nil"/>
                </w:tcBorders>
              </w:tcPr>
            </w:tcPrChange>
          </w:tcPr>
          <w:p w14:paraId="1DC344C2" w14:textId="77777777" w:rsidR="00834636" w:rsidRPr="00CE056F" w:rsidRDefault="00834636" w:rsidP="00834636">
            <w:pPr>
              <w:jc w:val="center"/>
              <w:rPr>
                <w:ins w:id="274" w:author="Grant Steven Roberts" w:date="2020-11-05T19:39:00Z"/>
                <w:rFonts w:ascii="Times New Roman" w:hAnsi="Times New Roman" w:cs="Times New Roman"/>
              </w:rPr>
            </w:pPr>
            <w:ins w:id="275" w:author="Grant Steven Roberts" w:date="2020-11-05T19:39:00Z">
              <w:r w:rsidRPr="00CE056F">
                <w:rPr>
                  <w:rFonts w:ascii="Times New Roman" w:hAnsi="Times New Roman" w:cs="Times New Roman"/>
                </w:rPr>
                <w:t>6 [46%]</w:t>
              </w:r>
            </w:ins>
          </w:p>
        </w:tc>
      </w:tr>
      <w:tr w:rsidR="00834636" w:rsidRPr="00CE056F" w14:paraId="24588212" w14:textId="77777777" w:rsidTr="00A670A4">
        <w:trPr>
          <w:ins w:id="276" w:author="Grant Steven Roberts" w:date="2020-11-05T19:39:00Z"/>
        </w:trPr>
        <w:tc>
          <w:tcPr>
            <w:tcW w:w="2983" w:type="dxa"/>
            <w:tcBorders>
              <w:top w:val="nil"/>
              <w:left w:val="nil"/>
              <w:bottom w:val="nil"/>
              <w:right w:val="nil"/>
            </w:tcBorders>
            <w:vAlign w:val="center"/>
            <w:tcPrChange w:id="277" w:author="Grant Steven Roberts" w:date="2020-11-05T21:47:00Z">
              <w:tcPr>
                <w:tcW w:w="2847" w:type="dxa"/>
                <w:tcBorders>
                  <w:top w:val="nil"/>
                  <w:left w:val="nil"/>
                  <w:bottom w:val="nil"/>
                  <w:right w:val="nil"/>
                </w:tcBorders>
                <w:vAlign w:val="center"/>
              </w:tcPr>
            </w:tcPrChange>
          </w:tcPr>
          <w:p w14:paraId="72D7F803" w14:textId="77777777" w:rsidR="00834636" w:rsidRPr="00CE056F" w:rsidRDefault="00834636" w:rsidP="00834636">
            <w:pPr>
              <w:rPr>
                <w:ins w:id="278" w:author="Grant Steven Roberts" w:date="2020-11-05T19:39:00Z"/>
                <w:rFonts w:ascii="Times New Roman" w:hAnsi="Times New Roman" w:cs="Times New Roman"/>
              </w:rPr>
            </w:pPr>
            <w:ins w:id="279" w:author="Grant Steven Roberts" w:date="2020-11-05T19:39:00Z">
              <w:r w:rsidRPr="00CE056F">
                <w:rPr>
                  <w:rFonts w:ascii="Times New Roman" w:hAnsi="Times New Roman" w:cs="Times New Roman"/>
                </w:rPr>
                <w:t>Vomiting</w:t>
              </w:r>
            </w:ins>
          </w:p>
        </w:tc>
        <w:tc>
          <w:tcPr>
            <w:tcW w:w="1557" w:type="dxa"/>
            <w:tcBorders>
              <w:top w:val="nil"/>
              <w:left w:val="nil"/>
              <w:bottom w:val="nil"/>
              <w:right w:val="nil"/>
            </w:tcBorders>
            <w:tcPrChange w:id="280" w:author="Grant Steven Roberts" w:date="2020-11-05T21:47:00Z">
              <w:tcPr>
                <w:tcW w:w="1557" w:type="dxa"/>
                <w:tcBorders>
                  <w:top w:val="nil"/>
                  <w:left w:val="nil"/>
                  <w:bottom w:val="nil"/>
                  <w:right w:val="nil"/>
                </w:tcBorders>
              </w:tcPr>
            </w:tcPrChange>
          </w:tcPr>
          <w:p w14:paraId="62528AFE" w14:textId="77777777" w:rsidR="00834636" w:rsidRPr="00CE056F" w:rsidRDefault="00834636" w:rsidP="00834636">
            <w:pPr>
              <w:jc w:val="center"/>
              <w:rPr>
                <w:ins w:id="281" w:author="Grant Steven Roberts" w:date="2020-11-05T19:39:00Z"/>
                <w:rFonts w:ascii="Times New Roman" w:hAnsi="Times New Roman" w:cs="Times New Roman"/>
              </w:rPr>
            </w:pPr>
            <w:ins w:id="282" w:author="Grant Steven Roberts" w:date="2020-11-05T19:39:00Z">
              <w:r w:rsidRPr="00CE056F">
                <w:rPr>
                  <w:rFonts w:ascii="Times New Roman" w:hAnsi="Times New Roman" w:cs="Times New Roman"/>
                </w:rPr>
                <w:t>1 [17%]</w:t>
              </w:r>
            </w:ins>
          </w:p>
        </w:tc>
        <w:tc>
          <w:tcPr>
            <w:tcW w:w="1631" w:type="dxa"/>
            <w:tcBorders>
              <w:top w:val="nil"/>
              <w:left w:val="nil"/>
              <w:bottom w:val="nil"/>
              <w:right w:val="nil"/>
            </w:tcBorders>
            <w:tcPrChange w:id="283" w:author="Grant Steven Roberts" w:date="2020-11-05T21:47:00Z">
              <w:tcPr>
                <w:tcW w:w="1631" w:type="dxa"/>
                <w:tcBorders>
                  <w:top w:val="nil"/>
                  <w:left w:val="nil"/>
                  <w:bottom w:val="nil"/>
                  <w:right w:val="nil"/>
                </w:tcBorders>
              </w:tcPr>
            </w:tcPrChange>
          </w:tcPr>
          <w:p w14:paraId="13AB0E83" w14:textId="77777777" w:rsidR="00834636" w:rsidRPr="00CE056F" w:rsidRDefault="00834636" w:rsidP="00834636">
            <w:pPr>
              <w:jc w:val="center"/>
              <w:rPr>
                <w:ins w:id="284" w:author="Grant Steven Roberts" w:date="2020-11-05T19:39:00Z"/>
                <w:rFonts w:ascii="Times New Roman" w:hAnsi="Times New Roman" w:cs="Times New Roman"/>
              </w:rPr>
            </w:pPr>
            <w:ins w:id="285" w:author="Grant Steven Roberts" w:date="2020-11-05T19:39:00Z">
              <w:r w:rsidRPr="00CE056F">
                <w:rPr>
                  <w:rFonts w:ascii="Times New Roman" w:hAnsi="Times New Roman" w:cs="Times New Roman"/>
                </w:rPr>
                <w:t>3 [23%]</w:t>
              </w:r>
            </w:ins>
          </w:p>
        </w:tc>
      </w:tr>
      <w:tr w:rsidR="00834636" w:rsidRPr="00CE056F" w14:paraId="5519D4DC" w14:textId="77777777" w:rsidTr="00A670A4">
        <w:trPr>
          <w:ins w:id="286" w:author="Grant Steven Roberts" w:date="2020-11-05T19:39:00Z"/>
        </w:trPr>
        <w:tc>
          <w:tcPr>
            <w:tcW w:w="2983" w:type="dxa"/>
            <w:tcBorders>
              <w:top w:val="nil"/>
              <w:left w:val="nil"/>
              <w:bottom w:val="nil"/>
              <w:right w:val="nil"/>
            </w:tcBorders>
            <w:vAlign w:val="center"/>
            <w:tcPrChange w:id="287" w:author="Grant Steven Roberts" w:date="2020-11-05T21:47:00Z">
              <w:tcPr>
                <w:tcW w:w="2847" w:type="dxa"/>
                <w:tcBorders>
                  <w:top w:val="nil"/>
                  <w:left w:val="nil"/>
                  <w:bottom w:val="nil"/>
                  <w:right w:val="nil"/>
                </w:tcBorders>
                <w:vAlign w:val="center"/>
              </w:tcPr>
            </w:tcPrChange>
          </w:tcPr>
          <w:p w14:paraId="7282B524" w14:textId="77777777" w:rsidR="00834636" w:rsidRPr="00CE056F" w:rsidRDefault="00834636" w:rsidP="00834636">
            <w:pPr>
              <w:rPr>
                <w:ins w:id="288" w:author="Grant Steven Roberts" w:date="2020-11-05T19:39:00Z"/>
                <w:rFonts w:ascii="Times New Roman" w:hAnsi="Times New Roman" w:cs="Times New Roman"/>
              </w:rPr>
            </w:pPr>
            <w:ins w:id="289" w:author="Grant Steven Roberts" w:date="2020-11-05T19:39:00Z">
              <w:r w:rsidRPr="00CE056F">
                <w:rPr>
                  <w:rFonts w:ascii="Times New Roman" w:hAnsi="Times New Roman" w:cs="Times New Roman"/>
                </w:rPr>
                <w:t>Diarrhea</w:t>
              </w:r>
            </w:ins>
          </w:p>
        </w:tc>
        <w:tc>
          <w:tcPr>
            <w:tcW w:w="1557" w:type="dxa"/>
            <w:tcBorders>
              <w:top w:val="nil"/>
              <w:left w:val="nil"/>
              <w:bottom w:val="nil"/>
              <w:right w:val="nil"/>
            </w:tcBorders>
            <w:tcPrChange w:id="290" w:author="Grant Steven Roberts" w:date="2020-11-05T21:47:00Z">
              <w:tcPr>
                <w:tcW w:w="1557" w:type="dxa"/>
                <w:tcBorders>
                  <w:top w:val="nil"/>
                  <w:left w:val="nil"/>
                  <w:bottom w:val="nil"/>
                  <w:right w:val="nil"/>
                </w:tcBorders>
              </w:tcPr>
            </w:tcPrChange>
          </w:tcPr>
          <w:p w14:paraId="1B6C26A8" w14:textId="77777777" w:rsidR="00834636" w:rsidRPr="00CE056F" w:rsidRDefault="00834636" w:rsidP="00834636">
            <w:pPr>
              <w:jc w:val="center"/>
              <w:rPr>
                <w:ins w:id="291" w:author="Grant Steven Roberts" w:date="2020-11-05T19:39:00Z"/>
                <w:rFonts w:ascii="Times New Roman" w:hAnsi="Times New Roman" w:cs="Times New Roman"/>
              </w:rPr>
            </w:pPr>
            <w:ins w:id="292" w:author="Grant Steven Roberts" w:date="2020-11-05T19:39:00Z">
              <w:r w:rsidRPr="00CE056F">
                <w:rPr>
                  <w:rFonts w:ascii="Times New Roman" w:hAnsi="Times New Roman" w:cs="Times New Roman"/>
                </w:rPr>
                <w:t>1 [17%]</w:t>
              </w:r>
            </w:ins>
          </w:p>
        </w:tc>
        <w:tc>
          <w:tcPr>
            <w:tcW w:w="1631" w:type="dxa"/>
            <w:tcBorders>
              <w:top w:val="nil"/>
              <w:left w:val="nil"/>
              <w:bottom w:val="nil"/>
              <w:right w:val="nil"/>
            </w:tcBorders>
            <w:tcPrChange w:id="293" w:author="Grant Steven Roberts" w:date="2020-11-05T21:47:00Z">
              <w:tcPr>
                <w:tcW w:w="1631" w:type="dxa"/>
                <w:tcBorders>
                  <w:top w:val="nil"/>
                  <w:left w:val="nil"/>
                  <w:bottom w:val="nil"/>
                  <w:right w:val="nil"/>
                </w:tcBorders>
              </w:tcPr>
            </w:tcPrChange>
          </w:tcPr>
          <w:p w14:paraId="1F13C92F" w14:textId="77777777" w:rsidR="00834636" w:rsidRPr="00CE056F" w:rsidRDefault="00834636" w:rsidP="00834636">
            <w:pPr>
              <w:jc w:val="center"/>
              <w:rPr>
                <w:ins w:id="294" w:author="Grant Steven Roberts" w:date="2020-11-05T19:39:00Z"/>
                <w:rFonts w:ascii="Times New Roman" w:hAnsi="Times New Roman" w:cs="Times New Roman"/>
              </w:rPr>
            </w:pPr>
            <w:ins w:id="295" w:author="Grant Steven Roberts" w:date="2020-11-05T19:39:00Z">
              <w:r w:rsidRPr="00CE056F">
                <w:rPr>
                  <w:rFonts w:ascii="Times New Roman" w:hAnsi="Times New Roman" w:cs="Times New Roman"/>
                </w:rPr>
                <w:t>1 [8%]</w:t>
              </w:r>
            </w:ins>
          </w:p>
        </w:tc>
      </w:tr>
    </w:tbl>
    <w:p w14:paraId="47087B0E" w14:textId="77777777" w:rsidR="009062E1" w:rsidRDefault="00834636" w:rsidP="009062E1">
      <w:pPr>
        <w:pStyle w:val="NoSpacing"/>
        <w:spacing w:line="480" w:lineRule="auto"/>
        <w:jc w:val="both"/>
        <w:rPr>
          <w:rFonts w:ascii="Times New Roman" w:hAnsi="Times New Roman" w:cs="Times New Roman"/>
          <w:b/>
          <w:sz w:val="24"/>
          <w:szCs w:val="24"/>
        </w:rPr>
      </w:pPr>
      <w:ins w:id="296" w:author="Grant Steven Roberts" w:date="2020-11-05T19:39:00Z">
        <w:r>
          <w:rPr>
            <w:rFonts w:ascii="Times New Roman" w:hAnsi="Times New Roman" w:cs="Times New Roman"/>
            <w:b/>
            <w:sz w:val="24"/>
            <w:szCs w:val="24"/>
          </w:rPr>
          <w:t xml:space="preserve"> </w:t>
        </w:r>
      </w:ins>
    </w:p>
    <w:p w14:paraId="764F43C4" w14:textId="77777777" w:rsidR="009062E1" w:rsidRDefault="009062E1">
      <w:pPr>
        <w:rPr>
          <w:rFonts w:ascii="Times New Roman" w:hAnsi="Times New Roman" w:cs="Times New Roman"/>
          <w:b/>
          <w:sz w:val="24"/>
          <w:szCs w:val="24"/>
        </w:rPr>
      </w:pPr>
      <w:r>
        <w:rPr>
          <w:rFonts w:ascii="Times New Roman" w:hAnsi="Times New Roman" w:cs="Times New Roman"/>
          <w:b/>
          <w:sz w:val="24"/>
          <w:szCs w:val="24"/>
        </w:rPr>
        <w:lastRenderedPageBreak/>
        <w:br w:type="page"/>
      </w:r>
    </w:p>
    <w:p w14:paraId="513D6BE3" w14:textId="22830FD3" w:rsidR="009D4014" w:rsidRPr="009D4014" w:rsidRDefault="00F50090" w:rsidP="009062E1">
      <w:pPr>
        <w:pStyle w:val="NoSpacing"/>
        <w:spacing w:line="480" w:lineRule="auto"/>
        <w:jc w:val="both"/>
        <w:rPr>
          <w:rFonts w:ascii="Times New Roman" w:hAnsi="Times New Roman" w:cs="Times New Roman"/>
          <w:sz w:val="24"/>
          <w:szCs w:val="24"/>
        </w:rPr>
      </w:pPr>
      <w:r w:rsidRPr="009D4014">
        <w:rPr>
          <w:rFonts w:ascii="Times New Roman" w:hAnsi="Times New Roman" w:cs="Times New Roman"/>
          <w:b/>
          <w:sz w:val="24"/>
          <w:szCs w:val="24"/>
        </w:rPr>
        <w:lastRenderedPageBreak/>
        <w:t xml:space="preserve">Table </w:t>
      </w:r>
      <w:del w:id="297" w:author="Grant Steven Roberts" w:date="2020-11-04T21:38:00Z">
        <w:r w:rsidRPr="009D4014" w:rsidDel="002804C2">
          <w:rPr>
            <w:rFonts w:ascii="Times New Roman" w:hAnsi="Times New Roman" w:cs="Times New Roman"/>
            <w:b/>
            <w:sz w:val="24"/>
            <w:szCs w:val="24"/>
          </w:rPr>
          <w:delText>1</w:delText>
        </w:r>
      </w:del>
      <w:ins w:id="298" w:author="Grant Steven Roberts" w:date="2020-11-06T10:30:00Z">
        <w:r w:rsidR="004C2C27">
          <w:rPr>
            <w:rFonts w:ascii="Times New Roman" w:hAnsi="Times New Roman" w:cs="Times New Roman"/>
            <w:b/>
            <w:sz w:val="24"/>
            <w:szCs w:val="24"/>
          </w:rPr>
          <w:t>4</w:t>
        </w:r>
      </w:ins>
      <w:r>
        <w:rPr>
          <w:rFonts w:ascii="Times New Roman" w:hAnsi="Times New Roman" w:cs="Times New Roman"/>
          <w:b/>
          <w:sz w:val="24"/>
          <w:szCs w:val="24"/>
        </w:rPr>
        <w:t>.</w:t>
      </w:r>
      <w:r w:rsidRPr="009D4014">
        <w:rPr>
          <w:rFonts w:ascii="Times New Roman" w:hAnsi="Times New Roman" w:cs="Times New Roman"/>
          <w:b/>
          <w:sz w:val="24"/>
          <w:szCs w:val="24"/>
        </w:rPr>
        <w:t xml:space="preserve">  Average Volumetric Flow Rates (mL/min/kg)</w:t>
      </w:r>
    </w:p>
    <w:tbl>
      <w:tblPr>
        <w:tblStyle w:val="TableGrid"/>
        <w:tblW w:w="9121" w:type="dxa"/>
        <w:jc w:val="center"/>
        <w:tblLook w:val="04A0" w:firstRow="1" w:lastRow="0" w:firstColumn="1" w:lastColumn="0" w:noHBand="0" w:noVBand="1"/>
      </w:tblPr>
      <w:tblGrid>
        <w:gridCol w:w="805"/>
        <w:gridCol w:w="2700"/>
        <w:gridCol w:w="1872"/>
        <w:gridCol w:w="1872"/>
        <w:gridCol w:w="1872"/>
      </w:tblGrid>
      <w:tr w:rsidR="00184826" w14:paraId="6C56EB48" w14:textId="77777777" w:rsidTr="006D6FAC">
        <w:trPr>
          <w:trHeight w:val="461"/>
          <w:jc w:val="center"/>
        </w:trPr>
        <w:tc>
          <w:tcPr>
            <w:tcW w:w="3505" w:type="dxa"/>
            <w:gridSpan w:val="2"/>
            <w:tcBorders>
              <w:bottom w:val="single" w:sz="12" w:space="0" w:color="auto"/>
              <w:right w:val="single" w:sz="4" w:space="0" w:color="auto"/>
            </w:tcBorders>
            <w:vAlign w:val="center"/>
          </w:tcPr>
          <w:p w14:paraId="39031E85" w14:textId="7BF0A5A6" w:rsidR="00184826" w:rsidRPr="009D4014" w:rsidRDefault="00184826" w:rsidP="00184826">
            <w:pPr>
              <w:jc w:val="center"/>
              <w:rPr>
                <w:rFonts w:ascii="Times New Roman" w:hAnsi="Times New Roman" w:cs="Times New Roman"/>
                <w:b/>
                <w:bCs/>
              </w:rPr>
            </w:pPr>
            <w:r w:rsidRPr="009D4014">
              <w:rPr>
                <w:rFonts w:ascii="Times New Roman" w:hAnsi="Times New Roman" w:cs="Times New Roman"/>
                <w:b/>
                <w:bCs/>
              </w:rPr>
              <w:t>Vessel</w:t>
            </w:r>
          </w:p>
        </w:tc>
        <w:tc>
          <w:tcPr>
            <w:tcW w:w="1872" w:type="dxa"/>
            <w:tcBorders>
              <w:left w:val="single" w:sz="4" w:space="0" w:color="auto"/>
              <w:bottom w:val="single" w:sz="12" w:space="0" w:color="auto"/>
              <w:right w:val="nil"/>
            </w:tcBorders>
            <w:vAlign w:val="center"/>
          </w:tcPr>
          <w:p w14:paraId="47B6AB88" w14:textId="77777777" w:rsidR="00184826" w:rsidRPr="009D4014" w:rsidRDefault="00184826" w:rsidP="0071112B">
            <w:pPr>
              <w:jc w:val="center"/>
              <w:rPr>
                <w:rFonts w:ascii="Times New Roman" w:hAnsi="Times New Roman" w:cs="Times New Roman"/>
                <w:b/>
                <w:bCs/>
              </w:rPr>
            </w:pPr>
            <w:r w:rsidRPr="009D4014">
              <w:rPr>
                <w:rFonts w:ascii="Times New Roman" w:hAnsi="Times New Roman" w:cs="Times New Roman"/>
                <w:b/>
                <w:bCs/>
              </w:rPr>
              <w:t>Control</w:t>
            </w:r>
          </w:p>
        </w:tc>
        <w:tc>
          <w:tcPr>
            <w:tcW w:w="1872" w:type="dxa"/>
            <w:tcBorders>
              <w:left w:val="nil"/>
              <w:bottom w:val="single" w:sz="12" w:space="0" w:color="auto"/>
              <w:right w:val="nil"/>
            </w:tcBorders>
            <w:vAlign w:val="center"/>
          </w:tcPr>
          <w:p w14:paraId="45DF6ABB" w14:textId="77777777" w:rsidR="00184826" w:rsidRPr="009D4014" w:rsidRDefault="00184826" w:rsidP="0071112B">
            <w:pPr>
              <w:jc w:val="center"/>
              <w:rPr>
                <w:rFonts w:ascii="Times New Roman" w:hAnsi="Times New Roman" w:cs="Times New Roman"/>
                <w:b/>
                <w:bCs/>
              </w:rPr>
            </w:pPr>
            <w:r w:rsidRPr="009D4014">
              <w:rPr>
                <w:rFonts w:ascii="Times New Roman" w:hAnsi="Times New Roman" w:cs="Times New Roman"/>
                <w:b/>
                <w:bCs/>
              </w:rPr>
              <w:t>CMI-</w:t>
            </w:r>
          </w:p>
        </w:tc>
        <w:tc>
          <w:tcPr>
            <w:tcW w:w="1872" w:type="dxa"/>
            <w:tcBorders>
              <w:left w:val="nil"/>
              <w:bottom w:val="single" w:sz="12" w:space="0" w:color="auto"/>
            </w:tcBorders>
            <w:vAlign w:val="center"/>
          </w:tcPr>
          <w:p w14:paraId="270E581C" w14:textId="77777777" w:rsidR="00184826" w:rsidRPr="009D4014" w:rsidRDefault="00184826" w:rsidP="0071112B">
            <w:pPr>
              <w:jc w:val="center"/>
              <w:rPr>
                <w:rFonts w:ascii="Times New Roman" w:hAnsi="Times New Roman" w:cs="Times New Roman"/>
                <w:b/>
                <w:bCs/>
              </w:rPr>
            </w:pPr>
            <w:r w:rsidRPr="009D4014">
              <w:rPr>
                <w:rFonts w:ascii="Times New Roman" w:hAnsi="Times New Roman" w:cs="Times New Roman"/>
                <w:b/>
                <w:bCs/>
              </w:rPr>
              <w:t>CMI+</w:t>
            </w:r>
          </w:p>
        </w:tc>
      </w:tr>
      <w:tr w:rsidR="007861C0" w14:paraId="44642991" w14:textId="77777777" w:rsidTr="00311E5A">
        <w:trPr>
          <w:trHeight w:val="360"/>
          <w:jc w:val="center"/>
        </w:trPr>
        <w:tc>
          <w:tcPr>
            <w:tcW w:w="805" w:type="dxa"/>
            <w:tcBorders>
              <w:top w:val="single" w:sz="12" w:space="0" w:color="auto"/>
              <w:bottom w:val="nil"/>
              <w:right w:val="nil"/>
            </w:tcBorders>
            <w:vAlign w:val="center"/>
          </w:tcPr>
          <w:p w14:paraId="5D8D2370" w14:textId="77777777" w:rsidR="009D4014" w:rsidRPr="009D4014" w:rsidRDefault="009D4014" w:rsidP="0071112B">
            <w:pPr>
              <w:jc w:val="center"/>
              <w:rPr>
                <w:rFonts w:ascii="Times New Roman" w:hAnsi="Times New Roman" w:cs="Times New Roman"/>
                <w:b/>
                <w:bCs/>
              </w:rPr>
            </w:pPr>
            <w:r w:rsidRPr="009D4014">
              <w:rPr>
                <w:rFonts w:ascii="Times New Roman" w:hAnsi="Times New Roman" w:cs="Times New Roman"/>
                <w:b/>
                <w:bCs/>
              </w:rPr>
              <w:t>SCAo</w:t>
            </w:r>
          </w:p>
        </w:tc>
        <w:tc>
          <w:tcPr>
            <w:tcW w:w="2700" w:type="dxa"/>
            <w:tcBorders>
              <w:top w:val="single" w:sz="12" w:space="0" w:color="auto"/>
              <w:left w:val="nil"/>
              <w:bottom w:val="nil"/>
              <w:right w:val="single" w:sz="4" w:space="0" w:color="auto"/>
            </w:tcBorders>
            <w:vAlign w:val="center"/>
          </w:tcPr>
          <w:p w14:paraId="0A956A50" w14:textId="6D0D93BB" w:rsidR="009D4014" w:rsidRPr="009D4014" w:rsidRDefault="009D4014" w:rsidP="003C53F7">
            <w:pPr>
              <w:jc w:val="right"/>
              <w:rPr>
                <w:rFonts w:ascii="Times New Roman" w:hAnsi="Times New Roman" w:cs="Times New Roman"/>
                <w:i/>
                <w:iCs/>
              </w:rPr>
            </w:pPr>
            <w:r w:rsidRPr="009D4014">
              <w:rPr>
                <w:rFonts w:ascii="Times New Roman" w:hAnsi="Times New Roman" w:cs="Times New Roman"/>
                <w:i/>
                <w:iCs/>
              </w:rPr>
              <w:t>Pre</w:t>
            </w:r>
            <w:r w:rsidR="003C53F7">
              <w:rPr>
                <w:rFonts w:ascii="Times New Roman" w:hAnsi="Times New Roman" w:cs="Times New Roman"/>
                <w:i/>
                <w:iCs/>
              </w:rPr>
              <w:t>-</w:t>
            </w:r>
            <w:r w:rsidR="007861C0">
              <w:rPr>
                <w:rFonts w:ascii="Times New Roman" w:hAnsi="Times New Roman" w:cs="Times New Roman"/>
                <w:i/>
                <w:iCs/>
              </w:rPr>
              <w:t xml:space="preserve"> Flow (mL/min/kg)</w:t>
            </w:r>
          </w:p>
        </w:tc>
        <w:tc>
          <w:tcPr>
            <w:tcW w:w="1872" w:type="dxa"/>
            <w:tcBorders>
              <w:top w:val="single" w:sz="12" w:space="0" w:color="auto"/>
              <w:left w:val="single" w:sz="4" w:space="0" w:color="auto"/>
              <w:bottom w:val="nil"/>
              <w:right w:val="nil"/>
            </w:tcBorders>
            <w:vAlign w:val="center"/>
          </w:tcPr>
          <w:p w14:paraId="211C44BF"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48.2 ± 17.6</w:t>
            </w:r>
          </w:p>
        </w:tc>
        <w:tc>
          <w:tcPr>
            <w:tcW w:w="1872" w:type="dxa"/>
            <w:tcBorders>
              <w:top w:val="single" w:sz="12" w:space="0" w:color="auto"/>
              <w:left w:val="nil"/>
              <w:bottom w:val="nil"/>
              <w:right w:val="nil"/>
            </w:tcBorders>
            <w:vAlign w:val="center"/>
          </w:tcPr>
          <w:p w14:paraId="54862A61" w14:textId="6FCEC248" w:rsidR="009D4014" w:rsidRPr="009D4014" w:rsidRDefault="00787F9B" w:rsidP="0071112B">
            <w:pPr>
              <w:jc w:val="center"/>
              <w:rPr>
                <w:rFonts w:ascii="Times New Roman" w:hAnsi="Times New Roman" w:cs="Times New Roman"/>
              </w:rPr>
            </w:pPr>
            <w:ins w:id="299" w:author="Grant Steven Roberts" w:date="2020-11-05T17:23:00Z">
              <w:r>
                <w:rPr>
                  <w:rFonts w:ascii="Times New Roman" w:hAnsi="Times New Roman" w:cs="Times New Roman"/>
                </w:rPr>
                <w:t>42.0</w:t>
              </w:r>
              <w:r w:rsidRPr="009D4014">
                <w:rPr>
                  <w:rFonts w:ascii="Times New Roman" w:hAnsi="Times New Roman" w:cs="Times New Roman"/>
                </w:rPr>
                <w:t xml:space="preserve"> ± </w:t>
              </w:r>
              <w:r>
                <w:rPr>
                  <w:rFonts w:ascii="Times New Roman" w:hAnsi="Times New Roman" w:cs="Times New Roman"/>
                </w:rPr>
                <w:t>12.8</w:t>
              </w:r>
            </w:ins>
          </w:p>
        </w:tc>
        <w:tc>
          <w:tcPr>
            <w:tcW w:w="1872" w:type="dxa"/>
            <w:tcBorders>
              <w:top w:val="single" w:sz="12" w:space="0" w:color="auto"/>
              <w:left w:val="nil"/>
              <w:bottom w:val="nil"/>
            </w:tcBorders>
            <w:vAlign w:val="center"/>
          </w:tcPr>
          <w:p w14:paraId="3A14A0A8" w14:textId="56514AF1" w:rsidR="009D4014" w:rsidRPr="009D4014" w:rsidRDefault="006D6FAC" w:rsidP="0071112B">
            <w:pPr>
              <w:jc w:val="center"/>
              <w:rPr>
                <w:rFonts w:ascii="Times New Roman" w:hAnsi="Times New Roman" w:cs="Times New Roman"/>
              </w:rPr>
            </w:pPr>
            <w:ins w:id="300" w:author="Grant Steven Roberts" w:date="2020-11-05T17:34:00Z">
              <w:r>
                <w:rPr>
                  <w:rFonts w:ascii="Times New Roman" w:hAnsi="Times New Roman" w:cs="Times New Roman"/>
                </w:rPr>
                <w:t xml:space="preserve">43.2 </w:t>
              </w:r>
            </w:ins>
            <w:ins w:id="301" w:author="Grant Steven Roberts" w:date="2020-11-05T17:23:00Z">
              <w:r w:rsidR="00787F9B" w:rsidRPr="009D4014">
                <w:rPr>
                  <w:rFonts w:ascii="Times New Roman" w:hAnsi="Times New Roman" w:cs="Times New Roman"/>
                </w:rPr>
                <w:t>±</w:t>
              </w:r>
            </w:ins>
            <w:ins w:id="302" w:author="Grant Steven Roberts" w:date="2020-11-05T17:34:00Z">
              <w:r>
                <w:rPr>
                  <w:rFonts w:ascii="Times New Roman" w:hAnsi="Times New Roman" w:cs="Times New Roman"/>
                </w:rPr>
                <w:t xml:space="preserve"> 18.9</w:t>
              </w:r>
            </w:ins>
          </w:p>
        </w:tc>
      </w:tr>
      <w:tr w:rsidR="007861C0" w14:paraId="12DA8002" w14:textId="77777777" w:rsidTr="00311E5A">
        <w:trPr>
          <w:trHeight w:val="360"/>
          <w:jc w:val="center"/>
        </w:trPr>
        <w:tc>
          <w:tcPr>
            <w:tcW w:w="805" w:type="dxa"/>
            <w:tcBorders>
              <w:top w:val="nil"/>
              <w:bottom w:val="single" w:sz="4" w:space="0" w:color="auto"/>
              <w:right w:val="nil"/>
            </w:tcBorders>
            <w:vAlign w:val="center"/>
          </w:tcPr>
          <w:p w14:paraId="519B8607" w14:textId="77777777" w:rsidR="009D4014" w:rsidRPr="009D4014" w:rsidRDefault="009D4014" w:rsidP="0071112B">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56719907" w14:textId="20B173D1" w:rsidR="009D4014" w:rsidRPr="009D4014" w:rsidRDefault="009D4014" w:rsidP="003C53F7">
            <w:pPr>
              <w:jc w:val="right"/>
              <w:rPr>
                <w:rFonts w:ascii="Times New Roman" w:hAnsi="Times New Roman" w:cs="Times New Roman"/>
                <w:i/>
                <w:iCs/>
              </w:rPr>
            </w:pPr>
            <w:r w:rsidRPr="009D4014">
              <w:rPr>
                <w:rFonts w:ascii="Times New Roman" w:hAnsi="Times New Roman" w:cs="Times New Roman"/>
                <w:i/>
                <w:iCs/>
              </w:rPr>
              <w:t>Post</w:t>
            </w:r>
            <w:r w:rsidR="003C53F7">
              <w:rPr>
                <w:rFonts w:ascii="Times New Roman" w:hAnsi="Times New Roman" w:cs="Times New Roman"/>
                <w:i/>
                <w:iCs/>
              </w:rPr>
              <w:t>-</w:t>
            </w:r>
            <w:r w:rsidR="007861C0">
              <w:rPr>
                <w:rFonts w:ascii="Times New Roman" w:hAnsi="Times New Roman" w:cs="Times New Roman"/>
                <w:i/>
                <w:iCs/>
              </w:rPr>
              <w:t xml:space="preserve"> Flow (mL/min/kg)</w:t>
            </w:r>
          </w:p>
        </w:tc>
        <w:tc>
          <w:tcPr>
            <w:tcW w:w="1872" w:type="dxa"/>
            <w:tcBorders>
              <w:top w:val="nil"/>
              <w:left w:val="single" w:sz="4" w:space="0" w:color="auto"/>
              <w:bottom w:val="single" w:sz="4" w:space="0" w:color="auto"/>
              <w:right w:val="nil"/>
            </w:tcBorders>
            <w:vAlign w:val="center"/>
          </w:tcPr>
          <w:p w14:paraId="5F087D41"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55.3 ± 19.9</w:t>
            </w:r>
          </w:p>
        </w:tc>
        <w:tc>
          <w:tcPr>
            <w:tcW w:w="1872" w:type="dxa"/>
            <w:tcBorders>
              <w:top w:val="nil"/>
              <w:left w:val="nil"/>
              <w:bottom w:val="single" w:sz="4" w:space="0" w:color="auto"/>
              <w:right w:val="nil"/>
            </w:tcBorders>
            <w:vAlign w:val="center"/>
          </w:tcPr>
          <w:p w14:paraId="63BA0D0A" w14:textId="42FFB4B9" w:rsidR="009D4014" w:rsidRPr="009D4014" w:rsidRDefault="00E642EB" w:rsidP="0071112B">
            <w:pPr>
              <w:jc w:val="center"/>
              <w:rPr>
                <w:rFonts w:ascii="Times New Roman" w:hAnsi="Times New Roman" w:cs="Times New Roman"/>
              </w:rPr>
            </w:pPr>
            <w:ins w:id="303" w:author="Grant Steven Roberts" w:date="2020-11-05T17:30:00Z">
              <w:r>
                <w:rPr>
                  <w:rFonts w:ascii="Times New Roman" w:hAnsi="Times New Roman" w:cs="Times New Roman"/>
                </w:rPr>
                <w:t xml:space="preserve">49.5 </w:t>
              </w:r>
            </w:ins>
            <w:ins w:id="304" w:author="Grant Steven Roberts" w:date="2020-11-05T17:21:00Z">
              <w:r w:rsidR="00787F9B" w:rsidRPr="009D4014">
                <w:rPr>
                  <w:rFonts w:ascii="Times New Roman" w:hAnsi="Times New Roman" w:cs="Times New Roman"/>
                </w:rPr>
                <w:t>±</w:t>
              </w:r>
            </w:ins>
            <w:ins w:id="305" w:author="Grant Steven Roberts" w:date="2020-11-05T17:30:00Z">
              <w:r>
                <w:rPr>
                  <w:rFonts w:ascii="Times New Roman" w:hAnsi="Times New Roman" w:cs="Times New Roman"/>
                </w:rPr>
                <w:t xml:space="preserve"> 14.9</w:t>
              </w:r>
            </w:ins>
          </w:p>
        </w:tc>
        <w:tc>
          <w:tcPr>
            <w:tcW w:w="1872" w:type="dxa"/>
            <w:tcBorders>
              <w:top w:val="nil"/>
              <w:left w:val="nil"/>
              <w:bottom w:val="single" w:sz="4" w:space="0" w:color="auto"/>
            </w:tcBorders>
            <w:vAlign w:val="center"/>
          </w:tcPr>
          <w:p w14:paraId="6DF60995" w14:textId="1D03444B" w:rsidR="009D4014" w:rsidRPr="00297EDA" w:rsidRDefault="00E642EB" w:rsidP="00297EDA">
            <w:pPr>
              <w:jc w:val="center"/>
              <w:rPr>
                <w:rFonts w:ascii="Times New Roman" w:hAnsi="Times New Roman" w:cs="Times New Roman"/>
                <w:b/>
                <w:u w:val="single"/>
              </w:rPr>
            </w:pPr>
            <w:ins w:id="306" w:author="Grant Steven Roberts" w:date="2020-11-05T17:33:00Z">
              <w:r>
                <w:rPr>
                  <w:rFonts w:ascii="Times New Roman" w:hAnsi="Times New Roman" w:cs="Times New Roman"/>
                </w:rPr>
                <w:t xml:space="preserve">48.0 </w:t>
              </w:r>
            </w:ins>
            <w:ins w:id="307" w:author="Grant Steven Roberts" w:date="2020-11-05T17:21:00Z">
              <w:r w:rsidR="00787F9B" w:rsidRPr="009D4014">
                <w:rPr>
                  <w:rFonts w:ascii="Times New Roman" w:hAnsi="Times New Roman" w:cs="Times New Roman"/>
                </w:rPr>
                <w:t>±</w:t>
              </w:r>
            </w:ins>
            <w:ins w:id="308" w:author="Grant Steven Roberts" w:date="2020-11-05T17:33:00Z">
              <w:r>
                <w:rPr>
                  <w:rFonts w:ascii="Times New Roman" w:hAnsi="Times New Roman" w:cs="Times New Roman"/>
                </w:rPr>
                <w:t xml:space="preserve"> 32.7</w:t>
              </w:r>
            </w:ins>
          </w:p>
        </w:tc>
      </w:tr>
      <w:tr w:rsidR="003C53F7" w14:paraId="3A33EA02" w14:textId="77777777" w:rsidTr="00311E5A">
        <w:trPr>
          <w:trHeight w:val="360"/>
          <w:jc w:val="center"/>
        </w:trPr>
        <w:tc>
          <w:tcPr>
            <w:tcW w:w="805" w:type="dxa"/>
            <w:tcBorders>
              <w:top w:val="single" w:sz="4" w:space="0" w:color="auto"/>
              <w:bottom w:val="nil"/>
              <w:right w:val="nil"/>
            </w:tcBorders>
            <w:vAlign w:val="center"/>
          </w:tcPr>
          <w:p w14:paraId="636D8F56"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IRAo</w:t>
            </w:r>
          </w:p>
        </w:tc>
        <w:tc>
          <w:tcPr>
            <w:tcW w:w="2700" w:type="dxa"/>
            <w:tcBorders>
              <w:top w:val="single" w:sz="4" w:space="0" w:color="auto"/>
              <w:left w:val="nil"/>
              <w:bottom w:val="nil"/>
              <w:right w:val="single" w:sz="4" w:space="0" w:color="auto"/>
            </w:tcBorders>
            <w:vAlign w:val="center"/>
          </w:tcPr>
          <w:p w14:paraId="7D20C26F" w14:textId="7A519D3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6CD0279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15.5 ± 7.81</w:t>
            </w:r>
          </w:p>
        </w:tc>
        <w:tc>
          <w:tcPr>
            <w:tcW w:w="1872" w:type="dxa"/>
            <w:tcBorders>
              <w:top w:val="single" w:sz="4" w:space="0" w:color="auto"/>
              <w:left w:val="nil"/>
              <w:bottom w:val="nil"/>
              <w:right w:val="nil"/>
            </w:tcBorders>
            <w:vAlign w:val="center"/>
          </w:tcPr>
          <w:p w14:paraId="088CA5A7" w14:textId="3E26537D" w:rsidR="003C53F7" w:rsidRPr="009D4014" w:rsidRDefault="00E642EB" w:rsidP="003C53F7">
            <w:pPr>
              <w:jc w:val="center"/>
              <w:rPr>
                <w:rFonts w:ascii="Times New Roman" w:hAnsi="Times New Roman" w:cs="Times New Roman"/>
              </w:rPr>
            </w:pPr>
            <w:ins w:id="309" w:author="Grant Steven Roberts" w:date="2020-11-05T17:26:00Z">
              <w:r>
                <w:rPr>
                  <w:rFonts w:ascii="Times New Roman" w:hAnsi="Times New Roman" w:cs="Times New Roman"/>
                </w:rPr>
                <w:t xml:space="preserve">16.5 </w:t>
              </w:r>
            </w:ins>
            <w:ins w:id="310" w:author="Grant Steven Roberts" w:date="2020-11-05T17:21:00Z">
              <w:r w:rsidR="00787F9B" w:rsidRPr="009D4014">
                <w:rPr>
                  <w:rFonts w:ascii="Times New Roman" w:hAnsi="Times New Roman" w:cs="Times New Roman"/>
                </w:rPr>
                <w:t>±</w:t>
              </w:r>
            </w:ins>
            <w:ins w:id="311" w:author="Grant Steven Roberts" w:date="2020-11-05T17:26:00Z">
              <w:r>
                <w:rPr>
                  <w:rFonts w:ascii="Times New Roman" w:hAnsi="Times New Roman" w:cs="Times New Roman"/>
                </w:rPr>
                <w:t xml:space="preserve"> 6.39</w:t>
              </w:r>
            </w:ins>
          </w:p>
        </w:tc>
        <w:tc>
          <w:tcPr>
            <w:tcW w:w="1872" w:type="dxa"/>
            <w:tcBorders>
              <w:top w:val="single" w:sz="4" w:space="0" w:color="auto"/>
              <w:left w:val="nil"/>
              <w:bottom w:val="nil"/>
            </w:tcBorders>
            <w:vAlign w:val="center"/>
          </w:tcPr>
          <w:p w14:paraId="16BBB5A3" w14:textId="4F04B596" w:rsidR="003C53F7" w:rsidRPr="009D4014" w:rsidRDefault="006D6FAC" w:rsidP="003C53F7">
            <w:pPr>
              <w:jc w:val="center"/>
              <w:rPr>
                <w:rFonts w:ascii="Times New Roman" w:hAnsi="Times New Roman" w:cs="Times New Roman"/>
              </w:rPr>
            </w:pPr>
            <w:ins w:id="312" w:author="Grant Steven Roberts" w:date="2020-11-05T17:35:00Z">
              <w:r>
                <w:rPr>
                  <w:rFonts w:ascii="Times New Roman" w:hAnsi="Times New Roman" w:cs="Times New Roman"/>
                </w:rPr>
                <w:t xml:space="preserve">19.7 </w:t>
              </w:r>
            </w:ins>
            <w:ins w:id="313" w:author="Grant Steven Roberts" w:date="2020-11-05T17:21:00Z">
              <w:r w:rsidR="00787F9B" w:rsidRPr="009D4014">
                <w:rPr>
                  <w:rFonts w:ascii="Times New Roman" w:hAnsi="Times New Roman" w:cs="Times New Roman"/>
                </w:rPr>
                <w:t>±</w:t>
              </w:r>
            </w:ins>
            <w:ins w:id="314" w:author="Grant Steven Roberts" w:date="2020-11-05T17:35:00Z">
              <w:r>
                <w:rPr>
                  <w:rFonts w:ascii="Times New Roman" w:hAnsi="Times New Roman" w:cs="Times New Roman"/>
                </w:rPr>
                <w:t xml:space="preserve"> 3.85</w:t>
              </w:r>
            </w:ins>
          </w:p>
        </w:tc>
      </w:tr>
      <w:tr w:rsidR="003C53F7" w14:paraId="1B7E9D92" w14:textId="77777777" w:rsidTr="00311E5A">
        <w:trPr>
          <w:trHeight w:val="360"/>
          <w:jc w:val="center"/>
        </w:trPr>
        <w:tc>
          <w:tcPr>
            <w:tcW w:w="805" w:type="dxa"/>
            <w:tcBorders>
              <w:top w:val="nil"/>
              <w:bottom w:val="single" w:sz="4" w:space="0" w:color="auto"/>
              <w:right w:val="nil"/>
            </w:tcBorders>
            <w:vAlign w:val="center"/>
          </w:tcPr>
          <w:p w14:paraId="74A5269D"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7EC757B5" w14:textId="1F041311"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407CB291"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14.0 ± 6.15</w:t>
            </w:r>
          </w:p>
        </w:tc>
        <w:tc>
          <w:tcPr>
            <w:tcW w:w="1872" w:type="dxa"/>
            <w:tcBorders>
              <w:top w:val="nil"/>
              <w:left w:val="nil"/>
              <w:bottom w:val="single" w:sz="4" w:space="0" w:color="auto"/>
              <w:right w:val="nil"/>
            </w:tcBorders>
            <w:vAlign w:val="center"/>
          </w:tcPr>
          <w:p w14:paraId="0ADB293D" w14:textId="6E42B630" w:rsidR="003C53F7" w:rsidRPr="009D4014" w:rsidRDefault="00E642EB" w:rsidP="003C53F7">
            <w:pPr>
              <w:jc w:val="center"/>
              <w:rPr>
                <w:rFonts w:ascii="Times New Roman" w:hAnsi="Times New Roman" w:cs="Times New Roman"/>
              </w:rPr>
            </w:pPr>
            <w:ins w:id="315" w:author="Grant Steven Roberts" w:date="2020-11-05T17:30:00Z">
              <w:r>
                <w:rPr>
                  <w:rFonts w:ascii="Times New Roman" w:hAnsi="Times New Roman" w:cs="Times New Roman"/>
                </w:rPr>
                <w:t xml:space="preserve">17.3 </w:t>
              </w:r>
            </w:ins>
            <w:ins w:id="316" w:author="Grant Steven Roberts" w:date="2020-11-05T17:21:00Z">
              <w:r w:rsidR="00787F9B" w:rsidRPr="009D4014">
                <w:rPr>
                  <w:rFonts w:ascii="Times New Roman" w:hAnsi="Times New Roman" w:cs="Times New Roman"/>
                </w:rPr>
                <w:t>±</w:t>
              </w:r>
            </w:ins>
            <w:ins w:id="317" w:author="Grant Steven Roberts" w:date="2020-11-05T17:30:00Z">
              <w:r>
                <w:rPr>
                  <w:rFonts w:ascii="Times New Roman" w:hAnsi="Times New Roman" w:cs="Times New Roman"/>
                </w:rPr>
                <w:t xml:space="preserve"> 5.33</w:t>
              </w:r>
            </w:ins>
          </w:p>
        </w:tc>
        <w:tc>
          <w:tcPr>
            <w:tcW w:w="1872" w:type="dxa"/>
            <w:tcBorders>
              <w:top w:val="nil"/>
              <w:left w:val="nil"/>
              <w:bottom w:val="single" w:sz="4" w:space="0" w:color="auto"/>
            </w:tcBorders>
            <w:vAlign w:val="center"/>
          </w:tcPr>
          <w:p w14:paraId="14C9C45B" w14:textId="1DB68551" w:rsidR="003C53F7" w:rsidRPr="009D4014" w:rsidRDefault="00E642EB" w:rsidP="003C53F7">
            <w:pPr>
              <w:jc w:val="center"/>
              <w:rPr>
                <w:rFonts w:ascii="Times New Roman" w:hAnsi="Times New Roman" w:cs="Times New Roman"/>
              </w:rPr>
            </w:pPr>
            <w:ins w:id="318" w:author="Grant Steven Roberts" w:date="2020-11-05T17:33:00Z">
              <w:r>
                <w:rPr>
                  <w:rFonts w:ascii="Times New Roman" w:hAnsi="Times New Roman" w:cs="Times New Roman"/>
                </w:rPr>
                <w:t xml:space="preserve">20.2 </w:t>
              </w:r>
            </w:ins>
            <w:ins w:id="319" w:author="Grant Steven Roberts" w:date="2020-11-05T17:21:00Z">
              <w:r w:rsidR="00787F9B" w:rsidRPr="009D4014">
                <w:rPr>
                  <w:rFonts w:ascii="Times New Roman" w:hAnsi="Times New Roman" w:cs="Times New Roman"/>
                </w:rPr>
                <w:t>±</w:t>
              </w:r>
            </w:ins>
            <w:ins w:id="320" w:author="Grant Steven Roberts" w:date="2020-11-05T17:33:00Z">
              <w:r>
                <w:rPr>
                  <w:rFonts w:ascii="Times New Roman" w:hAnsi="Times New Roman" w:cs="Times New Roman"/>
                </w:rPr>
                <w:t xml:space="preserve"> 7.36</w:t>
              </w:r>
            </w:ins>
          </w:p>
        </w:tc>
      </w:tr>
      <w:tr w:rsidR="003C53F7" w14:paraId="6F8186DB" w14:textId="77777777" w:rsidTr="00311E5A">
        <w:trPr>
          <w:trHeight w:val="360"/>
          <w:jc w:val="center"/>
        </w:trPr>
        <w:tc>
          <w:tcPr>
            <w:tcW w:w="805" w:type="dxa"/>
            <w:tcBorders>
              <w:top w:val="single" w:sz="4" w:space="0" w:color="auto"/>
              <w:bottom w:val="nil"/>
              <w:right w:val="nil"/>
            </w:tcBorders>
            <w:vAlign w:val="center"/>
          </w:tcPr>
          <w:p w14:paraId="636F9A97"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LRA</w:t>
            </w:r>
          </w:p>
        </w:tc>
        <w:tc>
          <w:tcPr>
            <w:tcW w:w="2700" w:type="dxa"/>
            <w:tcBorders>
              <w:top w:val="single" w:sz="4" w:space="0" w:color="auto"/>
              <w:left w:val="nil"/>
              <w:bottom w:val="nil"/>
              <w:right w:val="single" w:sz="4" w:space="0" w:color="auto"/>
            </w:tcBorders>
            <w:vAlign w:val="center"/>
          </w:tcPr>
          <w:p w14:paraId="4B8A87AB" w14:textId="5A88ACA1"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1C838BC8"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5.00 ± 3.40</w:t>
            </w:r>
          </w:p>
        </w:tc>
        <w:tc>
          <w:tcPr>
            <w:tcW w:w="1872" w:type="dxa"/>
            <w:tcBorders>
              <w:top w:val="single" w:sz="4" w:space="0" w:color="auto"/>
              <w:left w:val="nil"/>
              <w:bottom w:val="nil"/>
              <w:right w:val="nil"/>
            </w:tcBorders>
            <w:vAlign w:val="center"/>
          </w:tcPr>
          <w:p w14:paraId="7D963744" w14:textId="59E30160" w:rsidR="003C53F7" w:rsidRPr="009D4014" w:rsidRDefault="00E642EB" w:rsidP="003C53F7">
            <w:pPr>
              <w:jc w:val="center"/>
              <w:rPr>
                <w:rFonts w:ascii="Times New Roman" w:hAnsi="Times New Roman" w:cs="Times New Roman"/>
              </w:rPr>
            </w:pPr>
            <w:ins w:id="321" w:author="Grant Steven Roberts" w:date="2020-11-05T17:26:00Z">
              <w:r>
                <w:rPr>
                  <w:rFonts w:ascii="Times New Roman" w:hAnsi="Times New Roman" w:cs="Times New Roman"/>
                </w:rPr>
                <w:t xml:space="preserve">5.92 </w:t>
              </w:r>
            </w:ins>
            <w:ins w:id="322" w:author="Grant Steven Roberts" w:date="2020-11-05T17:21:00Z">
              <w:r w:rsidR="00787F9B" w:rsidRPr="009D4014">
                <w:rPr>
                  <w:rFonts w:ascii="Times New Roman" w:hAnsi="Times New Roman" w:cs="Times New Roman"/>
                </w:rPr>
                <w:t>±</w:t>
              </w:r>
            </w:ins>
            <w:ins w:id="323" w:author="Grant Steven Roberts" w:date="2020-11-05T17:26:00Z">
              <w:r>
                <w:rPr>
                  <w:rFonts w:ascii="Times New Roman" w:hAnsi="Times New Roman" w:cs="Times New Roman"/>
                </w:rPr>
                <w:t xml:space="preserve"> 2.54</w:t>
              </w:r>
            </w:ins>
          </w:p>
        </w:tc>
        <w:tc>
          <w:tcPr>
            <w:tcW w:w="1872" w:type="dxa"/>
            <w:tcBorders>
              <w:top w:val="single" w:sz="4" w:space="0" w:color="auto"/>
              <w:left w:val="nil"/>
              <w:bottom w:val="nil"/>
            </w:tcBorders>
            <w:vAlign w:val="center"/>
          </w:tcPr>
          <w:p w14:paraId="06D33414" w14:textId="40E1A9D8" w:rsidR="003C53F7" w:rsidRPr="009D4014" w:rsidRDefault="006D6FAC" w:rsidP="003C53F7">
            <w:pPr>
              <w:jc w:val="center"/>
              <w:rPr>
                <w:rFonts w:ascii="Times New Roman" w:hAnsi="Times New Roman" w:cs="Times New Roman"/>
              </w:rPr>
            </w:pPr>
            <w:ins w:id="324" w:author="Grant Steven Roberts" w:date="2020-11-05T17:35:00Z">
              <w:r>
                <w:rPr>
                  <w:rFonts w:ascii="Times New Roman" w:hAnsi="Times New Roman" w:cs="Times New Roman"/>
                </w:rPr>
                <w:t xml:space="preserve">4.60 </w:t>
              </w:r>
            </w:ins>
            <w:ins w:id="325" w:author="Grant Steven Roberts" w:date="2020-11-05T17:21:00Z">
              <w:r w:rsidR="00787F9B" w:rsidRPr="009D4014">
                <w:rPr>
                  <w:rFonts w:ascii="Times New Roman" w:hAnsi="Times New Roman" w:cs="Times New Roman"/>
                </w:rPr>
                <w:t>±</w:t>
              </w:r>
            </w:ins>
            <w:ins w:id="326" w:author="Grant Steven Roberts" w:date="2020-11-05T17:35:00Z">
              <w:r>
                <w:rPr>
                  <w:rFonts w:ascii="Times New Roman" w:hAnsi="Times New Roman" w:cs="Times New Roman"/>
                </w:rPr>
                <w:t xml:space="preserve"> 3.61</w:t>
              </w:r>
            </w:ins>
          </w:p>
        </w:tc>
      </w:tr>
      <w:tr w:rsidR="003C53F7" w14:paraId="32BDAECB" w14:textId="77777777" w:rsidTr="00311E5A">
        <w:trPr>
          <w:trHeight w:val="360"/>
          <w:jc w:val="center"/>
        </w:trPr>
        <w:tc>
          <w:tcPr>
            <w:tcW w:w="805" w:type="dxa"/>
            <w:tcBorders>
              <w:top w:val="nil"/>
              <w:bottom w:val="single" w:sz="4" w:space="0" w:color="auto"/>
              <w:right w:val="nil"/>
            </w:tcBorders>
            <w:vAlign w:val="center"/>
          </w:tcPr>
          <w:p w14:paraId="571F641C"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6A507D61" w14:textId="4417AFE3"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2CE6F211"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4.94 ± 2.91</w:t>
            </w:r>
          </w:p>
        </w:tc>
        <w:tc>
          <w:tcPr>
            <w:tcW w:w="1872" w:type="dxa"/>
            <w:tcBorders>
              <w:top w:val="nil"/>
              <w:left w:val="nil"/>
              <w:bottom w:val="single" w:sz="4" w:space="0" w:color="auto"/>
              <w:right w:val="nil"/>
            </w:tcBorders>
            <w:vAlign w:val="center"/>
          </w:tcPr>
          <w:p w14:paraId="32E14B5F" w14:textId="699E5C07" w:rsidR="003C53F7" w:rsidRPr="009D4014" w:rsidRDefault="00E642EB" w:rsidP="003C53F7">
            <w:pPr>
              <w:jc w:val="center"/>
              <w:rPr>
                <w:rFonts w:ascii="Times New Roman" w:hAnsi="Times New Roman" w:cs="Times New Roman"/>
              </w:rPr>
            </w:pPr>
            <w:ins w:id="327" w:author="Grant Steven Roberts" w:date="2020-11-05T17:30:00Z">
              <w:r>
                <w:rPr>
                  <w:rFonts w:ascii="Times New Roman" w:hAnsi="Times New Roman" w:cs="Times New Roman"/>
                </w:rPr>
                <w:t xml:space="preserve">5.79 </w:t>
              </w:r>
            </w:ins>
            <w:ins w:id="328" w:author="Grant Steven Roberts" w:date="2020-11-05T17:28:00Z">
              <w:r w:rsidRPr="009D4014">
                <w:rPr>
                  <w:rFonts w:ascii="Times New Roman" w:hAnsi="Times New Roman" w:cs="Times New Roman"/>
                </w:rPr>
                <w:t>±</w:t>
              </w:r>
            </w:ins>
            <w:ins w:id="329" w:author="Grant Steven Roberts" w:date="2020-11-05T17:30:00Z">
              <w:r>
                <w:rPr>
                  <w:rFonts w:ascii="Times New Roman" w:hAnsi="Times New Roman" w:cs="Times New Roman"/>
                </w:rPr>
                <w:t xml:space="preserve"> 2.27</w:t>
              </w:r>
            </w:ins>
          </w:p>
        </w:tc>
        <w:tc>
          <w:tcPr>
            <w:tcW w:w="1872" w:type="dxa"/>
            <w:tcBorders>
              <w:top w:val="nil"/>
              <w:left w:val="nil"/>
              <w:bottom w:val="single" w:sz="4" w:space="0" w:color="auto"/>
            </w:tcBorders>
            <w:vAlign w:val="center"/>
          </w:tcPr>
          <w:p w14:paraId="08154326" w14:textId="6E105DE9" w:rsidR="003C53F7" w:rsidRPr="009D4014" w:rsidRDefault="00E642EB" w:rsidP="003C53F7">
            <w:pPr>
              <w:jc w:val="center"/>
              <w:rPr>
                <w:rFonts w:ascii="Times New Roman" w:hAnsi="Times New Roman" w:cs="Times New Roman"/>
              </w:rPr>
            </w:pPr>
            <w:ins w:id="330" w:author="Grant Steven Roberts" w:date="2020-11-05T17:33:00Z">
              <w:r>
                <w:rPr>
                  <w:rFonts w:ascii="Times New Roman" w:hAnsi="Times New Roman" w:cs="Times New Roman"/>
                </w:rPr>
                <w:t xml:space="preserve">4.29 </w:t>
              </w:r>
            </w:ins>
            <w:ins w:id="331" w:author="Grant Steven Roberts" w:date="2020-11-05T17:21:00Z">
              <w:r w:rsidR="00787F9B" w:rsidRPr="009D4014">
                <w:rPr>
                  <w:rFonts w:ascii="Times New Roman" w:hAnsi="Times New Roman" w:cs="Times New Roman"/>
                </w:rPr>
                <w:t>±</w:t>
              </w:r>
            </w:ins>
            <w:ins w:id="332" w:author="Grant Steven Roberts" w:date="2020-11-05T17:33:00Z">
              <w:r>
                <w:rPr>
                  <w:rFonts w:ascii="Times New Roman" w:hAnsi="Times New Roman" w:cs="Times New Roman"/>
                </w:rPr>
                <w:t xml:space="preserve"> 4.43</w:t>
              </w:r>
            </w:ins>
          </w:p>
        </w:tc>
      </w:tr>
      <w:tr w:rsidR="003C53F7" w14:paraId="7025CF79" w14:textId="77777777" w:rsidTr="00311E5A">
        <w:trPr>
          <w:trHeight w:val="360"/>
          <w:jc w:val="center"/>
        </w:trPr>
        <w:tc>
          <w:tcPr>
            <w:tcW w:w="805" w:type="dxa"/>
            <w:tcBorders>
              <w:top w:val="single" w:sz="4" w:space="0" w:color="auto"/>
              <w:bottom w:val="nil"/>
              <w:right w:val="nil"/>
            </w:tcBorders>
            <w:vAlign w:val="center"/>
          </w:tcPr>
          <w:p w14:paraId="31E77F1C"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RRA</w:t>
            </w:r>
          </w:p>
        </w:tc>
        <w:tc>
          <w:tcPr>
            <w:tcW w:w="2700" w:type="dxa"/>
            <w:tcBorders>
              <w:top w:val="single" w:sz="4" w:space="0" w:color="auto"/>
              <w:left w:val="nil"/>
              <w:bottom w:val="nil"/>
              <w:right w:val="single" w:sz="4" w:space="0" w:color="auto"/>
            </w:tcBorders>
            <w:vAlign w:val="center"/>
          </w:tcPr>
          <w:p w14:paraId="19041517" w14:textId="025BBC6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4CA9C482"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4.85 ± 2.42</w:t>
            </w:r>
          </w:p>
        </w:tc>
        <w:tc>
          <w:tcPr>
            <w:tcW w:w="1872" w:type="dxa"/>
            <w:tcBorders>
              <w:top w:val="single" w:sz="4" w:space="0" w:color="auto"/>
              <w:left w:val="nil"/>
              <w:bottom w:val="nil"/>
              <w:right w:val="nil"/>
            </w:tcBorders>
            <w:vAlign w:val="center"/>
          </w:tcPr>
          <w:p w14:paraId="27E48F10" w14:textId="2DE145DD" w:rsidR="003C53F7" w:rsidRPr="009D4014" w:rsidRDefault="00E642EB" w:rsidP="003C53F7">
            <w:pPr>
              <w:jc w:val="center"/>
              <w:rPr>
                <w:rFonts w:ascii="Times New Roman" w:hAnsi="Times New Roman" w:cs="Times New Roman"/>
              </w:rPr>
            </w:pPr>
            <w:ins w:id="333" w:author="Grant Steven Roberts" w:date="2020-11-05T17:31:00Z">
              <w:r>
                <w:rPr>
                  <w:rFonts w:ascii="Times New Roman" w:hAnsi="Times New Roman" w:cs="Times New Roman"/>
                </w:rPr>
                <w:t xml:space="preserve">5.43 </w:t>
              </w:r>
              <w:r w:rsidRPr="009D4014">
                <w:rPr>
                  <w:rFonts w:ascii="Times New Roman" w:hAnsi="Times New Roman" w:cs="Times New Roman"/>
                </w:rPr>
                <w:t>±</w:t>
              </w:r>
              <w:r>
                <w:rPr>
                  <w:rFonts w:ascii="Times New Roman" w:hAnsi="Times New Roman" w:cs="Times New Roman"/>
                </w:rPr>
                <w:t xml:space="preserve"> 2.25</w:t>
              </w:r>
            </w:ins>
          </w:p>
        </w:tc>
        <w:tc>
          <w:tcPr>
            <w:tcW w:w="1872" w:type="dxa"/>
            <w:tcBorders>
              <w:top w:val="single" w:sz="4" w:space="0" w:color="auto"/>
              <w:left w:val="nil"/>
              <w:bottom w:val="nil"/>
            </w:tcBorders>
            <w:vAlign w:val="center"/>
          </w:tcPr>
          <w:p w14:paraId="06511881" w14:textId="784119EB" w:rsidR="003C53F7" w:rsidRPr="009D4014" w:rsidRDefault="006D6FAC" w:rsidP="003C53F7">
            <w:pPr>
              <w:jc w:val="center"/>
              <w:rPr>
                <w:rFonts w:ascii="Times New Roman" w:hAnsi="Times New Roman" w:cs="Times New Roman"/>
              </w:rPr>
            </w:pPr>
            <w:ins w:id="334" w:author="Grant Steven Roberts" w:date="2020-11-05T17:35:00Z">
              <w:r>
                <w:rPr>
                  <w:rFonts w:ascii="Times New Roman" w:hAnsi="Times New Roman" w:cs="Times New Roman"/>
                </w:rPr>
                <w:t xml:space="preserve">7.18 </w:t>
              </w:r>
            </w:ins>
            <w:ins w:id="335" w:author="Grant Steven Roberts" w:date="2020-11-05T17:21:00Z">
              <w:r w:rsidR="00787F9B" w:rsidRPr="009D4014">
                <w:rPr>
                  <w:rFonts w:ascii="Times New Roman" w:hAnsi="Times New Roman" w:cs="Times New Roman"/>
                </w:rPr>
                <w:t>±</w:t>
              </w:r>
            </w:ins>
            <w:ins w:id="336" w:author="Grant Steven Roberts" w:date="2020-11-05T17:35:00Z">
              <w:r>
                <w:rPr>
                  <w:rFonts w:ascii="Times New Roman" w:hAnsi="Times New Roman" w:cs="Times New Roman"/>
                </w:rPr>
                <w:t xml:space="preserve"> 6.38</w:t>
              </w:r>
            </w:ins>
          </w:p>
        </w:tc>
      </w:tr>
      <w:tr w:rsidR="003C53F7" w14:paraId="1CEEDA30" w14:textId="77777777" w:rsidTr="00311E5A">
        <w:trPr>
          <w:trHeight w:val="360"/>
          <w:jc w:val="center"/>
        </w:trPr>
        <w:tc>
          <w:tcPr>
            <w:tcW w:w="805" w:type="dxa"/>
            <w:tcBorders>
              <w:top w:val="nil"/>
              <w:bottom w:val="single" w:sz="4" w:space="0" w:color="auto"/>
              <w:right w:val="nil"/>
            </w:tcBorders>
            <w:vAlign w:val="center"/>
          </w:tcPr>
          <w:p w14:paraId="75954127"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79F15A18" w14:textId="12057BD6"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3B1A3E55"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5.21 ± 2.72</w:t>
            </w:r>
          </w:p>
        </w:tc>
        <w:tc>
          <w:tcPr>
            <w:tcW w:w="1872" w:type="dxa"/>
            <w:tcBorders>
              <w:top w:val="nil"/>
              <w:left w:val="nil"/>
              <w:bottom w:val="single" w:sz="4" w:space="0" w:color="auto"/>
              <w:right w:val="nil"/>
            </w:tcBorders>
            <w:vAlign w:val="center"/>
          </w:tcPr>
          <w:p w14:paraId="78D62734" w14:textId="5F63FC7E" w:rsidR="003C53F7" w:rsidRPr="009D4014" w:rsidRDefault="00E642EB" w:rsidP="003C53F7">
            <w:pPr>
              <w:jc w:val="center"/>
              <w:rPr>
                <w:rFonts w:ascii="Times New Roman" w:hAnsi="Times New Roman" w:cs="Times New Roman"/>
              </w:rPr>
            </w:pPr>
            <w:ins w:id="337" w:author="Grant Steven Roberts" w:date="2020-11-05T17:31:00Z">
              <w:r>
                <w:rPr>
                  <w:rFonts w:ascii="Times New Roman" w:hAnsi="Times New Roman" w:cs="Times New Roman"/>
                </w:rPr>
                <w:t xml:space="preserve">5.17 </w:t>
              </w:r>
              <w:r w:rsidRPr="009D4014">
                <w:rPr>
                  <w:rFonts w:ascii="Times New Roman" w:hAnsi="Times New Roman" w:cs="Times New Roman"/>
                </w:rPr>
                <w:t>±</w:t>
              </w:r>
              <w:r>
                <w:rPr>
                  <w:rFonts w:ascii="Times New Roman" w:hAnsi="Times New Roman" w:cs="Times New Roman"/>
                </w:rPr>
                <w:t xml:space="preserve"> 2.04</w:t>
              </w:r>
            </w:ins>
          </w:p>
        </w:tc>
        <w:tc>
          <w:tcPr>
            <w:tcW w:w="1872" w:type="dxa"/>
            <w:tcBorders>
              <w:top w:val="nil"/>
              <w:left w:val="nil"/>
              <w:bottom w:val="single" w:sz="4" w:space="0" w:color="auto"/>
            </w:tcBorders>
            <w:vAlign w:val="center"/>
          </w:tcPr>
          <w:p w14:paraId="4AAAFE69" w14:textId="0707419C" w:rsidR="003C53F7" w:rsidRPr="009D4014" w:rsidRDefault="006D6FAC" w:rsidP="003C53F7">
            <w:pPr>
              <w:jc w:val="center"/>
              <w:rPr>
                <w:rFonts w:ascii="Times New Roman" w:hAnsi="Times New Roman" w:cs="Times New Roman"/>
              </w:rPr>
            </w:pPr>
            <w:ins w:id="338" w:author="Grant Steven Roberts" w:date="2020-11-05T17:33:00Z">
              <w:r>
                <w:rPr>
                  <w:rFonts w:ascii="Times New Roman" w:hAnsi="Times New Roman" w:cs="Times New Roman"/>
                </w:rPr>
                <w:t xml:space="preserve">5.87 </w:t>
              </w:r>
            </w:ins>
            <w:ins w:id="339" w:author="Grant Steven Roberts" w:date="2020-11-05T17:21:00Z">
              <w:r w:rsidR="00787F9B" w:rsidRPr="009D4014">
                <w:rPr>
                  <w:rFonts w:ascii="Times New Roman" w:hAnsi="Times New Roman" w:cs="Times New Roman"/>
                </w:rPr>
                <w:t>±</w:t>
              </w:r>
            </w:ins>
            <w:ins w:id="340" w:author="Grant Steven Roberts" w:date="2020-11-05T17:33:00Z">
              <w:r>
                <w:rPr>
                  <w:rFonts w:ascii="Times New Roman" w:hAnsi="Times New Roman" w:cs="Times New Roman"/>
                </w:rPr>
                <w:t xml:space="preserve"> 6.2</w:t>
              </w:r>
            </w:ins>
            <w:ins w:id="341" w:author="Grant Steven Roberts" w:date="2020-11-05T17:34:00Z">
              <w:r>
                <w:rPr>
                  <w:rFonts w:ascii="Times New Roman" w:hAnsi="Times New Roman" w:cs="Times New Roman"/>
                </w:rPr>
                <w:t>8</w:t>
              </w:r>
            </w:ins>
          </w:p>
        </w:tc>
      </w:tr>
      <w:tr w:rsidR="003C53F7" w14:paraId="21DD4026" w14:textId="77777777" w:rsidTr="00311E5A">
        <w:trPr>
          <w:trHeight w:val="360"/>
          <w:jc w:val="center"/>
        </w:trPr>
        <w:tc>
          <w:tcPr>
            <w:tcW w:w="805" w:type="dxa"/>
            <w:tcBorders>
              <w:top w:val="single" w:sz="4" w:space="0" w:color="auto"/>
              <w:bottom w:val="nil"/>
              <w:right w:val="nil"/>
            </w:tcBorders>
            <w:vAlign w:val="center"/>
          </w:tcPr>
          <w:p w14:paraId="12352753"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SMA</w:t>
            </w:r>
          </w:p>
        </w:tc>
        <w:tc>
          <w:tcPr>
            <w:tcW w:w="2700" w:type="dxa"/>
            <w:tcBorders>
              <w:top w:val="single" w:sz="4" w:space="0" w:color="auto"/>
              <w:left w:val="nil"/>
              <w:bottom w:val="nil"/>
              <w:right w:val="single" w:sz="4" w:space="0" w:color="auto"/>
            </w:tcBorders>
            <w:vAlign w:val="center"/>
          </w:tcPr>
          <w:p w14:paraId="1C32645C" w14:textId="04103F6E"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5440E2A8"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5.97 ± 3.15</w:t>
            </w:r>
          </w:p>
        </w:tc>
        <w:tc>
          <w:tcPr>
            <w:tcW w:w="1872" w:type="dxa"/>
            <w:tcBorders>
              <w:top w:val="single" w:sz="4" w:space="0" w:color="auto"/>
              <w:left w:val="nil"/>
              <w:bottom w:val="nil"/>
              <w:right w:val="nil"/>
            </w:tcBorders>
            <w:vAlign w:val="center"/>
          </w:tcPr>
          <w:p w14:paraId="58441A93" w14:textId="3FCC6D4C" w:rsidR="003C53F7" w:rsidRPr="009D4014" w:rsidRDefault="00E642EB" w:rsidP="003C53F7">
            <w:pPr>
              <w:jc w:val="center"/>
              <w:rPr>
                <w:rFonts w:ascii="Times New Roman" w:hAnsi="Times New Roman" w:cs="Times New Roman"/>
              </w:rPr>
            </w:pPr>
            <w:ins w:id="342" w:author="Grant Steven Roberts" w:date="2020-11-05T17:31:00Z">
              <w:r>
                <w:rPr>
                  <w:rFonts w:ascii="Times New Roman" w:hAnsi="Times New Roman" w:cs="Times New Roman"/>
                </w:rPr>
                <w:t xml:space="preserve">7.35 </w:t>
              </w:r>
              <w:r w:rsidRPr="009D4014">
                <w:rPr>
                  <w:rFonts w:ascii="Times New Roman" w:hAnsi="Times New Roman" w:cs="Times New Roman"/>
                </w:rPr>
                <w:t>±</w:t>
              </w:r>
              <w:r>
                <w:rPr>
                  <w:rFonts w:ascii="Times New Roman" w:hAnsi="Times New Roman" w:cs="Times New Roman"/>
                </w:rPr>
                <w:t xml:space="preserve"> 3.73</w:t>
              </w:r>
            </w:ins>
          </w:p>
        </w:tc>
        <w:tc>
          <w:tcPr>
            <w:tcW w:w="1872" w:type="dxa"/>
            <w:tcBorders>
              <w:top w:val="single" w:sz="4" w:space="0" w:color="auto"/>
              <w:left w:val="nil"/>
              <w:bottom w:val="nil"/>
            </w:tcBorders>
            <w:vAlign w:val="center"/>
          </w:tcPr>
          <w:p w14:paraId="47BC678C" w14:textId="7AAA863F" w:rsidR="003C53F7" w:rsidRPr="009D4014" w:rsidRDefault="006D6FAC" w:rsidP="003C53F7">
            <w:pPr>
              <w:jc w:val="center"/>
              <w:rPr>
                <w:rFonts w:ascii="Times New Roman" w:hAnsi="Times New Roman" w:cs="Times New Roman"/>
              </w:rPr>
            </w:pPr>
            <w:ins w:id="343" w:author="Grant Steven Roberts" w:date="2020-11-05T17:35:00Z">
              <w:r>
                <w:rPr>
                  <w:rFonts w:ascii="Times New Roman" w:hAnsi="Times New Roman" w:cs="Times New Roman"/>
                </w:rPr>
                <w:t xml:space="preserve">8.84 </w:t>
              </w:r>
            </w:ins>
            <w:ins w:id="344" w:author="Grant Steven Roberts" w:date="2020-11-05T17:22:00Z">
              <w:r w:rsidR="00787F9B" w:rsidRPr="009D4014">
                <w:rPr>
                  <w:rFonts w:ascii="Times New Roman" w:hAnsi="Times New Roman" w:cs="Times New Roman"/>
                </w:rPr>
                <w:t>±</w:t>
              </w:r>
            </w:ins>
            <w:ins w:id="345" w:author="Grant Steven Roberts" w:date="2020-11-05T17:35:00Z">
              <w:r>
                <w:rPr>
                  <w:rFonts w:ascii="Times New Roman" w:hAnsi="Times New Roman" w:cs="Times New Roman"/>
                </w:rPr>
                <w:t xml:space="preserve"> 4.36</w:t>
              </w:r>
            </w:ins>
          </w:p>
        </w:tc>
      </w:tr>
      <w:tr w:rsidR="003C53F7" w14:paraId="5CAB31A7" w14:textId="77777777" w:rsidTr="00311E5A">
        <w:trPr>
          <w:trHeight w:val="360"/>
          <w:jc w:val="center"/>
        </w:trPr>
        <w:tc>
          <w:tcPr>
            <w:tcW w:w="805" w:type="dxa"/>
            <w:tcBorders>
              <w:top w:val="nil"/>
              <w:bottom w:val="single" w:sz="4" w:space="0" w:color="auto"/>
              <w:right w:val="nil"/>
            </w:tcBorders>
            <w:vAlign w:val="center"/>
          </w:tcPr>
          <w:p w14:paraId="3FF2C6EC"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5FC632C2" w14:textId="7B8B721F"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51963350"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11.1 ± 5.00</w:t>
            </w:r>
          </w:p>
        </w:tc>
        <w:tc>
          <w:tcPr>
            <w:tcW w:w="1872" w:type="dxa"/>
            <w:tcBorders>
              <w:top w:val="nil"/>
              <w:left w:val="nil"/>
              <w:bottom w:val="single" w:sz="4" w:space="0" w:color="auto"/>
              <w:right w:val="nil"/>
            </w:tcBorders>
            <w:vAlign w:val="center"/>
          </w:tcPr>
          <w:p w14:paraId="0A3B610D" w14:textId="6F08331B" w:rsidR="003C53F7" w:rsidRPr="009D4014" w:rsidRDefault="00E642EB" w:rsidP="003C53F7">
            <w:pPr>
              <w:jc w:val="center"/>
              <w:rPr>
                <w:rFonts w:ascii="Times New Roman" w:hAnsi="Times New Roman" w:cs="Times New Roman"/>
              </w:rPr>
            </w:pPr>
            <w:ins w:id="346" w:author="Grant Steven Roberts" w:date="2020-11-05T17:31:00Z">
              <w:r>
                <w:rPr>
                  <w:rFonts w:ascii="Times New Roman" w:hAnsi="Times New Roman" w:cs="Times New Roman"/>
                </w:rPr>
                <w:t xml:space="preserve">10.6 </w:t>
              </w:r>
              <w:r w:rsidRPr="009D4014">
                <w:rPr>
                  <w:rFonts w:ascii="Times New Roman" w:hAnsi="Times New Roman" w:cs="Times New Roman"/>
                </w:rPr>
                <w:t>±</w:t>
              </w:r>
              <w:r>
                <w:rPr>
                  <w:rFonts w:ascii="Times New Roman" w:hAnsi="Times New Roman" w:cs="Times New Roman"/>
                </w:rPr>
                <w:t xml:space="preserve"> 4.</w:t>
              </w:r>
            </w:ins>
            <w:ins w:id="347" w:author="Grant Steven Roberts" w:date="2020-11-05T17:32:00Z">
              <w:r>
                <w:rPr>
                  <w:rFonts w:ascii="Times New Roman" w:hAnsi="Times New Roman" w:cs="Times New Roman"/>
                </w:rPr>
                <w:t>66</w:t>
              </w:r>
            </w:ins>
          </w:p>
        </w:tc>
        <w:tc>
          <w:tcPr>
            <w:tcW w:w="1872" w:type="dxa"/>
            <w:tcBorders>
              <w:top w:val="nil"/>
              <w:left w:val="nil"/>
              <w:bottom w:val="single" w:sz="4" w:space="0" w:color="auto"/>
            </w:tcBorders>
            <w:vAlign w:val="center"/>
          </w:tcPr>
          <w:p w14:paraId="2306F329" w14:textId="38CC75AD" w:rsidR="003C53F7" w:rsidRPr="009D4014" w:rsidRDefault="006D6FAC" w:rsidP="003C53F7">
            <w:pPr>
              <w:jc w:val="center"/>
              <w:rPr>
                <w:rFonts w:ascii="Times New Roman" w:hAnsi="Times New Roman" w:cs="Times New Roman"/>
              </w:rPr>
            </w:pPr>
            <w:ins w:id="348" w:author="Grant Steven Roberts" w:date="2020-11-05T17:34:00Z">
              <w:r>
                <w:rPr>
                  <w:rFonts w:ascii="Times New Roman" w:hAnsi="Times New Roman" w:cs="Times New Roman"/>
                </w:rPr>
                <w:t xml:space="preserve">11.2 </w:t>
              </w:r>
            </w:ins>
            <w:ins w:id="349" w:author="Grant Steven Roberts" w:date="2020-11-05T17:21:00Z">
              <w:r w:rsidR="00787F9B" w:rsidRPr="009D4014">
                <w:rPr>
                  <w:rFonts w:ascii="Times New Roman" w:hAnsi="Times New Roman" w:cs="Times New Roman"/>
                </w:rPr>
                <w:t>±</w:t>
              </w:r>
            </w:ins>
            <w:ins w:id="350" w:author="Grant Steven Roberts" w:date="2020-11-05T17:34:00Z">
              <w:r>
                <w:rPr>
                  <w:rFonts w:ascii="Times New Roman" w:hAnsi="Times New Roman" w:cs="Times New Roman"/>
                </w:rPr>
                <w:t xml:space="preserve"> 6.32</w:t>
              </w:r>
            </w:ins>
          </w:p>
        </w:tc>
      </w:tr>
      <w:tr w:rsidR="003C53F7" w14:paraId="341EA22E" w14:textId="77777777" w:rsidTr="00311E5A">
        <w:trPr>
          <w:trHeight w:val="360"/>
          <w:jc w:val="center"/>
        </w:trPr>
        <w:tc>
          <w:tcPr>
            <w:tcW w:w="805" w:type="dxa"/>
            <w:tcBorders>
              <w:top w:val="single" w:sz="4" w:space="0" w:color="auto"/>
              <w:bottom w:val="nil"/>
              <w:right w:val="nil"/>
            </w:tcBorders>
            <w:vAlign w:val="center"/>
          </w:tcPr>
          <w:p w14:paraId="2E9CB1A1"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CA</w:t>
            </w:r>
          </w:p>
        </w:tc>
        <w:tc>
          <w:tcPr>
            <w:tcW w:w="2700" w:type="dxa"/>
            <w:tcBorders>
              <w:top w:val="single" w:sz="4" w:space="0" w:color="auto"/>
              <w:left w:val="nil"/>
              <w:bottom w:val="nil"/>
              <w:right w:val="single" w:sz="4" w:space="0" w:color="auto"/>
            </w:tcBorders>
            <w:vAlign w:val="center"/>
          </w:tcPr>
          <w:p w14:paraId="4C573EC9" w14:textId="79EDC36F"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4A1081EE"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11.8 ± 7.88</w:t>
            </w:r>
          </w:p>
        </w:tc>
        <w:tc>
          <w:tcPr>
            <w:tcW w:w="1872" w:type="dxa"/>
            <w:tcBorders>
              <w:top w:val="single" w:sz="4" w:space="0" w:color="auto"/>
              <w:left w:val="nil"/>
              <w:bottom w:val="nil"/>
              <w:right w:val="nil"/>
            </w:tcBorders>
            <w:vAlign w:val="center"/>
          </w:tcPr>
          <w:p w14:paraId="45DB8920" w14:textId="56BCE0E8" w:rsidR="003C53F7" w:rsidRPr="00B249C1" w:rsidRDefault="00E642EB" w:rsidP="00297EDA">
            <w:pPr>
              <w:jc w:val="center"/>
              <w:rPr>
                <w:rFonts w:ascii="Times New Roman" w:hAnsi="Times New Roman" w:cs="Times New Roman"/>
                <w:b/>
                <w:bCs/>
              </w:rPr>
            </w:pPr>
            <w:ins w:id="351" w:author="Grant Steven Roberts" w:date="2020-11-05T17:31:00Z">
              <w:r w:rsidRPr="00B249C1">
                <w:rPr>
                  <w:rFonts w:ascii="Times New Roman" w:hAnsi="Times New Roman" w:cs="Times New Roman"/>
                  <w:b/>
                  <w:bCs/>
                  <w:rPrChange w:id="352" w:author="Grant Steven Roberts" w:date="2020-11-05T18:07:00Z">
                    <w:rPr>
                      <w:rFonts w:ascii="Times New Roman" w:hAnsi="Times New Roman" w:cs="Times New Roman"/>
                    </w:rPr>
                  </w:rPrChange>
                </w:rPr>
                <w:t>7.00 ± 3.79</w:t>
              </w:r>
            </w:ins>
          </w:p>
        </w:tc>
        <w:tc>
          <w:tcPr>
            <w:tcW w:w="1872" w:type="dxa"/>
            <w:tcBorders>
              <w:top w:val="single" w:sz="4" w:space="0" w:color="auto"/>
              <w:left w:val="nil"/>
              <w:bottom w:val="nil"/>
            </w:tcBorders>
            <w:vAlign w:val="center"/>
          </w:tcPr>
          <w:p w14:paraId="12286E5D" w14:textId="51A37F80" w:rsidR="003C53F7" w:rsidRPr="009D4014" w:rsidRDefault="006D6FAC" w:rsidP="003C53F7">
            <w:pPr>
              <w:jc w:val="center"/>
              <w:rPr>
                <w:rFonts w:ascii="Times New Roman" w:hAnsi="Times New Roman" w:cs="Times New Roman"/>
              </w:rPr>
            </w:pPr>
            <w:ins w:id="353" w:author="Grant Steven Roberts" w:date="2020-11-05T17:35:00Z">
              <w:r>
                <w:rPr>
                  <w:rFonts w:ascii="Times New Roman" w:hAnsi="Times New Roman" w:cs="Times New Roman"/>
                </w:rPr>
                <w:t xml:space="preserve">7.29 </w:t>
              </w:r>
            </w:ins>
            <w:ins w:id="354" w:author="Grant Steven Roberts" w:date="2020-11-05T17:21:00Z">
              <w:r w:rsidR="00787F9B" w:rsidRPr="009D4014">
                <w:rPr>
                  <w:rFonts w:ascii="Times New Roman" w:hAnsi="Times New Roman" w:cs="Times New Roman"/>
                </w:rPr>
                <w:t>±</w:t>
              </w:r>
            </w:ins>
            <w:ins w:id="355" w:author="Grant Steven Roberts" w:date="2020-11-05T17:35:00Z">
              <w:r>
                <w:rPr>
                  <w:rFonts w:ascii="Times New Roman" w:hAnsi="Times New Roman" w:cs="Times New Roman"/>
                </w:rPr>
                <w:t xml:space="preserve"> 3.47</w:t>
              </w:r>
            </w:ins>
          </w:p>
        </w:tc>
      </w:tr>
      <w:tr w:rsidR="003C53F7" w14:paraId="59CAC22B" w14:textId="77777777" w:rsidTr="00311E5A">
        <w:trPr>
          <w:trHeight w:val="360"/>
          <w:jc w:val="center"/>
        </w:trPr>
        <w:tc>
          <w:tcPr>
            <w:tcW w:w="805" w:type="dxa"/>
            <w:tcBorders>
              <w:top w:val="nil"/>
              <w:bottom w:val="single" w:sz="4" w:space="0" w:color="auto"/>
              <w:right w:val="nil"/>
            </w:tcBorders>
            <w:vAlign w:val="center"/>
          </w:tcPr>
          <w:p w14:paraId="164081A0"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43B99278" w14:textId="1A2BFD86"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4134DA0A"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11.0 ± 7.00</w:t>
            </w:r>
          </w:p>
        </w:tc>
        <w:tc>
          <w:tcPr>
            <w:tcW w:w="1872" w:type="dxa"/>
            <w:tcBorders>
              <w:top w:val="nil"/>
              <w:left w:val="nil"/>
              <w:bottom w:val="single" w:sz="4" w:space="0" w:color="auto"/>
              <w:right w:val="nil"/>
            </w:tcBorders>
            <w:vAlign w:val="center"/>
          </w:tcPr>
          <w:p w14:paraId="239D804F" w14:textId="769BC5AB" w:rsidR="003C53F7" w:rsidRPr="009D4014" w:rsidRDefault="00E642EB" w:rsidP="003C53F7">
            <w:pPr>
              <w:jc w:val="center"/>
              <w:rPr>
                <w:rFonts w:ascii="Times New Roman" w:hAnsi="Times New Roman" w:cs="Times New Roman"/>
                <w:b/>
              </w:rPr>
            </w:pPr>
            <w:ins w:id="356" w:author="Grant Steven Roberts" w:date="2020-11-05T17:32:00Z">
              <w:r>
                <w:rPr>
                  <w:rFonts w:ascii="Times New Roman" w:hAnsi="Times New Roman" w:cs="Times New Roman"/>
                </w:rPr>
                <w:t xml:space="preserve">7.08 </w:t>
              </w:r>
            </w:ins>
            <w:ins w:id="357" w:author="Grant Steven Roberts" w:date="2020-11-05T17:31:00Z">
              <w:r w:rsidRPr="009D4014">
                <w:rPr>
                  <w:rFonts w:ascii="Times New Roman" w:hAnsi="Times New Roman" w:cs="Times New Roman"/>
                </w:rPr>
                <w:t>±</w:t>
              </w:r>
            </w:ins>
            <w:ins w:id="358" w:author="Grant Steven Roberts" w:date="2020-11-05T17:32:00Z">
              <w:r>
                <w:rPr>
                  <w:rFonts w:ascii="Times New Roman" w:hAnsi="Times New Roman" w:cs="Times New Roman"/>
                </w:rPr>
                <w:t xml:space="preserve"> 4.80</w:t>
              </w:r>
            </w:ins>
          </w:p>
        </w:tc>
        <w:tc>
          <w:tcPr>
            <w:tcW w:w="1872" w:type="dxa"/>
            <w:tcBorders>
              <w:top w:val="nil"/>
              <w:left w:val="nil"/>
              <w:bottom w:val="single" w:sz="4" w:space="0" w:color="auto"/>
            </w:tcBorders>
            <w:vAlign w:val="center"/>
          </w:tcPr>
          <w:p w14:paraId="6C5025E5" w14:textId="21C8DEC7" w:rsidR="003C53F7" w:rsidRPr="009D4014" w:rsidRDefault="006D6FAC" w:rsidP="003C53F7">
            <w:pPr>
              <w:jc w:val="center"/>
              <w:rPr>
                <w:rFonts w:ascii="Times New Roman" w:hAnsi="Times New Roman" w:cs="Times New Roman"/>
              </w:rPr>
            </w:pPr>
            <w:ins w:id="359" w:author="Grant Steven Roberts" w:date="2020-11-05T17:34:00Z">
              <w:r>
                <w:rPr>
                  <w:rFonts w:ascii="Times New Roman" w:hAnsi="Times New Roman" w:cs="Times New Roman"/>
                </w:rPr>
                <w:t xml:space="preserve">8.11 </w:t>
              </w:r>
            </w:ins>
            <w:ins w:id="360" w:author="Grant Steven Roberts" w:date="2020-11-05T17:21:00Z">
              <w:r w:rsidR="00787F9B" w:rsidRPr="009D4014">
                <w:rPr>
                  <w:rFonts w:ascii="Times New Roman" w:hAnsi="Times New Roman" w:cs="Times New Roman"/>
                </w:rPr>
                <w:t>±</w:t>
              </w:r>
            </w:ins>
            <w:ins w:id="361" w:author="Grant Steven Roberts" w:date="2020-11-05T17:34:00Z">
              <w:r>
                <w:rPr>
                  <w:rFonts w:ascii="Times New Roman" w:hAnsi="Times New Roman" w:cs="Times New Roman"/>
                </w:rPr>
                <w:t xml:space="preserve"> 3.62</w:t>
              </w:r>
            </w:ins>
          </w:p>
        </w:tc>
      </w:tr>
      <w:tr w:rsidR="003C53F7" w14:paraId="47E043EC" w14:textId="77777777" w:rsidTr="00311E5A">
        <w:trPr>
          <w:trHeight w:val="360"/>
          <w:jc w:val="center"/>
        </w:trPr>
        <w:tc>
          <w:tcPr>
            <w:tcW w:w="805" w:type="dxa"/>
            <w:tcBorders>
              <w:top w:val="single" w:sz="4" w:space="0" w:color="auto"/>
              <w:bottom w:val="nil"/>
              <w:right w:val="nil"/>
            </w:tcBorders>
            <w:vAlign w:val="center"/>
          </w:tcPr>
          <w:p w14:paraId="5287CEC0"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SMV</w:t>
            </w:r>
          </w:p>
        </w:tc>
        <w:tc>
          <w:tcPr>
            <w:tcW w:w="2700" w:type="dxa"/>
            <w:tcBorders>
              <w:top w:val="single" w:sz="4" w:space="0" w:color="auto"/>
              <w:left w:val="nil"/>
              <w:bottom w:val="nil"/>
              <w:right w:val="single" w:sz="4" w:space="0" w:color="auto"/>
            </w:tcBorders>
            <w:vAlign w:val="center"/>
          </w:tcPr>
          <w:p w14:paraId="3F138181" w14:textId="4A09E72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6A5BFEF6"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6.61 ± 2.66</w:t>
            </w:r>
          </w:p>
        </w:tc>
        <w:tc>
          <w:tcPr>
            <w:tcW w:w="1872" w:type="dxa"/>
            <w:tcBorders>
              <w:top w:val="single" w:sz="4" w:space="0" w:color="auto"/>
              <w:left w:val="nil"/>
              <w:bottom w:val="nil"/>
              <w:right w:val="nil"/>
            </w:tcBorders>
            <w:vAlign w:val="center"/>
          </w:tcPr>
          <w:p w14:paraId="6651200C" w14:textId="60C1704E" w:rsidR="003C53F7" w:rsidRPr="009D4014" w:rsidRDefault="00E642EB" w:rsidP="003C53F7">
            <w:pPr>
              <w:jc w:val="center"/>
              <w:rPr>
                <w:rFonts w:ascii="Times New Roman" w:hAnsi="Times New Roman" w:cs="Times New Roman"/>
              </w:rPr>
            </w:pPr>
            <w:ins w:id="362" w:author="Grant Steven Roberts" w:date="2020-11-05T17:31:00Z">
              <w:r>
                <w:rPr>
                  <w:rFonts w:ascii="Times New Roman" w:hAnsi="Times New Roman" w:cs="Times New Roman"/>
                </w:rPr>
                <w:t xml:space="preserve">6.24 </w:t>
              </w:r>
              <w:r w:rsidRPr="009D4014">
                <w:rPr>
                  <w:rFonts w:ascii="Times New Roman" w:hAnsi="Times New Roman" w:cs="Times New Roman"/>
                </w:rPr>
                <w:t>±</w:t>
              </w:r>
              <w:r>
                <w:rPr>
                  <w:rFonts w:ascii="Times New Roman" w:hAnsi="Times New Roman" w:cs="Times New Roman"/>
                </w:rPr>
                <w:t xml:space="preserve"> 3.62</w:t>
              </w:r>
            </w:ins>
          </w:p>
        </w:tc>
        <w:tc>
          <w:tcPr>
            <w:tcW w:w="1872" w:type="dxa"/>
            <w:tcBorders>
              <w:top w:val="single" w:sz="4" w:space="0" w:color="auto"/>
              <w:left w:val="nil"/>
              <w:bottom w:val="nil"/>
            </w:tcBorders>
            <w:vAlign w:val="center"/>
          </w:tcPr>
          <w:p w14:paraId="37CCD3A5" w14:textId="39BBADAA" w:rsidR="003C53F7" w:rsidRPr="002550C9" w:rsidRDefault="006D6FAC" w:rsidP="00297EDA">
            <w:pPr>
              <w:jc w:val="center"/>
              <w:rPr>
                <w:rFonts w:ascii="Times New Roman" w:hAnsi="Times New Roman" w:cs="Times New Roman"/>
                <w:b/>
                <w:bCs/>
                <w:u w:val="single"/>
                <w:rPrChange w:id="363" w:author="Grant Steven Roberts" w:date="2020-11-05T17:50:00Z">
                  <w:rPr>
                    <w:rFonts w:ascii="Times New Roman" w:hAnsi="Times New Roman" w:cs="Times New Roman"/>
                    <w:b/>
                  </w:rPr>
                </w:rPrChange>
              </w:rPr>
            </w:pPr>
            <w:ins w:id="364" w:author="Grant Steven Roberts" w:date="2020-11-05T17:35:00Z">
              <w:r w:rsidRPr="002550C9">
                <w:rPr>
                  <w:rFonts w:ascii="Times New Roman" w:hAnsi="Times New Roman" w:cs="Times New Roman"/>
                  <w:b/>
                  <w:bCs/>
                  <w:u w:val="single"/>
                  <w:rPrChange w:id="365" w:author="Grant Steven Roberts" w:date="2020-11-05T17:50:00Z">
                    <w:rPr>
                      <w:rFonts w:ascii="Times New Roman" w:hAnsi="Times New Roman" w:cs="Times New Roman"/>
                    </w:rPr>
                  </w:rPrChange>
                </w:rPr>
                <w:t>11</w:t>
              </w:r>
            </w:ins>
            <w:ins w:id="366" w:author="Grant Steven Roberts" w:date="2020-11-05T17:36:00Z">
              <w:r w:rsidRPr="002550C9">
                <w:rPr>
                  <w:rFonts w:ascii="Times New Roman" w:hAnsi="Times New Roman" w:cs="Times New Roman"/>
                  <w:b/>
                  <w:bCs/>
                  <w:u w:val="single"/>
                  <w:rPrChange w:id="367" w:author="Grant Steven Roberts" w:date="2020-11-05T17:50:00Z">
                    <w:rPr>
                      <w:rFonts w:ascii="Times New Roman" w:hAnsi="Times New Roman" w:cs="Times New Roman"/>
                    </w:rPr>
                  </w:rPrChange>
                </w:rPr>
                <w:t xml:space="preserve">.4 </w:t>
              </w:r>
            </w:ins>
            <w:ins w:id="368" w:author="Grant Steven Roberts" w:date="2020-11-05T17:21:00Z">
              <w:r w:rsidR="00787F9B" w:rsidRPr="002550C9">
                <w:rPr>
                  <w:rFonts w:ascii="Times New Roman" w:hAnsi="Times New Roman" w:cs="Times New Roman"/>
                  <w:b/>
                  <w:bCs/>
                  <w:u w:val="single"/>
                  <w:rPrChange w:id="369" w:author="Grant Steven Roberts" w:date="2020-11-05T17:50:00Z">
                    <w:rPr>
                      <w:rFonts w:ascii="Times New Roman" w:hAnsi="Times New Roman" w:cs="Times New Roman"/>
                    </w:rPr>
                  </w:rPrChange>
                </w:rPr>
                <w:t>±</w:t>
              </w:r>
            </w:ins>
            <w:ins w:id="370" w:author="Grant Steven Roberts" w:date="2020-11-05T17:36:00Z">
              <w:r w:rsidRPr="002550C9">
                <w:rPr>
                  <w:rFonts w:ascii="Times New Roman" w:hAnsi="Times New Roman" w:cs="Times New Roman"/>
                  <w:b/>
                  <w:bCs/>
                  <w:u w:val="single"/>
                  <w:rPrChange w:id="371" w:author="Grant Steven Roberts" w:date="2020-11-05T17:50:00Z">
                    <w:rPr>
                      <w:rFonts w:ascii="Times New Roman" w:hAnsi="Times New Roman" w:cs="Times New Roman"/>
                    </w:rPr>
                  </w:rPrChange>
                </w:rPr>
                <w:t xml:space="preserve"> 3.79</w:t>
              </w:r>
            </w:ins>
          </w:p>
        </w:tc>
      </w:tr>
      <w:tr w:rsidR="003C53F7" w14:paraId="1180C6C7" w14:textId="77777777" w:rsidTr="00311E5A">
        <w:trPr>
          <w:trHeight w:val="360"/>
          <w:jc w:val="center"/>
        </w:trPr>
        <w:tc>
          <w:tcPr>
            <w:tcW w:w="805" w:type="dxa"/>
            <w:tcBorders>
              <w:top w:val="nil"/>
              <w:bottom w:val="single" w:sz="4" w:space="0" w:color="auto"/>
              <w:right w:val="nil"/>
            </w:tcBorders>
            <w:vAlign w:val="center"/>
          </w:tcPr>
          <w:p w14:paraId="019A8C8E"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210ED291" w14:textId="19BF1118"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50B0DA3F"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14.2 ± 4.56</w:t>
            </w:r>
          </w:p>
        </w:tc>
        <w:tc>
          <w:tcPr>
            <w:tcW w:w="1872" w:type="dxa"/>
            <w:tcBorders>
              <w:top w:val="nil"/>
              <w:left w:val="nil"/>
              <w:bottom w:val="single" w:sz="4" w:space="0" w:color="auto"/>
              <w:right w:val="nil"/>
            </w:tcBorders>
            <w:vAlign w:val="center"/>
          </w:tcPr>
          <w:p w14:paraId="2BB17280" w14:textId="729EEB01" w:rsidR="003C53F7" w:rsidRPr="009D4014" w:rsidRDefault="00E642EB" w:rsidP="003C53F7">
            <w:pPr>
              <w:jc w:val="center"/>
              <w:rPr>
                <w:rFonts w:ascii="Times New Roman" w:hAnsi="Times New Roman" w:cs="Times New Roman"/>
              </w:rPr>
            </w:pPr>
            <w:ins w:id="372" w:author="Grant Steven Roberts" w:date="2020-11-05T17:32:00Z">
              <w:r>
                <w:rPr>
                  <w:rFonts w:ascii="Times New Roman" w:hAnsi="Times New Roman" w:cs="Times New Roman"/>
                </w:rPr>
                <w:t xml:space="preserve">14.2 </w:t>
              </w:r>
            </w:ins>
            <w:ins w:id="373" w:author="Grant Steven Roberts" w:date="2020-11-05T17:31:00Z">
              <w:r w:rsidRPr="009D4014">
                <w:rPr>
                  <w:rFonts w:ascii="Times New Roman" w:hAnsi="Times New Roman" w:cs="Times New Roman"/>
                </w:rPr>
                <w:t>±</w:t>
              </w:r>
            </w:ins>
            <w:ins w:id="374" w:author="Grant Steven Roberts" w:date="2020-11-05T17:32:00Z">
              <w:r>
                <w:rPr>
                  <w:rFonts w:ascii="Times New Roman" w:hAnsi="Times New Roman" w:cs="Times New Roman"/>
                </w:rPr>
                <w:t xml:space="preserve"> 3.80</w:t>
              </w:r>
            </w:ins>
          </w:p>
        </w:tc>
        <w:tc>
          <w:tcPr>
            <w:tcW w:w="1872" w:type="dxa"/>
            <w:tcBorders>
              <w:top w:val="nil"/>
              <w:left w:val="nil"/>
              <w:bottom w:val="single" w:sz="4" w:space="0" w:color="auto"/>
            </w:tcBorders>
            <w:vAlign w:val="center"/>
          </w:tcPr>
          <w:p w14:paraId="51825EEF" w14:textId="187C2D48" w:rsidR="003C53F7" w:rsidRPr="009D4014" w:rsidRDefault="006D6FAC" w:rsidP="003C53F7">
            <w:pPr>
              <w:jc w:val="center"/>
              <w:rPr>
                <w:rFonts w:ascii="Times New Roman" w:hAnsi="Times New Roman" w:cs="Times New Roman"/>
                <w:b/>
              </w:rPr>
            </w:pPr>
            <w:ins w:id="375" w:author="Grant Steven Roberts" w:date="2020-11-05T17:34:00Z">
              <w:r>
                <w:rPr>
                  <w:rFonts w:ascii="Times New Roman" w:hAnsi="Times New Roman" w:cs="Times New Roman"/>
                </w:rPr>
                <w:t xml:space="preserve">17.7 </w:t>
              </w:r>
            </w:ins>
            <w:ins w:id="376" w:author="Grant Steven Roberts" w:date="2020-11-05T17:21:00Z">
              <w:r w:rsidR="00787F9B" w:rsidRPr="009D4014">
                <w:rPr>
                  <w:rFonts w:ascii="Times New Roman" w:hAnsi="Times New Roman" w:cs="Times New Roman"/>
                </w:rPr>
                <w:t>±</w:t>
              </w:r>
            </w:ins>
            <w:ins w:id="377" w:author="Grant Steven Roberts" w:date="2020-11-05T17:34:00Z">
              <w:r>
                <w:rPr>
                  <w:rFonts w:ascii="Times New Roman" w:hAnsi="Times New Roman" w:cs="Times New Roman"/>
                </w:rPr>
                <w:t xml:space="preserve"> 9.87</w:t>
              </w:r>
            </w:ins>
          </w:p>
        </w:tc>
      </w:tr>
      <w:tr w:rsidR="003C53F7" w14:paraId="74907475" w14:textId="77777777" w:rsidTr="00311E5A">
        <w:trPr>
          <w:trHeight w:val="360"/>
          <w:jc w:val="center"/>
        </w:trPr>
        <w:tc>
          <w:tcPr>
            <w:tcW w:w="805" w:type="dxa"/>
            <w:tcBorders>
              <w:top w:val="single" w:sz="4" w:space="0" w:color="auto"/>
              <w:bottom w:val="nil"/>
              <w:right w:val="nil"/>
            </w:tcBorders>
            <w:vAlign w:val="center"/>
          </w:tcPr>
          <w:p w14:paraId="14566C81"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SV</w:t>
            </w:r>
          </w:p>
        </w:tc>
        <w:tc>
          <w:tcPr>
            <w:tcW w:w="2700" w:type="dxa"/>
            <w:tcBorders>
              <w:top w:val="single" w:sz="4" w:space="0" w:color="auto"/>
              <w:left w:val="nil"/>
              <w:bottom w:val="nil"/>
              <w:right w:val="single" w:sz="4" w:space="0" w:color="auto"/>
            </w:tcBorders>
            <w:vAlign w:val="center"/>
          </w:tcPr>
          <w:p w14:paraId="528D4AC8" w14:textId="53C36FE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117AC429"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6.52 ± 4.18</w:t>
            </w:r>
          </w:p>
        </w:tc>
        <w:tc>
          <w:tcPr>
            <w:tcW w:w="1872" w:type="dxa"/>
            <w:tcBorders>
              <w:top w:val="single" w:sz="4" w:space="0" w:color="auto"/>
              <w:left w:val="nil"/>
              <w:bottom w:val="nil"/>
              <w:right w:val="nil"/>
            </w:tcBorders>
            <w:vAlign w:val="center"/>
          </w:tcPr>
          <w:p w14:paraId="2DC402C8" w14:textId="41EC8499" w:rsidR="003C53F7" w:rsidRPr="009D4014" w:rsidRDefault="00E642EB" w:rsidP="003C53F7">
            <w:pPr>
              <w:jc w:val="center"/>
              <w:rPr>
                <w:rFonts w:ascii="Times New Roman" w:hAnsi="Times New Roman" w:cs="Times New Roman"/>
              </w:rPr>
            </w:pPr>
            <w:ins w:id="378" w:author="Grant Steven Roberts" w:date="2020-11-05T17:31:00Z">
              <w:r>
                <w:rPr>
                  <w:rFonts w:ascii="Times New Roman" w:hAnsi="Times New Roman" w:cs="Times New Roman"/>
                </w:rPr>
                <w:t xml:space="preserve">6.12 </w:t>
              </w:r>
              <w:r w:rsidRPr="009D4014">
                <w:rPr>
                  <w:rFonts w:ascii="Times New Roman" w:hAnsi="Times New Roman" w:cs="Times New Roman"/>
                </w:rPr>
                <w:t>±</w:t>
              </w:r>
              <w:r>
                <w:rPr>
                  <w:rFonts w:ascii="Times New Roman" w:hAnsi="Times New Roman" w:cs="Times New Roman"/>
                </w:rPr>
                <w:t xml:space="preserve"> 3.82</w:t>
              </w:r>
            </w:ins>
          </w:p>
        </w:tc>
        <w:tc>
          <w:tcPr>
            <w:tcW w:w="1872" w:type="dxa"/>
            <w:tcBorders>
              <w:top w:val="single" w:sz="4" w:space="0" w:color="auto"/>
              <w:left w:val="nil"/>
              <w:bottom w:val="nil"/>
            </w:tcBorders>
            <w:vAlign w:val="center"/>
          </w:tcPr>
          <w:p w14:paraId="53AB7ABD" w14:textId="57E27239" w:rsidR="003C53F7" w:rsidRPr="009D4014" w:rsidRDefault="006D6FAC" w:rsidP="003C53F7">
            <w:pPr>
              <w:jc w:val="center"/>
              <w:rPr>
                <w:rFonts w:ascii="Times New Roman" w:hAnsi="Times New Roman" w:cs="Times New Roman"/>
              </w:rPr>
            </w:pPr>
            <w:ins w:id="379" w:author="Grant Steven Roberts" w:date="2020-11-05T17:36:00Z">
              <w:r>
                <w:rPr>
                  <w:rFonts w:ascii="Times New Roman" w:hAnsi="Times New Roman" w:cs="Times New Roman"/>
                </w:rPr>
                <w:t xml:space="preserve">5.80 </w:t>
              </w:r>
            </w:ins>
            <w:ins w:id="380" w:author="Grant Steven Roberts" w:date="2020-11-05T17:21:00Z">
              <w:r w:rsidR="00787F9B" w:rsidRPr="009D4014">
                <w:rPr>
                  <w:rFonts w:ascii="Times New Roman" w:hAnsi="Times New Roman" w:cs="Times New Roman"/>
                </w:rPr>
                <w:t>±</w:t>
              </w:r>
            </w:ins>
            <w:ins w:id="381" w:author="Grant Steven Roberts" w:date="2020-11-05T17:36:00Z">
              <w:r>
                <w:rPr>
                  <w:rFonts w:ascii="Times New Roman" w:hAnsi="Times New Roman" w:cs="Times New Roman"/>
                </w:rPr>
                <w:t xml:space="preserve"> 2.33</w:t>
              </w:r>
            </w:ins>
          </w:p>
        </w:tc>
      </w:tr>
      <w:tr w:rsidR="003C53F7" w14:paraId="405ACE0C" w14:textId="77777777" w:rsidTr="00311E5A">
        <w:trPr>
          <w:trHeight w:val="360"/>
          <w:jc w:val="center"/>
        </w:trPr>
        <w:tc>
          <w:tcPr>
            <w:tcW w:w="805" w:type="dxa"/>
            <w:tcBorders>
              <w:top w:val="nil"/>
              <w:bottom w:val="single" w:sz="4" w:space="0" w:color="auto"/>
              <w:right w:val="nil"/>
            </w:tcBorders>
            <w:vAlign w:val="center"/>
          </w:tcPr>
          <w:p w14:paraId="64D09780"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3150F207" w14:textId="7CFA7756"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0961B8EF"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5.80 ± 2.52</w:t>
            </w:r>
          </w:p>
        </w:tc>
        <w:tc>
          <w:tcPr>
            <w:tcW w:w="1872" w:type="dxa"/>
            <w:tcBorders>
              <w:top w:val="nil"/>
              <w:left w:val="nil"/>
              <w:bottom w:val="single" w:sz="4" w:space="0" w:color="auto"/>
              <w:right w:val="nil"/>
            </w:tcBorders>
            <w:vAlign w:val="center"/>
          </w:tcPr>
          <w:p w14:paraId="050059C2" w14:textId="0D40166B" w:rsidR="003C53F7" w:rsidRPr="009D4014" w:rsidRDefault="00E642EB" w:rsidP="003C53F7">
            <w:pPr>
              <w:jc w:val="center"/>
              <w:rPr>
                <w:rFonts w:ascii="Times New Roman" w:hAnsi="Times New Roman" w:cs="Times New Roman"/>
              </w:rPr>
            </w:pPr>
            <w:ins w:id="382" w:author="Grant Steven Roberts" w:date="2020-11-05T17:32:00Z">
              <w:r>
                <w:rPr>
                  <w:rFonts w:ascii="Times New Roman" w:hAnsi="Times New Roman" w:cs="Times New Roman"/>
                </w:rPr>
                <w:t xml:space="preserve">5.87 </w:t>
              </w:r>
            </w:ins>
            <w:ins w:id="383" w:author="Grant Steven Roberts" w:date="2020-11-05T17:31:00Z">
              <w:r w:rsidRPr="009D4014">
                <w:rPr>
                  <w:rFonts w:ascii="Times New Roman" w:hAnsi="Times New Roman" w:cs="Times New Roman"/>
                </w:rPr>
                <w:t>±</w:t>
              </w:r>
            </w:ins>
            <w:ins w:id="384" w:author="Grant Steven Roberts" w:date="2020-11-05T17:32:00Z">
              <w:r>
                <w:rPr>
                  <w:rFonts w:ascii="Times New Roman" w:hAnsi="Times New Roman" w:cs="Times New Roman"/>
                </w:rPr>
                <w:t xml:space="preserve"> 4.17</w:t>
              </w:r>
            </w:ins>
          </w:p>
        </w:tc>
        <w:tc>
          <w:tcPr>
            <w:tcW w:w="1872" w:type="dxa"/>
            <w:tcBorders>
              <w:top w:val="nil"/>
              <w:left w:val="nil"/>
              <w:bottom w:val="single" w:sz="4" w:space="0" w:color="auto"/>
            </w:tcBorders>
            <w:vAlign w:val="center"/>
          </w:tcPr>
          <w:p w14:paraId="79800C0A" w14:textId="55904BD9" w:rsidR="003C53F7" w:rsidRPr="009D4014" w:rsidRDefault="006D6FAC" w:rsidP="003C53F7">
            <w:pPr>
              <w:jc w:val="center"/>
              <w:rPr>
                <w:rFonts w:ascii="Times New Roman" w:hAnsi="Times New Roman" w:cs="Times New Roman"/>
              </w:rPr>
            </w:pPr>
            <w:ins w:id="385" w:author="Grant Steven Roberts" w:date="2020-11-05T17:34:00Z">
              <w:r>
                <w:rPr>
                  <w:rFonts w:ascii="Times New Roman" w:hAnsi="Times New Roman" w:cs="Times New Roman"/>
                </w:rPr>
                <w:t xml:space="preserve">4.80 </w:t>
              </w:r>
            </w:ins>
            <w:ins w:id="386" w:author="Grant Steven Roberts" w:date="2020-11-05T17:21:00Z">
              <w:r w:rsidR="00787F9B" w:rsidRPr="009D4014">
                <w:rPr>
                  <w:rFonts w:ascii="Times New Roman" w:hAnsi="Times New Roman" w:cs="Times New Roman"/>
                </w:rPr>
                <w:t>±</w:t>
              </w:r>
            </w:ins>
            <w:ins w:id="387" w:author="Grant Steven Roberts" w:date="2020-11-05T17:34:00Z">
              <w:r>
                <w:rPr>
                  <w:rFonts w:ascii="Times New Roman" w:hAnsi="Times New Roman" w:cs="Times New Roman"/>
                </w:rPr>
                <w:t xml:space="preserve"> 1.76</w:t>
              </w:r>
            </w:ins>
          </w:p>
        </w:tc>
      </w:tr>
      <w:tr w:rsidR="003C53F7" w14:paraId="5D93271C" w14:textId="77777777" w:rsidTr="00311E5A">
        <w:trPr>
          <w:trHeight w:val="360"/>
          <w:jc w:val="center"/>
        </w:trPr>
        <w:tc>
          <w:tcPr>
            <w:tcW w:w="805" w:type="dxa"/>
            <w:tcBorders>
              <w:top w:val="single" w:sz="4" w:space="0" w:color="auto"/>
              <w:bottom w:val="nil"/>
              <w:right w:val="nil"/>
            </w:tcBorders>
            <w:vAlign w:val="center"/>
          </w:tcPr>
          <w:p w14:paraId="769F8A48"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PV</w:t>
            </w:r>
          </w:p>
        </w:tc>
        <w:tc>
          <w:tcPr>
            <w:tcW w:w="2700" w:type="dxa"/>
            <w:tcBorders>
              <w:top w:val="single" w:sz="4" w:space="0" w:color="auto"/>
              <w:left w:val="nil"/>
              <w:bottom w:val="nil"/>
              <w:right w:val="single" w:sz="4" w:space="0" w:color="auto"/>
            </w:tcBorders>
            <w:vAlign w:val="center"/>
          </w:tcPr>
          <w:p w14:paraId="6188E9E2" w14:textId="39FDE7FE"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5C817B8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14.1 ± 5.57</w:t>
            </w:r>
          </w:p>
        </w:tc>
        <w:tc>
          <w:tcPr>
            <w:tcW w:w="1872" w:type="dxa"/>
            <w:tcBorders>
              <w:top w:val="single" w:sz="4" w:space="0" w:color="auto"/>
              <w:left w:val="nil"/>
              <w:bottom w:val="nil"/>
              <w:right w:val="nil"/>
            </w:tcBorders>
            <w:vAlign w:val="center"/>
          </w:tcPr>
          <w:p w14:paraId="6E6C2675" w14:textId="0B017C5A" w:rsidR="003C53F7" w:rsidRPr="009D4014" w:rsidRDefault="00E642EB" w:rsidP="003C53F7">
            <w:pPr>
              <w:jc w:val="center"/>
              <w:rPr>
                <w:rFonts w:ascii="Times New Roman" w:hAnsi="Times New Roman" w:cs="Times New Roman"/>
              </w:rPr>
            </w:pPr>
            <w:ins w:id="388" w:author="Grant Steven Roberts" w:date="2020-11-05T17:31:00Z">
              <w:r>
                <w:rPr>
                  <w:rFonts w:ascii="Times New Roman" w:hAnsi="Times New Roman" w:cs="Times New Roman"/>
                </w:rPr>
                <w:t xml:space="preserve">13.2 </w:t>
              </w:r>
              <w:r w:rsidRPr="009D4014">
                <w:rPr>
                  <w:rFonts w:ascii="Times New Roman" w:hAnsi="Times New Roman" w:cs="Times New Roman"/>
                </w:rPr>
                <w:t>±</w:t>
              </w:r>
              <w:r>
                <w:rPr>
                  <w:rFonts w:ascii="Times New Roman" w:hAnsi="Times New Roman" w:cs="Times New Roman"/>
                </w:rPr>
                <w:t xml:space="preserve"> 4.50</w:t>
              </w:r>
            </w:ins>
          </w:p>
        </w:tc>
        <w:tc>
          <w:tcPr>
            <w:tcW w:w="1872" w:type="dxa"/>
            <w:tcBorders>
              <w:top w:val="single" w:sz="4" w:space="0" w:color="auto"/>
              <w:left w:val="nil"/>
              <w:bottom w:val="nil"/>
            </w:tcBorders>
            <w:vAlign w:val="center"/>
          </w:tcPr>
          <w:p w14:paraId="460C367D" w14:textId="5881467B" w:rsidR="003C53F7" w:rsidRPr="009D4014" w:rsidRDefault="006D6FAC" w:rsidP="003C53F7">
            <w:pPr>
              <w:jc w:val="center"/>
              <w:rPr>
                <w:rFonts w:ascii="Times New Roman" w:hAnsi="Times New Roman" w:cs="Times New Roman"/>
              </w:rPr>
            </w:pPr>
            <w:ins w:id="389" w:author="Grant Steven Roberts" w:date="2020-11-05T17:36:00Z">
              <w:r>
                <w:rPr>
                  <w:rFonts w:ascii="Times New Roman" w:hAnsi="Times New Roman" w:cs="Times New Roman"/>
                </w:rPr>
                <w:t xml:space="preserve">17.8 </w:t>
              </w:r>
            </w:ins>
            <w:ins w:id="390" w:author="Grant Steven Roberts" w:date="2020-11-05T17:21:00Z">
              <w:r w:rsidR="00787F9B" w:rsidRPr="009D4014">
                <w:rPr>
                  <w:rFonts w:ascii="Times New Roman" w:hAnsi="Times New Roman" w:cs="Times New Roman"/>
                </w:rPr>
                <w:t>±</w:t>
              </w:r>
            </w:ins>
            <w:ins w:id="391" w:author="Grant Steven Roberts" w:date="2020-11-05T17:36:00Z">
              <w:r>
                <w:rPr>
                  <w:rFonts w:ascii="Times New Roman" w:hAnsi="Times New Roman" w:cs="Times New Roman"/>
                </w:rPr>
                <w:t xml:space="preserve"> 5.22</w:t>
              </w:r>
            </w:ins>
          </w:p>
        </w:tc>
      </w:tr>
      <w:tr w:rsidR="003C53F7" w14:paraId="2941C0AE" w14:textId="77777777" w:rsidTr="00311E5A">
        <w:trPr>
          <w:trHeight w:val="360"/>
          <w:jc w:val="center"/>
        </w:trPr>
        <w:tc>
          <w:tcPr>
            <w:tcW w:w="805" w:type="dxa"/>
            <w:tcBorders>
              <w:top w:val="nil"/>
              <w:bottom w:val="single" w:sz="4" w:space="0" w:color="auto"/>
              <w:right w:val="nil"/>
            </w:tcBorders>
            <w:vAlign w:val="center"/>
          </w:tcPr>
          <w:p w14:paraId="715044DF"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2F6F07D6" w14:textId="5F965230"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518C7B1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20.6 ± 5.91</w:t>
            </w:r>
          </w:p>
        </w:tc>
        <w:tc>
          <w:tcPr>
            <w:tcW w:w="1872" w:type="dxa"/>
            <w:tcBorders>
              <w:top w:val="nil"/>
              <w:left w:val="nil"/>
              <w:bottom w:val="single" w:sz="4" w:space="0" w:color="auto"/>
              <w:right w:val="nil"/>
            </w:tcBorders>
            <w:vAlign w:val="center"/>
          </w:tcPr>
          <w:p w14:paraId="155A7C0B" w14:textId="40DD19AE" w:rsidR="003C53F7" w:rsidRPr="009D4014" w:rsidRDefault="00E642EB" w:rsidP="003C53F7">
            <w:pPr>
              <w:jc w:val="center"/>
              <w:rPr>
                <w:rFonts w:ascii="Times New Roman" w:hAnsi="Times New Roman" w:cs="Times New Roman"/>
              </w:rPr>
            </w:pPr>
            <w:ins w:id="392" w:author="Grant Steven Roberts" w:date="2020-11-05T17:32:00Z">
              <w:r>
                <w:rPr>
                  <w:rFonts w:ascii="Times New Roman" w:hAnsi="Times New Roman" w:cs="Times New Roman"/>
                </w:rPr>
                <w:t xml:space="preserve">21.3 </w:t>
              </w:r>
            </w:ins>
            <w:ins w:id="393" w:author="Grant Steven Roberts" w:date="2020-11-05T17:31:00Z">
              <w:r w:rsidRPr="009D4014">
                <w:rPr>
                  <w:rFonts w:ascii="Times New Roman" w:hAnsi="Times New Roman" w:cs="Times New Roman"/>
                </w:rPr>
                <w:t>±</w:t>
              </w:r>
            </w:ins>
            <w:ins w:id="394" w:author="Grant Steven Roberts" w:date="2020-11-05T17:32:00Z">
              <w:r>
                <w:rPr>
                  <w:rFonts w:ascii="Times New Roman" w:hAnsi="Times New Roman" w:cs="Times New Roman"/>
                </w:rPr>
                <w:t xml:space="preserve"> 4.88</w:t>
              </w:r>
            </w:ins>
          </w:p>
        </w:tc>
        <w:tc>
          <w:tcPr>
            <w:tcW w:w="1872" w:type="dxa"/>
            <w:tcBorders>
              <w:top w:val="nil"/>
              <w:left w:val="nil"/>
              <w:bottom w:val="single" w:sz="4" w:space="0" w:color="auto"/>
            </w:tcBorders>
            <w:vAlign w:val="center"/>
          </w:tcPr>
          <w:p w14:paraId="4B557A4D" w14:textId="02AEDCC3" w:rsidR="003C53F7" w:rsidRPr="009D4014" w:rsidRDefault="006D6FAC" w:rsidP="003C53F7">
            <w:pPr>
              <w:jc w:val="center"/>
              <w:rPr>
                <w:rFonts w:ascii="Times New Roman" w:hAnsi="Times New Roman" w:cs="Times New Roman"/>
              </w:rPr>
            </w:pPr>
            <w:ins w:id="395" w:author="Grant Steven Roberts" w:date="2020-11-05T17:34:00Z">
              <w:r>
                <w:rPr>
                  <w:rFonts w:ascii="Times New Roman" w:hAnsi="Times New Roman" w:cs="Times New Roman"/>
                </w:rPr>
                <w:t xml:space="preserve">22.3 </w:t>
              </w:r>
            </w:ins>
            <w:ins w:id="396" w:author="Grant Steven Roberts" w:date="2020-11-05T17:21:00Z">
              <w:r w:rsidR="00787F9B" w:rsidRPr="009D4014">
                <w:rPr>
                  <w:rFonts w:ascii="Times New Roman" w:hAnsi="Times New Roman" w:cs="Times New Roman"/>
                </w:rPr>
                <w:t>±</w:t>
              </w:r>
            </w:ins>
            <w:ins w:id="397" w:author="Grant Steven Roberts" w:date="2020-11-05T17:34:00Z">
              <w:r>
                <w:rPr>
                  <w:rFonts w:ascii="Times New Roman" w:hAnsi="Times New Roman" w:cs="Times New Roman"/>
                </w:rPr>
                <w:t xml:space="preserve"> 10.3</w:t>
              </w:r>
            </w:ins>
          </w:p>
        </w:tc>
      </w:tr>
    </w:tbl>
    <w:p w14:paraId="320E7DD1" w14:textId="38FF9C83" w:rsidR="006F4C75" w:rsidRDefault="009D4014" w:rsidP="003C53F7">
      <w:pPr>
        <w:pStyle w:val="NoSpacing"/>
        <w:spacing w:line="480" w:lineRule="auto"/>
        <w:jc w:val="both"/>
        <w:rPr>
          <w:rFonts w:ascii="Times New Roman" w:hAnsi="Times New Roman" w:cs="Times New Roman"/>
          <w:i/>
          <w:iCs/>
        </w:rPr>
      </w:pPr>
      <w:r w:rsidRPr="007861C0">
        <w:rPr>
          <w:rFonts w:ascii="Times New Roman" w:hAnsi="Times New Roman" w:cs="Times New Roman"/>
          <w:i/>
          <w:iCs/>
        </w:rPr>
        <w:t xml:space="preserve">Volumetric flow rates are expressed as mean ± 1 standard deviation. </w:t>
      </w:r>
      <w:r w:rsidRPr="007861C0">
        <w:rPr>
          <w:rFonts w:ascii="Times New Roman" w:hAnsi="Times New Roman" w:cs="Times New Roman"/>
          <w:b/>
          <w:i/>
          <w:iCs/>
        </w:rPr>
        <w:t xml:space="preserve">Bold </w:t>
      </w:r>
      <w:r w:rsidRPr="007861C0">
        <w:rPr>
          <w:rFonts w:ascii="Times New Roman" w:hAnsi="Times New Roman" w:cs="Times New Roman"/>
          <w:i/>
          <w:iCs/>
        </w:rPr>
        <w:t xml:space="preserve">indicates statistical significance (p&lt; 0.05) compared to controls. </w:t>
      </w:r>
      <w:r w:rsidRPr="007861C0">
        <w:rPr>
          <w:rFonts w:ascii="Times New Roman" w:hAnsi="Times New Roman" w:cs="Times New Roman"/>
          <w:i/>
          <w:iCs/>
          <w:u w:val="single"/>
        </w:rPr>
        <w:t>Underline</w:t>
      </w:r>
      <w:r w:rsidRPr="007861C0">
        <w:rPr>
          <w:rFonts w:ascii="Times New Roman" w:hAnsi="Times New Roman" w:cs="Times New Roman"/>
          <w:i/>
          <w:iCs/>
        </w:rPr>
        <w:t xml:space="preserve"> indicates statistical significance (p&lt;0.05) between CMI+ and CMI- groups. SCAo = supraceliac aorta, IRAo = infrarenal aorta, LRA = left renal artery, RRA = right renal artery, SMA = superior mesenteric artery, CA = celiac artery, SMV = superior mesenteric vein, SV = splenic vein, and PV = portal vein.</w:t>
      </w:r>
    </w:p>
    <w:p w14:paraId="7B59BBDE" w14:textId="77777777" w:rsidR="006F4C75" w:rsidRDefault="006F4C75">
      <w:pPr>
        <w:rPr>
          <w:rFonts w:ascii="Times New Roman" w:hAnsi="Times New Roman" w:cs="Times New Roman"/>
          <w:b/>
          <w:sz w:val="24"/>
          <w:szCs w:val="20"/>
        </w:rPr>
      </w:pPr>
      <w:r>
        <w:rPr>
          <w:rFonts w:ascii="Times New Roman" w:hAnsi="Times New Roman" w:cs="Times New Roman"/>
          <w:b/>
          <w:sz w:val="24"/>
          <w:szCs w:val="20"/>
        </w:rPr>
        <w:br w:type="page"/>
      </w:r>
    </w:p>
    <w:p w14:paraId="7CE79CAC" w14:textId="641CB112" w:rsidR="007861C0" w:rsidRPr="003C53F7" w:rsidRDefault="00F50090" w:rsidP="003C53F7">
      <w:pPr>
        <w:pStyle w:val="NoSpacing"/>
        <w:spacing w:line="480" w:lineRule="auto"/>
        <w:jc w:val="both"/>
        <w:rPr>
          <w:rFonts w:ascii="Times New Roman" w:hAnsi="Times New Roman" w:cs="Times New Roman"/>
          <w:i/>
          <w:iCs/>
        </w:rPr>
      </w:pPr>
      <w:r w:rsidRPr="007861C0">
        <w:rPr>
          <w:rFonts w:ascii="Times New Roman" w:hAnsi="Times New Roman" w:cs="Times New Roman"/>
          <w:b/>
          <w:sz w:val="24"/>
          <w:szCs w:val="20"/>
        </w:rPr>
        <w:lastRenderedPageBreak/>
        <w:t xml:space="preserve">Table </w:t>
      </w:r>
      <w:del w:id="398" w:author="Grant Steven Roberts" w:date="2020-11-04T21:38:00Z">
        <w:r w:rsidDel="002804C2">
          <w:rPr>
            <w:rFonts w:ascii="Times New Roman" w:hAnsi="Times New Roman" w:cs="Times New Roman"/>
            <w:b/>
            <w:sz w:val="24"/>
            <w:szCs w:val="20"/>
          </w:rPr>
          <w:delText>2</w:delText>
        </w:r>
      </w:del>
      <w:ins w:id="399" w:author="Grant Steven Roberts" w:date="2020-11-06T10:30:00Z">
        <w:r w:rsidR="004C2C27">
          <w:rPr>
            <w:rFonts w:ascii="Times New Roman" w:hAnsi="Times New Roman" w:cs="Times New Roman"/>
            <w:b/>
            <w:sz w:val="24"/>
            <w:szCs w:val="20"/>
          </w:rPr>
          <w:t>5</w:t>
        </w:r>
      </w:ins>
      <w:r>
        <w:rPr>
          <w:rFonts w:ascii="Times New Roman" w:hAnsi="Times New Roman" w:cs="Times New Roman"/>
          <w:b/>
          <w:sz w:val="24"/>
          <w:szCs w:val="20"/>
        </w:rPr>
        <w:t>.</w:t>
      </w:r>
      <w:r w:rsidRPr="007861C0">
        <w:rPr>
          <w:rFonts w:ascii="Times New Roman" w:hAnsi="Times New Roman" w:cs="Times New Roman"/>
          <w:b/>
          <w:sz w:val="24"/>
          <w:szCs w:val="20"/>
        </w:rPr>
        <w:t xml:space="preserve">  Average Percent Change in Flow</w:t>
      </w:r>
      <w:r>
        <w:rPr>
          <w:rFonts w:ascii="Times New Roman" w:hAnsi="Times New Roman" w:cs="Times New Roman"/>
          <w:b/>
          <w:sz w:val="24"/>
          <w:szCs w:val="20"/>
        </w:rPr>
        <w:t xml:space="preserve"> and Number of Vessels Visualized</w:t>
      </w:r>
    </w:p>
    <w:tbl>
      <w:tblPr>
        <w:tblStyle w:val="TableGrid"/>
        <w:tblW w:w="9160" w:type="dxa"/>
        <w:jc w:val="center"/>
        <w:tblLook w:val="04A0" w:firstRow="1" w:lastRow="0" w:firstColumn="1" w:lastColumn="0" w:noHBand="0" w:noVBand="1"/>
      </w:tblPr>
      <w:tblGrid>
        <w:gridCol w:w="1171"/>
        <w:gridCol w:w="2244"/>
        <w:gridCol w:w="1915"/>
        <w:gridCol w:w="200"/>
        <w:gridCol w:w="1715"/>
        <w:gridCol w:w="338"/>
        <w:gridCol w:w="1577"/>
      </w:tblGrid>
      <w:tr w:rsidR="00184826" w14:paraId="3DD81D31" w14:textId="77777777" w:rsidTr="000E333E">
        <w:trPr>
          <w:trHeight w:val="461"/>
          <w:jc w:val="center"/>
        </w:trPr>
        <w:tc>
          <w:tcPr>
            <w:tcW w:w="3415" w:type="dxa"/>
            <w:gridSpan w:val="2"/>
            <w:tcBorders>
              <w:bottom w:val="single" w:sz="12" w:space="0" w:color="auto"/>
              <w:right w:val="single" w:sz="4" w:space="0" w:color="auto"/>
            </w:tcBorders>
            <w:vAlign w:val="center"/>
          </w:tcPr>
          <w:p w14:paraId="337504F0" w14:textId="20223D25" w:rsidR="00184826" w:rsidRPr="007861C0" w:rsidRDefault="00184826" w:rsidP="00296525">
            <w:pPr>
              <w:jc w:val="center"/>
              <w:rPr>
                <w:rFonts w:ascii="Times New Roman" w:hAnsi="Times New Roman" w:cs="Times New Roman"/>
                <w:b/>
                <w:bCs/>
              </w:rPr>
            </w:pPr>
            <w:r w:rsidRPr="009D4014">
              <w:rPr>
                <w:rFonts w:ascii="Times New Roman" w:hAnsi="Times New Roman" w:cs="Times New Roman"/>
                <w:b/>
                <w:bCs/>
              </w:rPr>
              <w:t>Vessel</w:t>
            </w:r>
          </w:p>
        </w:tc>
        <w:tc>
          <w:tcPr>
            <w:tcW w:w="2115" w:type="dxa"/>
            <w:gridSpan w:val="2"/>
            <w:tcBorders>
              <w:left w:val="single" w:sz="4" w:space="0" w:color="auto"/>
              <w:bottom w:val="single" w:sz="12" w:space="0" w:color="auto"/>
              <w:right w:val="nil"/>
            </w:tcBorders>
            <w:vAlign w:val="center"/>
          </w:tcPr>
          <w:p w14:paraId="743EDF4A" w14:textId="1F2D99E1" w:rsidR="00184826" w:rsidRPr="00296525" w:rsidRDefault="00184826" w:rsidP="00296525">
            <w:pPr>
              <w:jc w:val="center"/>
              <w:rPr>
                <w:rFonts w:ascii="Times New Roman" w:hAnsi="Times New Roman" w:cs="Times New Roman"/>
                <w:b/>
                <w:bCs/>
              </w:rPr>
            </w:pPr>
            <w:r w:rsidRPr="007861C0">
              <w:rPr>
                <w:rFonts w:ascii="Times New Roman" w:hAnsi="Times New Roman" w:cs="Times New Roman"/>
                <w:b/>
                <w:bCs/>
              </w:rPr>
              <w:t>Control</w:t>
            </w:r>
          </w:p>
        </w:tc>
        <w:tc>
          <w:tcPr>
            <w:tcW w:w="2053" w:type="dxa"/>
            <w:gridSpan w:val="2"/>
            <w:tcBorders>
              <w:left w:val="nil"/>
              <w:bottom w:val="single" w:sz="12" w:space="0" w:color="auto"/>
              <w:right w:val="nil"/>
            </w:tcBorders>
            <w:vAlign w:val="center"/>
          </w:tcPr>
          <w:p w14:paraId="13F33581" w14:textId="2BAA7F54" w:rsidR="00184826" w:rsidRPr="007861C0" w:rsidRDefault="00184826" w:rsidP="00296525">
            <w:pPr>
              <w:jc w:val="center"/>
              <w:rPr>
                <w:rFonts w:ascii="Times New Roman" w:hAnsi="Times New Roman" w:cs="Times New Roman"/>
                <w:b/>
                <w:bCs/>
              </w:rPr>
            </w:pPr>
            <w:r w:rsidRPr="007861C0">
              <w:rPr>
                <w:rFonts w:ascii="Times New Roman" w:hAnsi="Times New Roman" w:cs="Times New Roman"/>
                <w:b/>
                <w:bCs/>
              </w:rPr>
              <w:t>CMI-</w:t>
            </w:r>
          </w:p>
        </w:tc>
        <w:tc>
          <w:tcPr>
            <w:tcW w:w="1577" w:type="dxa"/>
            <w:tcBorders>
              <w:left w:val="nil"/>
              <w:bottom w:val="single" w:sz="12" w:space="0" w:color="auto"/>
            </w:tcBorders>
            <w:vAlign w:val="center"/>
          </w:tcPr>
          <w:p w14:paraId="7D18DCB6" w14:textId="4CCF589C" w:rsidR="00184826" w:rsidRPr="007861C0" w:rsidRDefault="00184826" w:rsidP="00296525">
            <w:pPr>
              <w:jc w:val="center"/>
              <w:rPr>
                <w:rFonts w:ascii="Times New Roman" w:hAnsi="Times New Roman" w:cs="Times New Roman"/>
                <w:b/>
                <w:bCs/>
              </w:rPr>
            </w:pPr>
            <w:r w:rsidRPr="007861C0">
              <w:rPr>
                <w:rFonts w:ascii="Times New Roman" w:hAnsi="Times New Roman" w:cs="Times New Roman"/>
                <w:b/>
                <w:bCs/>
              </w:rPr>
              <w:t>CMI+</w:t>
            </w:r>
          </w:p>
        </w:tc>
      </w:tr>
      <w:tr w:rsidR="00296525" w14:paraId="031F8EA7" w14:textId="77777777" w:rsidTr="000E7460">
        <w:trPr>
          <w:trHeight w:val="360"/>
          <w:jc w:val="center"/>
        </w:trPr>
        <w:tc>
          <w:tcPr>
            <w:tcW w:w="1171" w:type="dxa"/>
            <w:tcBorders>
              <w:top w:val="single" w:sz="12" w:space="0" w:color="auto"/>
              <w:bottom w:val="nil"/>
              <w:right w:val="nil"/>
            </w:tcBorders>
            <w:vAlign w:val="center"/>
          </w:tcPr>
          <w:p w14:paraId="2D5AD3F6" w14:textId="6566152F" w:rsidR="00296525" w:rsidRPr="007861C0" w:rsidRDefault="00296525" w:rsidP="00296525">
            <w:pPr>
              <w:jc w:val="center"/>
              <w:rPr>
                <w:rFonts w:ascii="Times New Roman" w:hAnsi="Times New Roman" w:cs="Times New Roman"/>
                <w:b/>
                <w:bCs/>
              </w:rPr>
            </w:pPr>
            <w:r w:rsidRPr="007861C0">
              <w:rPr>
                <w:rFonts w:ascii="Times New Roman" w:hAnsi="Times New Roman" w:cs="Times New Roman"/>
                <w:b/>
                <w:bCs/>
              </w:rPr>
              <w:t>SCAo</w:t>
            </w:r>
          </w:p>
        </w:tc>
        <w:tc>
          <w:tcPr>
            <w:tcW w:w="2244" w:type="dxa"/>
            <w:tcBorders>
              <w:top w:val="single" w:sz="12" w:space="0" w:color="auto"/>
              <w:left w:val="nil"/>
              <w:bottom w:val="nil"/>
              <w:right w:val="single" w:sz="4" w:space="0" w:color="auto"/>
            </w:tcBorders>
            <w:vAlign w:val="center"/>
          </w:tcPr>
          <w:p w14:paraId="7D37622A" w14:textId="5A6A0DC4" w:rsidR="00296525" w:rsidRPr="00184826" w:rsidRDefault="00184826" w:rsidP="00184826">
            <w:pPr>
              <w:jc w:val="right"/>
              <w:rPr>
                <w:rFonts w:ascii="Times New Roman" w:hAnsi="Times New Roman" w:cs="Times New Roman"/>
                <w:i/>
                <w:iCs/>
              </w:rPr>
            </w:pPr>
            <w:r w:rsidRPr="00184826">
              <w:rPr>
                <w:rFonts w:ascii="Times New Roman" w:hAnsi="Times New Roman" w:cs="Times New Roman"/>
                <w:i/>
                <w:iCs/>
              </w:rPr>
              <w:t>Change in Flow (%)</w:t>
            </w:r>
          </w:p>
        </w:tc>
        <w:tc>
          <w:tcPr>
            <w:tcW w:w="1915" w:type="dxa"/>
            <w:tcBorders>
              <w:top w:val="single" w:sz="12" w:space="0" w:color="auto"/>
              <w:left w:val="single" w:sz="4" w:space="0" w:color="auto"/>
              <w:bottom w:val="nil"/>
              <w:right w:val="nil"/>
            </w:tcBorders>
            <w:vAlign w:val="center"/>
          </w:tcPr>
          <w:p w14:paraId="737373C9" w14:textId="2B4B2782" w:rsidR="00296525" w:rsidRPr="00296525" w:rsidRDefault="00296525" w:rsidP="00296525">
            <w:pPr>
              <w:jc w:val="center"/>
              <w:rPr>
                <w:rFonts w:ascii="Times New Roman" w:hAnsi="Times New Roman" w:cs="Times New Roman"/>
              </w:rPr>
            </w:pPr>
            <w:r w:rsidRPr="007861C0">
              <w:rPr>
                <w:rFonts w:ascii="Times New Roman" w:hAnsi="Times New Roman" w:cs="Times New Roman"/>
              </w:rPr>
              <w:t>15.7 ± 14.8</w:t>
            </w:r>
          </w:p>
        </w:tc>
        <w:tc>
          <w:tcPr>
            <w:tcW w:w="1915" w:type="dxa"/>
            <w:gridSpan w:val="2"/>
            <w:tcBorders>
              <w:top w:val="single" w:sz="12" w:space="0" w:color="auto"/>
              <w:left w:val="nil"/>
              <w:bottom w:val="nil"/>
              <w:right w:val="nil"/>
            </w:tcBorders>
            <w:vAlign w:val="center"/>
          </w:tcPr>
          <w:p w14:paraId="0EF729AE" w14:textId="4B8A6E81" w:rsidR="00296525" w:rsidRPr="00296525" w:rsidRDefault="00C92919" w:rsidP="00296525">
            <w:pPr>
              <w:jc w:val="center"/>
              <w:rPr>
                <w:rFonts w:ascii="Times New Roman" w:hAnsi="Times New Roman" w:cs="Times New Roman"/>
              </w:rPr>
            </w:pPr>
            <w:ins w:id="400" w:author="Grant Steven Roberts" w:date="2020-11-05T18:21:00Z">
              <w:r>
                <w:rPr>
                  <w:rFonts w:ascii="Times New Roman" w:hAnsi="Times New Roman" w:cs="Times New Roman"/>
                </w:rPr>
                <w:t xml:space="preserve">19.1 </w:t>
              </w:r>
            </w:ins>
            <w:ins w:id="401" w:author="Grant Steven Roberts" w:date="2020-11-05T18:20:00Z">
              <w:r w:rsidRPr="007861C0">
                <w:rPr>
                  <w:rFonts w:ascii="Times New Roman" w:hAnsi="Times New Roman" w:cs="Times New Roman"/>
                </w:rPr>
                <w:t>±</w:t>
              </w:r>
            </w:ins>
            <w:ins w:id="402" w:author="Grant Steven Roberts" w:date="2020-11-05T18:21:00Z">
              <w:r>
                <w:rPr>
                  <w:rFonts w:ascii="Times New Roman" w:hAnsi="Times New Roman" w:cs="Times New Roman"/>
                </w:rPr>
                <w:t xml:space="preserve"> 15.6</w:t>
              </w:r>
            </w:ins>
          </w:p>
        </w:tc>
        <w:tc>
          <w:tcPr>
            <w:tcW w:w="1915" w:type="dxa"/>
            <w:gridSpan w:val="2"/>
            <w:tcBorders>
              <w:top w:val="single" w:sz="12" w:space="0" w:color="auto"/>
              <w:left w:val="nil"/>
              <w:bottom w:val="nil"/>
            </w:tcBorders>
            <w:vAlign w:val="center"/>
          </w:tcPr>
          <w:p w14:paraId="0CFA8DD3" w14:textId="4C68A85B" w:rsidR="00B36862" w:rsidRPr="00B249C1" w:rsidRDefault="00B249C1" w:rsidP="000E333E">
            <w:pPr>
              <w:jc w:val="center"/>
              <w:rPr>
                <w:rFonts w:ascii="Times New Roman" w:hAnsi="Times New Roman" w:cs="Times New Roman"/>
                <w:bCs/>
              </w:rPr>
            </w:pPr>
            <w:ins w:id="403" w:author="Grant Steven Roberts" w:date="2020-11-05T18:12:00Z">
              <w:r w:rsidRPr="00B249C1">
                <w:rPr>
                  <w:rFonts w:ascii="Times New Roman" w:hAnsi="Times New Roman" w:cs="Times New Roman"/>
                  <w:bCs/>
                </w:rPr>
                <w:t xml:space="preserve">5.37 ± </w:t>
              </w:r>
            </w:ins>
            <w:ins w:id="404" w:author="Grant Steven Roberts" w:date="2020-11-05T18:13:00Z">
              <w:r w:rsidRPr="00B249C1">
                <w:rPr>
                  <w:rFonts w:ascii="Times New Roman" w:hAnsi="Times New Roman" w:cs="Times New Roman"/>
                  <w:bCs/>
                </w:rPr>
                <w:t>22.3</w:t>
              </w:r>
            </w:ins>
            <w:r w:rsidR="000E333E" w:rsidRPr="00B249C1">
              <w:rPr>
                <w:rFonts w:ascii="Times New Roman" w:hAnsi="Times New Roman" w:cs="Times New Roman"/>
                <w:bCs/>
              </w:rPr>
              <w:t xml:space="preserve"> </w:t>
            </w:r>
          </w:p>
        </w:tc>
      </w:tr>
      <w:tr w:rsidR="00296525" w14:paraId="58E16B75" w14:textId="77777777" w:rsidTr="000E7460">
        <w:trPr>
          <w:trHeight w:val="360"/>
          <w:jc w:val="center"/>
        </w:trPr>
        <w:tc>
          <w:tcPr>
            <w:tcW w:w="1171" w:type="dxa"/>
            <w:tcBorders>
              <w:top w:val="nil"/>
              <w:bottom w:val="single" w:sz="4" w:space="0" w:color="auto"/>
              <w:right w:val="nil"/>
            </w:tcBorders>
            <w:vAlign w:val="center"/>
          </w:tcPr>
          <w:p w14:paraId="3BEAC691" w14:textId="0413A17D" w:rsidR="00296525" w:rsidRPr="003C53F7" w:rsidRDefault="00296525" w:rsidP="00296525">
            <w:pPr>
              <w:jc w:val="center"/>
              <w:rPr>
                <w:rFonts w:ascii="Times New Roman" w:hAnsi="Times New Roman" w:cs="Times New Roman"/>
                <w:bCs/>
              </w:rPr>
            </w:pPr>
          </w:p>
        </w:tc>
        <w:tc>
          <w:tcPr>
            <w:tcW w:w="2244" w:type="dxa"/>
            <w:tcBorders>
              <w:top w:val="nil"/>
              <w:left w:val="nil"/>
              <w:bottom w:val="single" w:sz="4" w:space="0" w:color="auto"/>
              <w:right w:val="single" w:sz="4" w:space="0" w:color="auto"/>
            </w:tcBorders>
            <w:vAlign w:val="center"/>
          </w:tcPr>
          <w:p w14:paraId="21E49CED" w14:textId="0026FB53" w:rsidR="00296525" w:rsidRPr="00184826" w:rsidRDefault="00296525" w:rsidP="00184826">
            <w:pPr>
              <w:jc w:val="right"/>
              <w:rPr>
                <w:rFonts w:ascii="Times New Roman" w:hAnsi="Times New Roman" w:cs="Times New Roman"/>
                <w:bCs/>
                <w:i/>
                <w:iCs/>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38D08F8E" w14:textId="50BDF173" w:rsidR="00296525" w:rsidRPr="00296525" w:rsidRDefault="00296525" w:rsidP="00296525">
            <w:pPr>
              <w:jc w:val="center"/>
              <w:rPr>
                <w:rFonts w:ascii="Times New Roman" w:hAnsi="Times New Roman" w:cs="Times New Roman"/>
                <w:bCs/>
              </w:rPr>
            </w:pPr>
            <w:r w:rsidRPr="00296525">
              <w:rPr>
                <w:rFonts w:ascii="Times New Roman" w:hAnsi="Times New Roman" w:cs="Times New Roman"/>
                <w:bCs/>
              </w:rPr>
              <w:t>20/20</w:t>
            </w:r>
          </w:p>
        </w:tc>
        <w:tc>
          <w:tcPr>
            <w:tcW w:w="1915" w:type="dxa"/>
            <w:gridSpan w:val="2"/>
            <w:tcBorders>
              <w:top w:val="nil"/>
              <w:left w:val="nil"/>
              <w:bottom w:val="single" w:sz="4" w:space="0" w:color="auto"/>
              <w:right w:val="nil"/>
            </w:tcBorders>
            <w:vAlign w:val="center"/>
          </w:tcPr>
          <w:p w14:paraId="341FFD20" w14:textId="4F55F1C5" w:rsidR="00296525" w:rsidRPr="00296525" w:rsidRDefault="00B249C1" w:rsidP="00296525">
            <w:pPr>
              <w:jc w:val="center"/>
              <w:rPr>
                <w:rFonts w:ascii="Times New Roman" w:hAnsi="Times New Roman" w:cs="Times New Roman"/>
                <w:bCs/>
              </w:rPr>
            </w:pPr>
            <w:ins w:id="405" w:author="Grant Steven Roberts" w:date="2020-11-05T18:10:00Z">
              <w:r>
                <w:rPr>
                  <w:rFonts w:ascii="Times New Roman" w:hAnsi="Times New Roman" w:cs="Times New Roman"/>
                  <w:bCs/>
                </w:rPr>
                <w:t>1</w:t>
              </w:r>
            </w:ins>
            <w:ins w:id="406" w:author="Grant Steven Roberts" w:date="2020-11-06T10:20:00Z">
              <w:r w:rsidR="0026298B">
                <w:rPr>
                  <w:rFonts w:ascii="Times New Roman" w:hAnsi="Times New Roman" w:cs="Times New Roman"/>
                  <w:bCs/>
                </w:rPr>
                <w:t>3</w:t>
              </w:r>
            </w:ins>
            <w:ins w:id="407" w:author="Grant Steven Roberts" w:date="2020-11-05T18:10:00Z">
              <w:r>
                <w:rPr>
                  <w:rFonts w:ascii="Times New Roman" w:hAnsi="Times New Roman" w:cs="Times New Roman"/>
                  <w:bCs/>
                </w:rPr>
                <w:t>/1</w:t>
              </w:r>
            </w:ins>
            <w:ins w:id="408" w:author="Grant Steven Roberts" w:date="2020-11-06T10:20:00Z">
              <w:r w:rsidR="0026298B">
                <w:rPr>
                  <w:rFonts w:ascii="Times New Roman" w:hAnsi="Times New Roman" w:cs="Times New Roman"/>
                  <w:bCs/>
                </w:rPr>
                <w:t>3</w:t>
              </w:r>
            </w:ins>
          </w:p>
        </w:tc>
        <w:tc>
          <w:tcPr>
            <w:tcW w:w="1915" w:type="dxa"/>
            <w:gridSpan w:val="2"/>
            <w:tcBorders>
              <w:top w:val="nil"/>
              <w:left w:val="nil"/>
              <w:bottom w:val="single" w:sz="4" w:space="0" w:color="auto"/>
            </w:tcBorders>
            <w:vAlign w:val="center"/>
          </w:tcPr>
          <w:p w14:paraId="4A3E737D" w14:textId="372F5544" w:rsidR="00296525" w:rsidRPr="00296525" w:rsidRDefault="0026298B" w:rsidP="00296525">
            <w:pPr>
              <w:jc w:val="center"/>
              <w:rPr>
                <w:rFonts w:ascii="Times New Roman" w:hAnsi="Times New Roman" w:cs="Times New Roman"/>
                <w:bCs/>
              </w:rPr>
            </w:pPr>
            <w:ins w:id="409" w:author="Grant Steven Roberts" w:date="2020-11-06T10:21:00Z">
              <w:r>
                <w:rPr>
                  <w:rFonts w:ascii="Times New Roman" w:hAnsi="Times New Roman" w:cs="Times New Roman"/>
                  <w:bCs/>
                </w:rPr>
                <w:t>5</w:t>
              </w:r>
            </w:ins>
            <w:ins w:id="410" w:author="Grant Steven Roberts" w:date="2020-11-05T17:45:00Z">
              <w:r w:rsidR="002550C9">
                <w:rPr>
                  <w:rFonts w:ascii="Times New Roman" w:hAnsi="Times New Roman" w:cs="Times New Roman"/>
                  <w:bCs/>
                </w:rPr>
                <w:t>/</w:t>
              </w:r>
            </w:ins>
            <w:ins w:id="411" w:author="Grant Steven Roberts" w:date="2020-11-06T10:21:00Z">
              <w:r>
                <w:rPr>
                  <w:rFonts w:ascii="Times New Roman" w:hAnsi="Times New Roman" w:cs="Times New Roman"/>
                  <w:bCs/>
                </w:rPr>
                <w:t>6</w:t>
              </w:r>
            </w:ins>
          </w:p>
        </w:tc>
      </w:tr>
      <w:tr w:rsidR="00184826" w14:paraId="459D95DB" w14:textId="77777777" w:rsidTr="000E7460">
        <w:trPr>
          <w:trHeight w:val="360"/>
          <w:jc w:val="center"/>
        </w:trPr>
        <w:tc>
          <w:tcPr>
            <w:tcW w:w="1171" w:type="dxa"/>
            <w:tcBorders>
              <w:top w:val="single" w:sz="4" w:space="0" w:color="auto"/>
              <w:bottom w:val="nil"/>
              <w:right w:val="nil"/>
            </w:tcBorders>
            <w:vAlign w:val="center"/>
          </w:tcPr>
          <w:p w14:paraId="44DC97A6" w14:textId="7FB2A62D"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IRAo</w:t>
            </w:r>
          </w:p>
        </w:tc>
        <w:tc>
          <w:tcPr>
            <w:tcW w:w="2244" w:type="dxa"/>
            <w:tcBorders>
              <w:top w:val="single" w:sz="4" w:space="0" w:color="auto"/>
              <w:left w:val="nil"/>
              <w:bottom w:val="nil"/>
              <w:right w:val="single" w:sz="4" w:space="0" w:color="auto"/>
            </w:tcBorders>
            <w:vAlign w:val="center"/>
          </w:tcPr>
          <w:p w14:paraId="6B61713C" w14:textId="2699C1D9"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25AC0E27" w14:textId="5A64E2E6" w:rsidR="00184826" w:rsidRPr="00296525" w:rsidRDefault="00184826" w:rsidP="00184826">
            <w:pPr>
              <w:jc w:val="center"/>
              <w:rPr>
                <w:rFonts w:ascii="Times New Roman" w:hAnsi="Times New Roman" w:cs="Times New Roman"/>
              </w:rPr>
            </w:pPr>
            <w:r w:rsidRPr="00296525">
              <w:rPr>
                <w:rFonts w:ascii="Times New Roman" w:hAnsi="Times New Roman" w:cs="Times New Roman"/>
              </w:rPr>
              <w:t>-7.03 ± 24.4</w:t>
            </w:r>
          </w:p>
        </w:tc>
        <w:tc>
          <w:tcPr>
            <w:tcW w:w="1915" w:type="dxa"/>
            <w:gridSpan w:val="2"/>
            <w:tcBorders>
              <w:top w:val="single" w:sz="4" w:space="0" w:color="auto"/>
              <w:left w:val="nil"/>
              <w:bottom w:val="nil"/>
              <w:right w:val="nil"/>
            </w:tcBorders>
            <w:vAlign w:val="center"/>
          </w:tcPr>
          <w:p w14:paraId="3FB7342E" w14:textId="15B6091B" w:rsidR="00184826" w:rsidRPr="00296525" w:rsidRDefault="00C92919" w:rsidP="00184826">
            <w:pPr>
              <w:jc w:val="center"/>
              <w:rPr>
                <w:rFonts w:ascii="Times New Roman" w:hAnsi="Times New Roman" w:cs="Times New Roman"/>
              </w:rPr>
            </w:pPr>
            <w:ins w:id="412" w:author="Grant Steven Roberts" w:date="2020-11-05T18:21:00Z">
              <w:r>
                <w:rPr>
                  <w:rFonts w:ascii="Times New Roman" w:hAnsi="Times New Roman" w:cs="Times New Roman"/>
                </w:rPr>
                <w:t xml:space="preserve">12.2 </w:t>
              </w:r>
              <w:r w:rsidRPr="007861C0">
                <w:rPr>
                  <w:rFonts w:ascii="Times New Roman" w:hAnsi="Times New Roman" w:cs="Times New Roman"/>
                </w:rPr>
                <w:t>±</w:t>
              </w:r>
              <w:r>
                <w:rPr>
                  <w:rFonts w:ascii="Times New Roman" w:hAnsi="Times New Roman" w:cs="Times New Roman"/>
                </w:rPr>
                <w:t xml:space="preserve"> 32.5</w:t>
              </w:r>
            </w:ins>
          </w:p>
        </w:tc>
        <w:tc>
          <w:tcPr>
            <w:tcW w:w="1915" w:type="dxa"/>
            <w:gridSpan w:val="2"/>
            <w:tcBorders>
              <w:top w:val="single" w:sz="4" w:space="0" w:color="auto"/>
              <w:left w:val="nil"/>
              <w:bottom w:val="nil"/>
            </w:tcBorders>
            <w:vAlign w:val="center"/>
          </w:tcPr>
          <w:p w14:paraId="73D4CBDB" w14:textId="263EAEB5" w:rsidR="00184826" w:rsidRPr="00296525" w:rsidRDefault="00B249C1" w:rsidP="00184826">
            <w:pPr>
              <w:jc w:val="center"/>
              <w:rPr>
                <w:rFonts w:ascii="Times New Roman" w:hAnsi="Times New Roman" w:cs="Times New Roman"/>
              </w:rPr>
            </w:pPr>
            <w:ins w:id="413" w:author="Grant Steven Roberts" w:date="2020-11-05T18:15:00Z">
              <w:r>
                <w:rPr>
                  <w:rFonts w:ascii="Times New Roman" w:hAnsi="Times New Roman" w:cs="Times New Roman"/>
                </w:rPr>
                <w:t xml:space="preserve">0.93 </w:t>
              </w:r>
            </w:ins>
            <w:ins w:id="414" w:author="Grant Steven Roberts" w:date="2020-11-05T18:14:00Z">
              <w:r w:rsidRPr="00296525">
                <w:rPr>
                  <w:rFonts w:ascii="Times New Roman" w:hAnsi="Times New Roman" w:cs="Times New Roman"/>
                </w:rPr>
                <w:t>±</w:t>
              </w:r>
            </w:ins>
            <w:ins w:id="415" w:author="Grant Steven Roberts" w:date="2020-11-05T18:15:00Z">
              <w:r>
                <w:rPr>
                  <w:rFonts w:ascii="Times New Roman" w:hAnsi="Times New Roman" w:cs="Times New Roman"/>
                </w:rPr>
                <w:t xml:space="preserve"> 26.3</w:t>
              </w:r>
            </w:ins>
          </w:p>
        </w:tc>
      </w:tr>
      <w:tr w:rsidR="00184826" w14:paraId="6B5BF7A6" w14:textId="77777777" w:rsidTr="000E7460">
        <w:trPr>
          <w:trHeight w:val="360"/>
          <w:jc w:val="center"/>
        </w:trPr>
        <w:tc>
          <w:tcPr>
            <w:tcW w:w="1171" w:type="dxa"/>
            <w:tcBorders>
              <w:top w:val="nil"/>
              <w:bottom w:val="single" w:sz="4" w:space="0" w:color="auto"/>
              <w:right w:val="nil"/>
            </w:tcBorders>
            <w:vAlign w:val="center"/>
          </w:tcPr>
          <w:p w14:paraId="62034B18" w14:textId="7348B5EE"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446AB3A5" w14:textId="29622CDD"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3364D3A7" w14:textId="14420947"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18/20</w:t>
            </w:r>
          </w:p>
        </w:tc>
        <w:tc>
          <w:tcPr>
            <w:tcW w:w="1915" w:type="dxa"/>
            <w:gridSpan w:val="2"/>
            <w:tcBorders>
              <w:top w:val="nil"/>
              <w:left w:val="nil"/>
              <w:bottom w:val="single" w:sz="4" w:space="0" w:color="auto"/>
              <w:right w:val="nil"/>
            </w:tcBorders>
            <w:vAlign w:val="center"/>
          </w:tcPr>
          <w:p w14:paraId="3E1871C7" w14:textId="63BA4FF4" w:rsidR="00184826" w:rsidRPr="00296525" w:rsidRDefault="00B249C1" w:rsidP="00184826">
            <w:pPr>
              <w:jc w:val="center"/>
              <w:rPr>
                <w:rFonts w:ascii="Times New Roman" w:hAnsi="Times New Roman" w:cs="Times New Roman"/>
              </w:rPr>
            </w:pPr>
            <w:ins w:id="416" w:author="Grant Steven Roberts" w:date="2020-11-05T18:10:00Z">
              <w:r>
                <w:rPr>
                  <w:rFonts w:ascii="Times New Roman" w:hAnsi="Times New Roman" w:cs="Times New Roman"/>
                </w:rPr>
                <w:t>1</w:t>
              </w:r>
            </w:ins>
            <w:ins w:id="417" w:author="Grant Steven Roberts" w:date="2020-11-06T10:20:00Z">
              <w:r w:rsidR="0026298B">
                <w:rPr>
                  <w:rFonts w:ascii="Times New Roman" w:hAnsi="Times New Roman" w:cs="Times New Roman"/>
                </w:rPr>
                <w:t>2</w:t>
              </w:r>
            </w:ins>
            <w:ins w:id="418" w:author="Grant Steven Roberts" w:date="2020-11-05T18:10:00Z">
              <w:r>
                <w:rPr>
                  <w:rFonts w:ascii="Times New Roman" w:hAnsi="Times New Roman" w:cs="Times New Roman"/>
                </w:rPr>
                <w:t>/1</w:t>
              </w:r>
            </w:ins>
            <w:ins w:id="419" w:author="Grant Steven Roberts" w:date="2020-11-06T10:20:00Z">
              <w:r w:rsidR="0026298B">
                <w:rPr>
                  <w:rFonts w:ascii="Times New Roman" w:hAnsi="Times New Roman" w:cs="Times New Roman"/>
                </w:rPr>
                <w:t>3</w:t>
              </w:r>
            </w:ins>
          </w:p>
        </w:tc>
        <w:tc>
          <w:tcPr>
            <w:tcW w:w="1915" w:type="dxa"/>
            <w:gridSpan w:val="2"/>
            <w:tcBorders>
              <w:top w:val="nil"/>
              <w:left w:val="nil"/>
              <w:bottom w:val="single" w:sz="4" w:space="0" w:color="auto"/>
            </w:tcBorders>
            <w:vAlign w:val="center"/>
          </w:tcPr>
          <w:p w14:paraId="4AD1BD67" w14:textId="0F6D617E" w:rsidR="00184826" w:rsidRPr="00296525" w:rsidRDefault="0026298B" w:rsidP="00184826">
            <w:pPr>
              <w:jc w:val="center"/>
              <w:rPr>
                <w:rFonts w:ascii="Times New Roman" w:hAnsi="Times New Roman" w:cs="Times New Roman"/>
              </w:rPr>
            </w:pPr>
            <w:ins w:id="420" w:author="Grant Steven Roberts" w:date="2020-11-06T10:21:00Z">
              <w:r>
                <w:rPr>
                  <w:rFonts w:ascii="Times New Roman" w:hAnsi="Times New Roman" w:cs="Times New Roman"/>
                </w:rPr>
                <w:t>5</w:t>
              </w:r>
            </w:ins>
            <w:ins w:id="421" w:author="Grant Steven Roberts" w:date="2020-11-05T17:45:00Z">
              <w:r w:rsidR="002550C9">
                <w:rPr>
                  <w:rFonts w:ascii="Times New Roman" w:hAnsi="Times New Roman" w:cs="Times New Roman"/>
                </w:rPr>
                <w:t>/</w:t>
              </w:r>
            </w:ins>
            <w:ins w:id="422" w:author="Grant Steven Roberts" w:date="2020-11-06T10:21:00Z">
              <w:r>
                <w:rPr>
                  <w:rFonts w:ascii="Times New Roman" w:hAnsi="Times New Roman" w:cs="Times New Roman"/>
                </w:rPr>
                <w:t>6</w:t>
              </w:r>
            </w:ins>
          </w:p>
        </w:tc>
      </w:tr>
      <w:tr w:rsidR="00184826" w14:paraId="56CE04AA" w14:textId="77777777" w:rsidTr="000E7460">
        <w:trPr>
          <w:trHeight w:val="360"/>
          <w:jc w:val="center"/>
        </w:trPr>
        <w:tc>
          <w:tcPr>
            <w:tcW w:w="1171" w:type="dxa"/>
            <w:tcBorders>
              <w:top w:val="single" w:sz="4" w:space="0" w:color="auto"/>
              <w:bottom w:val="nil"/>
              <w:right w:val="nil"/>
            </w:tcBorders>
            <w:vAlign w:val="center"/>
          </w:tcPr>
          <w:p w14:paraId="6D9F2D6A" w14:textId="1382CB15"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LRA</w:t>
            </w:r>
          </w:p>
        </w:tc>
        <w:tc>
          <w:tcPr>
            <w:tcW w:w="2244" w:type="dxa"/>
            <w:tcBorders>
              <w:top w:val="single" w:sz="4" w:space="0" w:color="auto"/>
              <w:left w:val="nil"/>
              <w:bottom w:val="nil"/>
              <w:right w:val="single" w:sz="4" w:space="0" w:color="auto"/>
            </w:tcBorders>
            <w:vAlign w:val="center"/>
          </w:tcPr>
          <w:p w14:paraId="19343DF0" w14:textId="24EB752D"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631B7844" w14:textId="4C7AAC63"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3.58 ± 15.4</w:t>
            </w:r>
          </w:p>
        </w:tc>
        <w:tc>
          <w:tcPr>
            <w:tcW w:w="1915" w:type="dxa"/>
            <w:gridSpan w:val="2"/>
            <w:tcBorders>
              <w:top w:val="single" w:sz="4" w:space="0" w:color="auto"/>
              <w:left w:val="nil"/>
              <w:bottom w:val="nil"/>
              <w:right w:val="nil"/>
            </w:tcBorders>
            <w:vAlign w:val="center"/>
          </w:tcPr>
          <w:p w14:paraId="7F535296" w14:textId="0B7B4374" w:rsidR="00184826" w:rsidRPr="00296525" w:rsidRDefault="00C92919" w:rsidP="00184826">
            <w:pPr>
              <w:jc w:val="center"/>
              <w:rPr>
                <w:rFonts w:ascii="Times New Roman" w:hAnsi="Times New Roman" w:cs="Times New Roman"/>
              </w:rPr>
            </w:pPr>
            <w:ins w:id="423" w:author="Grant Steven Roberts" w:date="2020-11-05T18:21:00Z">
              <w:r>
                <w:rPr>
                  <w:rFonts w:ascii="Times New Roman" w:hAnsi="Times New Roman" w:cs="Times New Roman"/>
                </w:rPr>
                <w:t xml:space="preserve">1.20 </w:t>
              </w:r>
              <w:r w:rsidRPr="007861C0">
                <w:rPr>
                  <w:rFonts w:ascii="Times New Roman" w:hAnsi="Times New Roman" w:cs="Times New Roman"/>
                </w:rPr>
                <w:t>±</w:t>
              </w:r>
              <w:r>
                <w:rPr>
                  <w:rFonts w:ascii="Times New Roman" w:hAnsi="Times New Roman" w:cs="Times New Roman"/>
                </w:rPr>
                <w:t xml:space="preserve"> </w:t>
              </w:r>
            </w:ins>
            <w:ins w:id="424" w:author="Grant Steven Roberts" w:date="2020-11-05T18:22:00Z">
              <w:r>
                <w:rPr>
                  <w:rFonts w:ascii="Times New Roman" w:hAnsi="Times New Roman" w:cs="Times New Roman"/>
                </w:rPr>
                <w:t>21.7</w:t>
              </w:r>
            </w:ins>
          </w:p>
        </w:tc>
        <w:tc>
          <w:tcPr>
            <w:tcW w:w="1915" w:type="dxa"/>
            <w:gridSpan w:val="2"/>
            <w:tcBorders>
              <w:top w:val="single" w:sz="4" w:space="0" w:color="auto"/>
              <w:left w:val="nil"/>
              <w:bottom w:val="nil"/>
            </w:tcBorders>
            <w:vAlign w:val="center"/>
          </w:tcPr>
          <w:p w14:paraId="636FE5C1" w14:textId="5DC0E4AD" w:rsidR="00184826" w:rsidRPr="00296525" w:rsidRDefault="00B249C1" w:rsidP="00184826">
            <w:pPr>
              <w:jc w:val="center"/>
              <w:rPr>
                <w:rFonts w:ascii="Times New Roman" w:hAnsi="Times New Roman" w:cs="Times New Roman"/>
              </w:rPr>
            </w:pPr>
            <w:ins w:id="425" w:author="Grant Steven Roberts" w:date="2020-11-05T18:15:00Z">
              <w:r>
                <w:rPr>
                  <w:rFonts w:ascii="Times New Roman" w:hAnsi="Times New Roman" w:cs="Times New Roman"/>
                </w:rPr>
                <w:t xml:space="preserve">-18.9 </w:t>
              </w:r>
            </w:ins>
            <w:ins w:id="426" w:author="Grant Steven Roberts" w:date="2020-11-05T18:14:00Z">
              <w:r w:rsidRPr="00296525">
                <w:rPr>
                  <w:rFonts w:ascii="Times New Roman" w:hAnsi="Times New Roman" w:cs="Times New Roman"/>
                </w:rPr>
                <w:t>±</w:t>
              </w:r>
            </w:ins>
            <w:ins w:id="427" w:author="Grant Steven Roberts" w:date="2020-11-05T18:15:00Z">
              <w:r>
                <w:rPr>
                  <w:rFonts w:ascii="Times New Roman" w:hAnsi="Times New Roman" w:cs="Times New Roman"/>
                </w:rPr>
                <w:t xml:space="preserve"> 27.4</w:t>
              </w:r>
            </w:ins>
          </w:p>
        </w:tc>
      </w:tr>
      <w:tr w:rsidR="00184826" w14:paraId="43E721A1" w14:textId="77777777" w:rsidTr="000E7460">
        <w:trPr>
          <w:trHeight w:val="360"/>
          <w:jc w:val="center"/>
        </w:trPr>
        <w:tc>
          <w:tcPr>
            <w:tcW w:w="1171" w:type="dxa"/>
            <w:tcBorders>
              <w:top w:val="nil"/>
              <w:bottom w:val="single" w:sz="4" w:space="0" w:color="auto"/>
              <w:right w:val="nil"/>
            </w:tcBorders>
            <w:vAlign w:val="center"/>
          </w:tcPr>
          <w:p w14:paraId="7835D428" w14:textId="29C63C5E"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17642129" w14:textId="4F4450E3"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4419034C" w14:textId="0438F037"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19/20</w:t>
            </w:r>
          </w:p>
        </w:tc>
        <w:tc>
          <w:tcPr>
            <w:tcW w:w="1915" w:type="dxa"/>
            <w:gridSpan w:val="2"/>
            <w:tcBorders>
              <w:top w:val="nil"/>
              <w:left w:val="nil"/>
              <w:bottom w:val="single" w:sz="4" w:space="0" w:color="auto"/>
              <w:right w:val="nil"/>
            </w:tcBorders>
            <w:vAlign w:val="center"/>
          </w:tcPr>
          <w:p w14:paraId="0EA0471D" w14:textId="1FD53447" w:rsidR="00184826" w:rsidRPr="00296525" w:rsidRDefault="00B249C1" w:rsidP="00184826">
            <w:pPr>
              <w:jc w:val="center"/>
              <w:rPr>
                <w:rFonts w:ascii="Times New Roman" w:hAnsi="Times New Roman" w:cs="Times New Roman"/>
              </w:rPr>
            </w:pPr>
            <w:ins w:id="428" w:author="Grant Steven Roberts" w:date="2020-11-05T18:10:00Z">
              <w:r>
                <w:rPr>
                  <w:rFonts w:ascii="Times New Roman" w:hAnsi="Times New Roman" w:cs="Times New Roman"/>
                </w:rPr>
                <w:t>1</w:t>
              </w:r>
            </w:ins>
            <w:ins w:id="429" w:author="Grant Steven Roberts" w:date="2020-11-06T10:20:00Z">
              <w:r w:rsidR="0026298B">
                <w:rPr>
                  <w:rFonts w:ascii="Times New Roman" w:hAnsi="Times New Roman" w:cs="Times New Roman"/>
                </w:rPr>
                <w:t>3</w:t>
              </w:r>
            </w:ins>
            <w:ins w:id="430" w:author="Grant Steven Roberts" w:date="2020-11-05T18:10:00Z">
              <w:r>
                <w:rPr>
                  <w:rFonts w:ascii="Times New Roman" w:hAnsi="Times New Roman" w:cs="Times New Roman"/>
                </w:rPr>
                <w:t>/1</w:t>
              </w:r>
            </w:ins>
            <w:ins w:id="431" w:author="Grant Steven Roberts" w:date="2020-11-06T10:20:00Z">
              <w:r w:rsidR="0026298B">
                <w:rPr>
                  <w:rFonts w:ascii="Times New Roman" w:hAnsi="Times New Roman" w:cs="Times New Roman"/>
                </w:rPr>
                <w:t>3</w:t>
              </w:r>
            </w:ins>
          </w:p>
        </w:tc>
        <w:tc>
          <w:tcPr>
            <w:tcW w:w="1915" w:type="dxa"/>
            <w:gridSpan w:val="2"/>
            <w:tcBorders>
              <w:top w:val="nil"/>
              <w:left w:val="nil"/>
              <w:bottom w:val="single" w:sz="4" w:space="0" w:color="auto"/>
            </w:tcBorders>
            <w:vAlign w:val="center"/>
          </w:tcPr>
          <w:p w14:paraId="35D4E878" w14:textId="31462E4A" w:rsidR="00184826" w:rsidRPr="00296525" w:rsidRDefault="0026298B" w:rsidP="00184826">
            <w:pPr>
              <w:jc w:val="center"/>
              <w:rPr>
                <w:rFonts w:ascii="Times New Roman" w:hAnsi="Times New Roman" w:cs="Times New Roman"/>
              </w:rPr>
            </w:pPr>
            <w:ins w:id="432" w:author="Grant Steven Roberts" w:date="2020-11-06T10:21:00Z">
              <w:r>
                <w:rPr>
                  <w:rFonts w:ascii="Times New Roman" w:hAnsi="Times New Roman" w:cs="Times New Roman"/>
                </w:rPr>
                <w:t>6</w:t>
              </w:r>
            </w:ins>
            <w:ins w:id="433" w:author="Grant Steven Roberts" w:date="2020-11-05T17:45:00Z">
              <w:r w:rsidR="002550C9">
                <w:rPr>
                  <w:rFonts w:ascii="Times New Roman" w:hAnsi="Times New Roman" w:cs="Times New Roman"/>
                </w:rPr>
                <w:t>/</w:t>
              </w:r>
            </w:ins>
            <w:ins w:id="434" w:author="Grant Steven Roberts" w:date="2020-11-06T10:21:00Z">
              <w:r>
                <w:rPr>
                  <w:rFonts w:ascii="Times New Roman" w:hAnsi="Times New Roman" w:cs="Times New Roman"/>
                </w:rPr>
                <w:t>6</w:t>
              </w:r>
            </w:ins>
          </w:p>
        </w:tc>
      </w:tr>
      <w:tr w:rsidR="00184826" w14:paraId="24EBF4D2" w14:textId="77777777" w:rsidTr="000E7460">
        <w:trPr>
          <w:trHeight w:val="360"/>
          <w:jc w:val="center"/>
        </w:trPr>
        <w:tc>
          <w:tcPr>
            <w:tcW w:w="1171" w:type="dxa"/>
            <w:tcBorders>
              <w:top w:val="single" w:sz="4" w:space="0" w:color="auto"/>
              <w:bottom w:val="nil"/>
              <w:right w:val="nil"/>
            </w:tcBorders>
            <w:vAlign w:val="center"/>
          </w:tcPr>
          <w:p w14:paraId="653F4871" w14:textId="33884B78"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RRA</w:t>
            </w:r>
          </w:p>
        </w:tc>
        <w:tc>
          <w:tcPr>
            <w:tcW w:w="2244" w:type="dxa"/>
            <w:tcBorders>
              <w:top w:val="single" w:sz="4" w:space="0" w:color="auto"/>
              <w:left w:val="nil"/>
              <w:bottom w:val="nil"/>
              <w:right w:val="single" w:sz="4" w:space="0" w:color="auto"/>
            </w:tcBorders>
            <w:vAlign w:val="center"/>
          </w:tcPr>
          <w:p w14:paraId="26578B2D" w14:textId="5908AA54"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52510C6D" w14:textId="7758D7B1"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6.97 ± 17.5</w:t>
            </w:r>
          </w:p>
        </w:tc>
        <w:tc>
          <w:tcPr>
            <w:tcW w:w="1915" w:type="dxa"/>
            <w:gridSpan w:val="2"/>
            <w:tcBorders>
              <w:top w:val="single" w:sz="4" w:space="0" w:color="auto"/>
              <w:left w:val="nil"/>
              <w:bottom w:val="nil"/>
              <w:right w:val="nil"/>
            </w:tcBorders>
            <w:vAlign w:val="center"/>
          </w:tcPr>
          <w:p w14:paraId="372FC257" w14:textId="3ED3DD71" w:rsidR="00184826" w:rsidRPr="00296525" w:rsidRDefault="00C92919" w:rsidP="00184826">
            <w:pPr>
              <w:jc w:val="center"/>
              <w:rPr>
                <w:rFonts w:ascii="Times New Roman" w:hAnsi="Times New Roman" w:cs="Times New Roman"/>
              </w:rPr>
            </w:pPr>
            <w:ins w:id="435" w:author="Grant Steven Roberts" w:date="2020-11-05T18:22:00Z">
              <w:r>
                <w:rPr>
                  <w:rFonts w:ascii="Times New Roman" w:hAnsi="Times New Roman" w:cs="Times New Roman"/>
                </w:rPr>
                <w:t xml:space="preserve">-3.45 </w:t>
              </w:r>
            </w:ins>
            <w:ins w:id="436" w:author="Grant Steven Roberts" w:date="2020-11-05T18:21:00Z">
              <w:r w:rsidRPr="007861C0">
                <w:rPr>
                  <w:rFonts w:ascii="Times New Roman" w:hAnsi="Times New Roman" w:cs="Times New Roman"/>
                </w:rPr>
                <w:t>±</w:t>
              </w:r>
            </w:ins>
            <w:ins w:id="437" w:author="Grant Steven Roberts" w:date="2020-11-05T18:22:00Z">
              <w:r>
                <w:rPr>
                  <w:rFonts w:ascii="Times New Roman" w:hAnsi="Times New Roman" w:cs="Times New Roman"/>
                </w:rPr>
                <w:t xml:space="preserve"> 18.0</w:t>
              </w:r>
            </w:ins>
          </w:p>
        </w:tc>
        <w:tc>
          <w:tcPr>
            <w:tcW w:w="1915" w:type="dxa"/>
            <w:gridSpan w:val="2"/>
            <w:tcBorders>
              <w:top w:val="single" w:sz="4" w:space="0" w:color="auto"/>
              <w:left w:val="nil"/>
              <w:bottom w:val="nil"/>
            </w:tcBorders>
            <w:vAlign w:val="center"/>
          </w:tcPr>
          <w:p w14:paraId="1F2D38E2" w14:textId="0B3B68C1" w:rsidR="00184826" w:rsidRPr="00296525" w:rsidRDefault="00B249C1" w:rsidP="00184826">
            <w:pPr>
              <w:jc w:val="center"/>
              <w:rPr>
                <w:rFonts w:ascii="Times New Roman" w:hAnsi="Times New Roman" w:cs="Times New Roman"/>
              </w:rPr>
            </w:pPr>
            <w:ins w:id="438" w:author="Grant Steven Roberts" w:date="2020-11-05T18:15:00Z">
              <w:r>
                <w:rPr>
                  <w:rFonts w:ascii="Times New Roman" w:hAnsi="Times New Roman" w:cs="Times New Roman"/>
                </w:rPr>
                <w:t xml:space="preserve">-25.7 </w:t>
              </w:r>
              <w:r w:rsidRPr="00296525">
                <w:rPr>
                  <w:rFonts w:ascii="Times New Roman" w:hAnsi="Times New Roman" w:cs="Times New Roman"/>
                </w:rPr>
                <w:t>±</w:t>
              </w:r>
              <w:r>
                <w:rPr>
                  <w:rFonts w:ascii="Times New Roman" w:hAnsi="Times New Roman" w:cs="Times New Roman"/>
                </w:rPr>
                <w:t xml:space="preserve"> 41.2</w:t>
              </w:r>
            </w:ins>
          </w:p>
        </w:tc>
      </w:tr>
      <w:tr w:rsidR="00184826" w14:paraId="109AC4D9" w14:textId="77777777" w:rsidTr="000E7460">
        <w:trPr>
          <w:trHeight w:val="360"/>
          <w:jc w:val="center"/>
        </w:trPr>
        <w:tc>
          <w:tcPr>
            <w:tcW w:w="1171" w:type="dxa"/>
            <w:tcBorders>
              <w:top w:val="nil"/>
              <w:bottom w:val="single" w:sz="4" w:space="0" w:color="auto"/>
              <w:right w:val="nil"/>
            </w:tcBorders>
            <w:vAlign w:val="center"/>
          </w:tcPr>
          <w:p w14:paraId="08FA65B3" w14:textId="15CF4AD9"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4929349D" w14:textId="25E87E8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091C3004" w14:textId="07830A27" w:rsidR="00184826" w:rsidRPr="00296525" w:rsidRDefault="00184826" w:rsidP="00184826">
            <w:pPr>
              <w:jc w:val="center"/>
              <w:rPr>
                <w:rFonts w:ascii="Times New Roman" w:hAnsi="Times New Roman" w:cs="Times New Roman"/>
              </w:rPr>
            </w:pPr>
            <w:r w:rsidRPr="00296525">
              <w:rPr>
                <w:rFonts w:ascii="Times New Roman" w:hAnsi="Times New Roman" w:cs="Times New Roman"/>
              </w:rPr>
              <w:t>20</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196AAE78" w14:textId="7374C240" w:rsidR="00184826" w:rsidRPr="00296525" w:rsidRDefault="00B249C1" w:rsidP="00184826">
            <w:pPr>
              <w:jc w:val="center"/>
              <w:rPr>
                <w:rFonts w:ascii="Times New Roman" w:hAnsi="Times New Roman" w:cs="Times New Roman"/>
              </w:rPr>
            </w:pPr>
            <w:ins w:id="439" w:author="Grant Steven Roberts" w:date="2020-11-05T18:10:00Z">
              <w:r>
                <w:rPr>
                  <w:rFonts w:ascii="Times New Roman" w:hAnsi="Times New Roman" w:cs="Times New Roman"/>
                </w:rPr>
                <w:t>1</w:t>
              </w:r>
            </w:ins>
            <w:ins w:id="440" w:author="Grant Steven Roberts" w:date="2020-11-06T10:20:00Z">
              <w:r w:rsidR="0026298B">
                <w:rPr>
                  <w:rFonts w:ascii="Times New Roman" w:hAnsi="Times New Roman" w:cs="Times New Roman"/>
                </w:rPr>
                <w:t>1</w:t>
              </w:r>
            </w:ins>
            <w:ins w:id="441" w:author="Grant Steven Roberts" w:date="2020-11-05T18:10:00Z">
              <w:r>
                <w:rPr>
                  <w:rFonts w:ascii="Times New Roman" w:hAnsi="Times New Roman" w:cs="Times New Roman"/>
                </w:rPr>
                <w:t>/1</w:t>
              </w:r>
            </w:ins>
            <w:ins w:id="442" w:author="Grant Steven Roberts" w:date="2020-11-06T10:20:00Z">
              <w:r w:rsidR="0026298B">
                <w:rPr>
                  <w:rFonts w:ascii="Times New Roman" w:hAnsi="Times New Roman" w:cs="Times New Roman"/>
                </w:rPr>
                <w:t>3</w:t>
              </w:r>
            </w:ins>
          </w:p>
        </w:tc>
        <w:tc>
          <w:tcPr>
            <w:tcW w:w="1915" w:type="dxa"/>
            <w:gridSpan w:val="2"/>
            <w:tcBorders>
              <w:top w:val="nil"/>
              <w:left w:val="nil"/>
              <w:bottom w:val="single" w:sz="4" w:space="0" w:color="auto"/>
            </w:tcBorders>
            <w:vAlign w:val="center"/>
          </w:tcPr>
          <w:p w14:paraId="2CB40118" w14:textId="55041BC6" w:rsidR="00184826" w:rsidRPr="00296525" w:rsidRDefault="0026298B" w:rsidP="00184826">
            <w:pPr>
              <w:jc w:val="center"/>
              <w:rPr>
                <w:rFonts w:ascii="Times New Roman" w:hAnsi="Times New Roman" w:cs="Times New Roman"/>
              </w:rPr>
            </w:pPr>
            <w:ins w:id="443" w:author="Grant Steven Roberts" w:date="2020-11-06T10:21:00Z">
              <w:r>
                <w:rPr>
                  <w:rFonts w:ascii="Times New Roman" w:hAnsi="Times New Roman" w:cs="Times New Roman"/>
                </w:rPr>
                <w:t>5</w:t>
              </w:r>
            </w:ins>
            <w:ins w:id="444" w:author="Grant Steven Roberts" w:date="2020-11-05T17:45:00Z">
              <w:r w:rsidR="002550C9">
                <w:rPr>
                  <w:rFonts w:ascii="Times New Roman" w:hAnsi="Times New Roman" w:cs="Times New Roman"/>
                </w:rPr>
                <w:t>/</w:t>
              </w:r>
            </w:ins>
            <w:ins w:id="445" w:author="Grant Steven Roberts" w:date="2020-11-06T10:21:00Z">
              <w:r>
                <w:rPr>
                  <w:rFonts w:ascii="Times New Roman" w:hAnsi="Times New Roman" w:cs="Times New Roman"/>
                </w:rPr>
                <w:t>6</w:t>
              </w:r>
            </w:ins>
          </w:p>
        </w:tc>
      </w:tr>
      <w:tr w:rsidR="00184826" w14:paraId="77251140" w14:textId="77777777" w:rsidTr="000E7460">
        <w:trPr>
          <w:trHeight w:val="360"/>
          <w:jc w:val="center"/>
        </w:trPr>
        <w:tc>
          <w:tcPr>
            <w:tcW w:w="1171" w:type="dxa"/>
            <w:tcBorders>
              <w:top w:val="single" w:sz="4" w:space="0" w:color="auto"/>
              <w:bottom w:val="nil"/>
              <w:right w:val="nil"/>
            </w:tcBorders>
            <w:vAlign w:val="center"/>
          </w:tcPr>
          <w:p w14:paraId="452F41AD" w14:textId="55F449AA"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SMA</w:t>
            </w:r>
          </w:p>
        </w:tc>
        <w:tc>
          <w:tcPr>
            <w:tcW w:w="2244" w:type="dxa"/>
            <w:tcBorders>
              <w:top w:val="single" w:sz="4" w:space="0" w:color="auto"/>
              <w:left w:val="nil"/>
              <w:bottom w:val="nil"/>
              <w:right w:val="single" w:sz="4" w:space="0" w:color="auto"/>
            </w:tcBorders>
            <w:vAlign w:val="center"/>
          </w:tcPr>
          <w:p w14:paraId="048BAC43" w14:textId="47588C5F"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6EA6BDDF" w14:textId="4CD43896" w:rsidR="00184826" w:rsidRPr="00296525" w:rsidRDefault="00184826" w:rsidP="00184826">
            <w:pPr>
              <w:jc w:val="center"/>
              <w:rPr>
                <w:rFonts w:ascii="Times New Roman" w:hAnsi="Times New Roman" w:cs="Times New Roman"/>
              </w:rPr>
            </w:pPr>
            <w:r w:rsidRPr="00296525">
              <w:rPr>
                <w:rFonts w:ascii="Times New Roman" w:hAnsi="Times New Roman" w:cs="Times New Roman"/>
              </w:rPr>
              <w:t>98.8 ± 80.7</w:t>
            </w:r>
          </w:p>
        </w:tc>
        <w:tc>
          <w:tcPr>
            <w:tcW w:w="1915" w:type="dxa"/>
            <w:gridSpan w:val="2"/>
            <w:tcBorders>
              <w:top w:val="single" w:sz="4" w:space="0" w:color="auto"/>
              <w:left w:val="nil"/>
              <w:bottom w:val="nil"/>
              <w:right w:val="nil"/>
            </w:tcBorders>
            <w:vAlign w:val="center"/>
          </w:tcPr>
          <w:p w14:paraId="5CB1AEDE" w14:textId="7A7FE436" w:rsidR="00184826" w:rsidRPr="00296525" w:rsidRDefault="00C92919" w:rsidP="00184826">
            <w:pPr>
              <w:jc w:val="center"/>
              <w:rPr>
                <w:rFonts w:ascii="Times New Roman" w:hAnsi="Times New Roman" w:cs="Times New Roman"/>
              </w:rPr>
            </w:pPr>
            <w:ins w:id="446" w:author="Grant Steven Roberts" w:date="2020-11-05T18:22:00Z">
              <w:r>
                <w:rPr>
                  <w:rFonts w:ascii="Times New Roman" w:hAnsi="Times New Roman" w:cs="Times New Roman"/>
                </w:rPr>
                <w:t xml:space="preserve">65.0 </w:t>
              </w:r>
            </w:ins>
            <w:ins w:id="447" w:author="Grant Steven Roberts" w:date="2020-11-05T18:21:00Z">
              <w:r w:rsidRPr="007861C0">
                <w:rPr>
                  <w:rFonts w:ascii="Times New Roman" w:hAnsi="Times New Roman" w:cs="Times New Roman"/>
                </w:rPr>
                <w:t>±</w:t>
              </w:r>
            </w:ins>
            <w:ins w:id="448" w:author="Grant Steven Roberts" w:date="2020-11-05T18:22:00Z">
              <w:r>
                <w:rPr>
                  <w:rFonts w:ascii="Times New Roman" w:hAnsi="Times New Roman" w:cs="Times New Roman"/>
                </w:rPr>
                <w:t xml:space="preserve"> 69.0</w:t>
              </w:r>
            </w:ins>
          </w:p>
        </w:tc>
        <w:tc>
          <w:tcPr>
            <w:tcW w:w="1915" w:type="dxa"/>
            <w:gridSpan w:val="2"/>
            <w:tcBorders>
              <w:top w:val="single" w:sz="4" w:space="0" w:color="auto"/>
              <w:left w:val="nil"/>
              <w:bottom w:val="nil"/>
            </w:tcBorders>
            <w:vAlign w:val="center"/>
          </w:tcPr>
          <w:p w14:paraId="1A60302E" w14:textId="606CC05D" w:rsidR="00184826" w:rsidRPr="00B249C1" w:rsidRDefault="00B249C1" w:rsidP="00184826">
            <w:pPr>
              <w:jc w:val="center"/>
              <w:rPr>
                <w:rFonts w:ascii="Times New Roman" w:hAnsi="Times New Roman" w:cs="Times New Roman"/>
                <w:b/>
                <w:bCs/>
                <w:rPrChange w:id="449" w:author="Grant Steven Roberts" w:date="2020-11-05T18:17:00Z">
                  <w:rPr>
                    <w:rFonts w:ascii="Times New Roman" w:hAnsi="Times New Roman" w:cs="Times New Roman"/>
                    <w:bCs/>
                  </w:rPr>
                </w:rPrChange>
              </w:rPr>
            </w:pPr>
            <w:ins w:id="450" w:author="Grant Steven Roberts" w:date="2020-11-05T18:15:00Z">
              <w:r w:rsidRPr="00B249C1">
                <w:rPr>
                  <w:rFonts w:ascii="Times New Roman" w:hAnsi="Times New Roman" w:cs="Times New Roman"/>
                  <w:b/>
                  <w:bCs/>
                  <w:rPrChange w:id="451" w:author="Grant Steven Roberts" w:date="2020-11-05T18:17:00Z">
                    <w:rPr>
                      <w:rFonts w:ascii="Times New Roman" w:hAnsi="Times New Roman" w:cs="Times New Roman"/>
                    </w:rPr>
                  </w:rPrChange>
                </w:rPr>
                <w:t>25.1 ±</w:t>
              </w:r>
            </w:ins>
            <w:ins w:id="452" w:author="Grant Steven Roberts" w:date="2020-11-05T18:16:00Z">
              <w:r w:rsidRPr="00B249C1">
                <w:rPr>
                  <w:rFonts w:ascii="Times New Roman" w:hAnsi="Times New Roman" w:cs="Times New Roman"/>
                  <w:b/>
                  <w:bCs/>
                  <w:rPrChange w:id="453" w:author="Grant Steven Roberts" w:date="2020-11-05T18:17:00Z">
                    <w:rPr>
                      <w:rFonts w:ascii="Times New Roman" w:hAnsi="Times New Roman" w:cs="Times New Roman"/>
                    </w:rPr>
                  </w:rPrChange>
                </w:rPr>
                <w:t xml:space="preserve"> 30.2</w:t>
              </w:r>
            </w:ins>
          </w:p>
        </w:tc>
      </w:tr>
      <w:tr w:rsidR="00184826" w14:paraId="10DACF0F" w14:textId="77777777" w:rsidTr="000E7460">
        <w:trPr>
          <w:trHeight w:val="360"/>
          <w:jc w:val="center"/>
        </w:trPr>
        <w:tc>
          <w:tcPr>
            <w:tcW w:w="1171" w:type="dxa"/>
            <w:tcBorders>
              <w:top w:val="nil"/>
              <w:bottom w:val="single" w:sz="4" w:space="0" w:color="auto"/>
              <w:right w:val="nil"/>
            </w:tcBorders>
            <w:vAlign w:val="center"/>
          </w:tcPr>
          <w:p w14:paraId="245F0C89" w14:textId="2213FD11"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53DE32B8" w14:textId="5553194C"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6D70ABB3" w14:textId="7D5C2AAD" w:rsidR="00184826" w:rsidRPr="00296525" w:rsidRDefault="00184826" w:rsidP="00184826">
            <w:pPr>
              <w:jc w:val="center"/>
              <w:rPr>
                <w:rFonts w:ascii="Times New Roman" w:hAnsi="Times New Roman" w:cs="Times New Roman"/>
              </w:rPr>
            </w:pPr>
            <w:r w:rsidRPr="00296525">
              <w:rPr>
                <w:rFonts w:ascii="Times New Roman" w:hAnsi="Times New Roman" w:cs="Times New Roman"/>
              </w:rPr>
              <w:t>20</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1677DA41" w14:textId="22410C80" w:rsidR="00184826" w:rsidRPr="00296525" w:rsidRDefault="00B249C1" w:rsidP="00184826">
            <w:pPr>
              <w:jc w:val="center"/>
              <w:rPr>
                <w:rFonts w:ascii="Times New Roman" w:hAnsi="Times New Roman" w:cs="Times New Roman"/>
              </w:rPr>
            </w:pPr>
            <w:ins w:id="454" w:author="Grant Steven Roberts" w:date="2020-11-05T18:10:00Z">
              <w:r>
                <w:rPr>
                  <w:rFonts w:ascii="Times New Roman" w:hAnsi="Times New Roman" w:cs="Times New Roman"/>
                </w:rPr>
                <w:t>1</w:t>
              </w:r>
            </w:ins>
            <w:ins w:id="455" w:author="Grant Steven Roberts" w:date="2020-11-06T10:20:00Z">
              <w:r w:rsidR="0026298B">
                <w:rPr>
                  <w:rFonts w:ascii="Times New Roman" w:hAnsi="Times New Roman" w:cs="Times New Roman"/>
                </w:rPr>
                <w:t>3</w:t>
              </w:r>
            </w:ins>
            <w:ins w:id="456" w:author="Grant Steven Roberts" w:date="2020-11-05T18:10:00Z">
              <w:r>
                <w:rPr>
                  <w:rFonts w:ascii="Times New Roman" w:hAnsi="Times New Roman" w:cs="Times New Roman"/>
                </w:rPr>
                <w:t>/1</w:t>
              </w:r>
            </w:ins>
            <w:ins w:id="457" w:author="Grant Steven Roberts" w:date="2020-11-06T10:20:00Z">
              <w:r w:rsidR="0026298B">
                <w:rPr>
                  <w:rFonts w:ascii="Times New Roman" w:hAnsi="Times New Roman" w:cs="Times New Roman"/>
                </w:rPr>
                <w:t>3</w:t>
              </w:r>
            </w:ins>
          </w:p>
        </w:tc>
        <w:tc>
          <w:tcPr>
            <w:tcW w:w="1915" w:type="dxa"/>
            <w:gridSpan w:val="2"/>
            <w:tcBorders>
              <w:top w:val="nil"/>
              <w:left w:val="nil"/>
              <w:bottom w:val="single" w:sz="4" w:space="0" w:color="auto"/>
            </w:tcBorders>
            <w:vAlign w:val="center"/>
          </w:tcPr>
          <w:p w14:paraId="0EFCBC91" w14:textId="07A70DB2" w:rsidR="00184826" w:rsidRPr="00296525" w:rsidRDefault="0026298B" w:rsidP="00184826">
            <w:pPr>
              <w:jc w:val="center"/>
              <w:rPr>
                <w:rFonts w:ascii="Times New Roman" w:hAnsi="Times New Roman" w:cs="Times New Roman"/>
                <w:b/>
              </w:rPr>
            </w:pPr>
            <w:ins w:id="458" w:author="Grant Steven Roberts" w:date="2020-11-06T10:21:00Z">
              <w:r>
                <w:rPr>
                  <w:rFonts w:ascii="Times New Roman" w:hAnsi="Times New Roman" w:cs="Times New Roman"/>
                  <w:bCs/>
                </w:rPr>
                <w:t>6</w:t>
              </w:r>
            </w:ins>
            <w:ins w:id="459" w:author="Grant Steven Roberts" w:date="2020-11-05T17:45:00Z">
              <w:r w:rsidR="002550C9">
                <w:rPr>
                  <w:rFonts w:ascii="Times New Roman" w:hAnsi="Times New Roman" w:cs="Times New Roman"/>
                  <w:bCs/>
                </w:rPr>
                <w:t>/</w:t>
              </w:r>
            </w:ins>
            <w:ins w:id="460" w:author="Grant Steven Roberts" w:date="2020-11-06T10:21:00Z">
              <w:r>
                <w:rPr>
                  <w:rFonts w:ascii="Times New Roman" w:hAnsi="Times New Roman" w:cs="Times New Roman"/>
                  <w:bCs/>
                </w:rPr>
                <w:t>6</w:t>
              </w:r>
            </w:ins>
          </w:p>
        </w:tc>
      </w:tr>
      <w:tr w:rsidR="00184826" w14:paraId="44132690" w14:textId="77777777" w:rsidTr="000E7460">
        <w:trPr>
          <w:trHeight w:val="360"/>
          <w:jc w:val="center"/>
        </w:trPr>
        <w:tc>
          <w:tcPr>
            <w:tcW w:w="1171" w:type="dxa"/>
            <w:tcBorders>
              <w:top w:val="single" w:sz="4" w:space="0" w:color="auto"/>
              <w:bottom w:val="nil"/>
              <w:right w:val="nil"/>
            </w:tcBorders>
            <w:vAlign w:val="center"/>
          </w:tcPr>
          <w:p w14:paraId="640B7768" w14:textId="5515285B"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CA</w:t>
            </w:r>
          </w:p>
        </w:tc>
        <w:tc>
          <w:tcPr>
            <w:tcW w:w="2244" w:type="dxa"/>
            <w:tcBorders>
              <w:top w:val="single" w:sz="4" w:space="0" w:color="auto"/>
              <w:left w:val="nil"/>
              <w:bottom w:val="nil"/>
              <w:right w:val="single" w:sz="4" w:space="0" w:color="auto"/>
            </w:tcBorders>
            <w:vAlign w:val="center"/>
          </w:tcPr>
          <w:p w14:paraId="2F315BBA" w14:textId="3B22A9C4"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7A27836C" w14:textId="0E4CB110"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-3.73 ± 18.9</w:t>
            </w:r>
          </w:p>
        </w:tc>
        <w:tc>
          <w:tcPr>
            <w:tcW w:w="1915" w:type="dxa"/>
            <w:gridSpan w:val="2"/>
            <w:tcBorders>
              <w:top w:val="single" w:sz="4" w:space="0" w:color="auto"/>
              <w:left w:val="nil"/>
              <w:bottom w:val="nil"/>
              <w:right w:val="nil"/>
            </w:tcBorders>
            <w:vAlign w:val="center"/>
          </w:tcPr>
          <w:p w14:paraId="19777EFE" w14:textId="121C1126" w:rsidR="00184826" w:rsidRPr="00296525" w:rsidRDefault="00C92919" w:rsidP="00184826">
            <w:pPr>
              <w:jc w:val="center"/>
              <w:rPr>
                <w:rFonts w:ascii="Times New Roman" w:hAnsi="Times New Roman" w:cs="Times New Roman"/>
              </w:rPr>
            </w:pPr>
            <w:ins w:id="461" w:author="Grant Steven Roberts" w:date="2020-11-05T18:22:00Z">
              <w:r>
                <w:rPr>
                  <w:rFonts w:ascii="Times New Roman" w:hAnsi="Times New Roman" w:cs="Times New Roman"/>
                </w:rPr>
                <w:t xml:space="preserve">-6.29 </w:t>
              </w:r>
            </w:ins>
            <w:ins w:id="462" w:author="Grant Steven Roberts" w:date="2020-11-05T18:21:00Z">
              <w:r w:rsidRPr="007861C0">
                <w:rPr>
                  <w:rFonts w:ascii="Times New Roman" w:hAnsi="Times New Roman" w:cs="Times New Roman"/>
                </w:rPr>
                <w:t>±</w:t>
              </w:r>
            </w:ins>
            <w:ins w:id="463" w:author="Grant Steven Roberts" w:date="2020-11-05T18:22:00Z">
              <w:r>
                <w:rPr>
                  <w:rFonts w:ascii="Times New Roman" w:hAnsi="Times New Roman" w:cs="Times New Roman"/>
                </w:rPr>
                <w:t xml:space="preserve"> 26.5</w:t>
              </w:r>
            </w:ins>
          </w:p>
        </w:tc>
        <w:tc>
          <w:tcPr>
            <w:tcW w:w="1915" w:type="dxa"/>
            <w:gridSpan w:val="2"/>
            <w:tcBorders>
              <w:top w:val="single" w:sz="4" w:space="0" w:color="auto"/>
              <w:left w:val="nil"/>
              <w:bottom w:val="nil"/>
            </w:tcBorders>
            <w:vAlign w:val="center"/>
          </w:tcPr>
          <w:p w14:paraId="42EAC84E" w14:textId="2B01A979" w:rsidR="00184826" w:rsidRPr="00296525" w:rsidRDefault="00B249C1" w:rsidP="00184826">
            <w:pPr>
              <w:jc w:val="center"/>
              <w:rPr>
                <w:rFonts w:ascii="Times New Roman" w:hAnsi="Times New Roman" w:cs="Times New Roman"/>
              </w:rPr>
            </w:pPr>
            <w:ins w:id="464" w:author="Grant Steven Roberts" w:date="2020-11-05T18:16:00Z">
              <w:r>
                <w:rPr>
                  <w:rFonts w:ascii="Times New Roman" w:hAnsi="Times New Roman" w:cs="Times New Roman"/>
                </w:rPr>
                <w:t xml:space="preserve">15.4 </w:t>
              </w:r>
            </w:ins>
            <w:ins w:id="465" w:author="Grant Steven Roberts" w:date="2020-11-05T18:15:00Z">
              <w:r w:rsidRPr="00296525">
                <w:rPr>
                  <w:rFonts w:ascii="Times New Roman" w:hAnsi="Times New Roman" w:cs="Times New Roman"/>
                </w:rPr>
                <w:t>±</w:t>
              </w:r>
            </w:ins>
            <w:ins w:id="466" w:author="Grant Steven Roberts" w:date="2020-11-05T18:16:00Z">
              <w:r>
                <w:rPr>
                  <w:rFonts w:ascii="Times New Roman" w:hAnsi="Times New Roman" w:cs="Times New Roman"/>
                </w:rPr>
                <w:t xml:space="preserve"> 29.7</w:t>
              </w:r>
            </w:ins>
          </w:p>
        </w:tc>
      </w:tr>
      <w:tr w:rsidR="00184826" w14:paraId="047152F2" w14:textId="77777777" w:rsidTr="000E7460">
        <w:trPr>
          <w:trHeight w:val="360"/>
          <w:jc w:val="center"/>
        </w:trPr>
        <w:tc>
          <w:tcPr>
            <w:tcW w:w="1171" w:type="dxa"/>
            <w:tcBorders>
              <w:top w:val="nil"/>
              <w:bottom w:val="single" w:sz="4" w:space="0" w:color="auto"/>
              <w:right w:val="nil"/>
            </w:tcBorders>
            <w:vAlign w:val="center"/>
          </w:tcPr>
          <w:p w14:paraId="313CB1C9" w14:textId="60AD7AA5"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62902C64" w14:textId="4A6C0DF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007D4557" w14:textId="1398A8CB"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60D9BB7F" w14:textId="1E276461" w:rsidR="00184826" w:rsidRPr="00296525" w:rsidRDefault="00B249C1" w:rsidP="00184826">
            <w:pPr>
              <w:jc w:val="center"/>
              <w:rPr>
                <w:rFonts w:ascii="Times New Roman" w:hAnsi="Times New Roman" w:cs="Times New Roman"/>
              </w:rPr>
            </w:pPr>
            <w:ins w:id="467" w:author="Grant Steven Roberts" w:date="2020-11-05T18:10:00Z">
              <w:r>
                <w:rPr>
                  <w:rFonts w:ascii="Times New Roman" w:hAnsi="Times New Roman" w:cs="Times New Roman"/>
                </w:rPr>
                <w:t>1</w:t>
              </w:r>
            </w:ins>
            <w:ins w:id="468" w:author="Grant Steven Roberts" w:date="2020-11-06T10:20:00Z">
              <w:r w:rsidR="0026298B">
                <w:rPr>
                  <w:rFonts w:ascii="Times New Roman" w:hAnsi="Times New Roman" w:cs="Times New Roman"/>
                </w:rPr>
                <w:t>2</w:t>
              </w:r>
            </w:ins>
            <w:ins w:id="469" w:author="Grant Steven Roberts" w:date="2020-11-05T18:10:00Z">
              <w:r>
                <w:rPr>
                  <w:rFonts w:ascii="Times New Roman" w:hAnsi="Times New Roman" w:cs="Times New Roman"/>
                </w:rPr>
                <w:t>/1</w:t>
              </w:r>
            </w:ins>
            <w:ins w:id="470" w:author="Grant Steven Roberts" w:date="2020-11-06T10:20:00Z">
              <w:r w:rsidR="0026298B">
                <w:rPr>
                  <w:rFonts w:ascii="Times New Roman" w:hAnsi="Times New Roman" w:cs="Times New Roman"/>
                </w:rPr>
                <w:t>3</w:t>
              </w:r>
            </w:ins>
          </w:p>
        </w:tc>
        <w:tc>
          <w:tcPr>
            <w:tcW w:w="1915" w:type="dxa"/>
            <w:gridSpan w:val="2"/>
            <w:tcBorders>
              <w:top w:val="nil"/>
              <w:left w:val="nil"/>
              <w:bottom w:val="single" w:sz="4" w:space="0" w:color="auto"/>
            </w:tcBorders>
            <w:vAlign w:val="center"/>
          </w:tcPr>
          <w:p w14:paraId="1BFAED61" w14:textId="6AE53B03" w:rsidR="00184826" w:rsidRPr="00296525" w:rsidRDefault="0026298B" w:rsidP="00184826">
            <w:pPr>
              <w:jc w:val="center"/>
              <w:rPr>
                <w:rFonts w:ascii="Times New Roman" w:hAnsi="Times New Roman" w:cs="Times New Roman"/>
              </w:rPr>
            </w:pPr>
            <w:ins w:id="471" w:author="Grant Steven Roberts" w:date="2020-11-06T10:21:00Z">
              <w:r>
                <w:rPr>
                  <w:rFonts w:ascii="Times New Roman" w:hAnsi="Times New Roman" w:cs="Times New Roman"/>
                </w:rPr>
                <w:t>6</w:t>
              </w:r>
            </w:ins>
            <w:ins w:id="472" w:author="Grant Steven Roberts" w:date="2020-11-05T17:45:00Z">
              <w:r w:rsidR="002550C9">
                <w:rPr>
                  <w:rFonts w:ascii="Times New Roman" w:hAnsi="Times New Roman" w:cs="Times New Roman"/>
                </w:rPr>
                <w:t>/</w:t>
              </w:r>
            </w:ins>
            <w:ins w:id="473" w:author="Grant Steven Roberts" w:date="2020-11-06T10:21:00Z">
              <w:r>
                <w:rPr>
                  <w:rFonts w:ascii="Times New Roman" w:hAnsi="Times New Roman" w:cs="Times New Roman"/>
                </w:rPr>
                <w:t>6</w:t>
              </w:r>
            </w:ins>
          </w:p>
        </w:tc>
      </w:tr>
      <w:tr w:rsidR="00184826" w14:paraId="28465A68" w14:textId="77777777" w:rsidTr="000E7460">
        <w:trPr>
          <w:trHeight w:val="360"/>
          <w:jc w:val="center"/>
        </w:trPr>
        <w:tc>
          <w:tcPr>
            <w:tcW w:w="1171" w:type="dxa"/>
            <w:tcBorders>
              <w:top w:val="single" w:sz="4" w:space="0" w:color="auto"/>
              <w:bottom w:val="nil"/>
              <w:right w:val="nil"/>
            </w:tcBorders>
            <w:vAlign w:val="center"/>
          </w:tcPr>
          <w:p w14:paraId="00E30E28" w14:textId="10801768"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SMV</w:t>
            </w:r>
          </w:p>
        </w:tc>
        <w:tc>
          <w:tcPr>
            <w:tcW w:w="2244" w:type="dxa"/>
            <w:tcBorders>
              <w:top w:val="single" w:sz="4" w:space="0" w:color="auto"/>
              <w:left w:val="nil"/>
              <w:bottom w:val="nil"/>
              <w:right w:val="single" w:sz="4" w:space="0" w:color="auto"/>
            </w:tcBorders>
            <w:vAlign w:val="center"/>
          </w:tcPr>
          <w:p w14:paraId="3F79F815" w14:textId="08678A89"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7DEDFA3D" w14:textId="5003DE7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132 ± 80.7</w:t>
            </w:r>
          </w:p>
        </w:tc>
        <w:tc>
          <w:tcPr>
            <w:tcW w:w="1915" w:type="dxa"/>
            <w:gridSpan w:val="2"/>
            <w:tcBorders>
              <w:top w:val="single" w:sz="4" w:space="0" w:color="auto"/>
              <w:left w:val="nil"/>
              <w:bottom w:val="nil"/>
              <w:right w:val="nil"/>
            </w:tcBorders>
            <w:vAlign w:val="center"/>
          </w:tcPr>
          <w:p w14:paraId="540162F6" w14:textId="0AC8A5F4" w:rsidR="00184826" w:rsidRPr="00296525" w:rsidRDefault="00C92919" w:rsidP="00184826">
            <w:pPr>
              <w:jc w:val="center"/>
              <w:rPr>
                <w:rFonts w:ascii="Times New Roman" w:hAnsi="Times New Roman" w:cs="Times New Roman"/>
              </w:rPr>
            </w:pPr>
            <w:ins w:id="474" w:author="Grant Steven Roberts" w:date="2020-11-05T18:22:00Z">
              <w:r>
                <w:rPr>
                  <w:rFonts w:ascii="Times New Roman" w:hAnsi="Times New Roman" w:cs="Times New Roman"/>
                </w:rPr>
                <w:t>18</w:t>
              </w:r>
            </w:ins>
            <w:ins w:id="475" w:author="Grant Steven Roberts" w:date="2020-11-05T18:23:00Z">
              <w:r>
                <w:rPr>
                  <w:rFonts w:ascii="Times New Roman" w:hAnsi="Times New Roman" w:cs="Times New Roman"/>
                </w:rPr>
                <w:t xml:space="preserve">4 </w:t>
              </w:r>
            </w:ins>
            <w:ins w:id="476" w:author="Grant Steven Roberts" w:date="2020-11-05T18:21:00Z">
              <w:r w:rsidRPr="007861C0">
                <w:rPr>
                  <w:rFonts w:ascii="Times New Roman" w:hAnsi="Times New Roman" w:cs="Times New Roman"/>
                </w:rPr>
                <w:t>±</w:t>
              </w:r>
            </w:ins>
            <w:ins w:id="477" w:author="Grant Steven Roberts" w:date="2020-11-05T18:23:00Z">
              <w:r>
                <w:rPr>
                  <w:rFonts w:ascii="Times New Roman" w:hAnsi="Times New Roman" w:cs="Times New Roman"/>
                </w:rPr>
                <w:t xml:space="preserve"> 151</w:t>
              </w:r>
            </w:ins>
          </w:p>
        </w:tc>
        <w:tc>
          <w:tcPr>
            <w:tcW w:w="1915" w:type="dxa"/>
            <w:gridSpan w:val="2"/>
            <w:tcBorders>
              <w:top w:val="single" w:sz="4" w:space="0" w:color="auto"/>
              <w:left w:val="nil"/>
              <w:bottom w:val="nil"/>
            </w:tcBorders>
            <w:vAlign w:val="center"/>
          </w:tcPr>
          <w:p w14:paraId="7484DE05" w14:textId="36D026CD" w:rsidR="00184826" w:rsidRPr="00C92919" w:rsidRDefault="00B249C1" w:rsidP="00184826">
            <w:pPr>
              <w:jc w:val="center"/>
              <w:rPr>
                <w:rFonts w:ascii="Times New Roman" w:hAnsi="Times New Roman" w:cs="Times New Roman"/>
                <w:b/>
                <w:bCs/>
                <w:u w:val="single"/>
              </w:rPr>
            </w:pPr>
            <w:ins w:id="478" w:author="Grant Steven Roberts" w:date="2020-11-05T18:16:00Z">
              <w:r w:rsidRPr="00C92919">
                <w:rPr>
                  <w:rFonts w:ascii="Times New Roman" w:hAnsi="Times New Roman" w:cs="Times New Roman"/>
                  <w:b/>
                  <w:bCs/>
                  <w:u w:val="single"/>
                  <w:rPrChange w:id="479" w:author="Grant Steven Roberts" w:date="2020-11-05T18:17:00Z">
                    <w:rPr>
                      <w:rFonts w:ascii="Times New Roman" w:hAnsi="Times New Roman" w:cs="Times New Roman"/>
                    </w:rPr>
                  </w:rPrChange>
                </w:rPr>
                <w:t xml:space="preserve">49.2 </w:t>
              </w:r>
            </w:ins>
            <w:ins w:id="480" w:author="Grant Steven Roberts" w:date="2020-11-05T18:15:00Z">
              <w:r w:rsidRPr="00C92919">
                <w:rPr>
                  <w:rFonts w:ascii="Times New Roman" w:hAnsi="Times New Roman" w:cs="Times New Roman"/>
                  <w:b/>
                  <w:bCs/>
                  <w:u w:val="single"/>
                  <w:rPrChange w:id="481" w:author="Grant Steven Roberts" w:date="2020-11-05T18:17:00Z">
                    <w:rPr>
                      <w:rFonts w:ascii="Times New Roman" w:hAnsi="Times New Roman" w:cs="Times New Roman"/>
                    </w:rPr>
                  </w:rPrChange>
                </w:rPr>
                <w:t>±</w:t>
              </w:r>
            </w:ins>
            <w:ins w:id="482" w:author="Grant Steven Roberts" w:date="2020-11-05T18:16:00Z">
              <w:r w:rsidRPr="00C92919">
                <w:rPr>
                  <w:rFonts w:ascii="Times New Roman" w:hAnsi="Times New Roman" w:cs="Times New Roman"/>
                  <w:b/>
                  <w:bCs/>
                  <w:u w:val="single"/>
                  <w:rPrChange w:id="483" w:author="Grant Steven Roberts" w:date="2020-11-05T18:17:00Z">
                    <w:rPr>
                      <w:rFonts w:ascii="Times New Roman" w:hAnsi="Times New Roman" w:cs="Times New Roman"/>
                    </w:rPr>
                  </w:rPrChange>
                </w:rPr>
                <w:t xml:space="preserve"> 55.9</w:t>
              </w:r>
            </w:ins>
          </w:p>
        </w:tc>
      </w:tr>
      <w:tr w:rsidR="00184826" w14:paraId="23C3DA39" w14:textId="77777777" w:rsidTr="000E7460">
        <w:trPr>
          <w:trHeight w:val="360"/>
          <w:jc w:val="center"/>
        </w:trPr>
        <w:tc>
          <w:tcPr>
            <w:tcW w:w="1171" w:type="dxa"/>
            <w:tcBorders>
              <w:top w:val="nil"/>
              <w:bottom w:val="single" w:sz="4" w:space="0" w:color="auto"/>
              <w:right w:val="nil"/>
            </w:tcBorders>
            <w:vAlign w:val="center"/>
          </w:tcPr>
          <w:p w14:paraId="43F811DA" w14:textId="097580F3"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3CC64FB2" w14:textId="114E82A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1ED19EEE" w14:textId="452F25B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6ACAD5EB" w14:textId="22B0F49D" w:rsidR="00184826" w:rsidRPr="00296525" w:rsidRDefault="00B249C1" w:rsidP="00184826">
            <w:pPr>
              <w:jc w:val="center"/>
              <w:rPr>
                <w:rFonts w:ascii="Times New Roman" w:hAnsi="Times New Roman" w:cs="Times New Roman"/>
              </w:rPr>
            </w:pPr>
            <w:ins w:id="484" w:author="Grant Steven Roberts" w:date="2020-11-05T18:10:00Z">
              <w:r>
                <w:rPr>
                  <w:rFonts w:ascii="Times New Roman" w:hAnsi="Times New Roman" w:cs="Times New Roman"/>
                </w:rPr>
                <w:t>1</w:t>
              </w:r>
            </w:ins>
            <w:ins w:id="485" w:author="Grant Steven Roberts" w:date="2020-11-06T10:20:00Z">
              <w:r w:rsidR="0026298B">
                <w:rPr>
                  <w:rFonts w:ascii="Times New Roman" w:hAnsi="Times New Roman" w:cs="Times New Roman"/>
                </w:rPr>
                <w:t>3</w:t>
              </w:r>
            </w:ins>
            <w:ins w:id="486" w:author="Grant Steven Roberts" w:date="2020-11-05T18:10:00Z">
              <w:r>
                <w:rPr>
                  <w:rFonts w:ascii="Times New Roman" w:hAnsi="Times New Roman" w:cs="Times New Roman"/>
                </w:rPr>
                <w:t>/1</w:t>
              </w:r>
            </w:ins>
            <w:ins w:id="487" w:author="Grant Steven Roberts" w:date="2020-11-06T10:20:00Z">
              <w:r w:rsidR="0026298B">
                <w:rPr>
                  <w:rFonts w:ascii="Times New Roman" w:hAnsi="Times New Roman" w:cs="Times New Roman"/>
                </w:rPr>
                <w:t>3</w:t>
              </w:r>
            </w:ins>
          </w:p>
        </w:tc>
        <w:tc>
          <w:tcPr>
            <w:tcW w:w="1915" w:type="dxa"/>
            <w:gridSpan w:val="2"/>
            <w:tcBorders>
              <w:top w:val="nil"/>
              <w:left w:val="nil"/>
              <w:bottom w:val="single" w:sz="4" w:space="0" w:color="auto"/>
            </w:tcBorders>
            <w:vAlign w:val="center"/>
          </w:tcPr>
          <w:p w14:paraId="027D80D3" w14:textId="4B5FB725" w:rsidR="00184826" w:rsidRPr="00296525" w:rsidRDefault="0026298B" w:rsidP="00184826">
            <w:pPr>
              <w:jc w:val="center"/>
              <w:rPr>
                <w:rFonts w:ascii="Times New Roman" w:hAnsi="Times New Roman" w:cs="Times New Roman"/>
                <w:b/>
                <w:u w:val="single"/>
              </w:rPr>
            </w:pPr>
            <w:ins w:id="488" w:author="Grant Steven Roberts" w:date="2020-11-06T10:21:00Z">
              <w:r>
                <w:rPr>
                  <w:rFonts w:ascii="Times New Roman" w:hAnsi="Times New Roman" w:cs="Times New Roman"/>
                  <w:bCs/>
                </w:rPr>
                <w:t>6</w:t>
              </w:r>
            </w:ins>
            <w:ins w:id="489" w:author="Grant Steven Roberts" w:date="2020-11-05T17:45:00Z">
              <w:r w:rsidR="002550C9">
                <w:rPr>
                  <w:rFonts w:ascii="Times New Roman" w:hAnsi="Times New Roman" w:cs="Times New Roman"/>
                  <w:bCs/>
                </w:rPr>
                <w:t>/</w:t>
              </w:r>
            </w:ins>
            <w:ins w:id="490" w:author="Grant Steven Roberts" w:date="2020-11-06T10:21:00Z">
              <w:r>
                <w:rPr>
                  <w:rFonts w:ascii="Times New Roman" w:hAnsi="Times New Roman" w:cs="Times New Roman"/>
                  <w:bCs/>
                </w:rPr>
                <w:t>6</w:t>
              </w:r>
            </w:ins>
          </w:p>
        </w:tc>
      </w:tr>
      <w:tr w:rsidR="00184826" w14:paraId="71F34F6D" w14:textId="77777777" w:rsidTr="000E7460">
        <w:trPr>
          <w:trHeight w:val="360"/>
          <w:jc w:val="center"/>
        </w:trPr>
        <w:tc>
          <w:tcPr>
            <w:tcW w:w="1171" w:type="dxa"/>
            <w:tcBorders>
              <w:top w:val="single" w:sz="4" w:space="0" w:color="auto"/>
              <w:bottom w:val="nil"/>
              <w:right w:val="nil"/>
            </w:tcBorders>
            <w:vAlign w:val="center"/>
          </w:tcPr>
          <w:p w14:paraId="60853ABF" w14:textId="270743F4"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SV</w:t>
            </w:r>
          </w:p>
        </w:tc>
        <w:tc>
          <w:tcPr>
            <w:tcW w:w="2244" w:type="dxa"/>
            <w:tcBorders>
              <w:top w:val="single" w:sz="4" w:space="0" w:color="auto"/>
              <w:left w:val="nil"/>
              <w:bottom w:val="nil"/>
              <w:right w:val="single" w:sz="4" w:space="0" w:color="auto"/>
            </w:tcBorders>
            <w:vAlign w:val="center"/>
          </w:tcPr>
          <w:p w14:paraId="64F9F778" w14:textId="06AC9980"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0C973597" w14:textId="1EEC2952" w:rsidR="00184826" w:rsidRPr="00296525" w:rsidRDefault="00184826" w:rsidP="00184826">
            <w:pPr>
              <w:jc w:val="center"/>
              <w:rPr>
                <w:rFonts w:ascii="Times New Roman" w:hAnsi="Times New Roman" w:cs="Times New Roman"/>
              </w:rPr>
            </w:pPr>
            <w:r w:rsidRPr="00296525">
              <w:rPr>
                <w:rFonts w:ascii="Times New Roman" w:hAnsi="Times New Roman" w:cs="Times New Roman"/>
              </w:rPr>
              <w:t>-4.76 ± 32.3</w:t>
            </w:r>
          </w:p>
        </w:tc>
        <w:tc>
          <w:tcPr>
            <w:tcW w:w="1915" w:type="dxa"/>
            <w:gridSpan w:val="2"/>
            <w:tcBorders>
              <w:top w:val="single" w:sz="4" w:space="0" w:color="auto"/>
              <w:left w:val="nil"/>
              <w:bottom w:val="nil"/>
              <w:right w:val="nil"/>
            </w:tcBorders>
            <w:vAlign w:val="center"/>
          </w:tcPr>
          <w:p w14:paraId="449FB6CB" w14:textId="104BA204" w:rsidR="00184826" w:rsidRPr="00296525" w:rsidRDefault="00C92919" w:rsidP="00184826">
            <w:pPr>
              <w:jc w:val="center"/>
              <w:rPr>
                <w:rFonts w:ascii="Times New Roman" w:hAnsi="Times New Roman" w:cs="Times New Roman"/>
              </w:rPr>
            </w:pPr>
            <w:ins w:id="491" w:author="Grant Steven Roberts" w:date="2020-11-05T18:23:00Z">
              <w:r>
                <w:rPr>
                  <w:rFonts w:ascii="Times New Roman" w:hAnsi="Times New Roman" w:cs="Times New Roman"/>
                </w:rPr>
                <w:t xml:space="preserve">-1.83 </w:t>
              </w:r>
            </w:ins>
            <w:ins w:id="492" w:author="Grant Steven Roberts" w:date="2020-11-05T18:21:00Z">
              <w:r w:rsidRPr="007861C0">
                <w:rPr>
                  <w:rFonts w:ascii="Times New Roman" w:hAnsi="Times New Roman" w:cs="Times New Roman"/>
                </w:rPr>
                <w:t>±</w:t>
              </w:r>
            </w:ins>
            <w:ins w:id="493" w:author="Grant Steven Roberts" w:date="2020-11-05T18:23:00Z">
              <w:r>
                <w:rPr>
                  <w:rFonts w:ascii="Times New Roman" w:hAnsi="Times New Roman" w:cs="Times New Roman"/>
                </w:rPr>
                <w:t xml:space="preserve"> 36.9</w:t>
              </w:r>
            </w:ins>
          </w:p>
        </w:tc>
        <w:tc>
          <w:tcPr>
            <w:tcW w:w="1915" w:type="dxa"/>
            <w:gridSpan w:val="2"/>
            <w:tcBorders>
              <w:top w:val="single" w:sz="4" w:space="0" w:color="auto"/>
              <w:left w:val="nil"/>
              <w:bottom w:val="nil"/>
            </w:tcBorders>
            <w:vAlign w:val="center"/>
          </w:tcPr>
          <w:p w14:paraId="7AE302E7" w14:textId="7D72B346" w:rsidR="00184826" w:rsidRPr="00296525" w:rsidRDefault="00B249C1" w:rsidP="00184826">
            <w:pPr>
              <w:jc w:val="center"/>
              <w:rPr>
                <w:rFonts w:ascii="Times New Roman" w:hAnsi="Times New Roman" w:cs="Times New Roman"/>
              </w:rPr>
            </w:pPr>
            <w:ins w:id="494" w:author="Grant Steven Roberts" w:date="2020-11-05T18:16:00Z">
              <w:r>
                <w:rPr>
                  <w:rFonts w:ascii="Times New Roman" w:hAnsi="Times New Roman" w:cs="Times New Roman"/>
                </w:rPr>
                <w:t xml:space="preserve">-13.9 </w:t>
              </w:r>
            </w:ins>
            <w:ins w:id="495" w:author="Grant Steven Roberts" w:date="2020-11-05T18:15:00Z">
              <w:r w:rsidRPr="00296525">
                <w:rPr>
                  <w:rFonts w:ascii="Times New Roman" w:hAnsi="Times New Roman" w:cs="Times New Roman"/>
                </w:rPr>
                <w:t>±</w:t>
              </w:r>
            </w:ins>
            <w:ins w:id="496" w:author="Grant Steven Roberts" w:date="2020-11-05T18:16:00Z">
              <w:r>
                <w:rPr>
                  <w:rFonts w:ascii="Times New Roman" w:hAnsi="Times New Roman" w:cs="Times New Roman"/>
                </w:rPr>
                <w:t xml:space="preserve"> 18.6</w:t>
              </w:r>
            </w:ins>
          </w:p>
        </w:tc>
      </w:tr>
      <w:tr w:rsidR="00184826" w14:paraId="36C3D532" w14:textId="77777777" w:rsidTr="000E7460">
        <w:trPr>
          <w:trHeight w:val="360"/>
          <w:jc w:val="center"/>
        </w:trPr>
        <w:tc>
          <w:tcPr>
            <w:tcW w:w="1171" w:type="dxa"/>
            <w:tcBorders>
              <w:top w:val="nil"/>
              <w:bottom w:val="single" w:sz="4" w:space="0" w:color="auto"/>
              <w:right w:val="nil"/>
            </w:tcBorders>
            <w:vAlign w:val="center"/>
          </w:tcPr>
          <w:p w14:paraId="068E5503" w14:textId="5A4DE963"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26A67753" w14:textId="3EFC7095"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1D600BEA" w14:textId="649797C6"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17</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08B5CFDA" w14:textId="741F10FC" w:rsidR="00184826" w:rsidRPr="00296525" w:rsidRDefault="00B249C1" w:rsidP="00184826">
            <w:pPr>
              <w:jc w:val="center"/>
              <w:rPr>
                <w:rFonts w:ascii="Times New Roman" w:hAnsi="Times New Roman" w:cs="Times New Roman"/>
              </w:rPr>
            </w:pPr>
            <w:ins w:id="497" w:author="Grant Steven Roberts" w:date="2020-11-05T18:10:00Z">
              <w:r>
                <w:rPr>
                  <w:rFonts w:ascii="Times New Roman" w:hAnsi="Times New Roman" w:cs="Times New Roman"/>
                </w:rPr>
                <w:t>1</w:t>
              </w:r>
            </w:ins>
            <w:ins w:id="498" w:author="Grant Steven Roberts" w:date="2020-11-06T10:20:00Z">
              <w:r w:rsidR="0026298B">
                <w:rPr>
                  <w:rFonts w:ascii="Times New Roman" w:hAnsi="Times New Roman" w:cs="Times New Roman"/>
                </w:rPr>
                <w:t>3</w:t>
              </w:r>
            </w:ins>
            <w:ins w:id="499" w:author="Grant Steven Roberts" w:date="2020-11-05T18:10:00Z">
              <w:r>
                <w:rPr>
                  <w:rFonts w:ascii="Times New Roman" w:hAnsi="Times New Roman" w:cs="Times New Roman"/>
                </w:rPr>
                <w:t>/1</w:t>
              </w:r>
            </w:ins>
            <w:ins w:id="500" w:author="Grant Steven Roberts" w:date="2020-11-06T10:20:00Z">
              <w:r w:rsidR="0026298B">
                <w:rPr>
                  <w:rFonts w:ascii="Times New Roman" w:hAnsi="Times New Roman" w:cs="Times New Roman"/>
                </w:rPr>
                <w:t>3</w:t>
              </w:r>
            </w:ins>
          </w:p>
        </w:tc>
        <w:tc>
          <w:tcPr>
            <w:tcW w:w="1915" w:type="dxa"/>
            <w:gridSpan w:val="2"/>
            <w:tcBorders>
              <w:top w:val="nil"/>
              <w:left w:val="nil"/>
              <w:bottom w:val="single" w:sz="4" w:space="0" w:color="auto"/>
            </w:tcBorders>
            <w:vAlign w:val="center"/>
          </w:tcPr>
          <w:p w14:paraId="41F38861" w14:textId="0F562AAB" w:rsidR="00184826" w:rsidRPr="00296525" w:rsidRDefault="0026298B" w:rsidP="00184826">
            <w:pPr>
              <w:jc w:val="center"/>
              <w:rPr>
                <w:rFonts w:ascii="Times New Roman" w:hAnsi="Times New Roman" w:cs="Times New Roman"/>
              </w:rPr>
            </w:pPr>
            <w:ins w:id="501" w:author="Grant Steven Roberts" w:date="2020-11-06T10:21:00Z">
              <w:r>
                <w:rPr>
                  <w:rFonts w:ascii="Times New Roman" w:hAnsi="Times New Roman" w:cs="Times New Roman"/>
                </w:rPr>
                <w:t>6</w:t>
              </w:r>
            </w:ins>
            <w:ins w:id="502" w:author="Grant Steven Roberts" w:date="2020-11-05T17:45:00Z">
              <w:r w:rsidR="002550C9">
                <w:rPr>
                  <w:rFonts w:ascii="Times New Roman" w:hAnsi="Times New Roman" w:cs="Times New Roman"/>
                </w:rPr>
                <w:t>/</w:t>
              </w:r>
            </w:ins>
            <w:ins w:id="503" w:author="Grant Steven Roberts" w:date="2020-11-06T10:21:00Z">
              <w:r>
                <w:rPr>
                  <w:rFonts w:ascii="Times New Roman" w:hAnsi="Times New Roman" w:cs="Times New Roman"/>
                </w:rPr>
                <w:t>6</w:t>
              </w:r>
            </w:ins>
          </w:p>
        </w:tc>
      </w:tr>
      <w:tr w:rsidR="00184826" w14:paraId="39ABAF63" w14:textId="77777777" w:rsidTr="000E7460">
        <w:trPr>
          <w:trHeight w:val="360"/>
          <w:jc w:val="center"/>
        </w:trPr>
        <w:tc>
          <w:tcPr>
            <w:tcW w:w="1171" w:type="dxa"/>
            <w:tcBorders>
              <w:top w:val="single" w:sz="4" w:space="0" w:color="auto"/>
              <w:bottom w:val="nil"/>
              <w:right w:val="nil"/>
            </w:tcBorders>
            <w:vAlign w:val="center"/>
          </w:tcPr>
          <w:p w14:paraId="582F84D7" w14:textId="67B92B21"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PV</w:t>
            </w:r>
          </w:p>
        </w:tc>
        <w:tc>
          <w:tcPr>
            <w:tcW w:w="2244" w:type="dxa"/>
            <w:tcBorders>
              <w:top w:val="single" w:sz="4" w:space="0" w:color="auto"/>
              <w:left w:val="nil"/>
              <w:bottom w:val="nil"/>
              <w:right w:val="single" w:sz="4" w:space="0" w:color="auto"/>
            </w:tcBorders>
            <w:vAlign w:val="center"/>
          </w:tcPr>
          <w:p w14:paraId="38AD79A4" w14:textId="1E9EE05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7C84DC4B" w14:textId="5B3C704F" w:rsidR="00184826" w:rsidRPr="00296525" w:rsidRDefault="00184826" w:rsidP="00184826">
            <w:pPr>
              <w:jc w:val="center"/>
              <w:rPr>
                <w:rFonts w:ascii="Times New Roman" w:hAnsi="Times New Roman" w:cs="Times New Roman"/>
              </w:rPr>
            </w:pPr>
            <w:r w:rsidRPr="00296525">
              <w:rPr>
                <w:rFonts w:ascii="Times New Roman" w:hAnsi="Times New Roman" w:cs="Times New Roman"/>
              </w:rPr>
              <w:t>56.7 ± 47.9</w:t>
            </w:r>
          </w:p>
        </w:tc>
        <w:tc>
          <w:tcPr>
            <w:tcW w:w="1915" w:type="dxa"/>
            <w:gridSpan w:val="2"/>
            <w:tcBorders>
              <w:top w:val="single" w:sz="4" w:space="0" w:color="auto"/>
              <w:left w:val="nil"/>
              <w:bottom w:val="nil"/>
              <w:right w:val="nil"/>
            </w:tcBorders>
            <w:vAlign w:val="center"/>
          </w:tcPr>
          <w:p w14:paraId="09EADBA3" w14:textId="66503191" w:rsidR="00184826" w:rsidRPr="00296525" w:rsidRDefault="00C92919" w:rsidP="00184826">
            <w:pPr>
              <w:jc w:val="center"/>
              <w:rPr>
                <w:rFonts w:ascii="Times New Roman" w:hAnsi="Times New Roman" w:cs="Times New Roman"/>
              </w:rPr>
            </w:pPr>
            <w:ins w:id="504" w:author="Grant Steven Roberts" w:date="2020-11-05T18:23:00Z">
              <w:r>
                <w:rPr>
                  <w:rFonts w:ascii="Times New Roman" w:hAnsi="Times New Roman" w:cs="Times New Roman"/>
                </w:rPr>
                <w:t xml:space="preserve">72.1 </w:t>
              </w:r>
            </w:ins>
            <w:ins w:id="505" w:author="Grant Steven Roberts" w:date="2020-11-05T18:21:00Z">
              <w:r w:rsidRPr="007861C0">
                <w:rPr>
                  <w:rFonts w:ascii="Times New Roman" w:hAnsi="Times New Roman" w:cs="Times New Roman"/>
                </w:rPr>
                <w:t>±</w:t>
              </w:r>
            </w:ins>
            <w:ins w:id="506" w:author="Grant Steven Roberts" w:date="2020-11-05T18:23:00Z">
              <w:r>
                <w:rPr>
                  <w:rFonts w:ascii="Times New Roman" w:hAnsi="Times New Roman" w:cs="Times New Roman"/>
                </w:rPr>
                <w:t xml:space="preserve"> </w:t>
              </w:r>
            </w:ins>
            <w:ins w:id="507" w:author="Grant Steven Roberts" w:date="2020-11-05T18:24:00Z">
              <w:r>
                <w:rPr>
                  <w:rFonts w:ascii="Times New Roman" w:hAnsi="Times New Roman" w:cs="Times New Roman"/>
                </w:rPr>
                <w:t>52.7</w:t>
              </w:r>
            </w:ins>
          </w:p>
        </w:tc>
        <w:tc>
          <w:tcPr>
            <w:tcW w:w="1915" w:type="dxa"/>
            <w:gridSpan w:val="2"/>
            <w:tcBorders>
              <w:top w:val="single" w:sz="4" w:space="0" w:color="auto"/>
              <w:left w:val="nil"/>
              <w:bottom w:val="nil"/>
            </w:tcBorders>
            <w:vAlign w:val="center"/>
          </w:tcPr>
          <w:p w14:paraId="0A42A474" w14:textId="7AD439A2" w:rsidR="00184826" w:rsidRPr="00C92919" w:rsidRDefault="00B249C1" w:rsidP="00184826">
            <w:pPr>
              <w:jc w:val="center"/>
              <w:rPr>
                <w:rFonts w:ascii="Times New Roman" w:hAnsi="Times New Roman" w:cs="Times New Roman"/>
                <w:b/>
                <w:bCs/>
                <w:u w:val="single"/>
              </w:rPr>
            </w:pPr>
            <w:ins w:id="508" w:author="Grant Steven Roberts" w:date="2020-11-05T18:16:00Z">
              <w:r w:rsidRPr="00C92919">
                <w:rPr>
                  <w:rFonts w:ascii="Times New Roman" w:hAnsi="Times New Roman" w:cs="Times New Roman"/>
                  <w:b/>
                  <w:bCs/>
                  <w:u w:val="single"/>
                  <w:rPrChange w:id="509" w:author="Grant Steven Roberts" w:date="2020-11-05T18:18:00Z">
                    <w:rPr>
                      <w:rFonts w:ascii="Times New Roman" w:hAnsi="Times New Roman" w:cs="Times New Roman"/>
                    </w:rPr>
                  </w:rPrChange>
                </w:rPr>
                <w:t xml:space="preserve">20.4 </w:t>
              </w:r>
            </w:ins>
            <w:ins w:id="510" w:author="Grant Steven Roberts" w:date="2020-11-05T18:15:00Z">
              <w:r w:rsidRPr="00C92919">
                <w:rPr>
                  <w:rFonts w:ascii="Times New Roman" w:hAnsi="Times New Roman" w:cs="Times New Roman"/>
                  <w:b/>
                  <w:bCs/>
                  <w:u w:val="single"/>
                  <w:rPrChange w:id="511" w:author="Grant Steven Roberts" w:date="2020-11-05T18:18:00Z">
                    <w:rPr>
                      <w:rFonts w:ascii="Times New Roman" w:hAnsi="Times New Roman" w:cs="Times New Roman"/>
                    </w:rPr>
                  </w:rPrChange>
                </w:rPr>
                <w:t>±</w:t>
              </w:r>
            </w:ins>
            <w:ins w:id="512" w:author="Grant Steven Roberts" w:date="2020-11-05T18:16:00Z">
              <w:r w:rsidRPr="00C92919">
                <w:rPr>
                  <w:rFonts w:ascii="Times New Roman" w:hAnsi="Times New Roman" w:cs="Times New Roman"/>
                  <w:b/>
                  <w:bCs/>
                  <w:u w:val="single"/>
                  <w:rPrChange w:id="513" w:author="Grant Steven Roberts" w:date="2020-11-05T18:18:00Z">
                    <w:rPr>
                      <w:rFonts w:ascii="Times New Roman" w:hAnsi="Times New Roman" w:cs="Times New Roman"/>
                    </w:rPr>
                  </w:rPrChange>
                </w:rPr>
                <w:t xml:space="preserve"> </w:t>
              </w:r>
            </w:ins>
            <w:ins w:id="514" w:author="Grant Steven Roberts" w:date="2020-11-05T18:17:00Z">
              <w:r w:rsidRPr="00C92919">
                <w:rPr>
                  <w:rFonts w:ascii="Times New Roman" w:hAnsi="Times New Roman" w:cs="Times New Roman"/>
                  <w:b/>
                  <w:bCs/>
                  <w:u w:val="single"/>
                  <w:rPrChange w:id="515" w:author="Grant Steven Roberts" w:date="2020-11-05T18:18:00Z">
                    <w:rPr>
                      <w:rFonts w:ascii="Times New Roman" w:hAnsi="Times New Roman" w:cs="Times New Roman"/>
                    </w:rPr>
                  </w:rPrChange>
                </w:rPr>
                <w:t>3</w:t>
              </w:r>
            </w:ins>
            <w:ins w:id="516" w:author="Grant Steven Roberts" w:date="2020-11-05T18:16:00Z">
              <w:r w:rsidRPr="00C92919">
                <w:rPr>
                  <w:rFonts w:ascii="Times New Roman" w:hAnsi="Times New Roman" w:cs="Times New Roman"/>
                  <w:b/>
                  <w:bCs/>
                  <w:u w:val="single"/>
                  <w:rPrChange w:id="517" w:author="Grant Steven Roberts" w:date="2020-11-05T18:18:00Z">
                    <w:rPr>
                      <w:rFonts w:ascii="Times New Roman" w:hAnsi="Times New Roman" w:cs="Times New Roman"/>
                    </w:rPr>
                  </w:rPrChange>
                </w:rPr>
                <w:t>6.</w:t>
              </w:r>
            </w:ins>
            <w:ins w:id="518" w:author="Grant Steven Roberts" w:date="2020-11-05T18:17:00Z">
              <w:r w:rsidRPr="00C92919">
                <w:rPr>
                  <w:rFonts w:ascii="Times New Roman" w:hAnsi="Times New Roman" w:cs="Times New Roman"/>
                  <w:b/>
                  <w:bCs/>
                  <w:u w:val="single"/>
                  <w:rPrChange w:id="519" w:author="Grant Steven Roberts" w:date="2020-11-05T18:18:00Z">
                    <w:rPr>
                      <w:rFonts w:ascii="Times New Roman" w:hAnsi="Times New Roman" w:cs="Times New Roman"/>
                    </w:rPr>
                  </w:rPrChange>
                </w:rPr>
                <w:t>3</w:t>
              </w:r>
            </w:ins>
          </w:p>
        </w:tc>
      </w:tr>
      <w:tr w:rsidR="00184826" w14:paraId="307D0A45" w14:textId="77777777" w:rsidTr="000E7460">
        <w:trPr>
          <w:trHeight w:val="360"/>
          <w:jc w:val="center"/>
        </w:trPr>
        <w:tc>
          <w:tcPr>
            <w:tcW w:w="1171" w:type="dxa"/>
            <w:tcBorders>
              <w:top w:val="nil"/>
              <w:bottom w:val="single" w:sz="4" w:space="0" w:color="auto"/>
              <w:right w:val="nil"/>
            </w:tcBorders>
            <w:vAlign w:val="center"/>
          </w:tcPr>
          <w:p w14:paraId="1DA8167F" w14:textId="478C63EC" w:rsidR="00184826" w:rsidRPr="007861C0" w:rsidRDefault="00184826" w:rsidP="00184826">
            <w:pP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5D55CC99" w14:textId="4B53A41F"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5473C7D9" w14:textId="7220547A"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78C6B522" w14:textId="02F58EBC" w:rsidR="00184826" w:rsidRPr="00296525" w:rsidRDefault="00B249C1" w:rsidP="00184826">
            <w:pPr>
              <w:jc w:val="center"/>
              <w:rPr>
                <w:rFonts w:ascii="Times New Roman" w:hAnsi="Times New Roman" w:cs="Times New Roman"/>
              </w:rPr>
            </w:pPr>
            <w:ins w:id="520" w:author="Grant Steven Roberts" w:date="2020-11-05T18:10:00Z">
              <w:r>
                <w:rPr>
                  <w:rFonts w:ascii="Times New Roman" w:hAnsi="Times New Roman" w:cs="Times New Roman"/>
                </w:rPr>
                <w:t>1</w:t>
              </w:r>
            </w:ins>
            <w:ins w:id="521" w:author="Grant Steven Roberts" w:date="2020-11-06T10:20:00Z">
              <w:r w:rsidR="0026298B">
                <w:rPr>
                  <w:rFonts w:ascii="Times New Roman" w:hAnsi="Times New Roman" w:cs="Times New Roman"/>
                </w:rPr>
                <w:t>3</w:t>
              </w:r>
            </w:ins>
            <w:ins w:id="522" w:author="Grant Steven Roberts" w:date="2020-11-05T18:10:00Z">
              <w:r>
                <w:rPr>
                  <w:rFonts w:ascii="Times New Roman" w:hAnsi="Times New Roman" w:cs="Times New Roman"/>
                </w:rPr>
                <w:t>/1</w:t>
              </w:r>
            </w:ins>
            <w:ins w:id="523" w:author="Grant Steven Roberts" w:date="2020-11-06T10:20:00Z">
              <w:r w:rsidR="0026298B">
                <w:rPr>
                  <w:rFonts w:ascii="Times New Roman" w:hAnsi="Times New Roman" w:cs="Times New Roman"/>
                </w:rPr>
                <w:t>3</w:t>
              </w:r>
            </w:ins>
          </w:p>
        </w:tc>
        <w:tc>
          <w:tcPr>
            <w:tcW w:w="1915" w:type="dxa"/>
            <w:gridSpan w:val="2"/>
            <w:tcBorders>
              <w:top w:val="nil"/>
              <w:left w:val="nil"/>
              <w:bottom w:val="single" w:sz="4" w:space="0" w:color="auto"/>
            </w:tcBorders>
            <w:vAlign w:val="center"/>
          </w:tcPr>
          <w:p w14:paraId="7A1FC95E" w14:textId="1054B25A" w:rsidR="00184826" w:rsidRPr="00296525" w:rsidRDefault="0026298B" w:rsidP="00184826">
            <w:pPr>
              <w:jc w:val="center"/>
              <w:rPr>
                <w:rFonts w:ascii="Times New Roman" w:hAnsi="Times New Roman" w:cs="Times New Roman"/>
                <w:b/>
                <w:u w:val="single"/>
              </w:rPr>
            </w:pPr>
            <w:ins w:id="524" w:author="Grant Steven Roberts" w:date="2020-11-06T10:21:00Z">
              <w:r>
                <w:rPr>
                  <w:rFonts w:ascii="Times New Roman" w:hAnsi="Times New Roman" w:cs="Times New Roman"/>
                  <w:bCs/>
                </w:rPr>
                <w:t>6</w:t>
              </w:r>
            </w:ins>
            <w:ins w:id="525" w:author="Grant Steven Roberts" w:date="2020-11-05T17:45:00Z">
              <w:r w:rsidR="002550C9">
                <w:rPr>
                  <w:rFonts w:ascii="Times New Roman" w:hAnsi="Times New Roman" w:cs="Times New Roman"/>
                  <w:bCs/>
                </w:rPr>
                <w:t>/</w:t>
              </w:r>
            </w:ins>
            <w:ins w:id="526" w:author="Grant Steven Roberts" w:date="2020-11-06T10:21:00Z">
              <w:r>
                <w:rPr>
                  <w:rFonts w:ascii="Times New Roman" w:hAnsi="Times New Roman" w:cs="Times New Roman"/>
                  <w:bCs/>
                </w:rPr>
                <w:t>6</w:t>
              </w:r>
            </w:ins>
          </w:p>
        </w:tc>
      </w:tr>
    </w:tbl>
    <w:p w14:paraId="7BCCB750" w14:textId="7F175F3B" w:rsidR="007861C0" w:rsidRPr="007861C0" w:rsidRDefault="007861C0" w:rsidP="007861C0">
      <w:pPr>
        <w:pStyle w:val="NoSpacing"/>
        <w:spacing w:line="480" w:lineRule="auto"/>
        <w:jc w:val="both"/>
        <w:rPr>
          <w:rFonts w:ascii="Times New Roman" w:hAnsi="Times New Roman" w:cs="Times New Roman"/>
          <w:i/>
          <w:iCs/>
          <w:sz w:val="28"/>
          <w:szCs w:val="28"/>
        </w:rPr>
      </w:pPr>
      <w:r w:rsidRPr="007861C0">
        <w:rPr>
          <w:rFonts w:ascii="Times New Roman" w:hAnsi="Times New Roman" w:cs="Times New Roman"/>
          <w:i/>
          <w:iCs/>
        </w:rPr>
        <w:t xml:space="preserve">Percentages are expressed as mean ± 1 standard deviation. </w:t>
      </w:r>
      <w:r w:rsidRPr="007861C0">
        <w:rPr>
          <w:rFonts w:ascii="Times New Roman" w:hAnsi="Times New Roman" w:cs="Times New Roman"/>
          <w:b/>
          <w:i/>
          <w:iCs/>
        </w:rPr>
        <w:t xml:space="preserve">Bold </w:t>
      </w:r>
      <w:r w:rsidRPr="007861C0">
        <w:rPr>
          <w:rFonts w:ascii="Times New Roman" w:hAnsi="Times New Roman" w:cs="Times New Roman"/>
          <w:i/>
          <w:iCs/>
        </w:rPr>
        <w:t>indicates statistical significance (</w:t>
      </w:r>
      <w:r w:rsidR="003C53F7">
        <w:rPr>
          <w:rFonts w:ascii="Times New Roman" w:hAnsi="Times New Roman" w:cs="Times New Roman"/>
          <w:i/>
          <w:iCs/>
        </w:rPr>
        <w:t>p</w:t>
      </w:r>
      <w:r w:rsidRPr="007861C0">
        <w:rPr>
          <w:rFonts w:ascii="Times New Roman" w:hAnsi="Times New Roman" w:cs="Times New Roman"/>
          <w:i/>
          <w:iCs/>
        </w:rPr>
        <w:t xml:space="preserve">&lt;0.05) compared to controls. </w:t>
      </w:r>
      <w:r w:rsidRPr="007861C0">
        <w:rPr>
          <w:rFonts w:ascii="Times New Roman" w:hAnsi="Times New Roman" w:cs="Times New Roman"/>
          <w:i/>
          <w:iCs/>
          <w:u w:val="single"/>
        </w:rPr>
        <w:t>Underline</w:t>
      </w:r>
      <w:r w:rsidRPr="007861C0">
        <w:rPr>
          <w:rFonts w:ascii="Times New Roman" w:hAnsi="Times New Roman" w:cs="Times New Roman"/>
          <w:i/>
          <w:iCs/>
        </w:rPr>
        <w:t xml:space="preserve"> indicates statistical significance (p&lt;0.05) between CMI+ and CMI- groups. SCAo = supraceliac aorta, IRAo = infrarenal aorta, LRA = left renal artery, RRA = right renal artery, SMA = superior mesenteric artery, CA = celiac artery, SMV = superior mesenteric vein, SV = splenic vein, and PV = portal vein.</w:t>
      </w:r>
    </w:p>
    <w:p w14:paraId="1238DC7D" w14:textId="77777777" w:rsidR="00F72E5E" w:rsidRPr="0029108C" w:rsidRDefault="00F72E5E" w:rsidP="00F72E5E">
      <w:pPr>
        <w:pStyle w:val="NoSpacing"/>
        <w:spacing w:line="480" w:lineRule="auto"/>
        <w:rPr>
          <w:rFonts w:ascii="Times New Roman" w:hAnsi="Times New Roman" w:cs="Times New Roman"/>
          <w:sz w:val="24"/>
          <w:szCs w:val="24"/>
        </w:rPr>
      </w:pPr>
    </w:p>
    <w:p w14:paraId="7A8952C0" w14:textId="77777777" w:rsidR="0071112B" w:rsidRDefault="0071112B" w:rsidP="0071112B">
      <w:pPr>
        <w:pStyle w:val="Caption"/>
      </w:pPr>
    </w:p>
    <w:p w14:paraId="01388864" w14:textId="7CB390F1" w:rsidR="0071112B" w:rsidRDefault="00677843" w:rsidP="0071112B">
      <w:pPr>
        <w:pStyle w:val="Caption"/>
      </w:pPr>
      <w:r>
        <w:rPr>
          <w:noProof/>
        </w:rPr>
        <w:lastRenderedPageBreak/>
        <w:drawing>
          <wp:anchor distT="0" distB="0" distL="114300" distR="114300" simplePos="0" relativeHeight="251663360" behindDoc="0" locked="0" layoutInCell="1" allowOverlap="1" wp14:anchorId="00CA3569" wp14:editId="7B9F3321">
            <wp:simplePos x="0" y="0"/>
            <wp:positionH relativeFrom="column">
              <wp:posOffset>-258769</wp:posOffset>
            </wp:positionH>
            <wp:positionV relativeFrom="paragraph">
              <wp:posOffset>108</wp:posOffset>
            </wp:positionV>
            <wp:extent cx="6418921" cy="3611329"/>
            <wp:effectExtent l="0" t="0" r="1270"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8921" cy="3611329"/>
                    </a:xfrm>
                    <a:prstGeom prst="rect">
                      <a:avLst/>
                    </a:prstGeom>
                    <a:noFill/>
                    <a:ln>
                      <a:noFill/>
                    </a:ln>
                  </pic:spPr>
                </pic:pic>
              </a:graphicData>
            </a:graphic>
          </wp:anchor>
        </w:drawing>
      </w:r>
    </w:p>
    <w:p w14:paraId="1F7A9FF5" w14:textId="77777777" w:rsidR="00901D2A" w:rsidRPr="0071112B" w:rsidRDefault="00901D2A" w:rsidP="00901D2A">
      <w:pPr>
        <w:pStyle w:val="Caption"/>
        <w:spacing w:after="0" w:line="480" w:lineRule="auto"/>
        <w:rPr>
          <w:ins w:id="527" w:author="Grant Steven Roberts" w:date="2020-11-05T18:46:00Z"/>
          <w:color w:val="auto"/>
          <w:sz w:val="22"/>
          <w:szCs w:val="22"/>
        </w:rPr>
      </w:pPr>
      <w:ins w:id="528" w:author="Grant Steven Roberts" w:date="2020-11-05T18:46:00Z">
        <w:r w:rsidRPr="00B36862">
          <w:rPr>
            <w:b/>
            <w:bCs/>
            <w:color w:val="auto"/>
            <w:sz w:val="22"/>
            <w:szCs w:val="22"/>
          </w:rPr>
          <w:t xml:space="preserve">Fig. </w:t>
        </w:r>
        <w:r w:rsidRPr="00B36862">
          <w:rPr>
            <w:b/>
            <w:bCs/>
            <w:noProof/>
            <w:color w:val="auto"/>
            <w:sz w:val="22"/>
            <w:szCs w:val="22"/>
          </w:rPr>
          <w:t>3</w:t>
        </w:r>
        <w:r w:rsidRPr="0071112B">
          <w:rPr>
            <w:color w:val="auto"/>
            <w:sz w:val="22"/>
            <w:szCs w:val="22"/>
          </w:rPr>
          <w:t xml:space="preserve"> Average percent changes in blood flow for each subgroup. * indicates statistical significance (p&lt;0.05).</w:t>
        </w:r>
      </w:ins>
    </w:p>
    <w:p w14:paraId="6346964B" w14:textId="77777777" w:rsidR="0071112B" w:rsidRDefault="0071112B" w:rsidP="007861C0">
      <w:pPr>
        <w:pStyle w:val="NoSpacing"/>
        <w:spacing w:line="480" w:lineRule="auto"/>
        <w:jc w:val="both"/>
        <w:rPr>
          <w:rFonts w:ascii="Times New Roman" w:hAnsi="Times New Roman" w:cs="Times New Roman"/>
          <w:sz w:val="24"/>
          <w:szCs w:val="24"/>
          <w:u w:val="single"/>
        </w:rPr>
      </w:pPr>
    </w:p>
    <w:p w14:paraId="2A6F5172" w14:textId="1758B0E8"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SCAo</w:t>
      </w:r>
      <w:r w:rsidR="00300A06">
        <w:rPr>
          <w:rFonts w:ascii="Times New Roman" w:hAnsi="Times New Roman" w:cs="Times New Roman"/>
          <w:sz w:val="24"/>
          <w:szCs w:val="24"/>
          <w:u w:val="single"/>
        </w:rPr>
        <w:t xml:space="preserve"> and IRAo</w:t>
      </w:r>
    </w:p>
    <w:p w14:paraId="6D89141B" w14:textId="218C02ED" w:rsidR="00300A06"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In control subjects, SCAo blood flow increased significantly 20 minutes after a meal (p=5.62e-05, Cohen’s d=0.381) as did blood flow in the CMI- group (p=</w:t>
      </w:r>
      <w:ins w:id="529" w:author="Grant Steven Roberts" w:date="2020-11-05T18:49:00Z">
        <w:r w:rsidR="00901D2A">
          <w:rPr>
            <w:rFonts w:ascii="Times New Roman" w:hAnsi="Times New Roman" w:cs="Times New Roman"/>
            <w:sz w:val="24"/>
            <w:szCs w:val="24"/>
          </w:rPr>
          <w:t>0.003</w:t>
        </w:r>
      </w:ins>
      <w:del w:id="530" w:author="Grant Steven Roberts" w:date="2020-11-05T18:49:00Z">
        <w:r w:rsidRPr="0029108C" w:rsidDel="00901D2A">
          <w:rPr>
            <w:rFonts w:ascii="Times New Roman" w:hAnsi="Times New Roman" w:cs="Times New Roman"/>
            <w:sz w:val="24"/>
            <w:szCs w:val="24"/>
          </w:rPr>
          <w:delText>0.005</w:delText>
        </w:r>
      </w:del>
      <w:r w:rsidRPr="0029108C">
        <w:rPr>
          <w:rFonts w:ascii="Times New Roman" w:hAnsi="Times New Roman" w:cs="Times New Roman"/>
          <w:sz w:val="24"/>
          <w:szCs w:val="24"/>
        </w:rPr>
        <w:t>, d=</w:t>
      </w:r>
      <w:ins w:id="531" w:author="Grant Steven Roberts" w:date="2020-11-05T18:49:00Z">
        <w:r w:rsidR="00901D2A">
          <w:rPr>
            <w:rFonts w:ascii="Times New Roman" w:hAnsi="Times New Roman" w:cs="Times New Roman"/>
            <w:sz w:val="24"/>
            <w:szCs w:val="24"/>
          </w:rPr>
          <w:t>0.543</w:t>
        </w:r>
      </w:ins>
      <w:del w:id="532" w:author="Grant Steven Roberts" w:date="2020-11-05T18:49:00Z">
        <w:r w:rsidRPr="0029108C" w:rsidDel="00901D2A">
          <w:rPr>
            <w:rFonts w:ascii="Times New Roman" w:hAnsi="Times New Roman" w:cs="Times New Roman"/>
            <w:sz w:val="24"/>
            <w:szCs w:val="24"/>
          </w:rPr>
          <w:delText>0.507</w:delText>
        </w:r>
      </w:del>
      <w:r w:rsidRPr="0029108C">
        <w:rPr>
          <w:rFonts w:ascii="Times New Roman" w:hAnsi="Times New Roman" w:cs="Times New Roman"/>
          <w:sz w:val="24"/>
          <w:szCs w:val="24"/>
        </w:rPr>
        <w:t>). In contrast, the CMI+ group showed no significant increase in blood flow after the meal (p=</w:t>
      </w:r>
      <w:ins w:id="533" w:author="Grant Steven Roberts" w:date="2020-11-05T18:50:00Z">
        <w:r w:rsidR="00901D2A">
          <w:rPr>
            <w:rFonts w:ascii="Times New Roman" w:hAnsi="Times New Roman" w:cs="Times New Roman"/>
            <w:sz w:val="24"/>
            <w:szCs w:val="24"/>
          </w:rPr>
          <w:t>0.473</w:t>
        </w:r>
      </w:ins>
      <w:del w:id="534" w:author="Grant Steven Roberts" w:date="2020-11-05T18:50:00Z">
        <w:r w:rsidRPr="0029108C" w:rsidDel="00901D2A">
          <w:rPr>
            <w:rFonts w:ascii="Times New Roman" w:hAnsi="Times New Roman" w:cs="Times New Roman"/>
            <w:sz w:val="24"/>
            <w:szCs w:val="24"/>
          </w:rPr>
          <w:delText>0.592</w:delText>
        </w:r>
      </w:del>
      <w:del w:id="535" w:author="Grant Steven Roberts" w:date="2020-10-04T11:12:00Z">
        <w:r w:rsidRPr="0029108C" w:rsidDel="009E4198">
          <w:rPr>
            <w:rFonts w:ascii="Times New Roman" w:hAnsi="Times New Roman" w:cs="Times New Roman"/>
            <w:sz w:val="24"/>
            <w:szCs w:val="24"/>
          </w:rPr>
          <w:delText>, d=0.107</w:delText>
        </w:r>
      </w:del>
      <w:r w:rsidRPr="0029108C">
        <w:rPr>
          <w:rFonts w:ascii="Times New Roman" w:hAnsi="Times New Roman" w:cs="Times New Roman"/>
          <w:sz w:val="24"/>
          <w:szCs w:val="24"/>
        </w:rPr>
        <w:t xml:space="preserve">). </w:t>
      </w:r>
      <w:ins w:id="536" w:author="Grant Steven Roberts" w:date="2020-11-05T19:28:00Z">
        <w:r w:rsidR="00064152">
          <w:rPr>
            <w:rFonts w:ascii="Times New Roman" w:hAnsi="Times New Roman" w:cs="Times New Roman"/>
            <w:sz w:val="24"/>
            <w:szCs w:val="24"/>
          </w:rPr>
          <w:t>Absolute p</w:t>
        </w:r>
      </w:ins>
      <w:ins w:id="537" w:author="Grant Steven Roberts" w:date="2020-11-05T18:54:00Z">
        <w:r w:rsidR="00901D2A">
          <w:rPr>
            <w:rFonts w:ascii="Times New Roman" w:hAnsi="Times New Roman" w:cs="Times New Roman"/>
            <w:sz w:val="24"/>
            <w:szCs w:val="24"/>
          </w:rPr>
          <w:t>re</w:t>
        </w:r>
      </w:ins>
      <w:ins w:id="538" w:author="Grant Steven Roberts" w:date="2020-11-05T19:02:00Z">
        <w:r w:rsidR="00BF2A73">
          <w:rPr>
            <w:rFonts w:ascii="Times New Roman" w:hAnsi="Times New Roman" w:cs="Times New Roman"/>
            <w:sz w:val="24"/>
            <w:szCs w:val="24"/>
          </w:rPr>
          <w:t>prandial</w:t>
        </w:r>
      </w:ins>
      <w:ins w:id="539" w:author="Grant Steven Roberts" w:date="2020-11-05T19:28:00Z">
        <w:r w:rsidR="00064152">
          <w:rPr>
            <w:rFonts w:ascii="Times New Roman" w:hAnsi="Times New Roman" w:cs="Times New Roman"/>
            <w:sz w:val="24"/>
            <w:szCs w:val="24"/>
          </w:rPr>
          <w:t xml:space="preserve"> and </w:t>
        </w:r>
      </w:ins>
      <w:ins w:id="540" w:author="Grant Steven Roberts" w:date="2020-11-05T18:54:00Z">
        <w:r w:rsidR="00901D2A">
          <w:rPr>
            <w:rFonts w:ascii="Times New Roman" w:hAnsi="Times New Roman" w:cs="Times New Roman"/>
            <w:sz w:val="24"/>
            <w:szCs w:val="24"/>
          </w:rPr>
          <w:t>postprandial</w:t>
        </w:r>
      </w:ins>
      <w:ins w:id="541" w:author="Grant Steven Roberts" w:date="2020-11-05T19:28:00Z">
        <w:r w:rsidR="00064152">
          <w:rPr>
            <w:rFonts w:ascii="Times New Roman" w:hAnsi="Times New Roman" w:cs="Times New Roman"/>
            <w:sz w:val="24"/>
            <w:szCs w:val="24"/>
          </w:rPr>
          <w:t xml:space="preserve"> SCAo flow</w:t>
        </w:r>
      </w:ins>
      <w:ins w:id="542" w:author="Grant Steven Roberts" w:date="2020-11-08T13:43:00Z">
        <w:r w:rsidR="00825EAE">
          <w:rPr>
            <w:rFonts w:ascii="Times New Roman" w:hAnsi="Times New Roman" w:cs="Times New Roman"/>
            <w:sz w:val="24"/>
            <w:szCs w:val="24"/>
          </w:rPr>
          <w:t xml:space="preserve"> values</w:t>
        </w:r>
      </w:ins>
      <w:ins w:id="543" w:author="Grant Steven Roberts" w:date="2020-11-05T19:28:00Z">
        <w:r w:rsidR="00064152">
          <w:rPr>
            <w:rFonts w:ascii="Times New Roman" w:hAnsi="Times New Roman" w:cs="Times New Roman"/>
            <w:sz w:val="24"/>
            <w:szCs w:val="24"/>
          </w:rPr>
          <w:t xml:space="preserve"> w</w:t>
        </w:r>
      </w:ins>
      <w:ins w:id="544" w:author="Grant Steven Roberts" w:date="2020-11-08T13:43:00Z">
        <w:r w:rsidR="00825EAE">
          <w:rPr>
            <w:rFonts w:ascii="Times New Roman" w:hAnsi="Times New Roman" w:cs="Times New Roman"/>
            <w:sz w:val="24"/>
            <w:szCs w:val="24"/>
          </w:rPr>
          <w:t>ere</w:t>
        </w:r>
      </w:ins>
      <w:ins w:id="545" w:author="Grant Steven Roberts" w:date="2020-11-05T19:28:00Z">
        <w:r w:rsidR="00064152">
          <w:rPr>
            <w:rFonts w:ascii="Times New Roman" w:hAnsi="Times New Roman" w:cs="Times New Roman"/>
            <w:sz w:val="24"/>
            <w:szCs w:val="24"/>
          </w:rPr>
          <w:t xml:space="preserve"> not significantly different </w:t>
        </w:r>
      </w:ins>
      <w:ins w:id="546" w:author="Grant Steven Roberts" w:date="2020-11-05T19:29:00Z">
        <w:r w:rsidR="00834636">
          <w:rPr>
            <w:rFonts w:ascii="Times New Roman" w:hAnsi="Times New Roman" w:cs="Times New Roman"/>
            <w:sz w:val="24"/>
            <w:szCs w:val="24"/>
          </w:rPr>
          <w:t xml:space="preserve">between any group. Furthermore, </w:t>
        </w:r>
      </w:ins>
      <w:ins w:id="547" w:author="Grant Steven Roberts" w:date="2020-11-05T19:28:00Z">
        <w:r w:rsidR="00064152">
          <w:rPr>
            <w:rFonts w:ascii="Times New Roman" w:hAnsi="Times New Roman" w:cs="Times New Roman"/>
            <w:sz w:val="24"/>
            <w:szCs w:val="24"/>
          </w:rPr>
          <w:t>percent change in</w:t>
        </w:r>
      </w:ins>
      <w:ins w:id="548" w:author="Grant Steven Roberts" w:date="2020-11-05T18:54:00Z">
        <w:r w:rsidR="00901D2A">
          <w:rPr>
            <w:rFonts w:ascii="Times New Roman" w:hAnsi="Times New Roman" w:cs="Times New Roman"/>
            <w:sz w:val="24"/>
            <w:szCs w:val="24"/>
          </w:rPr>
          <w:t xml:space="preserve"> SCAo flow </w:t>
        </w:r>
      </w:ins>
      <w:ins w:id="549" w:author="Grant Steven Roberts" w:date="2020-11-05T19:28:00Z">
        <w:r w:rsidR="00064152">
          <w:rPr>
            <w:rFonts w:ascii="Times New Roman" w:hAnsi="Times New Roman" w:cs="Times New Roman"/>
            <w:sz w:val="24"/>
            <w:szCs w:val="24"/>
          </w:rPr>
          <w:t>was</w:t>
        </w:r>
      </w:ins>
      <w:ins w:id="550" w:author="Grant Steven Roberts" w:date="2020-11-05T18:54:00Z">
        <w:r w:rsidR="00901D2A">
          <w:rPr>
            <w:rFonts w:ascii="Times New Roman" w:hAnsi="Times New Roman" w:cs="Times New Roman"/>
            <w:sz w:val="24"/>
            <w:szCs w:val="24"/>
          </w:rPr>
          <w:t xml:space="preserve"> not significantly different among groups.</w:t>
        </w:r>
      </w:ins>
      <w:ins w:id="551" w:author="Grant Steven Roberts" w:date="2020-11-05T19:28:00Z">
        <w:r w:rsidR="00064152">
          <w:rPr>
            <w:rFonts w:ascii="Times New Roman" w:hAnsi="Times New Roman" w:cs="Times New Roman"/>
            <w:sz w:val="24"/>
            <w:szCs w:val="24"/>
          </w:rPr>
          <w:t xml:space="preserve"> </w:t>
        </w:r>
      </w:ins>
      <w:del w:id="552" w:author="Grant Steven Roberts" w:date="2020-11-05T18:54:00Z">
        <w:r w:rsidRPr="0029108C" w:rsidDel="00901D2A">
          <w:rPr>
            <w:rFonts w:ascii="Times New Roman" w:hAnsi="Times New Roman" w:cs="Times New Roman"/>
            <w:sz w:val="24"/>
            <w:szCs w:val="24"/>
          </w:rPr>
          <w:delText xml:space="preserve">Postprandial SCAo flow rates for the CMI+ group were significantly lower than both the control group (p=0.013, d=0.875) and the CMI- group (p=0.033, d=0.825) while preprandial flow rates were not significantly different between subgroups. Percent change in SCAo flow for the CMI+ </w:delText>
        </w:r>
        <w:r w:rsidRPr="0029108C" w:rsidDel="00901D2A">
          <w:rPr>
            <w:rFonts w:ascii="Times New Roman" w:hAnsi="Times New Roman" w:cs="Times New Roman"/>
            <w:sz w:val="24"/>
            <w:szCs w:val="24"/>
          </w:rPr>
          <w:lastRenderedPageBreak/>
          <w:delText>group was significantly less than both the CMI- group (p=0.008, d=1.15) and the control group (p=0.022, d=0.956). However, there was no significant difference in percent change in flow between controls and the CMI- group.</w:delText>
        </w:r>
        <w:r w:rsidR="00300A06" w:rsidDel="00901D2A">
          <w:rPr>
            <w:rFonts w:ascii="Times New Roman" w:hAnsi="Times New Roman" w:cs="Times New Roman"/>
            <w:sz w:val="24"/>
            <w:szCs w:val="24"/>
          </w:rPr>
          <w:delText xml:space="preserve"> </w:delText>
        </w:r>
      </w:del>
      <w:ins w:id="553" w:author="Grant Steven Roberts" w:date="2020-11-05T18:55:00Z">
        <w:r w:rsidR="00901D2A">
          <w:rPr>
            <w:rFonts w:ascii="Times New Roman" w:hAnsi="Times New Roman" w:cs="Times New Roman"/>
            <w:sz w:val="24"/>
            <w:szCs w:val="24"/>
          </w:rPr>
          <w:t xml:space="preserve">Likewise, </w:t>
        </w:r>
      </w:ins>
      <w:r w:rsidR="00300A06" w:rsidRPr="007165D5">
        <w:rPr>
          <w:rFonts w:ascii="Times New Roman" w:hAnsi="Times New Roman" w:cs="Times New Roman"/>
          <w:sz w:val="24"/>
          <w:szCs w:val="24"/>
        </w:rPr>
        <w:t>IRAo flow analysis demonstrated no significant differences in pre</w:t>
      </w:r>
      <w:ins w:id="554" w:author="Grant Steven Roberts" w:date="2020-11-05T19:29:00Z">
        <w:r w:rsidR="00834636">
          <w:rPr>
            <w:rFonts w:ascii="Times New Roman" w:hAnsi="Times New Roman" w:cs="Times New Roman"/>
            <w:sz w:val="24"/>
            <w:szCs w:val="24"/>
          </w:rPr>
          <w:t>prandial</w:t>
        </w:r>
      </w:ins>
      <w:r w:rsidR="00300A06" w:rsidRPr="007165D5">
        <w:rPr>
          <w:rFonts w:ascii="Times New Roman" w:hAnsi="Times New Roman" w:cs="Times New Roman"/>
          <w:sz w:val="24"/>
          <w:szCs w:val="24"/>
        </w:rPr>
        <w:t xml:space="preserve"> or postprandial IRAo flow</w:t>
      </w:r>
      <w:del w:id="555" w:author="Grant Steven Roberts" w:date="2020-11-08T13:43:00Z">
        <w:r w:rsidR="00300A06" w:rsidRPr="007165D5" w:rsidDel="00825EAE">
          <w:rPr>
            <w:rFonts w:ascii="Times New Roman" w:hAnsi="Times New Roman" w:cs="Times New Roman"/>
            <w:sz w:val="24"/>
            <w:szCs w:val="24"/>
          </w:rPr>
          <w:delText xml:space="preserve"> </w:delText>
        </w:r>
      </w:del>
      <w:del w:id="556" w:author="Grant Steven Roberts" w:date="2020-11-05T19:30:00Z">
        <w:r w:rsidR="00300A06" w:rsidRPr="007165D5" w:rsidDel="00834636">
          <w:rPr>
            <w:rFonts w:ascii="Times New Roman" w:hAnsi="Times New Roman" w:cs="Times New Roman"/>
            <w:sz w:val="24"/>
            <w:szCs w:val="24"/>
          </w:rPr>
          <w:delText>rates</w:delText>
        </w:r>
      </w:del>
      <w:r w:rsidR="00300A06" w:rsidRPr="007165D5">
        <w:rPr>
          <w:rFonts w:ascii="Times New Roman" w:hAnsi="Times New Roman" w:cs="Times New Roman"/>
          <w:sz w:val="24"/>
          <w:szCs w:val="24"/>
        </w:rPr>
        <w:t xml:space="preserve"> between groups. There was also no significant difference in percent change in </w:t>
      </w:r>
      <w:ins w:id="557" w:author="Grant Steven Roberts" w:date="2020-09-18T15:54:00Z">
        <w:r w:rsidR="008449F6">
          <w:rPr>
            <w:rFonts w:ascii="Times New Roman" w:hAnsi="Times New Roman" w:cs="Times New Roman"/>
            <w:sz w:val="24"/>
            <w:szCs w:val="24"/>
          </w:rPr>
          <w:t xml:space="preserve">IRAo </w:t>
        </w:r>
      </w:ins>
      <w:r w:rsidR="00300A06" w:rsidRPr="007165D5">
        <w:rPr>
          <w:rFonts w:ascii="Times New Roman" w:hAnsi="Times New Roman" w:cs="Times New Roman"/>
          <w:sz w:val="24"/>
          <w:szCs w:val="24"/>
        </w:rPr>
        <w:t xml:space="preserve">blood flow between </w:t>
      </w:r>
      <w:del w:id="558" w:author="Grant Steven Roberts" w:date="2020-11-05T19:30:00Z">
        <w:r w:rsidR="00300A06" w:rsidRPr="007165D5" w:rsidDel="00834636">
          <w:rPr>
            <w:rFonts w:ascii="Times New Roman" w:hAnsi="Times New Roman" w:cs="Times New Roman"/>
            <w:sz w:val="24"/>
            <w:szCs w:val="24"/>
          </w:rPr>
          <w:delText>sub</w:delText>
        </w:r>
      </w:del>
      <w:r w:rsidR="00300A06" w:rsidRPr="007165D5">
        <w:rPr>
          <w:rFonts w:ascii="Times New Roman" w:hAnsi="Times New Roman" w:cs="Times New Roman"/>
          <w:sz w:val="24"/>
          <w:szCs w:val="24"/>
        </w:rPr>
        <w:t>groups.</w:t>
      </w:r>
    </w:p>
    <w:p w14:paraId="551161E1"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16E4E07D"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LRA and RRA</w:t>
      </w:r>
    </w:p>
    <w:p w14:paraId="6584D687" w14:textId="4AC86F13" w:rsidR="00F72E5E" w:rsidRPr="0029108C" w:rsidRDefault="00BF2A73" w:rsidP="007861C0">
      <w:pPr>
        <w:pStyle w:val="NoSpacing"/>
        <w:spacing w:line="480" w:lineRule="auto"/>
        <w:jc w:val="both"/>
        <w:rPr>
          <w:rFonts w:ascii="Times New Roman" w:hAnsi="Times New Roman" w:cs="Times New Roman"/>
          <w:sz w:val="24"/>
          <w:szCs w:val="24"/>
        </w:rPr>
      </w:pPr>
      <w:ins w:id="559" w:author="Grant Steven Roberts" w:date="2020-11-05T19:02:00Z">
        <w:r>
          <w:rPr>
            <w:rFonts w:ascii="Times New Roman" w:hAnsi="Times New Roman" w:cs="Times New Roman"/>
            <w:sz w:val="24"/>
            <w:szCs w:val="24"/>
          </w:rPr>
          <w:t xml:space="preserve">No significant differences were found between groups for both the LRA and RRA. </w:t>
        </w:r>
      </w:ins>
      <w:r w:rsidR="00F72E5E" w:rsidRPr="0029108C">
        <w:rPr>
          <w:rFonts w:ascii="Times New Roman" w:hAnsi="Times New Roman" w:cs="Times New Roman"/>
          <w:sz w:val="24"/>
          <w:szCs w:val="24"/>
        </w:rPr>
        <w:t>While not statistically significant, the CMI+ group trended towards decreased LRA percent change in flow values relative to the control group (p=</w:t>
      </w:r>
      <w:ins w:id="560" w:author="Grant Steven Roberts" w:date="2020-11-05T19:03:00Z">
        <w:r>
          <w:rPr>
            <w:rFonts w:ascii="Times New Roman" w:hAnsi="Times New Roman" w:cs="Times New Roman"/>
            <w:sz w:val="24"/>
            <w:szCs w:val="24"/>
          </w:rPr>
          <w:t>0.104</w:t>
        </w:r>
      </w:ins>
      <w:del w:id="561" w:author="Grant Steven Roberts" w:date="2020-11-05T19:03:00Z">
        <w:r w:rsidR="00F72E5E" w:rsidRPr="0029108C" w:rsidDel="00BF2A73">
          <w:rPr>
            <w:rFonts w:ascii="Times New Roman" w:hAnsi="Times New Roman" w:cs="Times New Roman"/>
            <w:sz w:val="24"/>
            <w:szCs w:val="24"/>
          </w:rPr>
          <w:delText>0.080</w:delText>
        </w:r>
      </w:del>
      <w:del w:id="562" w:author="Grant Steven Roberts" w:date="2020-10-04T11:11:00Z">
        <w:r w:rsidR="00F72E5E" w:rsidRPr="0029108C" w:rsidDel="009E4198">
          <w:rPr>
            <w:rFonts w:ascii="Times New Roman" w:hAnsi="Times New Roman" w:cs="Times New Roman"/>
            <w:sz w:val="24"/>
            <w:szCs w:val="24"/>
          </w:rPr>
          <w:delText>, d=0.774</w:delText>
        </w:r>
      </w:del>
      <w:r w:rsidR="00F72E5E" w:rsidRPr="0029108C">
        <w:rPr>
          <w:rFonts w:ascii="Times New Roman" w:hAnsi="Times New Roman" w:cs="Times New Roman"/>
          <w:sz w:val="24"/>
          <w:szCs w:val="24"/>
        </w:rPr>
        <w:t>)</w:t>
      </w:r>
      <w:ins w:id="563" w:author="Grant Steven Roberts" w:date="2020-11-05T19:04:00Z">
        <w:r>
          <w:rPr>
            <w:rFonts w:ascii="Times New Roman" w:hAnsi="Times New Roman" w:cs="Times New Roman"/>
            <w:sz w:val="24"/>
            <w:szCs w:val="24"/>
          </w:rPr>
          <w:t>.</w:t>
        </w:r>
      </w:ins>
      <w:r w:rsidR="00F72E5E" w:rsidRPr="0029108C">
        <w:rPr>
          <w:rFonts w:ascii="Times New Roman" w:hAnsi="Times New Roman" w:cs="Times New Roman"/>
          <w:sz w:val="24"/>
          <w:szCs w:val="24"/>
        </w:rPr>
        <w:t xml:space="preserve"> </w:t>
      </w:r>
      <w:del w:id="564" w:author="Grant Steven Roberts" w:date="2020-11-05T19:04:00Z">
        <w:r w:rsidR="00F72E5E" w:rsidRPr="0029108C" w:rsidDel="00BF2A73">
          <w:rPr>
            <w:rFonts w:ascii="Times New Roman" w:hAnsi="Times New Roman" w:cs="Times New Roman"/>
            <w:sz w:val="24"/>
            <w:szCs w:val="24"/>
          </w:rPr>
          <w:delText>and to the CMI- group (p=</w:delText>
        </w:r>
      </w:del>
      <w:del w:id="565" w:author="Grant Steven Roberts" w:date="2020-11-05T19:03:00Z">
        <w:r w:rsidR="00F72E5E" w:rsidRPr="0029108C" w:rsidDel="00BF2A73">
          <w:rPr>
            <w:rFonts w:ascii="Times New Roman" w:hAnsi="Times New Roman" w:cs="Times New Roman"/>
            <w:sz w:val="24"/>
            <w:szCs w:val="24"/>
          </w:rPr>
          <w:delText>0.108</w:delText>
        </w:r>
      </w:del>
      <w:del w:id="566" w:author="Grant Steven Roberts" w:date="2020-10-04T11:11:00Z">
        <w:r w:rsidR="00F72E5E" w:rsidRPr="0029108C" w:rsidDel="009E4198">
          <w:rPr>
            <w:rFonts w:ascii="Times New Roman" w:hAnsi="Times New Roman" w:cs="Times New Roman"/>
            <w:sz w:val="24"/>
            <w:szCs w:val="24"/>
          </w:rPr>
          <w:delText>, d=0.654</w:delText>
        </w:r>
      </w:del>
      <w:del w:id="567" w:author="Grant Steven Roberts" w:date="2020-11-05T19:04:00Z">
        <w:r w:rsidR="00F72E5E" w:rsidRPr="0029108C" w:rsidDel="00BF2A73">
          <w:rPr>
            <w:rFonts w:ascii="Times New Roman" w:hAnsi="Times New Roman" w:cs="Times New Roman"/>
            <w:sz w:val="24"/>
            <w:szCs w:val="24"/>
          </w:rPr>
          <w:delText xml:space="preserve">). </w:delText>
        </w:r>
      </w:del>
      <w:r w:rsidR="00F72E5E" w:rsidRPr="0029108C">
        <w:rPr>
          <w:rFonts w:ascii="Times New Roman" w:hAnsi="Times New Roman" w:cs="Times New Roman"/>
          <w:sz w:val="24"/>
          <w:szCs w:val="24"/>
        </w:rPr>
        <w:t>Similarly, percent change in RRA flow for the CMI+ group trended towards decreased values relative to the control group (p=</w:t>
      </w:r>
      <w:ins w:id="568" w:author="Grant Steven Roberts" w:date="2020-11-05T19:04:00Z">
        <w:r>
          <w:rPr>
            <w:rFonts w:ascii="Times New Roman" w:hAnsi="Times New Roman" w:cs="Times New Roman"/>
            <w:sz w:val="24"/>
            <w:szCs w:val="24"/>
          </w:rPr>
          <w:t>0.111</w:t>
        </w:r>
      </w:ins>
      <w:del w:id="569" w:author="Grant Steven Roberts" w:date="2020-11-05T19:04:00Z">
        <w:r w:rsidR="00F72E5E" w:rsidRPr="0029108C" w:rsidDel="00BF2A73">
          <w:rPr>
            <w:rFonts w:ascii="Times New Roman" w:hAnsi="Times New Roman" w:cs="Times New Roman"/>
            <w:sz w:val="24"/>
            <w:szCs w:val="24"/>
          </w:rPr>
          <w:delText>0.060</w:delText>
        </w:r>
      </w:del>
      <w:del w:id="570" w:author="Grant Steven Roberts" w:date="2020-10-04T11:11:00Z">
        <w:r w:rsidR="00F72E5E" w:rsidRPr="0029108C" w:rsidDel="009E4198">
          <w:rPr>
            <w:rFonts w:ascii="Times New Roman" w:hAnsi="Times New Roman" w:cs="Times New Roman"/>
            <w:sz w:val="24"/>
            <w:szCs w:val="24"/>
          </w:rPr>
          <w:delText>, d=1.04</w:delText>
        </w:r>
      </w:del>
      <w:r w:rsidR="00F72E5E" w:rsidRPr="0029108C">
        <w:rPr>
          <w:rFonts w:ascii="Times New Roman" w:hAnsi="Times New Roman" w:cs="Times New Roman"/>
          <w:sz w:val="24"/>
          <w:szCs w:val="24"/>
        </w:rPr>
        <w:t xml:space="preserve">) </w:t>
      </w:r>
      <w:del w:id="571" w:author="Grant Steven Roberts" w:date="2020-11-05T19:04:00Z">
        <w:r w:rsidR="00F72E5E" w:rsidRPr="0029108C" w:rsidDel="00BF2A73">
          <w:rPr>
            <w:rFonts w:ascii="Times New Roman" w:hAnsi="Times New Roman" w:cs="Times New Roman"/>
            <w:sz w:val="24"/>
            <w:szCs w:val="24"/>
          </w:rPr>
          <w:delText>and to the CMI- group (p=0.146</w:delText>
        </w:r>
      </w:del>
      <w:del w:id="572" w:author="Grant Steven Roberts" w:date="2020-10-04T11:11:00Z">
        <w:r w:rsidR="00F72E5E" w:rsidRPr="0029108C" w:rsidDel="009E4198">
          <w:rPr>
            <w:rFonts w:ascii="Times New Roman" w:hAnsi="Times New Roman" w:cs="Times New Roman"/>
            <w:sz w:val="24"/>
            <w:szCs w:val="24"/>
          </w:rPr>
          <w:delText>, d=0.466</w:delText>
        </w:r>
      </w:del>
      <w:del w:id="573" w:author="Grant Steven Roberts" w:date="2020-11-05T19:04:00Z">
        <w:r w:rsidR="00F72E5E" w:rsidRPr="0029108C" w:rsidDel="00BF2A73">
          <w:rPr>
            <w:rFonts w:ascii="Times New Roman" w:hAnsi="Times New Roman" w:cs="Times New Roman"/>
            <w:sz w:val="24"/>
            <w:szCs w:val="24"/>
          </w:rPr>
          <w:delText xml:space="preserve">) </w:delText>
        </w:r>
      </w:del>
      <w:r w:rsidR="00F72E5E" w:rsidRPr="0029108C">
        <w:rPr>
          <w:rFonts w:ascii="Times New Roman" w:hAnsi="Times New Roman" w:cs="Times New Roman"/>
          <w:sz w:val="24"/>
          <w:szCs w:val="24"/>
        </w:rPr>
        <w:t xml:space="preserve">but was not found to be statistically significant. </w:t>
      </w:r>
    </w:p>
    <w:p w14:paraId="3426DEF2"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5243C4F3"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SMA</w:t>
      </w:r>
    </w:p>
    <w:p w14:paraId="0CE792B8" w14:textId="532CB883"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While SMA blood flow increased significantly after a meal for control subjects (p=5.20e-06, d=1.26) and for the CMI- group (p=</w:t>
      </w:r>
      <w:ins w:id="574" w:author="Grant Steven Roberts" w:date="2020-11-05T19:06:00Z">
        <w:r w:rsidR="00BF2A73">
          <w:rPr>
            <w:rFonts w:ascii="Times New Roman" w:hAnsi="Times New Roman" w:cs="Times New Roman"/>
            <w:sz w:val="24"/>
            <w:szCs w:val="24"/>
          </w:rPr>
          <w:t>0.00</w:t>
        </w:r>
      </w:ins>
      <w:ins w:id="575" w:author="Grant Steven Roberts" w:date="2020-11-05T19:11:00Z">
        <w:r w:rsidR="00C720C8">
          <w:rPr>
            <w:rFonts w:ascii="Times New Roman" w:hAnsi="Times New Roman" w:cs="Times New Roman"/>
            <w:sz w:val="24"/>
            <w:szCs w:val="24"/>
          </w:rPr>
          <w:t>6</w:t>
        </w:r>
      </w:ins>
      <w:del w:id="576" w:author="Grant Steven Roberts" w:date="2020-11-05T19:06:00Z">
        <w:r w:rsidRPr="0029108C" w:rsidDel="00BF2A73">
          <w:rPr>
            <w:rFonts w:ascii="Times New Roman" w:hAnsi="Times New Roman" w:cs="Times New Roman"/>
            <w:sz w:val="24"/>
            <w:szCs w:val="24"/>
          </w:rPr>
          <w:delText>0.016</w:delText>
        </w:r>
      </w:del>
      <w:r w:rsidRPr="0029108C">
        <w:rPr>
          <w:rFonts w:ascii="Times New Roman" w:hAnsi="Times New Roman" w:cs="Times New Roman"/>
          <w:sz w:val="24"/>
          <w:szCs w:val="24"/>
        </w:rPr>
        <w:t>, d=</w:t>
      </w:r>
      <w:ins w:id="577" w:author="Grant Steven Roberts" w:date="2020-11-05T19:15:00Z">
        <w:r w:rsidR="00C720C8">
          <w:rPr>
            <w:rFonts w:ascii="Times New Roman" w:hAnsi="Times New Roman" w:cs="Times New Roman"/>
            <w:sz w:val="24"/>
            <w:szCs w:val="24"/>
          </w:rPr>
          <w:t>0.778</w:t>
        </w:r>
      </w:ins>
      <w:del w:id="578" w:author="Grant Steven Roberts" w:date="2020-11-05T19:15:00Z">
        <w:r w:rsidRPr="0029108C" w:rsidDel="00C720C8">
          <w:rPr>
            <w:rFonts w:ascii="Times New Roman" w:hAnsi="Times New Roman" w:cs="Times New Roman"/>
            <w:sz w:val="24"/>
            <w:szCs w:val="24"/>
          </w:rPr>
          <w:delText>0.491</w:delText>
        </w:r>
      </w:del>
      <w:r w:rsidRPr="0029108C">
        <w:rPr>
          <w:rFonts w:ascii="Times New Roman" w:hAnsi="Times New Roman" w:cs="Times New Roman"/>
          <w:sz w:val="24"/>
          <w:szCs w:val="24"/>
        </w:rPr>
        <w:t>), the CMI+ group did not see a significant increase (p=</w:t>
      </w:r>
      <w:ins w:id="579" w:author="Grant Steven Roberts" w:date="2020-11-05T19:06:00Z">
        <w:r w:rsidR="00BF2A73">
          <w:rPr>
            <w:rFonts w:ascii="Times New Roman" w:hAnsi="Times New Roman" w:cs="Times New Roman"/>
            <w:sz w:val="24"/>
            <w:szCs w:val="24"/>
          </w:rPr>
          <w:t>0.473</w:t>
        </w:r>
      </w:ins>
      <w:del w:id="580" w:author="Grant Steven Roberts" w:date="2020-11-05T19:06:00Z">
        <w:r w:rsidRPr="0029108C" w:rsidDel="00BF2A73">
          <w:rPr>
            <w:rFonts w:ascii="Times New Roman" w:hAnsi="Times New Roman" w:cs="Times New Roman"/>
            <w:sz w:val="24"/>
            <w:szCs w:val="24"/>
          </w:rPr>
          <w:delText>0.193</w:delText>
        </w:r>
      </w:del>
      <w:r w:rsidRPr="0029108C">
        <w:rPr>
          <w:rFonts w:ascii="Times New Roman" w:hAnsi="Times New Roman" w:cs="Times New Roman"/>
          <w:sz w:val="24"/>
          <w:szCs w:val="24"/>
        </w:rPr>
        <w:t>,</w:t>
      </w:r>
      <w:del w:id="581" w:author="Grant Steven Roberts" w:date="2020-10-04T11:10:00Z">
        <w:r w:rsidRPr="0029108C" w:rsidDel="009E4198">
          <w:rPr>
            <w:rFonts w:ascii="Times New Roman" w:hAnsi="Times New Roman" w:cs="Times New Roman"/>
            <w:sz w:val="24"/>
            <w:szCs w:val="24"/>
          </w:rPr>
          <w:delText xml:space="preserve"> d=0.465</w:delText>
        </w:r>
      </w:del>
      <w:r w:rsidRPr="0029108C">
        <w:rPr>
          <w:rFonts w:ascii="Times New Roman" w:hAnsi="Times New Roman" w:cs="Times New Roman"/>
          <w:sz w:val="24"/>
          <w:szCs w:val="24"/>
        </w:rPr>
        <w:t>). Percent change in SMA flow was significantly less in the CMI+ group compared to the control group (p=</w:t>
      </w:r>
      <w:ins w:id="582" w:author="Grant Steven Roberts" w:date="2020-11-05T19:07:00Z">
        <w:r w:rsidR="00BF2A73">
          <w:rPr>
            <w:rFonts w:ascii="Times New Roman" w:hAnsi="Times New Roman" w:cs="Times New Roman"/>
            <w:sz w:val="24"/>
            <w:szCs w:val="24"/>
          </w:rPr>
          <w:t>0.002</w:t>
        </w:r>
      </w:ins>
      <w:del w:id="583" w:author="Grant Steven Roberts" w:date="2020-11-05T19:07:00Z">
        <w:r w:rsidRPr="0029108C" w:rsidDel="00BF2A73">
          <w:rPr>
            <w:rFonts w:ascii="Times New Roman" w:hAnsi="Times New Roman" w:cs="Times New Roman"/>
            <w:sz w:val="24"/>
            <w:szCs w:val="24"/>
          </w:rPr>
          <w:delText>0.003</w:delText>
        </w:r>
      </w:del>
      <w:r w:rsidRPr="0029108C">
        <w:rPr>
          <w:rFonts w:ascii="Times New Roman" w:hAnsi="Times New Roman" w:cs="Times New Roman"/>
          <w:sz w:val="24"/>
          <w:szCs w:val="24"/>
        </w:rPr>
        <w:t>, d=</w:t>
      </w:r>
      <w:ins w:id="584" w:author="Grant Steven Roberts" w:date="2020-11-05T19:17:00Z">
        <w:r w:rsidR="00C720C8">
          <w:rPr>
            <w:rFonts w:ascii="Times New Roman" w:hAnsi="Times New Roman" w:cs="Times New Roman"/>
            <w:sz w:val="24"/>
            <w:szCs w:val="24"/>
          </w:rPr>
          <w:t>-0.855</w:t>
        </w:r>
      </w:ins>
      <w:del w:id="585" w:author="Grant Steven Roberts" w:date="2020-11-05T19:17:00Z">
        <w:r w:rsidRPr="0029108C" w:rsidDel="00C720C8">
          <w:rPr>
            <w:rFonts w:ascii="Times New Roman" w:hAnsi="Times New Roman" w:cs="Times New Roman"/>
            <w:sz w:val="24"/>
            <w:szCs w:val="24"/>
          </w:rPr>
          <w:delText>0.865</w:delText>
        </w:r>
      </w:del>
      <w:r w:rsidRPr="0029108C">
        <w:rPr>
          <w:rFonts w:ascii="Times New Roman" w:hAnsi="Times New Roman" w:cs="Times New Roman"/>
          <w:sz w:val="24"/>
          <w:szCs w:val="24"/>
        </w:rPr>
        <w:t>) but was not significantly less compared to the CMI- group (p=</w:t>
      </w:r>
      <w:ins w:id="586" w:author="Grant Steven Roberts" w:date="2020-11-05T19:07:00Z">
        <w:r w:rsidR="00C720C8">
          <w:rPr>
            <w:rFonts w:ascii="Times New Roman" w:hAnsi="Times New Roman" w:cs="Times New Roman"/>
            <w:sz w:val="24"/>
            <w:szCs w:val="24"/>
          </w:rPr>
          <w:t>0.102</w:t>
        </w:r>
      </w:ins>
      <w:del w:id="587" w:author="Grant Steven Roberts" w:date="2020-11-05T19:07:00Z">
        <w:r w:rsidRPr="0029108C" w:rsidDel="00C720C8">
          <w:rPr>
            <w:rFonts w:ascii="Times New Roman" w:hAnsi="Times New Roman" w:cs="Times New Roman"/>
            <w:sz w:val="24"/>
            <w:szCs w:val="24"/>
          </w:rPr>
          <w:delText>0.104</w:delText>
        </w:r>
      </w:del>
      <w:del w:id="588" w:author="Grant Steven Roberts" w:date="2020-10-04T11:10:00Z">
        <w:r w:rsidRPr="0029108C" w:rsidDel="009E4198">
          <w:rPr>
            <w:rFonts w:ascii="Times New Roman" w:hAnsi="Times New Roman" w:cs="Times New Roman"/>
            <w:sz w:val="24"/>
            <w:szCs w:val="24"/>
          </w:rPr>
          <w:delText xml:space="preserve">, </w:delText>
        </w:r>
        <w:r w:rsidRPr="0029108C" w:rsidDel="009E4198">
          <w:rPr>
            <w:rFonts w:ascii="Times New Roman" w:hAnsi="Times New Roman" w:cs="Times New Roman"/>
            <w:sz w:val="24"/>
            <w:szCs w:val="24"/>
          </w:rPr>
          <w:lastRenderedPageBreak/>
          <w:delText>d=0.529</w:delText>
        </w:r>
      </w:del>
      <w:r w:rsidRPr="0029108C">
        <w:rPr>
          <w:rFonts w:ascii="Times New Roman" w:hAnsi="Times New Roman" w:cs="Times New Roman"/>
          <w:sz w:val="24"/>
          <w:szCs w:val="24"/>
        </w:rPr>
        <w:t>). Additionally, percent change in flow for the CMI- group was not significantly different from control subjects.</w:t>
      </w:r>
    </w:p>
    <w:p w14:paraId="2AF45AA9"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7B46D99C"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CA</w:t>
      </w:r>
    </w:p>
    <w:p w14:paraId="68173C2B" w14:textId="6303CE55"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CA blood flow did not increase significantly after a meal for any group, however, preprandial CA flow in the CMI- group was significantly </w:t>
      </w:r>
      <w:ins w:id="589" w:author="Grant Steven Roberts" w:date="2020-09-18T15:57:00Z">
        <w:r w:rsidR="006A2303">
          <w:rPr>
            <w:rFonts w:ascii="Times New Roman" w:hAnsi="Times New Roman" w:cs="Times New Roman"/>
            <w:sz w:val="24"/>
            <w:szCs w:val="24"/>
          </w:rPr>
          <w:t>lower</w:t>
        </w:r>
      </w:ins>
      <w:del w:id="590" w:author="Grant Steven Roberts" w:date="2020-09-18T15:57:00Z">
        <w:r w:rsidRPr="0029108C" w:rsidDel="006A2303">
          <w:rPr>
            <w:rFonts w:ascii="Times New Roman" w:hAnsi="Times New Roman" w:cs="Times New Roman"/>
            <w:sz w:val="24"/>
            <w:szCs w:val="24"/>
          </w:rPr>
          <w:delText>higher</w:delText>
        </w:r>
      </w:del>
      <w:r w:rsidRPr="0029108C">
        <w:rPr>
          <w:rFonts w:ascii="Times New Roman" w:hAnsi="Times New Roman" w:cs="Times New Roman"/>
          <w:sz w:val="24"/>
          <w:szCs w:val="24"/>
        </w:rPr>
        <w:t xml:space="preserve"> than the control group (p=</w:t>
      </w:r>
      <w:ins w:id="591" w:author="Grant Steven Roberts" w:date="2020-11-05T19:08:00Z">
        <w:r w:rsidR="00C720C8">
          <w:rPr>
            <w:rFonts w:ascii="Times New Roman" w:hAnsi="Times New Roman" w:cs="Times New Roman"/>
            <w:sz w:val="24"/>
            <w:szCs w:val="24"/>
          </w:rPr>
          <w:t>0.003</w:t>
        </w:r>
      </w:ins>
      <w:del w:id="592" w:author="Grant Steven Roberts" w:date="2020-11-05T19:08:00Z">
        <w:r w:rsidRPr="0029108C" w:rsidDel="00C720C8">
          <w:rPr>
            <w:rFonts w:ascii="Times New Roman" w:hAnsi="Times New Roman" w:cs="Times New Roman"/>
            <w:sz w:val="24"/>
            <w:szCs w:val="24"/>
          </w:rPr>
          <w:delText>0.023</w:delText>
        </w:r>
      </w:del>
      <w:r w:rsidRPr="0029108C">
        <w:rPr>
          <w:rFonts w:ascii="Times New Roman" w:hAnsi="Times New Roman" w:cs="Times New Roman"/>
          <w:sz w:val="24"/>
          <w:szCs w:val="24"/>
        </w:rPr>
        <w:t>, d=</w:t>
      </w:r>
      <w:ins w:id="593" w:author="Grant Steven Roberts" w:date="2020-11-05T19:08:00Z">
        <w:r w:rsidR="00C720C8">
          <w:rPr>
            <w:rFonts w:ascii="Times New Roman" w:hAnsi="Times New Roman" w:cs="Times New Roman"/>
            <w:sz w:val="24"/>
            <w:szCs w:val="24"/>
          </w:rPr>
          <w:t>-0.553</w:t>
        </w:r>
      </w:ins>
      <w:del w:id="594" w:author="Grant Steven Roberts" w:date="2020-11-05T19:08:00Z">
        <w:r w:rsidRPr="0029108C" w:rsidDel="00C720C8">
          <w:rPr>
            <w:rFonts w:ascii="Times New Roman" w:hAnsi="Times New Roman" w:cs="Times New Roman"/>
            <w:sz w:val="24"/>
            <w:szCs w:val="24"/>
          </w:rPr>
          <w:delText>0.581</w:delText>
        </w:r>
      </w:del>
      <w:r w:rsidRPr="0029108C">
        <w:rPr>
          <w:rFonts w:ascii="Times New Roman" w:hAnsi="Times New Roman" w:cs="Times New Roman"/>
          <w:sz w:val="24"/>
          <w:szCs w:val="24"/>
        </w:rPr>
        <w:t xml:space="preserve">). </w:t>
      </w:r>
      <w:ins w:id="595" w:author="Grant Steven Roberts" w:date="2020-11-05T19:09:00Z">
        <w:r w:rsidR="00C720C8">
          <w:rPr>
            <w:rFonts w:ascii="Times New Roman" w:hAnsi="Times New Roman" w:cs="Times New Roman"/>
            <w:sz w:val="24"/>
            <w:szCs w:val="24"/>
          </w:rPr>
          <w:t xml:space="preserve">While not statistically significant, </w:t>
        </w:r>
      </w:ins>
      <w:ins w:id="596" w:author="Grant Steven Roberts" w:date="2020-11-05T19:10:00Z">
        <w:r w:rsidR="00C720C8">
          <w:rPr>
            <w:rFonts w:ascii="Times New Roman" w:hAnsi="Times New Roman" w:cs="Times New Roman"/>
            <w:sz w:val="24"/>
            <w:szCs w:val="24"/>
          </w:rPr>
          <w:t xml:space="preserve">there was a trend of decreased </w:t>
        </w:r>
      </w:ins>
      <w:ins w:id="597" w:author="Grant Steven Roberts" w:date="2020-11-05T19:09:00Z">
        <w:r w:rsidR="00C720C8">
          <w:rPr>
            <w:rFonts w:ascii="Times New Roman" w:hAnsi="Times New Roman" w:cs="Times New Roman"/>
            <w:sz w:val="24"/>
            <w:szCs w:val="24"/>
          </w:rPr>
          <w:t>p</w:t>
        </w:r>
      </w:ins>
      <w:del w:id="598" w:author="Grant Steven Roberts" w:date="2020-11-05T19:09:00Z">
        <w:r w:rsidRPr="0029108C" w:rsidDel="00C720C8">
          <w:rPr>
            <w:rFonts w:ascii="Times New Roman" w:hAnsi="Times New Roman" w:cs="Times New Roman"/>
            <w:sz w:val="24"/>
            <w:szCs w:val="24"/>
          </w:rPr>
          <w:delText>P</w:delText>
        </w:r>
      </w:del>
      <w:r w:rsidRPr="0029108C">
        <w:rPr>
          <w:rFonts w:ascii="Times New Roman" w:hAnsi="Times New Roman" w:cs="Times New Roman"/>
          <w:sz w:val="24"/>
          <w:szCs w:val="24"/>
        </w:rPr>
        <w:t xml:space="preserve">reprandial CA flow </w:t>
      </w:r>
      <w:ins w:id="599" w:author="Grant Steven Roberts" w:date="2020-11-05T19:10:00Z">
        <w:r w:rsidR="00C720C8">
          <w:rPr>
            <w:rFonts w:ascii="Times New Roman" w:hAnsi="Times New Roman" w:cs="Times New Roman"/>
            <w:sz w:val="24"/>
            <w:szCs w:val="24"/>
          </w:rPr>
          <w:t xml:space="preserve">values </w:t>
        </w:r>
      </w:ins>
      <w:r w:rsidRPr="0029108C">
        <w:rPr>
          <w:rFonts w:ascii="Times New Roman" w:hAnsi="Times New Roman" w:cs="Times New Roman"/>
          <w:sz w:val="24"/>
          <w:szCs w:val="24"/>
        </w:rPr>
        <w:t xml:space="preserve">in the </w:t>
      </w:r>
      <w:r w:rsidRPr="0029108C">
        <w:rPr>
          <w:rFonts w:ascii="Times New Roman" w:hAnsi="Times New Roman" w:cs="Times New Roman"/>
          <w:noProof/>
          <w:sz w:val="24"/>
          <w:szCs w:val="24"/>
        </w:rPr>
        <w:t>CMI+</w:t>
      </w:r>
      <w:r w:rsidRPr="0029108C">
        <w:rPr>
          <w:rFonts w:ascii="Times New Roman" w:hAnsi="Times New Roman" w:cs="Times New Roman"/>
          <w:sz w:val="24"/>
          <w:szCs w:val="24"/>
        </w:rPr>
        <w:t xml:space="preserve"> group </w:t>
      </w:r>
      <w:del w:id="600" w:author="Grant Steven Roberts" w:date="2020-11-05T19:10:00Z">
        <w:r w:rsidRPr="0029108C" w:rsidDel="00C720C8">
          <w:rPr>
            <w:rFonts w:ascii="Times New Roman" w:hAnsi="Times New Roman" w:cs="Times New Roman"/>
            <w:sz w:val="24"/>
            <w:szCs w:val="24"/>
          </w:rPr>
          <w:delText>was not significantly different from</w:delText>
        </w:r>
      </w:del>
      <w:ins w:id="601" w:author="Grant Steven Roberts" w:date="2020-11-05T19:10:00Z">
        <w:r w:rsidR="00C720C8">
          <w:rPr>
            <w:rFonts w:ascii="Times New Roman" w:hAnsi="Times New Roman" w:cs="Times New Roman"/>
            <w:sz w:val="24"/>
            <w:szCs w:val="24"/>
          </w:rPr>
          <w:t>compared to</w:t>
        </w:r>
      </w:ins>
      <w:r w:rsidRPr="0029108C">
        <w:rPr>
          <w:rFonts w:ascii="Times New Roman" w:hAnsi="Times New Roman" w:cs="Times New Roman"/>
          <w:sz w:val="24"/>
          <w:szCs w:val="24"/>
        </w:rPr>
        <w:t xml:space="preserve"> controls (p=0.0</w:t>
      </w:r>
      <w:ins w:id="602" w:author="Grant Steven Roberts" w:date="2020-11-05T19:08:00Z">
        <w:r w:rsidR="00C720C8">
          <w:rPr>
            <w:rFonts w:ascii="Times New Roman" w:hAnsi="Times New Roman" w:cs="Times New Roman"/>
            <w:sz w:val="24"/>
            <w:szCs w:val="24"/>
          </w:rPr>
          <w:t>54</w:t>
        </w:r>
      </w:ins>
      <w:del w:id="603" w:author="Grant Steven Roberts" w:date="2020-11-05T19:08:00Z">
        <w:r w:rsidRPr="0029108C" w:rsidDel="00C720C8">
          <w:rPr>
            <w:rFonts w:ascii="Times New Roman" w:hAnsi="Times New Roman" w:cs="Times New Roman"/>
            <w:sz w:val="24"/>
            <w:szCs w:val="24"/>
          </w:rPr>
          <w:delText>96</w:delText>
        </w:r>
      </w:del>
      <w:del w:id="604" w:author="Grant Steven Roberts" w:date="2020-10-04T11:10:00Z">
        <w:r w:rsidRPr="0029108C" w:rsidDel="009E4198">
          <w:rPr>
            <w:rFonts w:ascii="Times New Roman" w:hAnsi="Times New Roman" w:cs="Times New Roman"/>
            <w:sz w:val="24"/>
            <w:szCs w:val="24"/>
          </w:rPr>
          <w:delText>, d=0.468</w:delText>
        </w:r>
      </w:del>
      <w:r w:rsidRPr="0029108C">
        <w:rPr>
          <w:rFonts w:ascii="Times New Roman" w:hAnsi="Times New Roman" w:cs="Times New Roman"/>
          <w:sz w:val="24"/>
          <w:szCs w:val="24"/>
        </w:rPr>
        <w:t xml:space="preserve">). </w:t>
      </w:r>
    </w:p>
    <w:p w14:paraId="5E6C1942"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7411D86F"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SMV</w:t>
      </w:r>
    </w:p>
    <w:p w14:paraId="6BA903E5" w14:textId="1759BC91" w:rsidR="00F72E5E" w:rsidRPr="0029108C" w:rsidDel="00475C8D" w:rsidRDefault="00F72E5E" w:rsidP="007861C0">
      <w:pPr>
        <w:pStyle w:val="NoSpacing"/>
        <w:spacing w:line="480" w:lineRule="auto"/>
        <w:jc w:val="both"/>
        <w:rPr>
          <w:del w:id="605" w:author="Grant Steven Roberts" w:date="2020-10-04T11:31:00Z"/>
          <w:rFonts w:ascii="Times New Roman" w:hAnsi="Times New Roman" w:cs="Times New Roman"/>
          <w:sz w:val="24"/>
          <w:szCs w:val="24"/>
        </w:rPr>
      </w:pPr>
      <w:r w:rsidRPr="0029108C">
        <w:rPr>
          <w:rFonts w:ascii="Times New Roman" w:hAnsi="Times New Roman" w:cs="Times New Roman"/>
          <w:sz w:val="24"/>
          <w:szCs w:val="24"/>
        </w:rPr>
        <w:t>SMV blood flow increased significantly after a meal in the control group (p=2.51e-08, d=2.10) and in the CMI- group (p=3.</w:t>
      </w:r>
      <w:ins w:id="606" w:author="Grant Steven Roberts" w:date="2020-11-05T19:11:00Z">
        <w:r w:rsidR="00C720C8">
          <w:rPr>
            <w:rFonts w:ascii="Times New Roman" w:hAnsi="Times New Roman" w:cs="Times New Roman"/>
            <w:sz w:val="24"/>
            <w:szCs w:val="24"/>
          </w:rPr>
          <w:t>49</w:t>
        </w:r>
      </w:ins>
      <w:del w:id="607" w:author="Grant Steven Roberts" w:date="2020-11-05T19:11:00Z">
        <w:r w:rsidRPr="0029108C" w:rsidDel="00C720C8">
          <w:rPr>
            <w:rFonts w:ascii="Times New Roman" w:hAnsi="Times New Roman" w:cs="Times New Roman"/>
            <w:sz w:val="24"/>
            <w:szCs w:val="24"/>
          </w:rPr>
          <w:delText>05</w:delText>
        </w:r>
      </w:del>
      <w:r w:rsidRPr="0029108C">
        <w:rPr>
          <w:rFonts w:ascii="Times New Roman" w:hAnsi="Times New Roman" w:cs="Times New Roman"/>
          <w:sz w:val="24"/>
          <w:szCs w:val="24"/>
        </w:rPr>
        <w:t>e-06, d=</w:t>
      </w:r>
      <w:ins w:id="608" w:author="Grant Steven Roberts" w:date="2020-11-05T19:15:00Z">
        <w:r w:rsidR="00C720C8">
          <w:rPr>
            <w:rFonts w:ascii="Times New Roman" w:hAnsi="Times New Roman" w:cs="Times New Roman"/>
            <w:sz w:val="24"/>
            <w:szCs w:val="24"/>
          </w:rPr>
          <w:t>2.15</w:t>
        </w:r>
      </w:ins>
      <w:del w:id="609" w:author="Grant Steven Roberts" w:date="2020-11-05T19:15:00Z">
        <w:r w:rsidRPr="0029108C" w:rsidDel="00C720C8">
          <w:rPr>
            <w:rFonts w:ascii="Times New Roman" w:hAnsi="Times New Roman" w:cs="Times New Roman"/>
            <w:sz w:val="24"/>
            <w:szCs w:val="24"/>
          </w:rPr>
          <w:delText>1.67</w:delText>
        </w:r>
      </w:del>
      <w:r w:rsidRPr="0029108C">
        <w:rPr>
          <w:rFonts w:ascii="Times New Roman" w:hAnsi="Times New Roman" w:cs="Times New Roman"/>
          <w:sz w:val="24"/>
          <w:szCs w:val="24"/>
        </w:rPr>
        <w:t>). The CMI+ group did not see any significant increase in SMV flow after a meal (p=0.120</w:t>
      </w:r>
      <w:del w:id="610" w:author="Grant Steven Roberts" w:date="2020-10-04T11:11:00Z">
        <w:r w:rsidRPr="0029108C" w:rsidDel="009E4198">
          <w:rPr>
            <w:rFonts w:ascii="Times New Roman" w:hAnsi="Times New Roman" w:cs="Times New Roman"/>
            <w:sz w:val="24"/>
            <w:szCs w:val="24"/>
          </w:rPr>
          <w:delText>, d=0.777</w:delText>
        </w:r>
      </w:del>
      <w:r w:rsidRPr="0029108C">
        <w:rPr>
          <w:rFonts w:ascii="Times New Roman" w:hAnsi="Times New Roman" w:cs="Times New Roman"/>
          <w:sz w:val="24"/>
          <w:szCs w:val="24"/>
        </w:rPr>
        <w:t>). For the CMI+ group, preprandial SMV flow was significantly higher than the control group (p=</w:t>
      </w:r>
      <w:ins w:id="611" w:author="Grant Steven Roberts" w:date="2020-11-05T19:17:00Z">
        <w:r w:rsidR="00064152">
          <w:rPr>
            <w:rFonts w:ascii="Times New Roman" w:hAnsi="Times New Roman" w:cs="Times New Roman"/>
            <w:sz w:val="24"/>
            <w:szCs w:val="24"/>
          </w:rPr>
          <w:t>0.015</w:t>
        </w:r>
      </w:ins>
      <w:del w:id="612" w:author="Grant Steven Roberts" w:date="2020-11-05T19:17:00Z">
        <w:r w:rsidRPr="0029108C" w:rsidDel="00064152">
          <w:rPr>
            <w:rFonts w:ascii="Times New Roman" w:hAnsi="Times New Roman" w:cs="Times New Roman"/>
            <w:sz w:val="24"/>
            <w:szCs w:val="24"/>
          </w:rPr>
          <w:delText>0.040</w:delText>
        </w:r>
      </w:del>
      <w:r w:rsidRPr="0029108C">
        <w:rPr>
          <w:rFonts w:ascii="Times New Roman" w:hAnsi="Times New Roman" w:cs="Times New Roman"/>
          <w:sz w:val="24"/>
          <w:szCs w:val="24"/>
        </w:rPr>
        <w:t>, d=</w:t>
      </w:r>
      <w:ins w:id="613" w:author="Grant Steven Roberts" w:date="2020-11-05T19:17:00Z">
        <w:r w:rsidR="00064152">
          <w:rPr>
            <w:rFonts w:ascii="Times New Roman" w:hAnsi="Times New Roman" w:cs="Times New Roman"/>
            <w:sz w:val="24"/>
            <w:szCs w:val="24"/>
          </w:rPr>
          <w:t>1.0</w:t>
        </w:r>
      </w:ins>
      <w:ins w:id="614" w:author="Grant Steven Roberts" w:date="2020-11-05T19:18:00Z">
        <w:r w:rsidR="00064152">
          <w:rPr>
            <w:rFonts w:ascii="Times New Roman" w:hAnsi="Times New Roman" w:cs="Times New Roman"/>
            <w:sz w:val="24"/>
            <w:szCs w:val="24"/>
          </w:rPr>
          <w:t>30</w:t>
        </w:r>
      </w:ins>
      <w:del w:id="615" w:author="Grant Steven Roberts" w:date="2020-11-05T19:17:00Z">
        <w:r w:rsidRPr="0029108C" w:rsidDel="00064152">
          <w:rPr>
            <w:rFonts w:ascii="Times New Roman" w:hAnsi="Times New Roman" w:cs="Times New Roman"/>
            <w:sz w:val="24"/>
            <w:szCs w:val="24"/>
          </w:rPr>
          <w:delText>0.905</w:delText>
        </w:r>
      </w:del>
      <w:r w:rsidRPr="0029108C">
        <w:rPr>
          <w:rFonts w:ascii="Times New Roman" w:hAnsi="Times New Roman" w:cs="Times New Roman"/>
          <w:sz w:val="24"/>
          <w:szCs w:val="24"/>
        </w:rPr>
        <w:t>) but was not significantly higher than the CMI- group</w:t>
      </w:r>
      <w:del w:id="616" w:author="Grant Steven Roberts" w:date="2020-11-05T19:18:00Z">
        <w:r w:rsidRPr="0029108C" w:rsidDel="00064152">
          <w:rPr>
            <w:rFonts w:ascii="Times New Roman" w:hAnsi="Times New Roman" w:cs="Times New Roman"/>
            <w:sz w:val="24"/>
            <w:szCs w:val="24"/>
          </w:rPr>
          <w:delText xml:space="preserve"> (p=0.074</w:delText>
        </w:r>
      </w:del>
      <w:del w:id="617" w:author="Grant Steven Roberts" w:date="2020-10-04T11:11:00Z">
        <w:r w:rsidRPr="0029108C" w:rsidDel="009E4198">
          <w:rPr>
            <w:rFonts w:ascii="Times New Roman" w:hAnsi="Times New Roman" w:cs="Times New Roman"/>
            <w:sz w:val="24"/>
            <w:szCs w:val="24"/>
          </w:rPr>
          <w:delText>, d=0.665</w:delText>
        </w:r>
      </w:del>
      <w:r w:rsidRPr="0029108C">
        <w:rPr>
          <w:rFonts w:ascii="Times New Roman" w:hAnsi="Times New Roman" w:cs="Times New Roman"/>
          <w:sz w:val="24"/>
          <w:szCs w:val="24"/>
        </w:rPr>
        <w:t>). There was no significant difference in preprandial flow between the control group and the CMI- group. There were also no significant differences in postprandial SMV flow between any of the groups. Percent change in flow for the CMI+ group was significantly less compared to the control group (p=0.00</w:t>
      </w:r>
      <w:ins w:id="618" w:author="Grant Steven Roberts" w:date="2020-11-05T19:19:00Z">
        <w:r w:rsidR="00064152">
          <w:rPr>
            <w:rFonts w:ascii="Times New Roman" w:hAnsi="Times New Roman" w:cs="Times New Roman"/>
            <w:sz w:val="24"/>
            <w:szCs w:val="24"/>
          </w:rPr>
          <w:t>9</w:t>
        </w:r>
      </w:ins>
      <w:del w:id="619" w:author="Grant Steven Roberts" w:date="2020-11-05T19:19:00Z">
        <w:r w:rsidRPr="0029108C" w:rsidDel="00064152">
          <w:rPr>
            <w:rFonts w:ascii="Times New Roman" w:hAnsi="Times New Roman" w:cs="Times New Roman"/>
            <w:sz w:val="24"/>
            <w:szCs w:val="24"/>
          </w:rPr>
          <w:delText>8</w:delText>
        </w:r>
      </w:del>
      <w:r w:rsidRPr="0029108C">
        <w:rPr>
          <w:rFonts w:ascii="Times New Roman" w:hAnsi="Times New Roman" w:cs="Times New Roman"/>
          <w:sz w:val="24"/>
          <w:szCs w:val="24"/>
        </w:rPr>
        <w:t>, d=</w:t>
      </w:r>
      <w:ins w:id="620" w:author="Grant Steven Roberts" w:date="2020-11-05T19:19:00Z">
        <w:r w:rsidR="00064152">
          <w:rPr>
            <w:rFonts w:ascii="Times New Roman" w:hAnsi="Times New Roman" w:cs="Times New Roman"/>
            <w:sz w:val="24"/>
            <w:szCs w:val="24"/>
          </w:rPr>
          <w:t>-0.853</w:t>
        </w:r>
      </w:ins>
      <w:del w:id="621" w:author="Grant Steven Roberts" w:date="2020-11-05T19:19:00Z">
        <w:r w:rsidRPr="0029108C" w:rsidDel="00064152">
          <w:rPr>
            <w:rFonts w:ascii="Times New Roman" w:hAnsi="Times New Roman" w:cs="Times New Roman"/>
            <w:sz w:val="24"/>
            <w:szCs w:val="24"/>
          </w:rPr>
          <w:delText>0.944</w:delText>
        </w:r>
      </w:del>
      <w:r w:rsidRPr="0029108C">
        <w:rPr>
          <w:rFonts w:ascii="Times New Roman" w:hAnsi="Times New Roman" w:cs="Times New Roman"/>
          <w:sz w:val="24"/>
          <w:szCs w:val="24"/>
        </w:rPr>
        <w:t>) and the CMI- group (p=0.0</w:t>
      </w:r>
      <w:ins w:id="622" w:author="Grant Steven Roberts" w:date="2020-11-05T19:19:00Z">
        <w:r w:rsidR="00064152">
          <w:rPr>
            <w:rFonts w:ascii="Times New Roman" w:hAnsi="Times New Roman" w:cs="Times New Roman"/>
            <w:sz w:val="24"/>
            <w:szCs w:val="24"/>
          </w:rPr>
          <w:t>14</w:t>
        </w:r>
      </w:ins>
      <w:del w:id="623" w:author="Grant Steven Roberts" w:date="2020-11-05T19:19:00Z">
        <w:r w:rsidRPr="0029108C" w:rsidDel="00064152">
          <w:rPr>
            <w:rFonts w:ascii="Times New Roman" w:hAnsi="Times New Roman" w:cs="Times New Roman"/>
            <w:sz w:val="24"/>
            <w:szCs w:val="24"/>
          </w:rPr>
          <w:delText>09</w:delText>
        </w:r>
      </w:del>
      <w:r w:rsidRPr="0029108C">
        <w:rPr>
          <w:rFonts w:ascii="Times New Roman" w:hAnsi="Times New Roman" w:cs="Times New Roman"/>
          <w:sz w:val="24"/>
          <w:szCs w:val="24"/>
        </w:rPr>
        <w:t>, d=</w:t>
      </w:r>
      <w:ins w:id="624" w:author="Grant Steven Roberts" w:date="2020-11-05T19:20:00Z">
        <w:r w:rsidR="00064152">
          <w:rPr>
            <w:rFonts w:ascii="Times New Roman" w:hAnsi="Times New Roman" w:cs="Times New Roman"/>
            <w:sz w:val="24"/>
            <w:szCs w:val="24"/>
          </w:rPr>
          <w:t>-0.835</w:t>
        </w:r>
      </w:ins>
      <w:del w:id="625" w:author="Grant Steven Roberts" w:date="2020-11-05T19:20:00Z">
        <w:r w:rsidRPr="0029108C" w:rsidDel="00064152">
          <w:rPr>
            <w:rFonts w:ascii="Times New Roman" w:hAnsi="Times New Roman" w:cs="Times New Roman"/>
            <w:sz w:val="24"/>
            <w:szCs w:val="24"/>
          </w:rPr>
          <w:delText>0.875</w:delText>
        </w:r>
      </w:del>
      <w:r w:rsidRPr="0029108C">
        <w:rPr>
          <w:rFonts w:ascii="Times New Roman" w:hAnsi="Times New Roman" w:cs="Times New Roman"/>
          <w:sz w:val="24"/>
          <w:szCs w:val="24"/>
        </w:rPr>
        <w:t>).</w:t>
      </w:r>
    </w:p>
    <w:p w14:paraId="4E0765D8"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0CDB00D7"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PV</w:t>
      </w:r>
    </w:p>
    <w:p w14:paraId="48BBE4C3" w14:textId="47FA43F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lastRenderedPageBreak/>
        <w:t>In control subjects, PV blood flow increased significantly after a meal (p=1.17e-05, d=1.137) as did the CMI- group (p=</w:t>
      </w:r>
      <w:ins w:id="626" w:author="Grant Steven Roberts" w:date="2020-11-05T19:20:00Z">
        <w:r w:rsidR="00064152">
          <w:rPr>
            <w:rFonts w:ascii="Times New Roman" w:hAnsi="Times New Roman" w:cs="Times New Roman"/>
            <w:sz w:val="24"/>
            <w:szCs w:val="24"/>
          </w:rPr>
          <w:t>4.90</w:t>
        </w:r>
      </w:ins>
      <w:del w:id="627" w:author="Grant Steven Roberts" w:date="2020-11-05T19:20:00Z">
        <w:r w:rsidRPr="0029108C" w:rsidDel="00064152">
          <w:rPr>
            <w:rFonts w:ascii="Times New Roman" w:hAnsi="Times New Roman" w:cs="Times New Roman"/>
            <w:sz w:val="24"/>
            <w:szCs w:val="24"/>
          </w:rPr>
          <w:delText>1.60</w:delText>
        </w:r>
      </w:del>
      <w:r w:rsidRPr="0029108C">
        <w:rPr>
          <w:rFonts w:ascii="Times New Roman" w:hAnsi="Times New Roman" w:cs="Times New Roman"/>
          <w:sz w:val="24"/>
          <w:szCs w:val="24"/>
        </w:rPr>
        <w:t>e-05, d=</w:t>
      </w:r>
      <w:ins w:id="628" w:author="Grant Steven Roberts" w:date="2020-11-05T19:20:00Z">
        <w:r w:rsidR="00064152">
          <w:rPr>
            <w:rFonts w:ascii="Times New Roman" w:hAnsi="Times New Roman" w:cs="Times New Roman"/>
            <w:sz w:val="24"/>
            <w:szCs w:val="24"/>
          </w:rPr>
          <w:t>1.724</w:t>
        </w:r>
      </w:ins>
      <w:del w:id="629" w:author="Grant Steven Roberts" w:date="2020-11-05T19:20:00Z">
        <w:r w:rsidRPr="0029108C" w:rsidDel="00064152">
          <w:rPr>
            <w:rFonts w:ascii="Times New Roman" w:hAnsi="Times New Roman" w:cs="Times New Roman"/>
            <w:sz w:val="24"/>
            <w:szCs w:val="24"/>
          </w:rPr>
          <w:delText>1.690</w:delText>
        </w:r>
      </w:del>
      <w:r w:rsidRPr="0029108C">
        <w:rPr>
          <w:rFonts w:ascii="Times New Roman" w:hAnsi="Times New Roman" w:cs="Times New Roman"/>
          <w:sz w:val="24"/>
          <w:szCs w:val="24"/>
        </w:rPr>
        <w:t xml:space="preserve">) while the CMI+ group did not see a significant increase in PV blood flow after a meal </w:t>
      </w:r>
      <w:del w:id="630" w:author="Grant Steven Roberts" w:date="2020-11-05T19:20:00Z">
        <w:r w:rsidRPr="0029108C" w:rsidDel="00064152">
          <w:rPr>
            <w:rFonts w:ascii="Times New Roman" w:hAnsi="Times New Roman" w:cs="Times New Roman"/>
            <w:sz w:val="24"/>
            <w:szCs w:val="24"/>
          </w:rPr>
          <w:delText>(p=0.243</w:delText>
        </w:r>
      </w:del>
      <w:del w:id="631" w:author="Grant Steven Roberts" w:date="2020-10-04T11:12:00Z">
        <w:r w:rsidRPr="0029108C" w:rsidDel="009E4198">
          <w:rPr>
            <w:rFonts w:ascii="Times New Roman" w:hAnsi="Times New Roman" w:cs="Times New Roman"/>
            <w:sz w:val="24"/>
            <w:szCs w:val="24"/>
          </w:rPr>
          <w:delText>, d=0.362</w:delText>
        </w:r>
      </w:del>
      <w:r w:rsidRPr="0029108C">
        <w:rPr>
          <w:rFonts w:ascii="Times New Roman" w:hAnsi="Times New Roman" w:cs="Times New Roman"/>
          <w:sz w:val="24"/>
          <w:szCs w:val="24"/>
        </w:rPr>
        <w:t>). Additionally, percent change in flow for the CMI+ group was significantly less than the control group (p=0.0</w:t>
      </w:r>
      <w:ins w:id="632" w:author="Grant Steven Roberts" w:date="2020-11-05T19:21:00Z">
        <w:r w:rsidR="00064152">
          <w:rPr>
            <w:rFonts w:ascii="Times New Roman" w:hAnsi="Times New Roman" w:cs="Times New Roman"/>
            <w:sz w:val="24"/>
            <w:szCs w:val="24"/>
          </w:rPr>
          <w:t>37</w:t>
        </w:r>
      </w:ins>
      <w:del w:id="633" w:author="Grant Steven Roberts" w:date="2020-11-05T19:21:00Z">
        <w:r w:rsidRPr="0029108C" w:rsidDel="00064152">
          <w:rPr>
            <w:rFonts w:ascii="Times New Roman" w:hAnsi="Times New Roman" w:cs="Times New Roman"/>
            <w:sz w:val="24"/>
            <w:szCs w:val="24"/>
          </w:rPr>
          <w:delText>18</w:delText>
        </w:r>
      </w:del>
      <w:r w:rsidRPr="0029108C">
        <w:rPr>
          <w:rFonts w:ascii="Times New Roman" w:hAnsi="Times New Roman" w:cs="Times New Roman"/>
          <w:sz w:val="24"/>
          <w:szCs w:val="24"/>
        </w:rPr>
        <w:t>, d=</w:t>
      </w:r>
      <w:ins w:id="634" w:author="Grant Steven Roberts" w:date="2020-11-05T19:21:00Z">
        <w:r w:rsidR="00064152">
          <w:rPr>
            <w:rFonts w:ascii="Times New Roman" w:hAnsi="Times New Roman" w:cs="Times New Roman"/>
            <w:sz w:val="24"/>
            <w:szCs w:val="24"/>
          </w:rPr>
          <w:t>-0.604</w:t>
        </w:r>
      </w:ins>
      <w:del w:id="635" w:author="Grant Steven Roberts" w:date="2020-11-05T19:21:00Z">
        <w:r w:rsidRPr="0029108C" w:rsidDel="00064152">
          <w:rPr>
            <w:rFonts w:ascii="Times New Roman" w:hAnsi="Times New Roman" w:cs="Times New Roman"/>
            <w:sz w:val="24"/>
            <w:szCs w:val="24"/>
          </w:rPr>
          <w:delText>0.788</w:delText>
        </w:r>
      </w:del>
      <w:r w:rsidRPr="0029108C">
        <w:rPr>
          <w:rFonts w:ascii="Times New Roman" w:hAnsi="Times New Roman" w:cs="Times New Roman"/>
          <w:sz w:val="24"/>
          <w:szCs w:val="24"/>
        </w:rPr>
        <w:t>) and the CMI- group (p=0.0</w:t>
      </w:r>
      <w:ins w:id="636" w:author="Grant Steven Roberts" w:date="2020-11-05T19:22:00Z">
        <w:r w:rsidR="00064152">
          <w:rPr>
            <w:rFonts w:ascii="Times New Roman" w:hAnsi="Times New Roman" w:cs="Times New Roman"/>
            <w:sz w:val="24"/>
            <w:szCs w:val="24"/>
          </w:rPr>
          <w:t>22</w:t>
        </w:r>
      </w:ins>
      <w:del w:id="637" w:author="Grant Steven Roberts" w:date="2020-11-05T19:22:00Z">
        <w:r w:rsidRPr="0029108C" w:rsidDel="00064152">
          <w:rPr>
            <w:rFonts w:ascii="Times New Roman" w:hAnsi="Times New Roman" w:cs="Times New Roman"/>
            <w:sz w:val="24"/>
            <w:szCs w:val="24"/>
          </w:rPr>
          <w:delText>06</w:delText>
        </w:r>
      </w:del>
      <w:r w:rsidRPr="0029108C">
        <w:rPr>
          <w:rFonts w:ascii="Times New Roman" w:hAnsi="Times New Roman" w:cs="Times New Roman"/>
          <w:sz w:val="24"/>
          <w:szCs w:val="24"/>
        </w:rPr>
        <w:t>, d=</w:t>
      </w:r>
      <w:ins w:id="638" w:author="Grant Steven Roberts" w:date="2020-11-05T19:22:00Z">
        <w:r w:rsidR="00064152">
          <w:rPr>
            <w:rFonts w:ascii="Times New Roman" w:hAnsi="Times New Roman" w:cs="Times New Roman"/>
            <w:sz w:val="24"/>
            <w:szCs w:val="24"/>
          </w:rPr>
          <w:t>-0.808</w:t>
        </w:r>
      </w:ins>
      <w:del w:id="639" w:author="Grant Steven Roberts" w:date="2020-11-05T19:22:00Z">
        <w:r w:rsidRPr="0029108C" w:rsidDel="00064152">
          <w:rPr>
            <w:rFonts w:ascii="Times New Roman" w:hAnsi="Times New Roman" w:cs="Times New Roman"/>
            <w:sz w:val="24"/>
            <w:szCs w:val="24"/>
          </w:rPr>
          <w:delText>1.02</w:delText>
        </w:r>
      </w:del>
      <w:r w:rsidRPr="0029108C">
        <w:rPr>
          <w:rFonts w:ascii="Times New Roman" w:hAnsi="Times New Roman" w:cs="Times New Roman"/>
          <w:sz w:val="24"/>
          <w:szCs w:val="24"/>
        </w:rPr>
        <w:t xml:space="preserve">). </w:t>
      </w:r>
    </w:p>
    <w:p w14:paraId="6B43F091"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2870E1D0"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Flow Consistency</w:t>
      </w:r>
    </w:p>
    <w:p w14:paraId="0D93BB36" w14:textId="4F72B448" w:rsidR="00F72E5E"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hAnsi="Times New Roman" w:cs="Times New Roman"/>
          <w:sz w:val="24"/>
          <w:szCs w:val="24"/>
        </w:rPr>
        <w:t xml:space="preserve">Correlation analysis was successfully performed on all measured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as shown in </w:t>
      </w:r>
      <w:r w:rsidRPr="00B36862">
        <w:rPr>
          <w:rFonts w:ascii="Times New Roman" w:eastAsiaTheme="minorEastAsia" w:hAnsi="Times New Roman" w:cs="Times New Roman"/>
          <w:sz w:val="24"/>
          <w:szCs w:val="24"/>
        </w:rPr>
        <w:t>Fig</w:t>
      </w:r>
      <w:r w:rsidR="00B36862" w:rsidRPr="00B36862">
        <w:rPr>
          <w:rFonts w:ascii="Times New Roman" w:eastAsiaTheme="minorEastAsia" w:hAnsi="Times New Roman" w:cs="Times New Roman"/>
          <w:sz w:val="24"/>
          <w:szCs w:val="24"/>
        </w:rPr>
        <w:t>.</w:t>
      </w:r>
      <w:r w:rsidRPr="00B36862">
        <w:rPr>
          <w:rFonts w:ascii="Times New Roman" w:eastAsiaTheme="minorEastAsia" w:hAnsi="Times New Roman" w:cs="Times New Roman"/>
          <w:sz w:val="24"/>
          <w:szCs w:val="24"/>
        </w:rPr>
        <w:t xml:space="preserve"> 4a</w:t>
      </w:r>
      <w:r w:rsidRPr="0029108C">
        <w:rPr>
          <w:rFonts w:ascii="Times New Roman" w:eastAsiaTheme="minorEastAsia" w:hAnsi="Times New Roman" w:cs="Times New Roman"/>
          <w:sz w:val="24"/>
          <w:szCs w:val="24"/>
        </w:rPr>
        <w:t xml:space="preserve">. A strong correlation was found between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(R</w:t>
      </w:r>
      <w:r w:rsidRPr="0029108C">
        <w:rPr>
          <w:rFonts w:ascii="Times New Roman" w:eastAsiaTheme="minorEastAsia" w:hAnsi="Times New Roman" w:cs="Times New Roman"/>
          <w:sz w:val="24"/>
          <w:szCs w:val="24"/>
          <w:vertAlign w:val="superscript"/>
        </w:rPr>
        <w:t>2</w:t>
      </w:r>
      <w:r w:rsidRPr="0029108C">
        <w:rPr>
          <w:rFonts w:ascii="Times New Roman" w:eastAsiaTheme="minorEastAsia" w:hAnsi="Times New Roman" w:cs="Times New Roman"/>
          <w:sz w:val="24"/>
          <w:szCs w:val="24"/>
        </w:rPr>
        <w:t xml:space="preserve">=0.859). As seen in </w:t>
      </w:r>
      <w:r w:rsidRPr="00B36862">
        <w:rPr>
          <w:rFonts w:ascii="Times New Roman" w:eastAsiaTheme="minorEastAsia" w:hAnsi="Times New Roman" w:cs="Times New Roman"/>
          <w:sz w:val="24"/>
          <w:szCs w:val="24"/>
        </w:rPr>
        <w:t>Fig</w:t>
      </w:r>
      <w:r w:rsidR="00B36862" w:rsidRPr="00B36862">
        <w:rPr>
          <w:rFonts w:ascii="Times New Roman" w:eastAsiaTheme="minorEastAsia" w:hAnsi="Times New Roman" w:cs="Times New Roman"/>
          <w:sz w:val="24"/>
          <w:szCs w:val="24"/>
        </w:rPr>
        <w:t>.</w:t>
      </w:r>
      <w:r w:rsidRPr="00B36862">
        <w:rPr>
          <w:rFonts w:ascii="Times New Roman" w:eastAsiaTheme="minorEastAsia" w:hAnsi="Times New Roman" w:cs="Times New Roman"/>
          <w:sz w:val="24"/>
          <w:szCs w:val="24"/>
        </w:rPr>
        <w:t xml:space="preserve"> 4a</w:t>
      </w:r>
      <w:r w:rsidRPr="00B36862">
        <w:rPr>
          <w:rFonts w:ascii="Times New Roman" w:eastAsiaTheme="minorEastAsia" w:hAnsi="Times New Roman" w:cs="Times New Roman"/>
          <w:b/>
          <w:bCs/>
          <w:sz w:val="24"/>
          <w:szCs w:val="24"/>
        </w:rPr>
        <w:t>,</w:t>
      </w:r>
      <w:r w:rsidRPr="0029108C">
        <w:rPr>
          <w:rFonts w:ascii="Times New Roman" w:eastAsiaTheme="minorEastAsia" w:hAnsi="Times New Roman" w:cs="Times New Roman"/>
          <w:sz w:val="24"/>
          <w:szCs w:val="24"/>
        </w:rPr>
        <w:t xml:space="preserve"> postprandial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were increased compared to preprandial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w:r w:rsidRPr="0029108C">
        <w:rPr>
          <w:rFonts w:ascii="Times New Roman" w:eastAsiaTheme="minorEastAsia" w:hAnsi="Times New Roman" w:cs="Times New Roman"/>
          <w:sz w:val="24"/>
          <w:szCs w:val="24"/>
        </w:rPr>
        <w:t xml:space="preserve">preprandial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This result coincides with observed increases in mesenteric blood flow after a meal. </w:t>
      </w:r>
      <w:r w:rsidRPr="0029108C">
        <w:rPr>
          <w:rFonts w:ascii="Times New Roman" w:hAnsi="Times New Roman" w:cs="Times New Roman"/>
          <w:sz w:val="24"/>
          <w:szCs w:val="24"/>
        </w:rPr>
        <w:t xml:space="preserve">Correlation analysis was also performed on all measured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values, as shown in Fig</w:t>
      </w:r>
      <w:r w:rsidR="00B36862">
        <w:rPr>
          <w:rFonts w:ascii="Times New Roman" w:eastAsiaTheme="minorEastAsia" w:hAnsi="Times New Roman" w:cs="Times New Roman"/>
          <w:sz w:val="24"/>
          <w:szCs w:val="24"/>
        </w:rPr>
        <w:t xml:space="preserve">. </w:t>
      </w:r>
      <w:r w:rsidRPr="0029108C">
        <w:rPr>
          <w:rFonts w:ascii="Times New Roman" w:eastAsiaTheme="minorEastAsia" w:hAnsi="Times New Roman" w:cs="Times New Roman"/>
          <w:sz w:val="24"/>
          <w:szCs w:val="24"/>
        </w:rPr>
        <w:t xml:space="preserve">4b. A strong correlation between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values was also observed (R</w:t>
      </w:r>
      <w:r w:rsidRPr="0029108C">
        <w:rPr>
          <w:rFonts w:ascii="Times New Roman" w:eastAsiaTheme="minorEastAsia" w:hAnsi="Times New Roman" w:cs="Times New Roman"/>
          <w:sz w:val="24"/>
          <w:szCs w:val="24"/>
          <w:vertAlign w:val="superscript"/>
        </w:rPr>
        <w:t>2</w:t>
      </w:r>
      <w:r w:rsidRPr="0029108C">
        <w:rPr>
          <w:rFonts w:ascii="Times New Roman" w:eastAsiaTheme="minorEastAsia" w:hAnsi="Times New Roman" w:cs="Times New Roman"/>
          <w:sz w:val="24"/>
          <w:szCs w:val="24"/>
        </w:rPr>
        <w:t xml:space="preserve">=0.894). Furthermore, measured volumetric flow rates in this study agreed well with flow rates reported from other imaging modalities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bT45MTk8L1JlY051bT48RGlzcGxheVRleHQ+WzE3LTIwLDIzLDMwLTMyLDM0LTQwXTwvRGlzcGxh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Z3k8L2Z1bGwtdGl0bGU+PGFiYnItMT5SYWRpb2xvZ3k8L2FiYnItMT48YWJici0yPlJhZGlvbG9n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bGwtdGl0bGU+Q2lyY3VsYXRpb248L2Z1bGwtdGl0bGU+PGFiYnItMT5DaXJjdWxhdGlvbjwvYWJi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PEVuZE5vdGU+PENpdGU+PEF1dGhvcj5MaTwvQXV0aG9yPjxZZWFyPjE5OTQ8L1llYXI+PFJlY051
bT45MTk8L1JlY051bT48RGlzcGxheVRleHQ+WzE3LTIwLDIzLDMwLTMyLDM0LTQwXTwvRGlzcGxh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Z3k8L2Z1bGwtdGl0bGU+PGFiYnItMT5SYWRpb2xvZ3k8L2FiYnItMT48YWJici0yPlJhZGlvbG9n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bGwtdGl0bGU+Q2lyY3VsYXRpb248L2Z1bGwtdGl0bGU+PGFiYnItMT5DaXJjdWxhdGlvbjwvYWJi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[17-20,23,30-32,34-40]</w:t>
      </w:r>
      <w:r>
        <w:rPr>
          <w:rFonts w:ascii="Times New Roman" w:hAnsi="Times New Roman" w:cs="Times New Roman"/>
          <w:sz w:val="24"/>
          <w:szCs w:val="24"/>
        </w:rPr>
        <w:fldChar w:fldCharType="end"/>
      </w:r>
      <w:r w:rsidRPr="0029108C">
        <w:rPr>
          <w:rFonts w:ascii="Times New Roman" w:eastAsiaTheme="minorEastAsia" w:hAnsi="Times New Roman" w:cs="Times New Roman"/>
          <w:sz w:val="24"/>
          <w:szCs w:val="24"/>
        </w:rPr>
        <w:t>. 4D flow rates tended to be closer to those obtained by ultrasound and were consistently higher than those obtained using 2D PC-MRI.</w:t>
      </w:r>
    </w:p>
    <w:p w14:paraId="2E56C91A" w14:textId="1AB55551" w:rsidR="0071112B" w:rsidRDefault="00B36862" w:rsidP="007861C0">
      <w:pPr>
        <w:pStyle w:val="NoSpacing"/>
        <w:spacing w:line="480" w:lineRule="auto"/>
        <w:jc w:val="both"/>
        <w:rPr>
          <w:rFonts w:ascii="Times New Roman" w:eastAsiaTheme="minorEastAsia" w:hAnsi="Times New Roman" w:cs="Times New Roman"/>
          <w:sz w:val="24"/>
          <w:szCs w:val="24"/>
        </w:rPr>
      </w:pPr>
      <w:r>
        <w:rPr>
          <w:noProof/>
        </w:rPr>
        <w:lastRenderedPageBreak/>
        <w:drawing>
          <wp:anchor distT="0" distB="0" distL="114300" distR="114300" simplePos="0" relativeHeight="251662336" behindDoc="0" locked="0" layoutInCell="1" allowOverlap="1" wp14:anchorId="1D82F7A5" wp14:editId="7EED5CD1">
            <wp:simplePos x="0" y="0"/>
            <wp:positionH relativeFrom="column">
              <wp:posOffset>0</wp:posOffset>
            </wp:positionH>
            <wp:positionV relativeFrom="paragraph">
              <wp:posOffset>481965</wp:posOffset>
            </wp:positionV>
            <wp:extent cx="5943600" cy="3219450"/>
            <wp:effectExtent l="0" t="0" r="0" b="0"/>
            <wp:wrapTopAndBottom/>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4.TIF"/>
                    <pic:cNvPicPr/>
                  </pic:nvPicPr>
                  <pic:blipFill rotWithShape="1">
                    <a:blip r:embed="rId11">
                      <a:extLst>
                        <a:ext uri="{28A0092B-C50C-407E-A947-70E740481C1C}">
                          <a14:useLocalDpi xmlns:a14="http://schemas.microsoft.com/office/drawing/2010/main" val="0"/>
                        </a:ext>
                      </a:extLst>
                    </a:blip>
                    <a:srcRect b="3704"/>
                    <a:stretch/>
                  </pic:blipFill>
                  <pic:spPr bwMode="auto">
                    <a:xfrm>
                      <a:off x="0" y="0"/>
                      <a:ext cx="5943600" cy="3219450"/>
                    </a:xfrm>
                    <a:prstGeom prst="rect">
                      <a:avLst/>
                    </a:prstGeom>
                    <a:ln>
                      <a:noFill/>
                    </a:ln>
                    <a:extLst>
                      <a:ext uri="{53640926-AAD7-44D8-BBD7-CCE9431645EC}">
                        <a14:shadowObscured xmlns:a14="http://schemas.microsoft.com/office/drawing/2010/main"/>
                      </a:ext>
                    </a:extLst>
                  </pic:spPr>
                </pic:pic>
              </a:graphicData>
            </a:graphic>
          </wp:anchor>
        </w:drawing>
      </w:r>
    </w:p>
    <w:p w14:paraId="0BA83FC5" w14:textId="0D5F43B6" w:rsidR="0071112B" w:rsidRPr="002570BA" w:rsidRDefault="0071112B" w:rsidP="0071112B"/>
    <w:p w14:paraId="50A32303" w14:textId="7128FB92" w:rsidR="0071112B" w:rsidRPr="0071112B" w:rsidRDefault="0071112B" w:rsidP="0071112B">
      <w:pPr>
        <w:pStyle w:val="Caption"/>
        <w:spacing w:after="0" w:line="480" w:lineRule="auto"/>
        <w:rPr>
          <w:rFonts w:eastAsiaTheme="minorEastAsia"/>
          <w:color w:val="auto"/>
          <w:sz w:val="22"/>
          <w:szCs w:val="22"/>
        </w:rPr>
      </w:pPr>
      <w:r w:rsidRPr="00B36862">
        <w:rPr>
          <w:b/>
          <w:bCs/>
          <w:color w:val="auto"/>
          <w:sz w:val="22"/>
          <w:szCs w:val="22"/>
        </w:rPr>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4</w:t>
      </w:r>
      <w:r w:rsidRPr="0071112B">
        <w:rPr>
          <w:color w:val="auto"/>
          <w:sz w:val="22"/>
          <w:szCs w:val="22"/>
        </w:rPr>
        <w:t xml:space="preserve"> Correlation analysis of venous and arterial flow measurements. (Left) Difference in blood flow between SCAo and IRAo measurements (</w:t>
      </w:r>
      <m:oMath>
        <m:sSub>
          <m:sSubPr>
            <m:ctrlPr>
              <w:rPr>
                <w:rFonts w:ascii="Cambria Math" w:hAnsi="Cambria Math"/>
                <w:i w:val="0"/>
                <w:color w:val="auto"/>
                <w:sz w:val="22"/>
                <w:szCs w:val="22"/>
              </w:rPr>
            </m:ctrlPr>
          </m:sSubPr>
          <m:e>
            <m:acc>
              <m:accPr>
                <m:chr m:val="̅"/>
                <m:ctrlPr>
                  <w:rPr>
                    <w:rFonts w:ascii="Cambria Math" w:hAnsi="Cambria Math"/>
                    <w:i w:val="0"/>
                    <w:color w:val="auto"/>
                    <w:sz w:val="22"/>
                    <w:szCs w:val="22"/>
                  </w:rPr>
                </m:ctrlPr>
              </m:accPr>
              <m:e>
                <m:r>
                  <w:rPr>
                    <w:rFonts w:ascii="Cambria Math" w:hAnsi="Cambria Math"/>
                    <w:color w:val="auto"/>
                    <w:sz w:val="22"/>
                    <w:szCs w:val="22"/>
                  </w:rPr>
                  <m:t>Q</m:t>
                </m:r>
              </m:e>
            </m:acc>
          </m:e>
          <m:sub>
            <m:r>
              <w:rPr>
                <w:rFonts w:ascii="Cambria Math" w:hAnsi="Cambria Math"/>
                <w:color w:val="auto"/>
                <w:sz w:val="22"/>
                <w:szCs w:val="22"/>
              </w:rPr>
              <m:t>loss</m:t>
            </m:r>
          </m:sub>
        </m:sSub>
      </m:oMath>
      <w:r w:rsidRPr="0071112B">
        <w:rPr>
          <w:rFonts w:eastAsiaTheme="minorEastAsia"/>
          <w:color w:val="auto"/>
          <w:sz w:val="22"/>
          <w:szCs w:val="22"/>
        </w:rPr>
        <w:t xml:space="preserve">) plotted against the sum of flow from all branching arteries between the measured SCAo and IRAo segments </w:t>
      </w:r>
      <w:r w:rsidRPr="0071112B">
        <w:rPr>
          <w:color w:val="auto"/>
          <w:sz w:val="22"/>
          <w:szCs w:val="22"/>
        </w:rPr>
        <w:t>(</w:t>
      </w:r>
      <m:oMath>
        <m:sSub>
          <m:sSubPr>
            <m:ctrlPr>
              <w:rPr>
                <w:rFonts w:ascii="Cambria Math" w:hAnsi="Cambria Math"/>
                <w:i w:val="0"/>
                <w:color w:val="auto"/>
                <w:sz w:val="22"/>
                <w:szCs w:val="22"/>
              </w:rPr>
            </m:ctrlPr>
          </m:sSubPr>
          <m:e>
            <m:acc>
              <m:accPr>
                <m:chr m:val="̅"/>
                <m:ctrlPr>
                  <w:rPr>
                    <w:rFonts w:ascii="Cambria Math" w:hAnsi="Cambria Math"/>
                    <w:i w:val="0"/>
                    <w:color w:val="auto"/>
                    <w:sz w:val="22"/>
                    <w:szCs w:val="22"/>
                  </w:rPr>
                </m:ctrlPr>
              </m:accPr>
              <m:e>
                <m:r>
                  <w:rPr>
                    <w:rFonts w:ascii="Cambria Math" w:hAnsi="Cambria Math"/>
                    <w:color w:val="auto"/>
                    <w:sz w:val="22"/>
                    <w:szCs w:val="22"/>
                  </w:rPr>
                  <m:t>Q</m:t>
                </m:r>
              </m:e>
            </m:acc>
          </m:e>
          <m:sub>
            <m:r>
              <w:rPr>
                <w:rFonts w:ascii="Cambria Math" w:hAnsi="Cambria Math"/>
                <w:color w:val="auto"/>
                <w:sz w:val="22"/>
                <w:szCs w:val="22"/>
              </w:rPr>
              <m:t>branch</m:t>
            </m:r>
          </m:sub>
        </m:sSub>
      </m:oMath>
      <w:r w:rsidRPr="0071112B">
        <w:rPr>
          <w:rFonts w:eastAsiaTheme="minorEastAsia"/>
          <w:color w:val="auto"/>
          <w:sz w:val="22"/>
          <w:szCs w:val="22"/>
        </w:rPr>
        <w:t xml:space="preserve">). The dotted gray line represents true conservation of flow (i.e. one-to-one correlation). (Right) </w:t>
      </w:r>
      <w:r w:rsidRPr="0071112B">
        <w:rPr>
          <w:color w:val="auto"/>
          <w:sz w:val="22"/>
          <w:szCs w:val="22"/>
        </w:rPr>
        <w:t>Portal vein flow measurements (</w:t>
      </w:r>
      <m:oMath>
        <m:sSub>
          <m:sSubPr>
            <m:ctrlPr>
              <w:rPr>
                <w:rFonts w:ascii="Cambria Math" w:hAnsi="Cambria Math"/>
                <w:i w:val="0"/>
                <w:color w:val="auto"/>
                <w:sz w:val="22"/>
                <w:szCs w:val="22"/>
              </w:rPr>
            </m:ctrlPr>
          </m:sSubPr>
          <m:e>
            <m:acc>
              <m:accPr>
                <m:chr m:val="̅"/>
                <m:ctrlPr>
                  <w:rPr>
                    <w:rFonts w:ascii="Cambria Math" w:hAnsi="Cambria Math"/>
                    <w:i w:val="0"/>
                    <w:color w:val="auto"/>
                    <w:sz w:val="22"/>
                    <w:szCs w:val="22"/>
                  </w:rPr>
                </m:ctrlPr>
              </m:accPr>
              <m:e>
                <m:r>
                  <w:rPr>
                    <w:rFonts w:ascii="Cambria Math" w:hAnsi="Cambria Math"/>
                    <w:color w:val="auto"/>
                    <w:sz w:val="22"/>
                    <w:szCs w:val="22"/>
                  </w:rPr>
                  <m:t>Q</m:t>
                </m:r>
              </m:e>
            </m:acc>
          </m:e>
          <m:sub>
            <m:r>
              <w:rPr>
                <w:rFonts w:ascii="Cambria Math" w:hAnsi="Cambria Math"/>
                <w:color w:val="auto"/>
                <w:sz w:val="22"/>
                <w:szCs w:val="22"/>
              </w:rPr>
              <m:t>PV</m:t>
            </m:r>
          </m:sub>
        </m:sSub>
      </m:oMath>
      <w:r w:rsidRPr="0071112B">
        <w:rPr>
          <w:rFonts w:eastAsiaTheme="minorEastAsia"/>
          <w:color w:val="auto"/>
          <w:sz w:val="22"/>
          <w:szCs w:val="22"/>
        </w:rPr>
        <w:t xml:space="preserve">) plotted against the sum of flow from the splenic and superior mesenteric veins </w:t>
      </w:r>
      <w:r w:rsidRPr="0071112B">
        <w:rPr>
          <w:color w:val="auto"/>
          <w:sz w:val="22"/>
          <w:szCs w:val="22"/>
        </w:rPr>
        <w:t>(</w:t>
      </w:r>
      <m:oMath>
        <m:sSub>
          <m:sSubPr>
            <m:ctrlPr>
              <w:rPr>
                <w:rFonts w:ascii="Cambria Math" w:eastAsiaTheme="minorEastAsia" w:hAnsi="Cambria Math"/>
                <w:i w:val="0"/>
                <w:color w:val="auto"/>
                <w:sz w:val="22"/>
                <w:szCs w:val="22"/>
              </w:rPr>
            </m:ctrlPr>
          </m:sSubPr>
          <m:e>
            <m:acc>
              <m:accPr>
                <m:chr m:val="̅"/>
                <m:ctrlPr>
                  <w:rPr>
                    <w:rFonts w:ascii="Cambria Math" w:eastAsiaTheme="minorEastAsia" w:hAnsi="Cambria Math"/>
                    <w:i w:val="0"/>
                    <w:color w:val="auto"/>
                    <w:sz w:val="22"/>
                    <w:szCs w:val="22"/>
                  </w:rPr>
                </m:ctrlPr>
              </m:accPr>
              <m:e>
                <m:r>
                  <w:rPr>
                    <w:rFonts w:ascii="Cambria Math" w:eastAsiaTheme="minorEastAsia" w:hAnsi="Cambria Math"/>
                    <w:color w:val="auto"/>
                    <w:sz w:val="22"/>
                    <w:szCs w:val="22"/>
                  </w:rPr>
                  <m:t>Q</m:t>
                </m:r>
              </m:e>
            </m:acc>
          </m:e>
          <m:sub>
            <m:r>
              <w:rPr>
                <w:rFonts w:ascii="Cambria Math" w:eastAsiaTheme="minorEastAsia" w:hAnsi="Cambria Math"/>
                <w:color w:val="auto"/>
                <w:sz w:val="22"/>
                <w:szCs w:val="22"/>
              </w:rPr>
              <m:t>SV</m:t>
            </m:r>
          </m:sub>
        </m:sSub>
        <m:r>
          <w:rPr>
            <w:rFonts w:ascii="Cambria Math" w:eastAsiaTheme="minorEastAsia" w:hAnsi="Cambria Math"/>
            <w:color w:val="auto"/>
            <w:sz w:val="22"/>
            <w:szCs w:val="22"/>
          </w:rPr>
          <m:t>+</m:t>
        </m:r>
        <m:sSub>
          <m:sSubPr>
            <m:ctrlPr>
              <w:rPr>
                <w:rFonts w:ascii="Cambria Math" w:eastAsiaTheme="minorEastAsia" w:hAnsi="Cambria Math"/>
                <w:i w:val="0"/>
                <w:color w:val="auto"/>
                <w:sz w:val="22"/>
                <w:szCs w:val="22"/>
              </w:rPr>
            </m:ctrlPr>
          </m:sSubPr>
          <m:e>
            <m:acc>
              <m:accPr>
                <m:chr m:val="̅"/>
                <m:ctrlPr>
                  <w:rPr>
                    <w:rFonts w:ascii="Cambria Math" w:eastAsiaTheme="minorEastAsia" w:hAnsi="Cambria Math"/>
                    <w:i w:val="0"/>
                    <w:color w:val="auto"/>
                    <w:sz w:val="22"/>
                    <w:szCs w:val="22"/>
                  </w:rPr>
                </m:ctrlPr>
              </m:accPr>
              <m:e>
                <m:r>
                  <w:rPr>
                    <w:rFonts w:ascii="Cambria Math" w:eastAsiaTheme="minorEastAsia" w:hAnsi="Cambria Math"/>
                    <w:color w:val="auto"/>
                    <w:sz w:val="22"/>
                    <w:szCs w:val="22"/>
                  </w:rPr>
                  <m:t>Q</m:t>
                </m:r>
              </m:e>
            </m:acc>
          </m:e>
          <m:sub>
            <m:r>
              <w:rPr>
                <w:rFonts w:ascii="Cambria Math" w:eastAsiaTheme="minorEastAsia" w:hAnsi="Cambria Math"/>
                <w:color w:val="auto"/>
                <w:sz w:val="22"/>
                <w:szCs w:val="22"/>
              </w:rPr>
              <m:t>SMV</m:t>
            </m:r>
          </m:sub>
        </m:sSub>
      </m:oMath>
      <w:r w:rsidRPr="0071112B">
        <w:rPr>
          <w:rFonts w:eastAsiaTheme="minorEastAsia"/>
          <w:color w:val="auto"/>
          <w:sz w:val="22"/>
          <w:szCs w:val="22"/>
        </w:rPr>
        <w:t xml:space="preserve">). </w:t>
      </w:r>
    </w:p>
    <w:p w14:paraId="25543E86" w14:textId="77777777" w:rsidR="00CC0C4C" w:rsidRPr="0029108C" w:rsidRDefault="00CC0C4C" w:rsidP="007861C0">
      <w:pPr>
        <w:pStyle w:val="NoSpacing"/>
        <w:spacing w:line="480" w:lineRule="auto"/>
        <w:jc w:val="both"/>
        <w:rPr>
          <w:rFonts w:ascii="Times New Roman" w:eastAsiaTheme="minorEastAsia" w:hAnsi="Times New Roman" w:cs="Times New Roman"/>
          <w:sz w:val="24"/>
          <w:szCs w:val="24"/>
        </w:rPr>
      </w:pPr>
    </w:p>
    <w:p w14:paraId="7781C781"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PC Angiograms</w:t>
      </w:r>
    </w:p>
    <w:p w14:paraId="48CF853E" w14:textId="7EE4FE2F"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PC angiograms were obtained for all 78 pre- and postprandial cases. Locations of likely occlusions, as well as collateral mesenteric vessels, were observed in a variety of patients.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5a shows an example of a patient with median arcuate ligament syndrome in which the median arcuate ligament was compressing the CA. Despite this obstruction, flow in the </w:t>
      </w:r>
      <w:r w:rsidRPr="0029108C">
        <w:rPr>
          <w:rFonts w:ascii="Times New Roman" w:hAnsi="Times New Roman" w:cs="Times New Roman"/>
          <w:sz w:val="24"/>
          <w:szCs w:val="24"/>
        </w:rPr>
        <w:lastRenderedPageBreak/>
        <w:t xml:space="preserve">splenic artery and gastroduodenal artery (GDA) was preserved due to a portion of SMA blood flow being redirected back through the pancreaticoduodenal arcades. The CA could not be visualized on the PC angiogram in this patient. Fasting flow in the GDA was approximately 24.3% of the </w:t>
      </w:r>
      <w:r w:rsidRPr="0029108C">
        <w:rPr>
          <w:rFonts w:ascii="Times New Roman" w:hAnsi="Times New Roman" w:cs="Times New Roman"/>
          <w:noProof/>
          <w:sz w:val="24"/>
          <w:szCs w:val="24"/>
        </w:rPr>
        <w:t>measured</w:t>
      </w:r>
      <w:r w:rsidRPr="0029108C">
        <w:rPr>
          <w:rFonts w:ascii="Times New Roman" w:hAnsi="Times New Roman" w:cs="Times New Roman"/>
          <w:sz w:val="24"/>
          <w:szCs w:val="24"/>
        </w:rPr>
        <w:t xml:space="preserve"> fasting flow in the SMA, which decreased to 7.4% after a meal. However, flow in the SMA and SMV increased to a normal range following a meal (104% and 236% respectively).</w:t>
      </w:r>
    </w:p>
    <w:p w14:paraId="5C376C38" w14:textId="4B79E6CF" w:rsidR="00F72E5E"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5b shows a CMI+ patient with a full SMA occlusion (as seen in the PC angiogram) and celiac artery with narrowing. Flow was redirected from the CA to the SMA (just distal to the occlusion) via the pancreaticoduodenal arcades, which were well-visualized on the PC angiogram. Distal SMA flow decreased by 7.13% following a meal and SMV flow increased only slightly by 2.93%. Additionally, supplementary collateral flow from the IMA (via Arc of Riolan) was prominent in the angiogram.</w:t>
      </w:r>
    </w:p>
    <w:p w14:paraId="35462413" w14:textId="3DAE7191" w:rsidR="00B36862" w:rsidRDefault="00B36862" w:rsidP="00B36862">
      <w:pPr>
        <w:pStyle w:val="NoSpacing"/>
        <w:spacing w:line="480" w:lineRule="auto"/>
        <w:jc w:val="both"/>
        <w:rPr>
          <w:rFonts w:ascii="Times New Roman" w:hAnsi="Times New Roman" w:cs="Times New Roman"/>
          <w:sz w:val="24"/>
          <w:szCs w:val="24"/>
        </w:rPr>
      </w:pPr>
    </w:p>
    <w:p w14:paraId="0F7E81F7" w14:textId="77777777" w:rsidR="00B36862" w:rsidRPr="002570BA" w:rsidRDefault="00B36862" w:rsidP="00B36862">
      <w:r>
        <w:rPr>
          <w:noProof/>
        </w:rPr>
        <w:drawing>
          <wp:inline distT="0" distB="0" distL="0" distR="0" wp14:anchorId="2D920356" wp14:editId="5596B5ED">
            <wp:extent cx="5943600" cy="2838450"/>
            <wp:effectExtent l="0" t="0" r="0" b="0"/>
            <wp:docPr id="38" name="Picture 38" descr="A picture containing photo, screen, playing,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5.TIF"/>
                    <pic:cNvPicPr/>
                  </pic:nvPicPr>
                  <pic:blipFill rotWithShape="1">
                    <a:blip r:embed="rId12">
                      <a:extLst>
                        <a:ext uri="{28A0092B-C50C-407E-A947-70E740481C1C}">
                          <a14:useLocalDpi xmlns:a14="http://schemas.microsoft.com/office/drawing/2010/main" val="0"/>
                        </a:ext>
                      </a:extLst>
                    </a:blip>
                    <a:srcRect b="15100"/>
                    <a:stretch/>
                  </pic:blipFill>
                  <pic:spPr bwMode="auto">
                    <a:xfrm>
                      <a:off x="0" y="0"/>
                      <a:ext cx="5943600" cy="2838450"/>
                    </a:xfrm>
                    <a:prstGeom prst="rect">
                      <a:avLst/>
                    </a:prstGeom>
                    <a:ln>
                      <a:noFill/>
                    </a:ln>
                    <a:extLst>
                      <a:ext uri="{53640926-AAD7-44D8-BBD7-CCE9431645EC}">
                        <a14:shadowObscured xmlns:a14="http://schemas.microsoft.com/office/drawing/2010/main"/>
                      </a:ext>
                    </a:extLst>
                  </pic:spPr>
                </pic:pic>
              </a:graphicData>
            </a:graphic>
          </wp:inline>
        </w:drawing>
      </w:r>
    </w:p>
    <w:p w14:paraId="034C9F90" w14:textId="3EC13328" w:rsidR="00B36862" w:rsidRPr="00B36862" w:rsidRDefault="00B36862" w:rsidP="00B36862">
      <w:pPr>
        <w:pStyle w:val="Caption"/>
        <w:spacing w:after="0" w:line="480" w:lineRule="auto"/>
        <w:rPr>
          <w:color w:val="auto"/>
          <w:sz w:val="22"/>
          <w:szCs w:val="22"/>
        </w:rPr>
      </w:pPr>
      <w:r w:rsidRPr="00B36862">
        <w:rPr>
          <w:b/>
          <w:bCs/>
          <w:color w:val="auto"/>
          <w:sz w:val="22"/>
          <w:szCs w:val="22"/>
        </w:rPr>
        <w:t>Fig. 5</w:t>
      </w:r>
      <w:r w:rsidRPr="00B36862">
        <w:rPr>
          <w:color w:val="auto"/>
          <w:sz w:val="22"/>
          <w:szCs w:val="22"/>
        </w:rPr>
        <w:t xml:space="preserve"> CA compression</w:t>
      </w:r>
      <w:r>
        <w:rPr>
          <w:color w:val="auto"/>
          <w:sz w:val="22"/>
          <w:szCs w:val="22"/>
        </w:rPr>
        <w:t xml:space="preserve"> </w:t>
      </w:r>
      <w:r w:rsidRPr="00B36862">
        <w:rPr>
          <w:color w:val="auto"/>
          <w:sz w:val="22"/>
          <w:szCs w:val="22"/>
        </w:rPr>
        <w:t xml:space="preserve">(a) from median arcuate ligament syndrome with collateral compensation from SMA in a fasting 29-year-old female. Flow from the SMA is redirected through the </w:t>
      </w:r>
      <w:r w:rsidRPr="00B36862">
        <w:rPr>
          <w:color w:val="auto"/>
          <w:sz w:val="22"/>
          <w:szCs w:val="22"/>
        </w:rPr>
        <w:lastRenderedPageBreak/>
        <w:t>pancreaticoduodenal arcade to supply the splenic and left gastric branches of the CA. In the PC angiogram, the CA cannot be visualized due to flow obstruction in this vessel. SMA occlusion and celiac narrowing (b)</w:t>
      </w:r>
      <w:r>
        <w:rPr>
          <w:color w:val="auto"/>
          <w:sz w:val="22"/>
          <w:szCs w:val="22"/>
        </w:rPr>
        <w:t xml:space="preserve"> </w:t>
      </w:r>
      <w:r w:rsidRPr="00B36862">
        <w:rPr>
          <w:color w:val="auto"/>
          <w:sz w:val="22"/>
          <w:szCs w:val="22"/>
        </w:rPr>
        <w:t xml:space="preserve">in a fasting 42-year-old male with CMI. Numerous collaterals from the IMA, via the Arc of Riolan, and CA, via the pancreaticoduodenal arcades, supply blood to the SMA. The proximal SMA cannot be visualized on the PC angiogram due to </w:t>
      </w:r>
      <w:r w:rsidRPr="00B36862">
        <w:rPr>
          <w:noProof/>
          <w:color w:val="auto"/>
          <w:sz w:val="22"/>
          <w:szCs w:val="22"/>
        </w:rPr>
        <w:t>absence</w:t>
      </w:r>
      <w:r w:rsidRPr="00B36862">
        <w:rPr>
          <w:color w:val="auto"/>
          <w:sz w:val="22"/>
          <w:szCs w:val="22"/>
        </w:rPr>
        <w:t xml:space="preserve"> of flow. Note that the IMA was included in the field of view in this patient and can be seen at the bottom of the figure. Image inset shows an abnormality in the aorta (situated </w:t>
      </w:r>
      <w:r w:rsidRPr="00B36862">
        <w:rPr>
          <w:noProof/>
          <w:color w:val="auto"/>
          <w:sz w:val="22"/>
          <w:szCs w:val="22"/>
        </w:rPr>
        <w:t>superoposterior</w:t>
      </w:r>
      <w:r w:rsidRPr="00B36862">
        <w:rPr>
          <w:color w:val="auto"/>
          <w:sz w:val="22"/>
          <w:szCs w:val="22"/>
        </w:rPr>
        <w:t xml:space="preserve"> to the celiac root), likely a developing atherosclerotic lesion. </w:t>
      </w:r>
    </w:p>
    <w:p w14:paraId="553F923C" w14:textId="77777777" w:rsidR="00F72E5E" w:rsidRPr="0029108C" w:rsidRDefault="00F72E5E" w:rsidP="007861C0">
      <w:pPr>
        <w:pStyle w:val="NoSpacing"/>
        <w:spacing w:line="480" w:lineRule="auto"/>
        <w:jc w:val="both"/>
        <w:rPr>
          <w:rFonts w:ascii="Times New Roman" w:hAnsi="Times New Roman" w:cs="Times New Roman"/>
          <w:b/>
          <w:bCs/>
          <w:sz w:val="24"/>
          <w:szCs w:val="24"/>
        </w:rPr>
      </w:pPr>
    </w:p>
    <w:p w14:paraId="02D9E53D"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Discussion</w:t>
      </w:r>
    </w:p>
    <w:p w14:paraId="7C3BF5AD" w14:textId="6A0E0960"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 this study, 4D flow MRI was used to obtain comprehensive hemodynamic measurements of the mesenteric vasculature in patients suspected of chronic mesenteric ischemia (CMI) and in control subjects both before and after meal ingestion. Our results were consistent with previous 2D PC-MRI imaging studies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bT45MTk8L1JlY051bT48RGlzcGxheVRleHQ+WzE3LTIwXTwvRGlzcGxheVRleHQ+PHJlY29yZD48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PGFiYnItMT5SYWRpb2xvZ3k8L2FiYnItMT48YWJici0yPlJhZGlvbG9neTwvYWJici0yPjwvcGVy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YXRpb248L2Z1bGwtdGl0bGU+PGFiYnItMT5DaXJjdWxhdGlvbjwvYWJici0xPjxhYmJyLTI+Q2ly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PEVuZE5vdGU+PENpdGU+PEF1dGhvcj5MaTwvQXV0aG9yPjxZZWFyPjE5OTQ8L1llYXI+PFJlY051
bT45MTk8L1JlY051bT48RGlzcGxheVRleHQ+WzE3LTIwXTwvRGlzcGxheVRleHQ+PHJlY29yZD48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PGFiYnItMT5SYWRpb2xvZ3k8L2FiYnItMT48YWJici0yPlJhZGlvbG9neTwvYWJici0yPjwvcGVy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YXRpb248L2Z1bGwtdGl0bGU+PGFiYnItMT5DaXJjdWxhdGlvbjwvYWJici0xPjxhYmJyLTI+Q2ly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[17-20]</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and demonstrated the potential of 4D flow MRI studies to help disentangle the complex flow patterns observed in CMI. Firstly, 4D flow MRI provides simultaneous acquisition of both hemodynamic information and a</w:t>
      </w:r>
      <w:ins w:id="640" w:author="Grant Steven Roberts" w:date="2020-09-18T16:24:00Z">
        <w:r w:rsidR="00C771A9">
          <w:rPr>
            <w:rFonts w:ascii="Times New Roman" w:hAnsi="Times New Roman" w:cs="Times New Roman"/>
            <w:sz w:val="24"/>
            <w:szCs w:val="24"/>
          </w:rPr>
          <w:t xml:space="preserve"> PC</w:t>
        </w:r>
      </w:ins>
      <w:del w:id="641" w:author="Grant Steven Roberts" w:date="2020-09-18T16:24:00Z">
        <w:r w:rsidRPr="0029108C" w:rsidDel="00C771A9">
          <w:rPr>
            <w:rFonts w:ascii="Times New Roman" w:hAnsi="Times New Roman" w:cs="Times New Roman"/>
            <w:sz w:val="24"/>
            <w:szCs w:val="24"/>
          </w:rPr>
          <w:delText>n</w:delText>
        </w:r>
      </w:del>
      <w:r w:rsidRPr="0029108C">
        <w:rPr>
          <w:rFonts w:ascii="Times New Roman" w:hAnsi="Times New Roman" w:cs="Times New Roman"/>
          <w:sz w:val="24"/>
          <w:szCs w:val="24"/>
        </w:rPr>
        <w:t xml:space="preserve"> MRA. Previous studies showed that 3D PC MRA can accurately measure vessel lumens of renal arteries </w:t>
      </w:r>
      <w:r>
        <w:rPr>
          <w:rFonts w:ascii="Times New Roman" w:hAnsi="Times New Roman" w:cs="Times New Roman"/>
          <w:sz w:val="24"/>
          <w:szCs w:val="24"/>
        </w:rPr>
        <w:fldChar w:fldCharType="begin">
          <w:fldData xml:space="preserve">PEVuZE5vdGU+PENpdGU+PEF1dGhvcj5GcmFuY29pczwvQXV0aG9yPjxZZWFyPjIwMTE8L1llYXI+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PEVuZE5vdGU+PENpdGU+PEF1dGhvcj5GcmFuY29pczwvQXV0aG9yPjxZZWFyPjIwMTE8L1llYXI+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[41]</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and identify areas of stenoses in suspected chronic mesenteric patients </w:t>
      </w:r>
      <w:r>
        <w:rPr>
          <w:rFonts w:ascii="Times New Roman" w:hAnsi="Times New Roman" w:cs="Times New Roman"/>
          <w:sz w:val="24"/>
          <w:szCs w:val="24"/>
        </w:rPr>
        <w:fldChar w:fldCharType="begin"/>
      </w:r>
      <w:r w:rsidR="004A1C2B">
        <w:rPr>
          <w:rFonts w:ascii="Times New Roman" w:hAnsi="Times New Roman" w:cs="Times New Roman"/>
          <w:sz w:val="24"/>
          <w:szCs w:val="24"/>
        </w:rPr>
        <w:instrText xml:space="preserve"> ADDIN EN.CITE &lt;EndNote&gt;&lt;Cite&gt;&lt;Author&gt;Wasser&lt;/Author&gt;&lt;Year&gt;1996&lt;/Year&gt;&lt;RecNum&gt;917&lt;/RecNum&gt;&lt;DisplayText&gt;[42]&lt;/DisplayText&gt;&lt;record&gt;&lt;rec-number&gt;917&lt;/rec-number&gt;&lt;foreign-keys&gt;&lt;key app="EN" db-id="xeep5d99wefzf1e2de75p900wp0assr5afff" timestamp="1584111517" guid="f97d0585-135a-4e82-86ad-b72554269e80"&gt;917&lt;/key&gt;&lt;/foreign-keys&gt;&lt;ref-type name="Journal Article"&gt;17&lt;/ref-type&gt;&lt;contributors&gt;&lt;authors&gt;&lt;author&gt;Wasser, M. N.&lt;/author&gt;&lt;author&gt;Geelkerken, R. H.&lt;/author&gt;&lt;author&gt;Kouwenhoven, M.&lt;/author&gt;&lt;author&gt;van Bockel, J. H.&lt;/author&gt;&lt;author&gt;Hermans, J.&lt;/author&gt;&lt;author&gt;Schultze Kool, L. J.&lt;/author&gt;&lt;author&gt;de Roos, A.&lt;/author&gt;&lt;/authors&gt;&lt;/contributors&gt;&lt;auth-address&gt;Department of Diagnostic Radiology, Leiden University Hospital, the Netherlands.&lt;/auth-address&gt;&lt;titles&gt;&lt;title&gt;Systolically gated 3D phase contrast MRA of mesenteric arteries in suspected mesenteric ischemia&lt;/title&gt;&lt;secondary-title&gt;J Comput Assist Tomogr&lt;/secondary-title&gt;&lt;/titles&gt;&lt;periodical&gt;&lt;full-title&gt;J Comput Assist Tomogr&lt;/full-title&gt;&lt;/periodical&gt;&lt;pages&gt;262-8&lt;/pages&gt;&lt;volume&gt;20&lt;/volume&gt;&lt;number&gt;2&lt;/number&gt;&lt;edition&gt;1996/03/01&lt;/edition&gt;&lt;keywords&gt;&lt;keyword&gt;Adult&lt;/keyword&gt;&lt;keyword&gt;Aged&lt;/keyword&gt;&lt;keyword&gt;Aged, 80 and over&lt;/keyword&gt;&lt;keyword&gt;Angiography, Digital Subtraction&lt;/keyword&gt;&lt;keyword&gt;Celiac Artery&lt;/keyword&gt;&lt;keyword&gt;Chronic Disease&lt;/keyword&gt;&lt;keyword&gt;Female&lt;/keyword&gt;&lt;keyword&gt;Humans&lt;/keyword&gt;&lt;keyword&gt;Ischemia/*diagnosis/surgery&lt;/keyword&gt;&lt;keyword&gt;Magnetic Resonance Angiography/*methods&lt;/keyword&gt;&lt;keyword&gt;Male&lt;/keyword&gt;&lt;keyword&gt;*Mesenteric Arteries&lt;/keyword&gt;&lt;keyword&gt;Mesentery/*blood supply&lt;/keyword&gt;&lt;keyword&gt;Middle Aged&lt;/keyword&gt;&lt;keyword&gt;Prospective Studies&lt;/keyword&gt;&lt;/keywords&gt;&lt;dates&gt;&lt;year&gt;1996&lt;/year&gt;&lt;pub-dates&gt;&lt;date&gt;Mar-Apr&lt;/date&gt;&lt;/pub-dates&gt;&lt;/dates&gt;&lt;isbn&gt;0363-8715 (Print)&amp;#xD;0363-8715&lt;/isbn&gt;&lt;accession-num&gt;8606234&lt;/accession-num&gt;&lt;urls&gt;&lt;/urls&gt;&lt;electronic-resource-num&gt;10.1097/00004728-199603000-00017&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4A1C2B">
        <w:rPr>
          <w:rFonts w:ascii="Times New Roman" w:hAnsi="Times New Roman" w:cs="Times New Roman"/>
          <w:noProof/>
          <w:sz w:val="24"/>
          <w:szCs w:val="24"/>
        </w:rPr>
        <w:t>[42]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Secondly, the large volumetric coverage ensures all relevant vessels and collaterals are visualized without the need for a dedicated MRA that often requires injection of a contrast agent. This may be useful since many patients demonstrate significant anatomical variations and may help overcome user- and patient-dependent issues associated with ultrasound. Thirdly, retrospective analysis is possible for any vessel (including collaterals) within the imaging volume without scan time penalty, unlike 2D </w:t>
      </w:r>
      <w:r w:rsidRPr="0029108C">
        <w:rPr>
          <w:rFonts w:ascii="Times New Roman" w:hAnsi="Times New Roman" w:cs="Times New Roman"/>
          <w:sz w:val="24"/>
          <w:szCs w:val="24"/>
        </w:rPr>
        <w:lastRenderedPageBreak/>
        <w:t>PC-MRI. Lastly, 4D flow MRI using an accelerated sequence such as PC-VIPR requires only a short 10-minute free-breathing scan session while retaining high temporal and spatial resolution.</w:t>
      </w:r>
    </w:p>
    <w:p w14:paraId="590DB19B" w14:textId="77777777" w:rsidR="00CC0C4C" w:rsidRPr="0029108C" w:rsidRDefault="00CC0C4C" w:rsidP="007861C0">
      <w:pPr>
        <w:pStyle w:val="NoSpacing"/>
        <w:spacing w:line="480" w:lineRule="auto"/>
        <w:jc w:val="both"/>
        <w:rPr>
          <w:rFonts w:ascii="Times New Roman" w:hAnsi="Times New Roman" w:cs="Times New Roman"/>
          <w:sz w:val="24"/>
          <w:szCs w:val="24"/>
        </w:rPr>
      </w:pPr>
    </w:p>
    <w:p w14:paraId="234CE79C"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Flow Consistency</w:t>
      </w:r>
    </w:p>
    <w:p w14:paraId="585E1C85" w14:textId="600066E6" w:rsidR="00F72E5E"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hAnsi="Times New Roman" w:cs="Times New Roman"/>
          <w:sz w:val="24"/>
          <w:szCs w:val="24"/>
        </w:rPr>
        <w:t>Correlation analysis showed</w:t>
      </w:r>
      <w:r w:rsidRPr="0029108C">
        <w:rPr>
          <w:rFonts w:ascii="Times New Roman" w:hAnsi="Times New Roman" w:cs="Times New Roman"/>
          <w:noProof/>
          <w:sz w:val="24"/>
          <w:szCs w:val="24"/>
        </w:rPr>
        <w:t xml:space="preserve"> strong </w:t>
      </w:r>
      <w:r w:rsidRPr="0029108C">
        <w:rPr>
          <w:rFonts w:ascii="Times New Roman" w:hAnsi="Times New Roman" w:cs="Times New Roman"/>
          <w:sz w:val="24"/>
          <w:szCs w:val="24"/>
        </w:rPr>
        <w:t xml:space="preserve">correlation between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(the differenc</w:t>
      </w:r>
      <w:r w:rsidRPr="0029108C">
        <w:rPr>
          <w:rFonts w:ascii="Times New Roman" w:hAnsi="Times New Roman" w:cs="Times New Roman"/>
          <w:noProof/>
          <w:sz w:val="24"/>
          <w:szCs w:val="24"/>
        </w:rPr>
        <w:t xml:space="preserve">e between </w:t>
      </w:r>
      <w:r w:rsidRPr="0029108C">
        <w:rPr>
          <w:rFonts w:ascii="Times New Roman" w:hAnsi="Times New Roman" w:cs="Times New Roman"/>
          <w:sz w:val="24"/>
          <w:szCs w:val="24"/>
        </w:rPr>
        <w:t xml:space="preserve">SCAo and IRAo flow rates)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(sum of flow rates in vessels exiting between these aortic segments) in both the arterial measurements and venous segments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The slope for both regression models was less than unity, indicating that some flow was not being accounted for in the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measurements. This discrepancy is likely due to small, unmeasured collaterals and measurement errors. Despite this, the strong correlation reflects good internal consistency and thus supports the feasibility of 4D flow measurements. Additionally, flow rates in this study agreed well with flow rates reported from other imaging modalitie</w:t>
      </w:r>
      <w:r w:rsidR="00B71B4F">
        <w:rPr>
          <w:rFonts w:ascii="Times New Roman" w:eastAsiaTheme="minorEastAsia" w:hAnsi="Times New Roman" w:cs="Times New Roman"/>
          <w:sz w:val="24"/>
          <w:szCs w:val="24"/>
        </w:rPr>
        <w:t>s</w:t>
      </w:r>
      <w:ins w:id="642" w:author="Grant Steven Roberts" w:date="2020-09-18T16:09:00Z">
        <w:r w:rsidR="007B4ECA">
          <w:rPr>
            <w:rFonts w:ascii="Times New Roman" w:eastAsiaTheme="minorEastAsia" w:hAnsi="Times New Roman" w:cs="Times New Roman"/>
            <w:sz w:val="24"/>
            <w:szCs w:val="24"/>
          </w:rPr>
          <w:t xml:space="preserve"> </w:t>
        </w:r>
        <w:r w:rsidR="007B4ECA">
          <w:rPr>
            <w:rFonts w:ascii="Times New Roman" w:hAnsi="Times New Roman" w:cs="Times New Roman"/>
            <w:sz w:val="24"/>
            <w:szCs w:val="24"/>
          </w:rPr>
          <w:fldChar w:fldCharType="begin">
            <w:fldData xml:space="preserve">PEVuZE5vdGU+PENpdGU+PEF1dGhvcj5MaTwvQXV0aG9yPjxZZWFyPjE5OTQ8L1llYXI+PFJlY051
bT45MTk8L1JlY051bT48RGlzcGxheVRleHQ+WzE3LTIwLDIzLDMwLTMyLDM0LTQwXTwvRGlzcGxh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Z3k8L2Z1bGwtdGl0bGU+PGFiYnItMT5SYWRpb2xvZ3k8L2FiYnItMT48YWJici0yPlJhZGlvbG9n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bGwtdGl0bGU+Q2lyY3VsYXRpb248L2Z1bGwtdGl0bGU+PGFiYnItMT5DaXJjdWxhdGlvbjwvYWJi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</w:fldData>
          </w:fldChar>
        </w:r>
      </w:ins>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PEVuZE5vdGU+PENpdGU+PEF1dGhvcj5MaTwvQXV0aG9yPjxZZWFyPjE5OTQ8L1llYXI+PFJlY051
bT45MTk8L1JlY051bT48RGlzcGxheVRleHQ+WzE3LTIwLDIzLDMwLTMyLDM0LTQwXTwvRGlzcGxh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Z3k8L2Z1bGwtdGl0bGU+PGFiYnItMT5SYWRpb2xvZ3k8L2FiYnItMT48YWJici0yPlJhZGlvbG9n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bGwtdGl0bGU+Q2lyY3VsYXRpb248L2Z1bGwtdGl0bGU+PGFiYnItMT5DaXJjdWxhdGlvbjwvYWJi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ins w:id="643" w:author="Grant Steven Roberts" w:date="2020-09-18T16:09:00Z">
        <w:r w:rsidR="007B4ECA">
          <w:rPr>
            <w:rFonts w:ascii="Times New Roman" w:hAnsi="Times New Roman" w:cs="Times New Roman"/>
            <w:sz w:val="24"/>
            <w:szCs w:val="24"/>
          </w:rPr>
        </w:r>
        <w:r w:rsidR="007B4ECA">
          <w:rPr>
            <w:rFonts w:ascii="Times New Roman" w:hAnsi="Times New Roman" w:cs="Times New Roman"/>
            <w:sz w:val="24"/>
            <w:szCs w:val="24"/>
          </w:rPr>
          <w:fldChar w:fldCharType="separate"/>
        </w:r>
      </w:ins>
      <w:r w:rsidR="004A1C2B">
        <w:rPr>
          <w:rFonts w:ascii="Times New Roman" w:hAnsi="Times New Roman" w:cs="Times New Roman"/>
          <w:noProof/>
          <w:sz w:val="24"/>
          <w:szCs w:val="24"/>
        </w:rPr>
        <w:t>[17-20,23,30-32,34-40]</w:t>
      </w:r>
      <w:ins w:id="644" w:author="Grant Steven Roberts" w:date="2020-09-18T16:09:00Z">
        <w:r w:rsidR="007B4ECA">
          <w:rPr>
            <w:rFonts w:ascii="Times New Roman" w:hAnsi="Times New Roman" w:cs="Times New Roman"/>
            <w:sz w:val="24"/>
            <w:szCs w:val="24"/>
          </w:rPr>
          <w:fldChar w:fldCharType="end"/>
        </w:r>
      </w:ins>
      <w:r w:rsidR="00B71B4F">
        <w:rPr>
          <w:rFonts w:ascii="Times New Roman" w:eastAsiaTheme="minorEastAsia" w:hAnsi="Times New Roman" w:cs="Times New Roman"/>
          <w:sz w:val="24"/>
          <w:szCs w:val="24"/>
        </w:rPr>
        <w:t>.</w:t>
      </w:r>
    </w:p>
    <w:p w14:paraId="242955F0" w14:textId="77777777" w:rsidR="00CC0C4C" w:rsidRPr="0029108C" w:rsidRDefault="00CC0C4C" w:rsidP="007861C0">
      <w:pPr>
        <w:pStyle w:val="NoSpacing"/>
        <w:spacing w:line="480" w:lineRule="auto"/>
        <w:jc w:val="both"/>
        <w:rPr>
          <w:rFonts w:ascii="Times New Roman" w:eastAsiaTheme="minorEastAsia" w:hAnsi="Times New Roman" w:cs="Times New Roman"/>
          <w:sz w:val="24"/>
          <w:szCs w:val="24"/>
        </w:rPr>
      </w:pPr>
    </w:p>
    <w:p w14:paraId="2D78F3C8"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Flow Analysis</w:t>
      </w:r>
    </w:p>
    <w:p w14:paraId="025C90BB" w14:textId="657A3B44" w:rsidR="001C0918" w:rsidRDefault="00F72E5E">
      <w:pPr>
        <w:pStyle w:val="NoSpacing"/>
        <w:spacing w:line="480" w:lineRule="auto"/>
        <w:ind w:firstLine="720"/>
        <w:jc w:val="both"/>
        <w:rPr>
          <w:ins w:id="645" w:author="Grant Steven Roberts" w:date="2020-09-18T10:42:00Z"/>
          <w:rFonts w:ascii="Times New Roman" w:hAnsi="Times New Roman" w:cs="Times New Roman"/>
          <w:sz w:val="24"/>
          <w:szCs w:val="24"/>
        </w:rPr>
        <w:pPrChange w:id="646" w:author="Grant Steven Roberts" w:date="2020-11-08T13:45:00Z">
          <w:pPr>
            <w:pStyle w:val="NoSpacing"/>
            <w:spacing w:line="480" w:lineRule="auto"/>
            <w:jc w:val="both"/>
          </w:pPr>
        </w:pPrChange>
      </w:pPr>
      <w:r w:rsidRPr="0029108C">
        <w:rPr>
          <w:rFonts w:ascii="Times New Roman" w:hAnsi="Times New Roman" w:cs="Times New Roman"/>
          <w:sz w:val="24"/>
          <w:szCs w:val="24"/>
        </w:rPr>
        <w:t xml:space="preserve">Both the control subjects and symptomatic patients without CMI (CMI-) experienced significant blood flow increases in the SMA, SMV, and PV twenty minutes after meal ingestion. This is expected in normal </w:t>
      </w:r>
      <w:r w:rsidRPr="0029108C">
        <w:rPr>
          <w:rFonts w:ascii="Times New Roman" w:hAnsi="Times New Roman" w:cs="Times New Roman"/>
          <w:noProof/>
          <w:sz w:val="24"/>
          <w:szCs w:val="24"/>
        </w:rPr>
        <w:t>individuals</w:t>
      </w:r>
      <w:r w:rsidRPr="0029108C">
        <w:rPr>
          <w:rFonts w:ascii="Times New Roman" w:hAnsi="Times New Roman" w:cs="Times New Roman"/>
          <w:sz w:val="24"/>
          <w:szCs w:val="24"/>
        </w:rPr>
        <w:t xml:space="preserve"> because an increase in SMA flow is needed to satisfy the increased metabolic demands of the gastrointestinal tract </w:t>
      </w:r>
      <w:r>
        <w:rPr>
          <w:rFonts w:ascii="Times New Roman" w:hAnsi="Times New Roman" w:cs="Times New Roman"/>
          <w:sz w:val="24"/>
          <w:szCs w:val="24"/>
        </w:rPr>
        <w:fldChar w:fldCharType="begin">
          <w:fldData xml:space="preserve">PEVuZE5vdGU+PENpdGU+PEF1dGhvcj5TaWViZXI8L0F1dGhvcj48WWVhcj4xOTkxPC9ZZWFyPjxS
ZWNOdW0+OTA5PC9SZWNOdW0+PERpc3BsYXlUZXh0PlszNiwyNF08L0Rpc3BsYXlUZXh0PjxyZWNv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dGxlPjxhYmJyLTE+R3V0PC9hYmJyLTE+PGFiYnItMj5HdXQ8L2FiYnItMj48L3BlcmlvZGljYWw+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PEVuZE5vdGU+PENpdGU+PEF1dGhvcj5TaWViZXI8L0F1dGhvcj48WWVhcj4xOTkxPC9ZZWFyPjxS
ZWNOdW0+OTA5PC9SZWNOdW0+PERpc3BsYXlUZXh0PlszNiwyNF08L0Rpc3BsYXlUZXh0PjxyZWNv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dGxlPjxhYmJyLTE+R3V0PC9hYmJyLTE+PGFiYnItMj5HdXQ8L2FiYnItMj48L3BlcmlvZGljYWw+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[36,24]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Since a majority of arterial mesenteric flow is returned through the SMV, increases in arterial flow will lead to increases in venous flow in the SMV and subsequently PV, which was observed in this study. Furthermore, an increase in SCAo blood flow was </w:t>
      </w:r>
      <w:r w:rsidRPr="0029108C">
        <w:rPr>
          <w:rFonts w:ascii="Times New Roman" w:hAnsi="Times New Roman" w:cs="Times New Roman"/>
          <w:sz w:val="24"/>
          <w:szCs w:val="24"/>
        </w:rPr>
        <w:lastRenderedPageBreak/>
        <w:t xml:space="preserve">observed in controls and in the CMI- group. This is most likely due to increased cardiac output following meal ingestion, acting to increase volumetric flow rates in the aorta </w:t>
      </w:r>
      <w:r>
        <w:rPr>
          <w:rFonts w:ascii="Times New Roman" w:hAnsi="Times New Roman" w:cs="Times New Roman"/>
          <w:sz w:val="24"/>
          <w:szCs w:val="24"/>
        </w:rPr>
        <w:fldChar w:fldCharType="begin"/>
      </w:r>
      <w:r w:rsidR="004A1C2B">
        <w:rPr>
          <w:rFonts w:ascii="Times New Roman" w:hAnsi="Times New Roman" w:cs="Times New Roman"/>
          <w:sz w:val="24"/>
          <w:szCs w:val="24"/>
        </w:rPr>
        <w:instrText xml:space="preserve"> ADDIN EN.CITE &lt;EndNote&gt;&lt;Cite&gt;&lt;Author&gt;Waaler&lt;/Author&gt;&lt;Year&gt;1991&lt;/Year&gt;&lt;RecNum&gt;910&lt;/RecNum&gt;&lt;DisplayText&gt;[43]&lt;/DisplayText&gt;&lt;record&gt;&lt;rec-number&gt;910&lt;/rec-number&gt;&lt;foreign-keys&gt;&lt;key app="EN" db-id="xeep5d99wefzf1e2de75p900wp0assr5afff" timestamp="1584110802" guid="a8dc29ed-8c79-4611-bfef-6feb938ce02d"&gt;910&lt;/key&gt;&lt;/foreign-keys&gt;&lt;ref-type name="Journal Article"&gt;17&lt;/ref-type&gt;&lt;contributors&gt;&lt;authors&gt;&lt;author&gt;Waaler, B. A.&lt;/author&gt;&lt;author&gt;Eriksen, M.&lt;/author&gt;&lt;author&gt;Toska, K.&lt;/author&gt;&lt;/authors&gt;&lt;/contributors&gt;&lt;auth-address&gt;Department of Physiology, University of Oslo, Norway.&lt;/auth-address&gt;&lt;titles&gt;&lt;title&gt;The effect of meal size on postprandial increase in cardiac output&lt;/title&gt;&lt;secondary-title&gt;Acta Physiol Scand&lt;/secondary-title&gt;&lt;/titles&gt;&lt;periodical&gt;&lt;full-title&gt;Acta Physiol Scand&lt;/full-title&gt;&lt;/periodical&gt;&lt;pages&gt;33-9&lt;/pages&gt;&lt;volume&gt;142&lt;/volume&gt;&lt;number&gt;1&lt;/number&gt;&lt;edition&gt;1991/05/01&lt;/edition&gt;&lt;keywords&gt;&lt;keyword&gt;Adult&lt;/keyword&gt;&lt;keyword&gt;Blood Pressure/physiology&lt;/keyword&gt;&lt;keyword&gt;Cardiac Output/*physiology&lt;/keyword&gt;&lt;keyword&gt;Eating/*physiology&lt;/keyword&gt;&lt;keyword&gt;Female&lt;/keyword&gt;&lt;keyword&gt;Heart Rate/physiology&lt;/keyword&gt;&lt;keyword&gt;Humans&lt;/keyword&gt;&lt;keyword&gt;Male&lt;/keyword&gt;&lt;keyword&gt;Splanchnic Circulation/physiology&lt;/keyword&gt;&lt;keyword&gt;Stroke Volume/physiology&lt;/keyword&gt;&lt;keyword&gt;Time Factors&lt;/keyword&gt;&lt;/keywords&gt;&lt;dates&gt;&lt;year&gt;1991&lt;/year&gt;&lt;pub-dates&gt;&lt;date&gt;May&lt;/date&gt;&lt;/pub-dates&gt;&lt;/dates&gt;&lt;isbn&gt;0001-6772 (Print)&amp;#xD;0001-6772&lt;/isbn&gt;&lt;accession-num&gt;1877363&lt;/accession-num&gt;&lt;urls&gt;&lt;/urls&gt;&lt;electronic-resource-num&gt;10.1111/j.1748-1716.1991.tb09125.x&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4A1C2B">
        <w:rPr>
          <w:rFonts w:ascii="Times New Roman" w:hAnsi="Times New Roman" w:cs="Times New Roman"/>
          <w:noProof/>
          <w:sz w:val="24"/>
          <w:szCs w:val="24"/>
        </w:rPr>
        <w:t>[43]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On the other hand, symptomatic patients with true CMI (CMI+ group) experienced no significant postprandial blood flow increases in any vessel. Furthermore, blood flow responses (percent changes in blood flow) in the SMA, SMV, and PV were significantly decreased in CMI+ patients compared to controls, supporting findings from prior 2D PC-MRI studies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bT45MTk8L1JlY051bT48RGlzcGxheVRleHQ+WzE3LTIwXTwvRGlzcGxheVRleHQ+PHJlY29yZD48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PGFiYnItMT5SYWRpb2xvZ3k8L2FiYnItMT48YWJici0yPlJhZGlvbG9neTwvYWJici0yPjwvcGVy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YXRpb248L2Z1bGwtdGl0bGU+PGFiYnItMT5DaXJjdWxhdGlvbjwvYWJici0xPjxhYmJyLTI+Q2ly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PEVuZE5vdGU+PENpdGU+PEF1dGhvcj5MaTwvQXV0aG9yPjxZZWFyPjE5OTQ8L1llYXI+PFJlY051
bT45MTk8L1JlY051bT48RGlzcGxheVRleHQ+WzE3LTIwXTwvRGlzcGxheVRleHQ+PHJlY29yZD48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PGFiYnItMT5SYWRpb2xvZ3k8L2FiYnItMT48YWJici0yPlJhZGlvbG9neTwvYWJici0yPjwvcGVy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YXRpb248L2Z1bGwtdGl0bGU+PGFiYnItMT5DaXJjdWxhdGlvbjwvYWJici0xPjxhYmJyLTI+Q2ly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[17-20]</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ins w:id="647" w:author="Grant Steven Roberts" w:date="2020-11-05T19:33:00Z">
        <w:r w:rsidR="00834636" w:rsidRPr="0029108C">
          <w:rPr>
            <w:rFonts w:ascii="Times New Roman" w:hAnsi="Times New Roman" w:cs="Times New Roman"/>
            <w:sz w:val="24"/>
            <w:szCs w:val="24"/>
          </w:rPr>
          <w:t xml:space="preserve">In addition, </w:t>
        </w:r>
      </w:ins>
      <w:ins w:id="648" w:author="Grant Steven Roberts" w:date="2020-11-05T19:34:00Z">
        <w:r w:rsidR="00834636">
          <w:rPr>
            <w:rFonts w:ascii="Times New Roman" w:hAnsi="Times New Roman" w:cs="Times New Roman"/>
            <w:sz w:val="24"/>
            <w:szCs w:val="24"/>
          </w:rPr>
          <w:t>b</w:t>
        </w:r>
      </w:ins>
      <w:ins w:id="649" w:author="Grant Steven Roberts" w:date="2020-11-05T19:33:00Z">
        <w:r w:rsidR="00834636" w:rsidRPr="0029108C">
          <w:rPr>
            <w:rFonts w:ascii="Times New Roman" w:hAnsi="Times New Roman" w:cs="Times New Roman"/>
            <w:sz w:val="24"/>
            <w:szCs w:val="24"/>
          </w:rPr>
          <w:t xml:space="preserve">lood flow responses in the SMV, and PV </w:t>
        </w:r>
      </w:ins>
      <w:ins w:id="650" w:author="Grant Steven Roberts" w:date="2020-11-05T19:34:00Z">
        <w:r w:rsidR="00834636">
          <w:rPr>
            <w:rFonts w:ascii="Times New Roman" w:hAnsi="Times New Roman" w:cs="Times New Roman"/>
            <w:sz w:val="24"/>
            <w:szCs w:val="24"/>
          </w:rPr>
          <w:t xml:space="preserve">were significantly decreased in CMI+ patients </w:t>
        </w:r>
      </w:ins>
      <w:ins w:id="651" w:author="Grant Steven Roberts" w:date="2020-11-05T19:33:00Z">
        <w:r w:rsidR="00834636" w:rsidRPr="0029108C">
          <w:rPr>
            <w:rFonts w:ascii="Times New Roman" w:hAnsi="Times New Roman" w:cs="Times New Roman"/>
            <w:sz w:val="24"/>
            <w:szCs w:val="24"/>
          </w:rPr>
          <w:t xml:space="preserve">compared to the CMI- group, while SMA flow responses were not. SMA flow responses in the CMI- group may be lower due to several patients with narrowing celiac arteries. In these patients, preprandial SMA flow values tended to be higher than in control subjects, which has also been observed in other studies </w:t>
        </w:r>
        <w:r w:rsidR="00834636">
          <w:rPr>
            <w:rFonts w:ascii="Times New Roman" w:hAnsi="Times New Roman" w:cs="Times New Roman"/>
            <w:sz w:val="24"/>
            <w:szCs w:val="24"/>
          </w:rPr>
          <w:fldChar w:fldCharType="begin">
            <w:fldData xml:space="preserve">PEVuZE5vdGU+PENpdGU+PEF1dGhvcj5MaTwvQXV0aG9yPjxZZWFyPjE5OTU8L1llYXI+PFJlY051
bT45MTg8L1JlY051bT48RGlzcGxheVRleHQ+WzE5LDIwXTwvRGlzcGxheVRleHQ+PHJlY29yZD48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b2xvZ3k8L2Z1bGwtdGl0bGU+PGFiYnItMT5SYWRpb2xvZ3k8L2FiYnItMT48YWJici0yPlJhZGlv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</w:fldData>
          </w:fldChar>
        </w:r>
      </w:ins>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PEVuZE5vdGU+PENpdGU+PEF1dGhvcj5MaTwvQXV0aG9yPjxZZWFyPjE5OTU8L1llYXI+PFJlY051
bT45MTg8L1JlY051bT48RGlzcGxheVRleHQ+WzE5LDIwXTwvRGlzcGxheVRleHQ+PHJlY29yZD48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b2xvZ3k8L2Z1bGwtdGl0bGU+PGFiYnItMT5SYWRpb2xvZ3k8L2FiYnItMT48YWJici0yPlJhZGlv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ins w:id="652" w:author="Grant Steven Roberts" w:date="2020-11-05T19:33:00Z">
        <w:r w:rsidR="00834636">
          <w:rPr>
            <w:rFonts w:ascii="Times New Roman" w:hAnsi="Times New Roman" w:cs="Times New Roman"/>
            <w:sz w:val="24"/>
            <w:szCs w:val="24"/>
          </w:rPr>
        </w:r>
        <w:r w:rsidR="00834636">
          <w:rPr>
            <w:rFonts w:ascii="Times New Roman" w:hAnsi="Times New Roman" w:cs="Times New Roman"/>
            <w:sz w:val="24"/>
            <w:szCs w:val="24"/>
          </w:rPr>
          <w:fldChar w:fldCharType="separate"/>
        </w:r>
      </w:ins>
      <w:r w:rsidR="004A1C2B">
        <w:rPr>
          <w:rFonts w:ascii="Times New Roman" w:hAnsi="Times New Roman" w:cs="Times New Roman"/>
          <w:noProof/>
          <w:sz w:val="24"/>
          <w:szCs w:val="24"/>
        </w:rPr>
        <w:t>[19,20]</w:t>
      </w:r>
      <w:ins w:id="653" w:author="Grant Steven Roberts" w:date="2020-11-05T19:33:00Z">
        <w:r w:rsidR="00834636">
          <w:rPr>
            <w:rFonts w:ascii="Times New Roman" w:hAnsi="Times New Roman" w:cs="Times New Roman"/>
            <w:sz w:val="24"/>
            <w:szCs w:val="24"/>
          </w:rPr>
          <w:fldChar w:fldCharType="end"/>
        </w:r>
        <w:r w:rsidR="00834636" w:rsidRPr="0029108C">
          <w:rPr>
            <w:rFonts w:ascii="Times New Roman" w:hAnsi="Times New Roman" w:cs="Times New Roman"/>
            <w:sz w:val="24"/>
            <w:szCs w:val="24"/>
          </w:rPr>
          <w:t xml:space="preserve">. It should also be noted that, in these patients, SMV and PV flow still increased to normal levels.  </w:t>
        </w:r>
      </w:ins>
      <w:del w:id="654" w:author="Grant Steven Roberts" w:date="2020-11-05T19:26:00Z">
        <w:r w:rsidRPr="0029108C" w:rsidDel="00064152">
          <w:rPr>
            <w:rFonts w:ascii="Times New Roman" w:hAnsi="Times New Roman" w:cs="Times New Roman"/>
            <w:sz w:val="24"/>
            <w:szCs w:val="24"/>
          </w:rPr>
          <w:delText xml:space="preserve">Postprandial blood flow responses in the SCAo were also decreased in CMI patients compared to controls which has not been previously shown. </w:delText>
        </w:r>
      </w:del>
    </w:p>
    <w:p w14:paraId="142D14DA" w14:textId="25E67169" w:rsidR="00F72E5E" w:rsidRPr="0029108C" w:rsidRDefault="00F72E5E" w:rsidP="00306FF9">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Postprandial blood flow increases in the CA were not observed for any group. Since the CA primarily supplies proximal portions of the gastrointestinal tract, blood flow responses occur almost immediately after a meal and return to baseline levels shortly thereafter </w:t>
      </w:r>
      <w:r>
        <w:rPr>
          <w:rFonts w:ascii="Times New Roman" w:hAnsi="Times New Roman" w:cs="Times New Roman"/>
          <w:sz w:val="24"/>
          <w:szCs w:val="24"/>
        </w:rPr>
        <w:fldChar w:fldCharType="begin"/>
      </w:r>
      <w:r w:rsidR="004A1C2B">
        <w:rPr>
          <w:rFonts w:ascii="Times New Roman" w:hAnsi="Times New Roman" w:cs="Times New Roman"/>
          <w:sz w:val="24"/>
          <w:szCs w:val="24"/>
        </w:rPr>
        <w:instrText xml:space="preserve"> ADDIN EN.CITE &lt;EndNote&gt;&lt;Cite&gt;&lt;Author&gt;Someya&lt;/Author&gt;&lt;Year&gt;2008&lt;/Year&gt;&lt;RecNum&gt;879&lt;/RecNum&gt;&lt;DisplayText&gt;[24]&lt;/DisplayText&gt;&lt;record&gt;&lt;rec-number&gt;879&lt;/rec-number&gt;&lt;foreign-keys&gt;&lt;key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Pr>
          <w:rFonts w:ascii="Times New Roman" w:hAnsi="Times New Roman" w:cs="Times New Roman"/>
          <w:sz w:val="24"/>
          <w:szCs w:val="24"/>
        </w:rPr>
        <w:fldChar w:fldCharType="separate"/>
      </w:r>
      <w:r w:rsidR="004A1C2B">
        <w:rPr>
          <w:rFonts w:ascii="Times New Roman" w:hAnsi="Times New Roman" w:cs="Times New Roman"/>
          <w:noProof/>
          <w:sz w:val="24"/>
          <w:szCs w:val="24"/>
        </w:rPr>
        <w:t>[24]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this study, patients were imaged 20 minutes after ingestion of </w:t>
      </w:r>
      <w:r w:rsidRPr="0029108C">
        <w:rPr>
          <w:rFonts w:ascii="Times New Roman" w:hAnsi="Times New Roman" w:cs="Times New Roman"/>
          <w:noProof/>
          <w:sz w:val="24"/>
          <w:szCs w:val="24"/>
        </w:rPr>
        <w:t>a meal</w:t>
      </w:r>
      <w:r w:rsidRPr="0029108C">
        <w:rPr>
          <w:rFonts w:ascii="Times New Roman" w:hAnsi="Times New Roman" w:cs="Times New Roman"/>
          <w:sz w:val="24"/>
          <w:szCs w:val="24"/>
        </w:rPr>
        <w:t>, allowing postprandial CA flow rates to return to near baseline levels, explaining the negligible observed increases in CA flow rates.</w:t>
      </w:r>
      <w:ins w:id="655" w:author="Grant Steven Roberts" w:date="2020-10-04T11:33:00Z">
        <w:r w:rsidR="00475C8D">
          <w:rPr>
            <w:rFonts w:ascii="Times New Roman" w:hAnsi="Times New Roman" w:cs="Times New Roman"/>
            <w:sz w:val="24"/>
            <w:szCs w:val="24"/>
          </w:rPr>
          <w:t xml:space="preserve"> </w:t>
        </w:r>
      </w:ins>
    </w:p>
    <w:p w14:paraId="2085B6D4" w14:textId="7E7DE153" w:rsidR="00F72E5E" w:rsidRPr="0029108C" w:rsidDel="00834636" w:rsidRDefault="00F72E5E" w:rsidP="007861C0">
      <w:pPr>
        <w:pStyle w:val="NoSpacing"/>
        <w:spacing w:line="480" w:lineRule="auto"/>
        <w:ind w:firstLine="720"/>
        <w:jc w:val="both"/>
        <w:rPr>
          <w:del w:id="656" w:author="Grant Steven Roberts" w:date="2020-11-05T19:33:00Z"/>
          <w:rFonts w:ascii="Times New Roman" w:hAnsi="Times New Roman" w:cs="Times New Roman"/>
          <w:sz w:val="24"/>
          <w:szCs w:val="24"/>
        </w:rPr>
      </w:pPr>
      <w:del w:id="657" w:author="Grant Steven Roberts" w:date="2020-11-05T19:33:00Z">
        <w:r w:rsidRPr="0029108C" w:rsidDel="00834636">
          <w:rPr>
            <w:rFonts w:ascii="Times New Roman" w:hAnsi="Times New Roman" w:cs="Times New Roman"/>
            <w:sz w:val="24"/>
            <w:szCs w:val="24"/>
          </w:rPr>
          <w:delText xml:space="preserve">In addition, </w:delText>
        </w:r>
      </w:del>
      <w:del w:id="658" w:author="Grant Steven Roberts" w:date="2020-09-17T10:39:00Z">
        <w:r w:rsidRPr="0029108C" w:rsidDel="001529AB">
          <w:rPr>
            <w:rFonts w:ascii="Times New Roman" w:hAnsi="Times New Roman" w:cs="Times New Roman"/>
            <w:sz w:val="24"/>
            <w:szCs w:val="24"/>
          </w:rPr>
          <w:delText xml:space="preserve">postprandial </w:delText>
        </w:r>
      </w:del>
      <w:del w:id="659" w:author="Grant Steven Roberts" w:date="2020-11-05T19:33:00Z">
        <w:r w:rsidRPr="0029108C" w:rsidDel="00834636">
          <w:rPr>
            <w:rFonts w:ascii="Times New Roman" w:hAnsi="Times New Roman" w:cs="Times New Roman"/>
            <w:sz w:val="24"/>
            <w:szCs w:val="24"/>
          </w:rPr>
          <w:delText xml:space="preserve">blood flow responses for the CMI+ group were significantly decreased in the SCAo, SMV, and PV, compared to the CMI- group, while SMA flow responses were not. SMA flow responses in the CMI- group may be lower due </w:delText>
        </w:r>
        <w:r w:rsidRPr="0029108C" w:rsidDel="00834636">
          <w:rPr>
            <w:rFonts w:ascii="Times New Roman" w:hAnsi="Times New Roman" w:cs="Times New Roman"/>
            <w:sz w:val="24"/>
            <w:szCs w:val="24"/>
          </w:rPr>
          <w:lastRenderedPageBreak/>
          <w:delText xml:space="preserve">to several patients with narrowing celiac arteries. In these patients, preprandial SMA flow values tended to be higher than in control subjects, which has also been observed in other studies </w:delText>
        </w:r>
        <w:r w:rsidDel="00834636">
          <w:rPr>
            <w:rFonts w:ascii="Times New Roman" w:hAnsi="Times New Roman" w:cs="Times New Roman"/>
            <w:sz w:val="24"/>
            <w:szCs w:val="24"/>
          </w:rPr>
          <w:fldChar w:fldCharType="begin">
            <w:fldData xml:space="preserve">PEVuZE5vdGU+PENpdGU+PEF1dGhvcj5MaTwvQXV0aG9yPjxZZWFyPjE5OTU8L1llYXI+PFJlY051
bT45MTg8L1JlY051bT48RGlzcGxheVRleHQ+WzE5LDIwXTwvRGlzcGxheVRleHQ+PHJlY29yZD48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b2xvZ3k8L2Z1bGwtdGl0bGU+PGFiYnItMT5SYWRpb2xvZ3k8L2FiYnItMT48YWJici0yPlJhZGlv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</w:fldData>
          </w:fldChar>
        </w:r>
      </w:del>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PEVuZE5vdGU+PENpdGU+PEF1dGhvcj5MaTwvQXV0aG9yPjxZZWFyPjE5OTU8L1llYXI+PFJlY051
bT45MTg8L1JlY051bT48RGlzcGxheVRleHQ+WzE5LDIwXTwvRGlzcGxheVRleHQ+PHJlY29yZD48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b2xvZ3k8L2Z1bGwtdGl0bGU+PGFiYnItMT5SYWRpb2xvZ3k8L2FiYnItMT48YWJici0yPlJhZGlv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del w:id="660" w:author="Grant Steven Roberts" w:date="2020-11-05T19:33:00Z">
        <w:r w:rsidDel="00834636">
          <w:rPr>
            <w:rFonts w:ascii="Times New Roman" w:hAnsi="Times New Roman" w:cs="Times New Roman"/>
            <w:sz w:val="24"/>
            <w:szCs w:val="24"/>
          </w:rPr>
        </w:r>
        <w:r w:rsidDel="00834636">
          <w:rPr>
            <w:rFonts w:ascii="Times New Roman" w:hAnsi="Times New Roman" w:cs="Times New Roman"/>
            <w:sz w:val="24"/>
            <w:szCs w:val="24"/>
          </w:rPr>
          <w:fldChar w:fldCharType="separate"/>
        </w:r>
      </w:del>
      <w:r w:rsidR="004A1C2B">
        <w:rPr>
          <w:rFonts w:ascii="Times New Roman" w:hAnsi="Times New Roman" w:cs="Times New Roman"/>
          <w:noProof/>
          <w:sz w:val="24"/>
          <w:szCs w:val="24"/>
        </w:rPr>
        <w:t>[19,20]</w:t>
      </w:r>
      <w:del w:id="661" w:author="Grant Steven Roberts" w:date="2020-11-05T19:33:00Z">
        <w:r w:rsidDel="00834636">
          <w:rPr>
            <w:rFonts w:ascii="Times New Roman" w:hAnsi="Times New Roman" w:cs="Times New Roman"/>
            <w:sz w:val="24"/>
            <w:szCs w:val="24"/>
          </w:rPr>
          <w:fldChar w:fldCharType="end"/>
        </w:r>
        <w:r w:rsidRPr="0029108C" w:rsidDel="00834636">
          <w:rPr>
            <w:rFonts w:ascii="Times New Roman" w:hAnsi="Times New Roman" w:cs="Times New Roman"/>
            <w:sz w:val="24"/>
            <w:szCs w:val="24"/>
          </w:rPr>
          <w:delText xml:space="preserve">. It should also be noted that, in these patients, SMV and PV flow still increased to normal levels.  </w:delText>
        </w:r>
      </w:del>
    </w:p>
    <w:p w14:paraId="44C3AF5E" w14:textId="445836F5" w:rsidR="00F72E5E"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It was also observed that SMV preprandial flow rates were increased in CMI+ patients compared to controls. The explanation for this relationship is not readily apparent. However, similar results were seen in other studies </w:t>
      </w:r>
      <w:r>
        <w:rPr>
          <w:rFonts w:ascii="Times New Roman" w:hAnsi="Times New Roman" w:cs="Times New Roman"/>
          <w:sz w:val="24"/>
          <w:szCs w:val="24"/>
        </w:rPr>
        <w:fldChar w:fldCharType="begin">
          <w:fldData xml:space="preserve">PEVuZE5vdGU+PENpdGU+PEF1dGhvcj5MaTwvQXV0aG9yPjxZZWFyPjE5OTU8L1llYXI+PFJlY051
bT45MTg8L1JlY051bT48RGlzcGxheVRleHQ+WzE5LDIwXTwvRGlzcGxheVRleHQ+PHJlY29yZD48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b2xvZ3k8L2Z1bGwtdGl0bGU+PGFiYnItMT5SYWRpb2xvZ3k8L2FiYnItMT48YWJici0yPlJhZGlv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PEVuZE5vdGU+PENpdGU+PEF1dGhvcj5MaTwvQXV0aG9yPjxZZWFyPjE5OTU8L1llYXI+PFJlY051
bT45MTg8L1JlY051bT48RGlzcGxheVRleHQ+WzE5LDIwXTwvRGlzcGxheVRleHQ+PHJlY29yZD48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b2xvZ3k8L2Z1bGwtdGl0bGU+PGFiYnItMT5SYWRpb2xvZ3k8L2FiYnItMT48YWJici0yPlJhZGlv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[19,20]</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which average fasting SMV flow rates were slightly higher in diseased patients.</w:t>
      </w:r>
    </w:p>
    <w:p w14:paraId="7B166F04" w14:textId="77777777" w:rsidR="00CC0C4C" w:rsidRPr="0029108C" w:rsidRDefault="00CC0C4C" w:rsidP="007861C0">
      <w:pPr>
        <w:pStyle w:val="NoSpacing"/>
        <w:spacing w:line="480" w:lineRule="auto"/>
        <w:ind w:firstLine="720"/>
        <w:jc w:val="both"/>
        <w:rPr>
          <w:rFonts w:ascii="Times New Roman" w:hAnsi="Times New Roman" w:cs="Times New Roman"/>
          <w:sz w:val="24"/>
          <w:szCs w:val="24"/>
        </w:rPr>
      </w:pPr>
    </w:p>
    <w:p w14:paraId="222B8683"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Limitations</w:t>
      </w:r>
    </w:p>
    <w:p w14:paraId="502E0EDE" w14:textId="3F7E0F0A" w:rsidR="00E14EA3" w:rsidRDefault="00F72E5E" w:rsidP="007861C0">
      <w:pPr>
        <w:pStyle w:val="NoSpacing"/>
        <w:spacing w:line="480" w:lineRule="auto"/>
        <w:jc w:val="both"/>
        <w:rPr>
          <w:ins w:id="662" w:author="Grant Steven Roberts" w:date="2020-09-18T10:52:00Z"/>
          <w:rFonts w:ascii="Times New Roman" w:hAnsi="Times New Roman" w:cs="Times New Roman"/>
          <w:sz w:val="24"/>
          <w:szCs w:val="24"/>
        </w:rPr>
      </w:pPr>
      <w:r w:rsidRPr="0029108C">
        <w:rPr>
          <w:rFonts w:ascii="Times New Roman" w:hAnsi="Times New Roman" w:cs="Times New Roman"/>
          <w:sz w:val="24"/>
          <w:szCs w:val="24"/>
        </w:rPr>
        <w:t xml:space="preserve">Due to the nature of this retrospective study, scans were acquired with 1.5T and 3.0T scanners and with slightly varying imaging protocols.  While this might affect image quality, it should have very minor implications on the flow measurements used here. </w:t>
      </w:r>
      <w:r w:rsidR="008E75F7">
        <w:rPr>
          <w:rFonts w:ascii="Times New Roman" w:hAnsi="Times New Roman" w:cs="Times New Roman"/>
          <w:sz w:val="24"/>
          <w:szCs w:val="24"/>
        </w:rPr>
        <w:t>C</w:t>
      </w:r>
      <w:r w:rsidRPr="0029108C">
        <w:rPr>
          <w:rFonts w:ascii="Times New Roman" w:hAnsi="Times New Roman" w:cs="Times New Roman"/>
          <w:sz w:val="24"/>
          <w:szCs w:val="24"/>
        </w:rPr>
        <w:t xml:space="preserve">lassifying patients as ischemic versus non-ischemic based on MRA stenoses measurements and </w:t>
      </w:r>
      <w:del w:id="663" w:author="Grant Steven Roberts" w:date="2020-11-08T13:07:00Z">
        <w:r w:rsidRPr="0029108C" w:rsidDel="004A1C2B">
          <w:rPr>
            <w:rFonts w:ascii="Times New Roman" w:hAnsi="Times New Roman" w:cs="Times New Roman"/>
            <w:sz w:val="24"/>
            <w:szCs w:val="24"/>
          </w:rPr>
          <w:delText>clinical findings</w:delText>
        </w:r>
      </w:del>
      <w:ins w:id="664" w:author="Grant Steven Roberts" w:date="2020-11-08T13:07:00Z">
        <w:r w:rsidR="004A1C2B">
          <w:rPr>
            <w:rFonts w:ascii="Times New Roman" w:hAnsi="Times New Roman" w:cs="Times New Roman"/>
            <w:sz w:val="24"/>
            <w:szCs w:val="24"/>
          </w:rPr>
          <w:t>follow-up after revascularization</w:t>
        </w:r>
      </w:ins>
      <w:r w:rsidRPr="0029108C">
        <w:rPr>
          <w:rFonts w:ascii="Times New Roman" w:hAnsi="Times New Roman" w:cs="Times New Roman"/>
          <w:sz w:val="24"/>
          <w:szCs w:val="24"/>
        </w:rPr>
        <w:t xml:space="preserve"> may be prone to error due to the lack of a widely-accepted gold standard imaging method</w:t>
      </w:r>
      <w:ins w:id="665" w:author="Grant Steven Roberts" w:date="2020-09-18T16:42:00Z">
        <w:r w:rsidR="008E75F7">
          <w:rPr>
            <w:rFonts w:ascii="Times New Roman" w:hAnsi="Times New Roman" w:cs="Times New Roman"/>
            <w:sz w:val="24"/>
            <w:szCs w:val="24"/>
          </w:rPr>
          <w:t>, which is identified as a major limitation of this study</w:t>
        </w:r>
      </w:ins>
      <w:ins w:id="666" w:author="Grant Steven Roberts" w:date="2020-09-18T16:48:00Z">
        <w:r w:rsidR="007861A0">
          <w:rPr>
            <w:rFonts w:ascii="Times New Roman" w:hAnsi="Times New Roman" w:cs="Times New Roman"/>
            <w:sz w:val="24"/>
            <w:szCs w:val="24"/>
          </w:rPr>
          <w:t>.</w:t>
        </w:r>
      </w:ins>
      <w:r w:rsidRPr="0029108C">
        <w:rPr>
          <w:rFonts w:ascii="Times New Roman" w:hAnsi="Times New Roman" w:cs="Times New Roman"/>
          <w:sz w:val="24"/>
          <w:szCs w:val="24"/>
        </w:rPr>
        <w:t xml:space="preserve"> </w:t>
      </w:r>
      <w:ins w:id="667" w:author="Grant Steven Roberts" w:date="2020-09-18T16:48:00Z">
        <w:r w:rsidR="007861A0">
          <w:rPr>
            <w:rFonts w:ascii="Times New Roman" w:hAnsi="Times New Roman" w:cs="Times New Roman"/>
            <w:sz w:val="24"/>
            <w:szCs w:val="24"/>
          </w:rPr>
          <w:t>Specifically</w:t>
        </w:r>
      </w:ins>
      <w:ins w:id="668" w:author="Grant Steven Roberts" w:date="2020-09-18T16:47:00Z">
        <w:r w:rsidR="007861A0">
          <w:rPr>
            <w:rFonts w:ascii="Times New Roman" w:hAnsi="Times New Roman" w:cs="Times New Roman"/>
            <w:sz w:val="24"/>
            <w:szCs w:val="24"/>
          </w:rPr>
          <w:t>, c</w:t>
        </w:r>
      </w:ins>
      <w:ins w:id="669" w:author="Grant Steven Roberts" w:date="2020-09-18T14:16:00Z">
        <w:r w:rsidR="00363D8D">
          <w:rPr>
            <w:rFonts w:ascii="Times New Roman" w:hAnsi="Times New Roman" w:cs="Times New Roman"/>
            <w:sz w:val="24"/>
            <w:szCs w:val="24"/>
          </w:rPr>
          <w:t>lassifying patients with single</w:t>
        </w:r>
      </w:ins>
      <w:ins w:id="670" w:author="Grant Steven Roberts" w:date="2020-11-08T13:47:00Z">
        <w:r w:rsidR="00825EAE">
          <w:rPr>
            <w:rFonts w:ascii="Times New Roman" w:hAnsi="Times New Roman" w:cs="Times New Roman"/>
            <w:sz w:val="24"/>
            <w:szCs w:val="24"/>
          </w:rPr>
          <w:t>-</w:t>
        </w:r>
      </w:ins>
      <w:ins w:id="671" w:author="Grant Steven Roberts" w:date="2020-09-18T14:16:00Z">
        <w:r w:rsidR="00363D8D">
          <w:rPr>
            <w:rFonts w:ascii="Times New Roman" w:hAnsi="Times New Roman" w:cs="Times New Roman"/>
            <w:sz w:val="24"/>
            <w:szCs w:val="24"/>
          </w:rPr>
          <w:t xml:space="preserve">vessel </w:t>
        </w:r>
      </w:ins>
      <w:ins w:id="672" w:author="Grant Steven Roberts" w:date="2020-09-18T14:20:00Z">
        <w:r w:rsidR="00990FB6">
          <w:rPr>
            <w:rFonts w:ascii="Times New Roman" w:hAnsi="Times New Roman" w:cs="Times New Roman"/>
            <w:sz w:val="24"/>
            <w:szCs w:val="24"/>
          </w:rPr>
          <w:t xml:space="preserve">disease </w:t>
        </w:r>
      </w:ins>
      <w:ins w:id="673" w:author="Grant Steven Roberts" w:date="2020-09-18T14:16:00Z">
        <w:r w:rsidR="00363D8D">
          <w:rPr>
            <w:rFonts w:ascii="Times New Roman" w:hAnsi="Times New Roman" w:cs="Times New Roman"/>
            <w:sz w:val="24"/>
            <w:szCs w:val="24"/>
          </w:rPr>
          <w:t>as CMI- could result in misclassification</w:t>
        </w:r>
      </w:ins>
      <w:ins w:id="674" w:author="Grant Steven Roberts" w:date="2020-09-18T14:21:00Z">
        <w:r w:rsidR="00990FB6">
          <w:rPr>
            <w:rFonts w:ascii="Times New Roman" w:hAnsi="Times New Roman" w:cs="Times New Roman"/>
            <w:sz w:val="24"/>
            <w:szCs w:val="24"/>
          </w:rPr>
          <w:t>, as individuals with single</w:t>
        </w:r>
      </w:ins>
      <w:ins w:id="675" w:author="Grant Steven Roberts" w:date="2020-11-08T13:47:00Z">
        <w:r w:rsidR="00825EAE">
          <w:rPr>
            <w:rFonts w:ascii="Times New Roman" w:hAnsi="Times New Roman" w:cs="Times New Roman"/>
            <w:sz w:val="24"/>
            <w:szCs w:val="24"/>
          </w:rPr>
          <w:t>-</w:t>
        </w:r>
      </w:ins>
      <w:ins w:id="676" w:author="Grant Steven Roberts" w:date="2020-09-18T14:21:00Z">
        <w:r w:rsidR="00990FB6">
          <w:rPr>
            <w:rFonts w:ascii="Times New Roman" w:hAnsi="Times New Roman" w:cs="Times New Roman"/>
            <w:sz w:val="24"/>
            <w:szCs w:val="24"/>
          </w:rPr>
          <w:t>vessel disease have been reported</w:t>
        </w:r>
      </w:ins>
      <w:ins w:id="677" w:author="Grant Steven Roberts" w:date="2020-11-08T13:08:00Z">
        <w:r w:rsidR="004A1C2B">
          <w:rPr>
            <w:rFonts w:ascii="Times New Roman" w:hAnsi="Times New Roman" w:cs="Times New Roman"/>
            <w:sz w:val="24"/>
            <w:szCs w:val="24"/>
          </w:rPr>
          <w:t xml:space="preserve"> and may see symptom improvement after revascularization. Secondly, it is possible that</w:t>
        </w:r>
      </w:ins>
      <w:ins w:id="678" w:author="Grant Steven Roberts" w:date="2020-11-08T13:49:00Z">
        <w:r w:rsidR="00825EAE">
          <w:rPr>
            <w:rFonts w:ascii="Times New Roman" w:hAnsi="Times New Roman" w:cs="Times New Roman"/>
            <w:sz w:val="24"/>
            <w:szCs w:val="24"/>
          </w:rPr>
          <w:t xml:space="preserve"> some</w:t>
        </w:r>
      </w:ins>
      <w:ins w:id="679" w:author="Grant Steven Roberts" w:date="2020-11-08T13:08:00Z">
        <w:r w:rsidR="004A1C2B">
          <w:rPr>
            <w:rFonts w:ascii="Times New Roman" w:hAnsi="Times New Roman" w:cs="Times New Roman"/>
            <w:sz w:val="24"/>
            <w:szCs w:val="24"/>
          </w:rPr>
          <w:t xml:space="preserve"> </w:t>
        </w:r>
      </w:ins>
      <w:ins w:id="680" w:author="Grant Steven Roberts" w:date="2020-11-08T13:46:00Z">
        <w:r w:rsidR="00825EAE">
          <w:rPr>
            <w:rFonts w:ascii="Times New Roman" w:hAnsi="Times New Roman" w:cs="Times New Roman"/>
            <w:sz w:val="24"/>
            <w:szCs w:val="24"/>
          </w:rPr>
          <w:t>CMI+ subjects</w:t>
        </w:r>
      </w:ins>
      <w:ins w:id="681" w:author="Grant Steven Roberts" w:date="2020-11-08T13:08:00Z">
        <w:r w:rsidR="004A1C2B">
          <w:rPr>
            <w:rFonts w:ascii="Times New Roman" w:hAnsi="Times New Roman" w:cs="Times New Roman"/>
            <w:sz w:val="24"/>
            <w:szCs w:val="24"/>
          </w:rPr>
          <w:t xml:space="preserve"> </w:t>
        </w:r>
      </w:ins>
      <w:ins w:id="682" w:author="Grant Steven Roberts" w:date="2020-11-08T13:48:00Z">
        <w:r w:rsidR="00825EAE">
          <w:rPr>
            <w:rFonts w:ascii="Times New Roman" w:hAnsi="Times New Roman" w:cs="Times New Roman"/>
            <w:sz w:val="24"/>
            <w:szCs w:val="24"/>
          </w:rPr>
          <w:t xml:space="preserve">who have </w:t>
        </w:r>
      </w:ins>
      <w:ins w:id="683" w:author="Grant Steven Roberts" w:date="2020-11-08T13:08:00Z">
        <w:r w:rsidR="004A1C2B">
          <w:rPr>
            <w:rFonts w:ascii="Times New Roman" w:hAnsi="Times New Roman" w:cs="Times New Roman"/>
            <w:sz w:val="24"/>
            <w:szCs w:val="24"/>
          </w:rPr>
          <w:t xml:space="preserve">2 or more </w:t>
        </w:r>
      </w:ins>
      <w:ins w:id="684" w:author="Grant Steven Roberts" w:date="2020-11-08T13:09:00Z">
        <w:r w:rsidR="004A1C2B">
          <w:rPr>
            <w:rFonts w:ascii="Times New Roman" w:hAnsi="Times New Roman" w:cs="Times New Roman"/>
            <w:sz w:val="24"/>
            <w:szCs w:val="24"/>
          </w:rPr>
          <w:t xml:space="preserve">significant </w:t>
        </w:r>
      </w:ins>
      <w:ins w:id="685" w:author="Grant Steven Roberts" w:date="2020-11-08T13:08:00Z">
        <w:r w:rsidR="004A1C2B">
          <w:rPr>
            <w:rFonts w:ascii="Times New Roman" w:hAnsi="Times New Roman" w:cs="Times New Roman"/>
            <w:sz w:val="24"/>
            <w:szCs w:val="24"/>
          </w:rPr>
          <w:t>stenoses</w:t>
        </w:r>
      </w:ins>
      <w:ins w:id="686" w:author="Grant Steven Roberts" w:date="2020-11-08T13:09:00Z">
        <w:r w:rsidR="004A1C2B">
          <w:rPr>
            <w:rFonts w:ascii="Times New Roman" w:hAnsi="Times New Roman" w:cs="Times New Roman"/>
            <w:sz w:val="24"/>
            <w:szCs w:val="24"/>
          </w:rPr>
          <w:t xml:space="preserve"> </w:t>
        </w:r>
      </w:ins>
      <w:ins w:id="687" w:author="Grant Steven Roberts" w:date="2020-11-08T13:49:00Z">
        <w:r w:rsidR="00825EAE">
          <w:rPr>
            <w:rFonts w:ascii="Times New Roman" w:hAnsi="Times New Roman" w:cs="Times New Roman"/>
            <w:sz w:val="24"/>
            <w:szCs w:val="24"/>
          </w:rPr>
          <w:t xml:space="preserve">but did not undergo revascularization </w:t>
        </w:r>
      </w:ins>
      <w:ins w:id="688" w:author="Grant Steven Roberts" w:date="2020-11-08T13:09:00Z">
        <w:r w:rsidR="004A1C2B">
          <w:rPr>
            <w:rFonts w:ascii="Times New Roman" w:hAnsi="Times New Roman" w:cs="Times New Roman"/>
            <w:sz w:val="24"/>
            <w:szCs w:val="24"/>
          </w:rPr>
          <w:t xml:space="preserve">may not see </w:t>
        </w:r>
      </w:ins>
      <w:ins w:id="689" w:author="Grant Steven Roberts" w:date="2020-11-08T13:10:00Z">
        <w:r w:rsidR="004A1C2B">
          <w:rPr>
            <w:rFonts w:ascii="Times New Roman" w:hAnsi="Times New Roman" w:cs="Times New Roman"/>
            <w:sz w:val="24"/>
            <w:szCs w:val="24"/>
          </w:rPr>
          <w:t xml:space="preserve">post-operative </w:t>
        </w:r>
      </w:ins>
      <w:ins w:id="690" w:author="Grant Steven Roberts" w:date="2020-11-08T13:09:00Z">
        <w:r w:rsidR="004A1C2B">
          <w:rPr>
            <w:rFonts w:ascii="Times New Roman" w:hAnsi="Times New Roman" w:cs="Times New Roman"/>
            <w:sz w:val="24"/>
            <w:szCs w:val="24"/>
          </w:rPr>
          <w:t>improvement</w:t>
        </w:r>
      </w:ins>
      <w:ins w:id="691" w:author="Grant Steven Roberts" w:date="2020-11-08T13:46:00Z">
        <w:r w:rsidR="00825EAE">
          <w:rPr>
            <w:rFonts w:ascii="Times New Roman" w:hAnsi="Times New Roman" w:cs="Times New Roman"/>
            <w:sz w:val="24"/>
            <w:szCs w:val="24"/>
          </w:rPr>
          <w:t>,</w:t>
        </w:r>
      </w:ins>
      <w:ins w:id="692" w:author="Grant Steven Roberts" w:date="2020-11-08T13:09:00Z">
        <w:r w:rsidR="004A1C2B">
          <w:rPr>
            <w:rFonts w:ascii="Times New Roman" w:hAnsi="Times New Roman" w:cs="Times New Roman"/>
            <w:sz w:val="24"/>
            <w:szCs w:val="24"/>
          </w:rPr>
          <w:t xml:space="preserve"> suggesting an alternative diagnosis.</w:t>
        </w:r>
      </w:ins>
      <w:ins w:id="693" w:author="Grant Steven Roberts" w:date="2020-11-08T13:10:00Z">
        <w:r w:rsidR="004A1C2B">
          <w:rPr>
            <w:rFonts w:ascii="Times New Roman" w:hAnsi="Times New Roman" w:cs="Times New Roman"/>
            <w:sz w:val="24"/>
            <w:szCs w:val="24"/>
          </w:rPr>
          <w:t xml:space="preserve"> </w:t>
        </w:r>
      </w:ins>
      <w:ins w:id="694" w:author="Grant Steven Roberts" w:date="2020-09-18T11:00:00Z">
        <w:r w:rsidR="005103CC">
          <w:rPr>
            <w:rFonts w:ascii="Times New Roman" w:hAnsi="Times New Roman" w:cs="Times New Roman"/>
            <w:sz w:val="24"/>
            <w:szCs w:val="24"/>
          </w:rPr>
          <w:t>Additionally, differences in male to female ratio within the patient groups may induce measurement bias, as s</w:t>
        </w:r>
        <w:r w:rsidR="005103CC" w:rsidRPr="00E14EA3">
          <w:rPr>
            <w:rFonts w:ascii="Times New Roman" w:hAnsi="Times New Roman" w:cs="Times New Roman"/>
            <w:sz w:val="24"/>
            <w:szCs w:val="24"/>
          </w:rPr>
          <w:t xml:space="preserve">ignificantly higher flow volumes have been </w:t>
        </w:r>
        <w:r w:rsidR="005103CC" w:rsidRPr="00E14EA3">
          <w:rPr>
            <w:rFonts w:ascii="Times New Roman" w:hAnsi="Times New Roman" w:cs="Times New Roman"/>
            <w:sz w:val="24"/>
            <w:szCs w:val="24"/>
          </w:rPr>
          <w:lastRenderedPageBreak/>
          <w:t>reported in mesenteric arteries of healthy males compared to healthy females</w:t>
        </w:r>
        <w:r w:rsidR="005103CC">
          <w:rPr>
            <w:rFonts w:ascii="Times New Roman" w:hAnsi="Times New Roman" w:cs="Times New Roman"/>
            <w:sz w:val="24"/>
            <w:szCs w:val="24"/>
          </w:rPr>
          <w:t xml:space="preserve"> </w:t>
        </w:r>
        <w:r w:rsidR="005103CC">
          <w:rPr>
            <w:rFonts w:ascii="Times New Roman" w:hAnsi="Times New Roman" w:cs="Times New Roman"/>
            <w:sz w:val="24"/>
            <w:szCs w:val="24"/>
          </w:rPr>
          <w:fldChar w:fldCharType="begin">
            <w:fldData xml:space="preserve">PEVuZE5vdGU+PENpdGU+PEF1dGhvcj5TaWVkZWs8L0F1dGhvcj48WWVhcj4yMDE4PC9ZZWFyPjxS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</w:fldData>
          </w:fldChar>
        </w:r>
      </w:ins>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PEVuZE5vdGU+PENpdGU+PEF1dGhvcj5TaWVkZWs8L0F1dGhvcj48WWVhcj4yMDE4PC9ZZWFyPjxS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ins w:id="695" w:author="Grant Steven Roberts" w:date="2020-09-18T11:00:00Z">
        <w:r w:rsidR="005103CC">
          <w:rPr>
            <w:rFonts w:ascii="Times New Roman" w:hAnsi="Times New Roman" w:cs="Times New Roman"/>
            <w:sz w:val="24"/>
            <w:szCs w:val="24"/>
          </w:rPr>
        </w:r>
        <w:r w:rsidR="005103CC">
          <w:rPr>
            <w:rFonts w:ascii="Times New Roman" w:hAnsi="Times New Roman" w:cs="Times New Roman"/>
            <w:sz w:val="24"/>
            <w:szCs w:val="24"/>
          </w:rPr>
          <w:fldChar w:fldCharType="separate"/>
        </w:r>
      </w:ins>
      <w:r w:rsidR="004A1C2B">
        <w:rPr>
          <w:rFonts w:ascii="Times New Roman" w:hAnsi="Times New Roman" w:cs="Times New Roman"/>
          <w:noProof/>
          <w:sz w:val="24"/>
          <w:szCs w:val="24"/>
        </w:rPr>
        <w:t>[22]</w:t>
      </w:r>
      <w:ins w:id="696" w:author="Grant Steven Roberts" w:date="2020-09-18T11:00:00Z">
        <w:r w:rsidR="005103CC">
          <w:rPr>
            <w:rFonts w:ascii="Times New Roman" w:hAnsi="Times New Roman" w:cs="Times New Roman"/>
            <w:sz w:val="24"/>
            <w:szCs w:val="24"/>
          </w:rPr>
          <w:fldChar w:fldCharType="end"/>
        </w:r>
        <w:r w:rsidR="005103CC" w:rsidRPr="00E14EA3">
          <w:rPr>
            <w:rFonts w:ascii="Times New Roman" w:hAnsi="Times New Roman" w:cs="Times New Roman"/>
            <w:sz w:val="24"/>
            <w:szCs w:val="24"/>
          </w:rPr>
          <w:t>.</w:t>
        </w:r>
      </w:ins>
      <w:r w:rsidR="003E7853">
        <w:rPr>
          <w:rFonts w:ascii="Times New Roman" w:hAnsi="Times New Roman" w:cs="Times New Roman"/>
          <w:sz w:val="24"/>
          <w:szCs w:val="24"/>
        </w:rPr>
        <w:t xml:space="preserve"> </w:t>
      </w:r>
      <w:ins w:id="697" w:author="Grant Steven Roberts" w:date="2020-09-18T13:53:00Z">
        <w:r w:rsidR="003E7853">
          <w:rPr>
            <w:rFonts w:ascii="Times New Roman" w:hAnsi="Times New Roman" w:cs="Times New Roman"/>
            <w:sz w:val="24"/>
            <w:szCs w:val="24"/>
          </w:rPr>
          <w:t xml:space="preserve">Due to the finite acquisition time of the PC-VIPR pulse sequence (~11 minutes), changes that occur </w:t>
        </w:r>
      </w:ins>
      <w:ins w:id="698" w:author="Grant Steven Roberts" w:date="2020-09-18T13:55:00Z">
        <w:r w:rsidR="003E7853">
          <w:rPr>
            <w:rFonts w:ascii="Times New Roman" w:hAnsi="Times New Roman" w:cs="Times New Roman"/>
            <w:sz w:val="24"/>
            <w:szCs w:val="24"/>
          </w:rPr>
          <w:t>within</w:t>
        </w:r>
      </w:ins>
      <w:ins w:id="699" w:author="Grant Steven Roberts" w:date="2020-09-18T13:53:00Z">
        <w:r w:rsidR="003E7853">
          <w:rPr>
            <w:rFonts w:ascii="Times New Roman" w:hAnsi="Times New Roman" w:cs="Times New Roman"/>
            <w:sz w:val="24"/>
            <w:szCs w:val="24"/>
          </w:rPr>
          <w:t xml:space="preserve"> this digestion phase </w:t>
        </w:r>
      </w:ins>
      <w:ins w:id="700" w:author="Grant Steven Roberts" w:date="2020-09-18T13:55:00Z">
        <w:r w:rsidR="003E7853">
          <w:rPr>
            <w:rFonts w:ascii="Times New Roman" w:hAnsi="Times New Roman" w:cs="Times New Roman"/>
            <w:sz w:val="24"/>
            <w:szCs w:val="24"/>
          </w:rPr>
          <w:t>will</w:t>
        </w:r>
      </w:ins>
      <w:ins w:id="701" w:author="Grant Steven Roberts" w:date="2020-09-18T13:53:00Z">
        <w:r w:rsidR="003E7853">
          <w:rPr>
            <w:rFonts w:ascii="Times New Roman" w:hAnsi="Times New Roman" w:cs="Times New Roman"/>
            <w:sz w:val="24"/>
            <w:szCs w:val="24"/>
          </w:rPr>
          <w:t xml:space="preserve"> not be captured</w:t>
        </w:r>
      </w:ins>
      <w:ins w:id="702" w:author="Grant Steven Roberts" w:date="2020-09-18T17:14:00Z">
        <w:r w:rsidR="001E75E0">
          <w:rPr>
            <w:rFonts w:ascii="Times New Roman" w:hAnsi="Times New Roman" w:cs="Times New Roman"/>
            <w:sz w:val="24"/>
            <w:szCs w:val="24"/>
          </w:rPr>
          <w:t xml:space="preserve"> and is noted as an additi</w:t>
        </w:r>
      </w:ins>
      <w:ins w:id="703" w:author="Grant Steven Roberts" w:date="2020-09-18T17:15:00Z">
        <w:r w:rsidR="001E75E0">
          <w:rPr>
            <w:rFonts w:ascii="Times New Roman" w:hAnsi="Times New Roman" w:cs="Times New Roman"/>
            <w:sz w:val="24"/>
            <w:szCs w:val="24"/>
          </w:rPr>
          <w:t>onal limitation.</w:t>
        </w:r>
      </w:ins>
    </w:p>
    <w:p w14:paraId="7AD40F80" w14:textId="6A20EA56" w:rsidR="00F72E5E" w:rsidRDefault="00F72E5E">
      <w:pPr>
        <w:pStyle w:val="NoSpacing"/>
        <w:spacing w:line="480" w:lineRule="auto"/>
        <w:ind w:firstLine="720"/>
        <w:jc w:val="both"/>
        <w:rPr>
          <w:rFonts w:ascii="Times New Roman" w:hAnsi="Times New Roman" w:cs="Times New Roman"/>
          <w:sz w:val="24"/>
          <w:szCs w:val="24"/>
        </w:rPr>
        <w:pPrChange w:id="704" w:author="Grant Steven Roberts" w:date="2020-09-18T10:52:00Z">
          <w:pPr>
            <w:pStyle w:val="NoSpacing"/>
            <w:spacing w:line="480" w:lineRule="auto"/>
            <w:jc w:val="both"/>
          </w:pPr>
        </w:pPrChange>
      </w:pPr>
      <w:r w:rsidRPr="0029108C">
        <w:rPr>
          <w:rFonts w:ascii="Times New Roman" w:hAnsi="Times New Roman" w:cs="Times New Roman"/>
          <w:sz w:val="24"/>
          <w:szCs w:val="24"/>
        </w:rPr>
        <w:t>The post-processing workflow required some manual processing steps such as vessel segmentation and analysis plane placement, decreasing repeatability</w:t>
      </w:r>
      <w:ins w:id="705" w:author="Grant Steven Roberts" w:date="2020-09-15T10:22:00Z">
        <w:r w:rsidR="006B18C0">
          <w:rPr>
            <w:rFonts w:ascii="Times New Roman" w:hAnsi="Times New Roman" w:cs="Times New Roman"/>
            <w:sz w:val="24"/>
            <w:szCs w:val="24"/>
          </w:rPr>
          <w:t>,</w:t>
        </w:r>
      </w:ins>
      <w:r w:rsidRPr="0029108C">
        <w:rPr>
          <w:rFonts w:ascii="Times New Roman" w:hAnsi="Times New Roman" w:cs="Times New Roman"/>
          <w:sz w:val="24"/>
          <w:szCs w:val="24"/>
        </w:rPr>
        <w:t xml:space="preserve"> and increasing the time required to process cases</w:t>
      </w:r>
      <w:r w:rsidR="00EA389B">
        <w:rPr>
          <w:rFonts w:ascii="Times New Roman" w:hAnsi="Times New Roman" w:cs="Times New Roman"/>
          <w:sz w:val="24"/>
          <w:szCs w:val="24"/>
        </w:rPr>
        <w:t xml:space="preserve">. </w:t>
      </w:r>
      <w:moveToRangeStart w:id="706" w:author="Grant Steven Roberts" w:date="2020-09-18T16:56:00Z" w:name="move51340624"/>
      <w:moveTo w:id="707" w:author="Grant Steven Roberts" w:date="2020-09-18T16:56:00Z">
        <w:r w:rsidR="00571E40" w:rsidRPr="0029108C">
          <w:rPr>
            <w:rFonts w:ascii="Times New Roman" w:hAnsi="Times New Roman" w:cs="Times New Roman"/>
            <w:sz w:val="24"/>
            <w:szCs w:val="24"/>
          </w:rPr>
          <w:t xml:space="preserve">This problem could be alleviated by developing an automated pipeline for image segmentation and flow analysis. </w:t>
        </w:r>
      </w:moveTo>
      <w:moveToRangeEnd w:id="706"/>
      <w:r w:rsidR="00EA389B">
        <w:rPr>
          <w:rFonts w:ascii="Times New Roman" w:hAnsi="Times New Roman" w:cs="Times New Roman"/>
          <w:sz w:val="24"/>
          <w:szCs w:val="24"/>
        </w:rPr>
        <w:t xml:space="preserve">Despite performing respiratory gating on expiration, patients with median arcuate ligament syndrome may experience more drastic changes </w:t>
      </w:r>
      <w:del w:id="708" w:author="Grant Steven Roberts" w:date="2020-09-15T10:22:00Z">
        <w:r w:rsidR="00EA389B" w:rsidDel="006B18C0">
          <w:rPr>
            <w:rFonts w:ascii="Times New Roman" w:hAnsi="Times New Roman" w:cs="Times New Roman"/>
            <w:sz w:val="24"/>
            <w:szCs w:val="24"/>
          </w:rPr>
          <w:delText xml:space="preserve">on </w:delText>
        </w:r>
      </w:del>
      <w:r w:rsidR="00EA389B">
        <w:rPr>
          <w:rFonts w:ascii="Times New Roman" w:hAnsi="Times New Roman" w:cs="Times New Roman"/>
          <w:sz w:val="24"/>
          <w:szCs w:val="24"/>
        </w:rPr>
        <w:t xml:space="preserve">in hemodynamic flow patterns </w:t>
      </w:r>
      <w:r w:rsidR="0093603E">
        <w:rPr>
          <w:rFonts w:ascii="Times New Roman" w:hAnsi="Times New Roman" w:cs="Times New Roman"/>
          <w:sz w:val="24"/>
          <w:szCs w:val="24"/>
        </w:rPr>
        <w:t xml:space="preserve">while imaged </w:t>
      </w:r>
      <w:r w:rsidR="00EA389B">
        <w:rPr>
          <w:rFonts w:ascii="Times New Roman" w:hAnsi="Times New Roman" w:cs="Times New Roman"/>
          <w:sz w:val="24"/>
          <w:szCs w:val="24"/>
        </w:rPr>
        <w:t xml:space="preserve">on forced expiration and may be warranted to further evaluate this population. </w:t>
      </w:r>
      <w:moveFromRangeStart w:id="709" w:author="Grant Steven Roberts" w:date="2020-09-18T16:56:00Z" w:name="move51340624"/>
      <w:moveFrom w:id="710" w:author="Grant Steven Roberts" w:date="2020-09-18T16:56:00Z">
        <w:r w:rsidRPr="0029108C" w:rsidDel="00571E40">
          <w:rPr>
            <w:rFonts w:ascii="Times New Roman" w:hAnsi="Times New Roman" w:cs="Times New Roman"/>
            <w:sz w:val="24"/>
            <w:szCs w:val="24"/>
          </w:rPr>
          <w:t xml:space="preserve">This problem could be alleviated by developing an automated pipeline for image segmentation and flow analysis. </w:t>
        </w:r>
      </w:moveFrom>
      <w:moveFromRangeEnd w:id="709"/>
      <w:r w:rsidRPr="0029108C">
        <w:rPr>
          <w:rFonts w:ascii="Times New Roman" w:hAnsi="Times New Roman" w:cs="Times New Roman"/>
          <w:sz w:val="24"/>
          <w:szCs w:val="24"/>
        </w:rPr>
        <w:t>Lastly, a larger patient sample size, particularly a larger CMI+ group, is warranted to further verify the findings in this study.</w:t>
      </w:r>
    </w:p>
    <w:p w14:paraId="64B5FA7E" w14:textId="77777777" w:rsidR="00CC0C4C" w:rsidRPr="0029108C" w:rsidRDefault="00CC0C4C" w:rsidP="007861C0">
      <w:pPr>
        <w:pStyle w:val="NoSpacing"/>
        <w:spacing w:line="480" w:lineRule="auto"/>
        <w:jc w:val="both"/>
        <w:rPr>
          <w:rFonts w:ascii="Times New Roman" w:hAnsi="Times New Roman" w:cs="Times New Roman"/>
          <w:sz w:val="24"/>
          <w:szCs w:val="24"/>
        </w:rPr>
      </w:pPr>
    </w:p>
    <w:p w14:paraId="34639F61"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Future Directions</w:t>
      </w:r>
    </w:p>
    <w:p w14:paraId="6CE62C12" w14:textId="4B0698C0"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Flow measurements in all 3 main mesenteric arteries (CA, SMA, and IMA) would provide a more comprehensive analysis of arterial inflow to the small intestine. Because we aimed to measure flow in the SCAo, the IMA was often out of frame even despite the large imaging volume provided by the PC-VIPR sequence used in this study. Flow measurements in this vessel would be particularly valuable in assessing patients with CA and SMA lesions, as the IMA may contribute a large portion of flow via collaterals, such as the Arc of Riolan and the marginal artery of Drummond. Additional information may </w:t>
      </w:r>
      <w:r w:rsidRPr="0029108C">
        <w:rPr>
          <w:rFonts w:ascii="Times New Roman" w:hAnsi="Times New Roman" w:cs="Times New Roman"/>
          <w:sz w:val="24"/>
          <w:szCs w:val="24"/>
        </w:rPr>
        <w:lastRenderedPageBreak/>
        <w:t xml:space="preserve">also be gained by investigating the temporal evolution of blood flow patterns in the primary mesenteric vessels (CA, SMA, and IMA) and collaterals using 4D flow MRI. It has been theorized </w:t>
      </w:r>
      <w:r>
        <w:rPr>
          <w:rFonts w:ascii="Times New Roman" w:hAnsi="Times New Roman" w:cs="Times New Roman"/>
          <w:sz w:val="24"/>
          <w:szCs w:val="24"/>
        </w:rPr>
        <w:fldChar w:fldCharType="begin"/>
      </w:r>
      <w:r w:rsidR="004A1C2B">
        <w:rPr>
          <w:rFonts w:ascii="Times New Roman" w:hAnsi="Times New Roman" w:cs="Times New Roman"/>
          <w:sz w:val="24"/>
          <w:szCs w:val="24"/>
        </w:rPr>
        <w:instrText xml:space="preserve"> ADDIN EN.CITE &lt;EndNote&gt;&lt;Cite&gt;&lt;Author&gt;Poole&lt;/Author&gt;&lt;Year&gt;1987&lt;/Year&gt;&lt;RecNum&gt;906&lt;/RecNum&gt;&lt;DisplayText&gt;[44]&lt;/DisplayText&gt;&lt;record&gt;&lt;rec-number&gt;906&lt;/rec-number&gt;&lt;foreign-keys&gt;&lt;key app="EN" db-id="xeep5d99wefzf1e2de75p900wp0assr5afff" timestamp="1584110800" guid="30fe7fc2-4ab3-4f19-85f9-679cc8394721"&gt;906&lt;/key&gt;&lt;/foreign-keys&gt;&lt;ref-type name="Journal Article"&gt;17&lt;/ref-type&gt;&lt;contributors&gt;&lt;authors&gt;&lt;author&gt;Poole, J. W.&lt;/author&gt;&lt;author&gt;Sammartano, R. J.&lt;/author&gt;&lt;author&gt;Boley, S. J.&lt;/author&gt;&lt;/authors&gt;&lt;/contributors&gt;&lt;titles&gt;&lt;title&gt;Hemodynamic basis of the pain of chronic mesenteric ischemia&lt;/title&gt;&lt;secondary-title&gt;Am J Surg&lt;/secondary-title&gt;&lt;/titles&gt;&lt;periodical&gt;&lt;full-title&gt;Am J Surg&lt;/full-title&gt;&lt;/periodical&gt;&lt;pages&gt;171-6&lt;/pages&gt;&lt;volume&gt;153&lt;/volume&gt;&lt;number&gt;2&lt;/number&gt;&lt;edition&gt;1987/02/01&lt;/edition&gt;&lt;keywords&gt;&lt;keyword&gt;Animals&lt;/keyword&gt;&lt;keyword&gt;Blood Flow Velocity&lt;/keyword&gt;&lt;keyword&gt;Chronic Disease&lt;/keyword&gt;&lt;keyword&gt;Digestive System/blood supply/physiopathology&lt;/keyword&gt;&lt;keyword&gt;Dogs&lt;/keyword&gt;&lt;keyword&gt;Food&lt;/keyword&gt;&lt;keyword&gt;Gastrointestinal Contents&lt;/keyword&gt;&lt;keyword&gt;Hemodynamics&lt;/keyword&gt;&lt;keyword&gt;Hydrogen-Ion Concentration&lt;/keyword&gt;&lt;keyword&gt;Ischemia/physiopathology&lt;/keyword&gt;&lt;keyword&gt;Mesenteric Vascular Occlusion/*physiopathology&lt;/keyword&gt;&lt;keyword&gt;Pain/etiology/*physiopathology&lt;/keyword&gt;&lt;/keywords&gt;&lt;dates&gt;&lt;year&gt;1987&lt;/year&gt;&lt;pub-dates&gt;&lt;date&gt;Feb&lt;/date&gt;&lt;/pub-dates&gt;&lt;/dates&gt;&lt;isbn&gt;0002-9610 (Print)&amp;#xD;0002-9610&lt;/isbn&gt;&lt;accession-num&gt;3812891&lt;/accession-num&gt;&lt;urls&gt;&lt;/urls&gt;&lt;electronic-resource-num&gt;10.1016/0002-9610(87)90809-9&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4A1C2B">
        <w:rPr>
          <w:rFonts w:ascii="Times New Roman" w:hAnsi="Times New Roman" w:cs="Times New Roman"/>
          <w:noProof/>
          <w:sz w:val="24"/>
          <w:szCs w:val="24"/>
        </w:rPr>
        <w:t>[44]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that gastric hyperemia shortly after meal ingestion causes shunting of blood from the SMA, which may be responsible for the sudden onset of pain (well before food has reached the small intestine) in CMI patients with poor splanchnic blood flow reserve. As noted previously, increases in CA blood flow (gastric hyperemia) occur very soon after meal ingestion </w:t>
      </w:r>
      <w:r>
        <w:rPr>
          <w:rFonts w:ascii="Times New Roman" w:hAnsi="Times New Roman" w:cs="Times New Roman"/>
          <w:sz w:val="24"/>
          <w:szCs w:val="24"/>
        </w:rPr>
        <w:fldChar w:fldCharType="begin"/>
      </w:r>
      <w:r w:rsidR="004A1C2B">
        <w:rPr>
          <w:rFonts w:ascii="Times New Roman" w:hAnsi="Times New Roman" w:cs="Times New Roman"/>
          <w:sz w:val="24"/>
          <w:szCs w:val="24"/>
        </w:rPr>
        <w:instrText xml:space="preserve"> ADDIN EN.CITE &lt;EndNote&gt;&lt;Cite&gt;&lt;Author&gt;Someya&lt;/Author&gt;&lt;Year&gt;2008&lt;/Year&gt;&lt;RecNum&gt;879&lt;/RecNum&gt;&lt;DisplayText&gt;[24]&lt;/DisplayText&gt;&lt;record&gt;&lt;rec-number&gt;879&lt;/rec-number&gt;&lt;foreign-keys&gt;&lt;key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Pr>
          <w:rFonts w:ascii="Times New Roman" w:hAnsi="Times New Roman" w:cs="Times New Roman"/>
          <w:sz w:val="24"/>
          <w:szCs w:val="24"/>
        </w:rPr>
        <w:fldChar w:fldCharType="separate"/>
      </w:r>
      <w:r w:rsidR="004A1C2B">
        <w:rPr>
          <w:rFonts w:ascii="Times New Roman" w:hAnsi="Times New Roman" w:cs="Times New Roman"/>
          <w:noProof/>
          <w:sz w:val="24"/>
          <w:szCs w:val="24"/>
        </w:rPr>
        <w:t>[24]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bookmarkStart w:id="711" w:name="_Hlk51329328"/>
      <w:r w:rsidRPr="0029108C">
        <w:rPr>
          <w:rFonts w:ascii="Times New Roman" w:hAnsi="Times New Roman" w:cs="Times New Roman"/>
          <w:sz w:val="24"/>
          <w:szCs w:val="24"/>
        </w:rPr>
        <w:t>Acquiring multiple 4D flow MRI scans where blood flow changes are measured in the CA, SMA, IMA, and associated collaterals at different points in the digestion phase may provide further insight into the temporal nature of blood flow patterns and the hemodynamic basis for postprandial pain</w:t>
      </w:r>
      <w:bookmarkEnd w:id="711"/>
      <w:r w:rsidRPr="0029108C">
        <w:rPr>
          <w:rFonts w:ascii="Times New Roman" w:hAnsi="Times New Roman" w:cs="Times New Roman"/>
          <w:sz w:val="24"/>
          <w:szCs w:val="24"/>
        </w:rPr>
        <w:t>. Accelerated 4D flow MRI approaches such as PC-VIPR are well-suited for this type of investigation</w:t>
      </w:r>
      <w:ins w:id="712" w:author="Grant Steven Roberts" w:date="2020-09-18T17:18:00Z">
        <w:r w:rsidR="007C0237">
          <w:rPr>
            <w:rFonts w:ascii="Times New Roman" w:hAnsi="Times New Roman" w:cs="Times New Roman"/>
            <w:sz w:val="24"/>
            <w:szCs w:val="24"/>
          </w:rPr>
          <w:t xml:space="preserve">, and when coupled with </w:t>
        </w:r>
      </w:ins>
      <w:ins w:id="713" w:author="Grant Steven Roberts" w:date="2020-09-18T17:19:00Z">
        <w:r w:rsidR="007C0237">
          <w:rPr>
            <w:rFonts w:ascii="Times New Roman" w:hAnsi="Times New Roman" w:cs="Times New Roman"/>
            <w:sz w:val="24"/>
            <w:szCs w:val="24"/>
          </w:rPr>
          <w:t xml:space="preserve">advanced, constrained reconstruction techniques, </w:t>
        </w:r>
      </w:ins>
      <w:del w:id="714" w:author="Grant Steven Roberts" w:date="2020-09-18T17:18:00Z">
        <w:r w:rsidRPr="0029108C" w:rsidDel="007C0237">
          <w:rPr>
            <w:rFonts w:ascii="Times New Roman" w:hAnsi="Times New Roman" w:cs="Times New Roman"/>
            <w:sz w:val="24"/>
            <w:szCs w:val="24"/>
          </w:rPr>
          <w:delText xml:space="preserve"> because of short scan times, </w:delText>
        </w:r>
      </w:del>
      <w:ins w:id="715" w:author="Grant Steven Roberts" w:date="2020-09-18T17:19:00Z">
        <w:r w:rsidR="007C0237">
          <w:rPr>
            <w:rFonts w:ascii="Times New Roman" w:hAnsi="Times New Roman" w:cs="Times New Roman"/>
            <w:sz w:val="24"/>
            <w:szCs w:val="24"/>
          </w:rPr>
          <w:t xml:space="preserve"> can allow</w:t>
        </w:r>
      </w:ins>
      <w:del w:id="716" w:author="Grant Steven Roberts" w:date="2020-09-18T17:19:00Z">
        <w:r w:rsidRPr="0029108C" w:rsidDel="007C0237">
          <w:rPr>
            <w:rFonts w:ascii="Times New Roman" w:hAnsi="Times New Roman" w:cs="Times New Roman"/>
            <w:sz w:val="24"/>
            <w:szCs w:val="24"/>
          </w:rPr>
          <w:delText>allowing</w:delText>
        </w:r>
      </w:del>
      <w:r w:rsidRPr="0029108C">
        <w:rPr>
          <w:rFonts w:ascii="Times New Roman" w:hAnsi="Times New Roman" w:cs="Times New Roman"/>
          <w:sz w:val="24"/>
          <w:szCs w:val="24"/>
        </w:rPr>
        <w:t xml:space="preserve"> for multiple vessels to be </w:t>
      </w:r>
      <w:r w:rsidRPr="00983D56">
        <w:rPr>
          <w:rFonts w:ascii="Times New Roman" w:hAnsi="Times New Roman" w:cs="Times New Roman"/>
          <w:sz w:val="24"/>
          <w:szCs w:val="24"/>
        </w:rPr>
        <w:t xml:space="preserve">retrospectively analyzed at various points along the digestion phase. </w:t>
      </w:r>
    </w:p>
    <w:p w14:paraId="010E7B04" w14:textId="77777777" w:rsidR="00CC0C4C" w:rsidRPr="0029108C" w:rsidRDefault="00CC0C4C" w:rsidP="007861C0">
      <w:pPr>
        <w:pStyle w:val="NoSpacing"/>
        <w:spacing w:line="480" w:lineRule="auto"/>
        <w:jc w:val="both"/>
        <w:rPr>
          <w:rFonts w:ascii="Times New Roman" w:hAnsi="Times New Roman" w:cs="Times New Roman"/>
          <w:sz w:val="24"/>
          <w:szCs w:val="24"/>
        </w:rPr>
      </w:pPr>
    </w:p>
    <w:p w14:paraId="55359497"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Conclusion</w:t>
      </w:r>
    </w:p>
    <w:p w14:paraId="03924DFC" w14:textId="232CBFDA"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4D flow MRI is a promising non-invasive diagnostic technique that can functionally and anatomically evaluate mesenteric vasculature. 4D flow MRI possesses the unique capability of obtaining complete volumetric hemodynamic information in a single scan, allowing for the quantitative assessment of blood flow patterns in multiple mesenteric vessels, while also producing a high-quality PC angiogram to morphologically assess stenoses and occlusions. The blood flow measurements obtained in this study showed good internal consistency and flow measures </w:t>
      </w:r>
      <w:del w:id="717" w:author="Grant Steven Roberts" w:date="2020-09-18T17:25:00Z">
        <w:r w:rsidRPr="0029108C" w:rsidDel="007C0237">
          <w:rPr>
            <w:rFonts w:ascii="Times New Roman" w:hAnsi="Times New Roman" w:cs="Times New Roman"/>
            <w:sz w:val="24"/>
            <w:szCs w:val="24"/>
          </w:rPr>
          <w:delText xml:space="preserve">results </w:delText>
        </w:r>
      </w:del>
      <w:r w:rsidRPr="0029108C">
        <w:rPr>
          <w:rFonts w:ascii="Times New Roman" w:hAnsi="Times New Roman" w:cs="Times New Roman"/>
          <w:sz w:val="24"/>
          <w:szCs w:val="24"/>
        </w:rPr>
        <w:t xml:space="preserve">were comparable to prior 2D PC-MRI and </w:t>
      </w:r>
      <w:r w:rsidRPr="0029108C">
        <w:rPr>
          <w:rFonts w:ascii="Times New Roman" w:hAnsi="Times New Roman" w:cs="Times New Roman"/>
          <w:sz w:val="24"/>
          <w:szCs w:val="24"/>
        </w:rPr>
        <w:lastRenderedPageBreak/>
        <w:t xml:space="preserve">ultrasound studies measuring mesenteric blood flow. Here, we found quantifiable differences in blood flow hemodynamics in the aorta, SMA, SMV, and PV between individuals diagnosed with CMI, those who were symptomatic but did not have CMI, and control subjects. Additional studies with larger patient cohorts are needed to investigate whether 4D flow MRI can improve the accuracy in the challenging diagnosis of mesenteric ischemia and thereby improve treatment planning and patient care. </w:t>
      </w:r>
    </w:p>
    <w:p w14:paraId="056B2345" w14:textId="77777777" w:rsidR="00F72E5E" w:rsidRDefault="00F72E5E" w:rsidP="007861C0">
      <w:pPr>
        <w:pStyle w:val="NoSpacing"/>
        <w:widowControl w:val="0"/>
        <w:spacing w:line="480" w:lineRule="auto"/>
        <w:jc w:val="both"/>
        <w:rPr>
          <w:rFonts w:ascii="Times New Roman" w:hAnsi="Times New Roman" w:cs="Times New Roman"/>
          <w:b/>
          <w:bCs/>
          <w:sz w:val="24"/>
          <w:szCs w:val="24"/>
        </w:rPr>
      </w:pPr>
    </w:p>
    <w:p w14:paraId="4E264D99" w14:textId="75B01B32" w:rsidR="00F72E5E" w:rsidRPr="00F72E5E" w:rsidRDefault="00F72E5E" w:rsidP="007861C0">
      <w:pPr>
        <w:pStyle w:val="NoSpacing"/>
        <w:widowControl w:val="0"/>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References</w:t>
      </w:r>
    </w:p>
    <w:p w14:paraId="0010E62B" w14:textId="77777777" w:rsidR="0054058B" w:rsidRPr="0054058B" w:rsidRDefault="00F72E5E" w:rsidP="0054058B">
      <w:pPr>
        <w:pStyle w:val="EndNoteBibliography"/>
        <w:spacing w:after="0"/>
      </w:pPr>
      <w:r w:rsidRPr="00675B3D">
        <w:rPr>
          <w:szCs w:val="24"/>
        </w:rPr>
        <w:fldChar w:fldCharType="begin"/>
      </w:r>
      <w:r w:rsidRPr="00675B3D">
        <w:rPr>
          <w:szCs w:val="24"/>
        </w:rPr>
        <w:instrText xml:space="preserve"> ADDIN EN.REFLIST </w:instrText>
      </w:r>
      <w:r w:rsidRPr="00675B3D">
        <w:rPr>
          <w:szCs w:val="24"/>
        </w:rPr>
        <w:fldChar w:fldCharType="separate"/>
      </w:r>
      <w:r w:rsidR="0054058B" w:rsidRPr="0054058B">
        <w:t>1. van Bockel JH, Geelkerken RH, Wasser MN (2001) Chronic splanchnic ischaemia. Best Pract Res Clin Gastroenterol 15 (1):99-119. doi:10.1053/bega.2001.0158</w:t>
      </w:r>
    </w:p>
    <w:p w14:paraId="0EF4F513" w14:textId="77777777" w:rsidR="0054058B" w:rsidRPr="0054058B" w:rsidRDefault="0054058B" w:rsidP="0054058B">
      <w:pPr>
        <w:pStyle w:val="EndNoteBibliography"/>
        <w:spacing w:after="0"/>
      </w:pPr>
      <w:r w:rsidRPr="0054058B">
        <w:t>2. Kolkman JJ, Geelkerken RH (2017) Diagnosis and treatment of chronic mesenteric ischemia: An update. Best Pract Res Clin Gastroenterol 31 (1):49-57. doi:10.1016/j.bpg.2017.01.003</w:t>
      </w:r>
    </w:p>
    <w:p w14:paraId="1FB61FCF" w14:textId="77777777" w:rsidR="0054058B" w:rsidRPr="0054058B" w:rsidRDefault="0054058B" w:rsidP="0054058B">
      <w:pPr>
        <w:pStyle w:val="EndNoteBibliography"/>
        <w:spacing w:after="0"/>
      </w:pPr>
      <w:r w:rsidRPr="0054058B">
        <w:t>3. Sreenarasimhaiah J (2005) Chronic mesenteric ischemia. Best Pract Res Clin Gastroenterol 19 (2):283-295. doi:10.1016/j.bpg.2004.11.002</w:t>
      </w:r>
    </w:p>
    <w:p w14:paraId="2202087D" w14:textId="77777777" w:rsidR="0054058B" w:rsidRPr="0054058B" w:rsidRDefault="0054058B" w:rsidP="0054058B">
      <w:pPr>
        <w:pStyle w:val="EndNoteBibliography"/>
        <w:spacing w:after="0"/>
      </w:pPr>
      <w:r w:rsidRPr="0054058B">
        <w:t>4. Pillai AK, Kalva SP, Hsu SL, Walker TG, Silberzweig JE, Annamalai G, Baerlocher MO, Mitchell JW, Midia M, Nikolic B, Dariushnia SR (2018) Quality Improvement Guidelines for Mesenteric Angioplasty and Stent Placement for the Treatment of Chronic Mesenteric Ischemia. J Vasc Interv Radiol 29 (5):642-647. doi:10.1016/j.jvir.2017.11.024</w:t>
      </w:r>
    </w:p>
    <w:p w14:paraId="7D14A0F6" w14:textId="77777777" w:rsidR="0054058B" w:rsidRPr="0054058B" w:rsidRDefault="0054058B" w:rsidP="0054058B">
      <w:pPr>
        <w:pStyle w:val="EndNoteBibliography"/>
        <w:spacing w:after="0"/>
      </w:pPr>
      <w:r w:rsidRPr="0054058B">
        <w:t xml:space="preserve">5. Terlouw LG, Moelker A, Abrahamsen J, Acosta S, Bakker OJ, Baumgartner I, Boyer L, Corcos O, van Dijk LJ, Duran M, Geelkerken RH, Illuminati G, Jackson RW, Kärkkäinen JM, Kolkman JJ, Lönn L, Mazzei MA, Nuzzo A, Pecoraro F, Raupach J, </w:t>
      </w:r>
      <w:r w:rsidRPr="0054058B">
        <w:lastRenderedPageBreak/>
        <w:t>Verhagen HJ, Zech CJ, van Noord D, Bruno MJ (2020) European guidelines on chronic mesenteric ischaemia – joint United European Gastroenterology, European Association for Gastroenterology, Endoscopy and Nutrition, European Society of Gastrointestinal and Abdominal Radiology, Netherlands Association of Hepatogastroenterologists, Hellenic Society of Gastroenterology, Cardiovascular and Interventional Radiological Society of Europe, and Dutch Mesenteric Ischemia Study group clinical guidelines on the diagnosis and treatment of patients with chronic mesenteric ischaemia. United European Gastroenterol J 8 (4):371-395. doi:10.1177/2050640620916681</w:t>
      </w:r>
    </w:p>
    <w:p w14:paraId="05A52B87" w14:textId="77777777" w:rsidR="0054058B" w:rsidRPr="0054058B" w:rsidRDefault="0054058B" w:rsidP="0054058B">
      <w:pPr>
        <w:pStyle w:val="EndNoteBibliography"/>
        <w:spacing w:after="0"/>
      </w:pPr>
      <w:r w:rsidRPr="0054058B">
        <w:t>6. Oliva IB, Davarpanah AH, Rybicki FJ, Desjardins B, Flamm SD, Francois CJ, Gerhard-Herman MD, Kalva SP, Ashraf Mansour M, Mohler ER, 3rd, Schenker MP, Weiss C, Dill KE (2013) ACR Appropriateness Criteria (R) imaging of mesenteric ischemia. Abdom Imaging 38 (4):714-719. doi:10.1007/s00261-012-9975-2</w:t>
      </w:r>
    </w:p>
    <w:p w14:paraId="683DA80E" w14:textId="77777777" w:rsidR="0054058B" w:rsidRPr="0054058B" w:rsidRDefault="0054058B" w:rsidP="0054058B">
      <w:pPr>
        <w:pStyle w:val="EndNoteBibliography"/>
        <w:spacing w:after="0"/>
      </w:pPr>
      <w:r w:rsidRPr="0054058B">
        <w:t>7. Amin MA, Nooman NA, Moussa GI (2014) Acute and chronic mesenteric ischemia: Multidetector CT and CT angiographic findings. The Egyptian Journal of Radiology and Nuclear Medicine 45 (4):1063-1070. doi:10.1016/j.ejrnm.2014.06.001</w:t>
      </w:r>
    </w:p>
    <w:p w14:paraId="6AC7A4AA" w14:textId="77777777" w:rsidR="0054058B" w:rsidRPr="0054058B" w:rsidRDefault="0054058B" w:rsidP="0054058B">
      <w:pPr>
        <w:pStyle w:val="EndNoteBibliography"/>
        <w:spacing w:after="0"/>
      </w:pPr>
      <w:r w:rsidRPr="0054058B">
        <w:t>8. Mazzei MA, Guerrini S, Cioffi Squitieri N, Genovese EA, Mazzei FG, Volterrani L (2012) [Diagnosis of acute mesenteric ischemia/infarction in the era of multislice CT]. Recenti Prog Med 103 (11):435-437. doi:10.1701/1166.12884</w:t>
      </w:r>
    </w:p>
    <w:p w14:paraId="7A4CD95B" w14:textId="77777777" w:rsidR="0054058B" w:rsidRPr="0054058B" w:rsidRDefault="0054058B" w:rsidP="0054058B">
      <w:pPr>
        <w:pStyle w:val="EndNoteBibliography"/>
        <w:spacing w:after="0"/>
      </w:pPr>
      <w:r w:rsidRPr="0054058B">
        <w:t>9. Mazzei MA, Guerrini S, Cioffi Squitieri N, Vindigni C, Imbriaco G, Gentili F, Berritto D, Mazzei FG, Grassi R, Volterrani L (2016) Reperfusion in non-occlusive mesenteric ischaemia (NOMI): effectiveness of CT in an emergency setting. Br J Radiol 89 (1061):20150956-20150956. doi:10.1259/bjr.20150956</w:t>
      </w:r>
    </w:p>
    <w:p w14:paraId="3C9875BA" w14:textId="77777777" w:rsidR="0054058B" w:rsidRPr="0054058B" w:rsidRDefault="0054058B" w:rsidP="0054058B">
      <w:pPr>
        <w:pStyle w:val="EndNoteBibliography"/>
        <w:spacing w:after="0"/>
      </w:pPr>
      <w:r w:rsidRPr="0054058B">
        <w:lastRenderedPageBreak/>
        <w:t>10. Carlos RC, Stanley JC, Stafford-Johnson D, Prince MR (2001) Interobserver variability in the evaluation of chronic mesenteric ischemia with gadolinium-enhanced MR angiography. Acad Radiol 8 (9):879-887. doi:10.1016/s1076-6332(03)80767-5</w:t>
      </w:r>
    </w:p>
    <w:p w14:paraId="5D249BAD" w14:textId="77777777" w:rsidR="0054058B" w:rsidRPr="0054058B" w:rsidRDefault="0054058B" w:rsidP="0054058B">
      <w:pPr>
        <w:pStyle w:val="EndNoteBibliography"/>
        <w:spacing w:after="0"/>
      </w:pPr>
      <w:r w:rsidRPr="0054058B">
        <w:t>11. Meaney JF, Prince MR, Nostrant TT, Stanley JC (1997) Gadolinium-enhanced MR angiography of visceral arteries in patients with suspected chronic mesenteric ischemia. J Magn Reson Imaging 7 (1):171-176. doi:10.1002/jmri.1880070126</w:t>
      </w:r>
    </w:p>
    <w:p w14:paraId="0318C9D3" w14:textId="77777777" w:rsidR="0054058B" w:rsidRPr="0054058B" w:rsidRDefault="0054058B" w:rsidP="0054058B">
      <w:pPr>
        <w:pStyle w:val="EndNoteBibliography"/>
        <w:spacing w:after="0"/>
      </w:pPr>
      <w:r w:rsidRPr="0054058B">
        <w:t>12. Mazzei MA, Guerrini S, Cioffi Squitieri N, Imbriaco G, Chieca R, Civitelli S, Savelli V, Mazzei FG, Volterrani L (2013) Magnetic resonance imaging: is there a role in clinical management for acute ischemic colitis? World journal of gastroenterology 19 (8):1256-1263. doi:10.3748/wjg.v19.i8.1256</w:t>
      </w:r>
    </w:p>
    <w:p w14:paraId="732D197D" w14:textId="77777777" w:rsidR="0054058B" w:rsidRPr="0054058B" w:rsidRDefault="0054058B" w:rsidP="0054058B">
      <w:pPr>
        <w:pStyle w:val="EndNoteBibliography"/>
        <w:spacing w:after="0"/>
      </w:pPr>
      <w:r w:rsidRPr="0054058B">
        <w:t>13. Zwolak RM, Fillinger MF, Walsh DB, LaBombard FE, Musson A, Darling CE, Cronenwett JL (1998) Mesenteric and celiac duplex scanning: a validation study. J Vasc Surg 27 (6):1078-1087; discussion 1088. doi:10.1016/s0741-5214(98)60010-0</w:t>
      </w:r>
    </w:p>
    <w:p w14:paraId="07C585D8" w14:textId="77777777" w:rsidR="0054058B" w:rsidRPr="0054058B" w:rsidRDefault="0054058B" w:rsidP="0054058B">
      <w:pPr>
        <w:pStyle w:val="EndNoteBibliography"/>
        <w:spacing w:after="0"/>
      </w:pPr>
      <w:r w:rsidRPr="0054058B">
        <w:t>14. Muller AF (1992) Role of duplex Doppler ultrasound in the assessment of patients with postprandial abdominal pain. Gut 33 (4):460-465. doi:10.1136/gut.33.4.460</w:t>
      </w:r>
    </w:p>
    <w:p w14:paraId="2DA2B15A" w14:textId="77777777" w:rsidR="0054058B" w:rsidRPr="0054058B" w:rsidRDefault="0054058B" w:rsidP="0054058B">
      <w:pPr>
        <w:pStyle w:val="EndNoteBibliography"/>
        <w:spacing w:after="0"/>
      </w:pPr>
      <w:r w:rsidRPr="0054058B">
        <w:t>15. Gentile AT, Moneta GL, Lee RW, Masser PA, Taylor LM, Jr., Porter JM (1995) Usefulness of fasting and postprandial duplex ultrasound examinations for predicting high-grade superior mesenteric artery stenosis. Am J Surg 169 (5):476-479. doi:10.1016/s0002-9610(99)80198-6</w:t>
      </w:r>
    </w:p>
    <w:p w14:paraId="10B0EFBD" w14:textId="77777777" w:rsidR="0054058B" w:rsidRPr="0054058B" w:rsidRDefault="0054058B" w:rsidP="0054058B">
      <w:pPr>
        <w:pStyle w:val="EndNoteBibliography"/>
        <w:spacing w:after="0"/>
      </w:pPr>
      <w:r w:rsidRPr="0054058B">
        <w:t>16. Sabba C, Ferraioli G, Sarin SK, Lerner E, Groszmann RJ, Taylor KJ (1990) Feasibility spectrum for Doppler flowmetry of splanchnic vessels. In normal and cirrhotic populations. J Ultrasound Med 9 (12):705-710. doi:10.7863/jum.1990.9.12.705</w:t>
      </w:r>
    </w:p>
    <w:p w14:paraId="7627BFF0" w14:textId="77777777" w:rsidR="0054058B" w:rsidRPr="0054058B" w:rsidRDefault="0054058B" w:rsidP="0054058B">
      <w:pPr>
        <w:pStyle w:val="EndNoteBibliography"/>
        <w:spacing w:after="0"/>
      </w:pPr>
      <w:r w:rsidRPr="0054058B">
        <w:lastRenderedPageBreak/>
        <w:t>17. Li KC, Whitney WS, McDonnell CH, Fredrickson JO, Pelc NJ, Dalman RL, Jeffrey RB, Jr. (1994) Chronic mesenteric ischemia: evaluation with phase-contrast cine MR imaging. Radiology 190 (1):175-179. doi:10.1148/radiology.190.1.8259400</w:t>
      </w:r>
    </w:p>
    <w:p w14:paraId="0B8E48FF" w14:textId="77777777" w:rsidR="0054058B" w:rsidRPr="0054058B" w:rsidRDefault="0054058B" w:rsidP="0054058B">
      <w:pPr>
        <w:pStyle w:val="EndNoteBibliography"/>
        <w:spacing w:after="0"/>
      </w:pPr>
      <w:r w:rsidRPr="0054058B">
        <w:t>18. Burkart DJ, Johnson CD, Reading CC, Ehman RL (1995) MR measurements of mesenteric venous flow: prospective evaluation in healthy volunteers and patients with suspected chronic mesenteric ischemia. Radiology 194 (3):801-806. doi:10.1148/radiology.194.3.7862982</w:t>
      </w:r>
    </w:p>
    <w:p w14:paraId="46875082" w14:textId="77777777" w:rsidR="0054058B" w:rsidRPr="0054058B" w:rsidRDefault="0054058B" w:rsidP="0054058B">
      <w:pPr>
        <w:pStyle w:val="EndNoteBibliography"/>
        <w:spacing w:after="0"/>
      </w:pPr>
      <w:r w:rsidRPr="0054058B">
        <w:t>19. Li KC, Hopkins KL, Dalman RL, Song CK (1995) Simultaneous measurement of flow in the superior mesenteric vein and artery with cine phase-contrast MR imaging: value in diagnosis of chronic mesenteric ischemia. Work in progress. Radiology 194 (2):327-330. doi:10.1148/radiology.194.2.7824706</w:t>
      </w:r>
    </w:p>
    <w:p w14:paraId="628607FD" w14:textId="77777777" w:rsidR="0054058B" w:rsidRPr="0054058B" w:rsidRDefault="0054058B" w:rsidP="0054058B">
      <w:pPr>
        <w:pStyle w:val="EndNoteBibliography"/>
        <w:spacing w:after="0"/>
      </w:pPr>
      <w:r w:rsidRPr="0054058B">
        <w:t>20. Dalman RL, Li KC, Moon WK, Chen I, Zarins CK (1996) Diminished postprandial hyperemia in patients with aortic and mesenteric arterial occlusive disease. Quantification by magnetic resonance flow imaging. Circulation 94 (9 Suppl):Ii206-210</w:t>
      </w:r>
    </w:p>
    <w:p w14:paraId="5E4CE769" w14:textId="77777777" w:rsidR="0054058B" w:rsidRPr="0054058B" w:rsidRDefault="0054058B" w:rsidP="0054058B">
      <w:pPr>
        <w:pStyle w:val="EndNoteBibliography"/>
        <w:spacing w:after="0"/>
      </w:pPr>
      <w:r w:rsidRPr="0054058B">
        <w:t>21. Roldan-Alzate A, Francois CJ, Wieben O, Reeder SB (2016) Emerging Applications of Abdominal 4D Flow MRI. AJR Am J Roentgenol 207 (1):58-66. doi:10.2214/ajr.15.15995</w:t>
      </w:r>
    </w:p>
    <w:p w14:paraId="0B50D698" w14:textId="77777777" w:rsidR="0054058B" w:rsidRPr="0054058B" w:rsidRDefault="0054058B" w:rsidP="0054058B">
      <w:pPr>
        <w:pStyle w:val="EndNoteBibliography"/>
        <w:spacing w:after="0"/>
      </w:pPr>
      <w:r w:rsidRPr="0054058B">
        <w:t>22. Siedek F, Giese D, Weiss K, Ekdawi S, Brinkmann S, Schroeder W, Bruns C, Chang DH, Persigehl T, Maintz D, Haneder S (2018) 4D flow MRI for the analysis of celiac trunk and mesenteric artery stenoses. Magn Reson Imaging 53:52-62. doi:10.1016/j.mri.2018.06.021</w:t>
      </w:r>
    </w:p>
    <w:p w14:paraId="47A7FCE4" w14:textId="77777777" w:rsidR="0054058B" w:rsidRPr="0054058B" w:rsidRDefault="0054058B" w:rsidP="0054058B">
      <w:pPr>
        <w:pStyle w:val="EndNoteBibliography"/>
        <w:spacing w:after="0"/>
      </w:pPr>
      <w:r w:rsidRPr="0054058B">
        <w:t xml:space="preserve">23. Roldan-Alzate A, Frydrychowicz A, Said A, Johnson KM, Francois CJ, Wieben O, Reeder SB (2015) Impaired regulation of portal venous flow in response to a meal </w:t>
      </w:r>
      <w:r w:rsidRPr="0054058B">
        <w:lastRenderedPageBreak/>
        <w:t>challenge as quantified by 4D flow MRI. J Magn Reson Imaging 42 (4):1009-1017. doi:10.1002/jmri.24886</w:t>
      </w:r>
    </w:p>
    <w:p w14:paraId="73FDAA3C" w14:textId="77777777" w:rsidR="0054058B" w:rsidRPr="0054058B" w:rsidRDefault="0054058B" w:rsidP="0054058B">
      <w:pPr>
        <w:pStyle w:val="EndNoteBibliography"/>
        <w:spacing w:after="0"/>
      </w:pPr>
      <w:r w:rsidRPr="0054058B">
        <w:t>24. Someya N, Endo MY, Fukuba Y, Hayashi N (2008) Blood flow responses in celiac and superior mesenteric arteries in the initial phase of digestion. Am J Physiol Regul Integr Comp Physiol 294 (6):R1790-1796. doi:10.1152/ajpregu.00553.2007</w:t>
      </w:r>
    </w:p>
    <w:p w14:paraId="076BC808" w14:textId="77777777" w:rsidR="0054058B" w:rsidRPr="0054058B" w:rsidRDefault="0054058B" w:rsidP="0054058B">
      <w:pPr>
        <w:pStyle w:val="EndNoteBibliography"/>
        <w:spacing w:after="0"/>
      </w:pPr>
      <w:r w:rsidRPr="0054058B">
        <w:t>25. Gu T, Korosec FR, Block WF, Fain SB, Turk Q, Lum D, Zhou Y, Grist TM, Haughton V, Mistretta CA (2005) PC VIPR: a high-speed 3D phase-contrast method for flow quantification and high-resolution angiography. AJNR Am J Neuroradiol 26 (4):743-749</w:t>
      </w:r>
    </w:p>
    <w:p w14:paraId="1CBF60D9" w14:textId="77777777" w:rsidR="0054058B" w:rsidRPr="0054058B" w:rsidRDefault="0054058B" w:rsidP="0054058B">
      <w:pPr>
        <w:pStyle w:val="EndNoteBibliography"/>
        <w:spacing w:after="0"/>
      </w:pPr>
      <w:r w:rsidRPr="0054058B">
        <w:t>26. Johnson KM, Markl M (2010) Improved SNR in phase contrast velocimetry with five-point balanced flow encoding. Magn Reson Med 63 (2):349-355. doi:10.1002/mrm.22202</w:t>
      </w:r>
    </w:p>
    <w:p w14:paraId="06C8B98E" w14:textId="77777777" w:rsidR="0054058B" w:rsidRPr="0054058B" w:rsidRDefault="0054058B" w:rsidP="0054058B">
      <w:pPr>
        <w:pStyle w:val="EndNoteBibliography"/>
        <w:spacing w:after="0"/>
      </w:pPr>
      <w:r w:rsidRPr="0054058B">
        <w:t>27. Liu J, Redmond MJ, Brodsky EK, Alexander AL, Lu A, Thornton FJ, Schulte MJ, Grist TM, Pipe JG, Block WF (2006) Generation and visualization of four-dimensional MR angiography data using an undersampled 3-D projection trajectory. IEEE Trans Med Imaging 25 (2):148-157. doi:10.1109/tmi.2005.861706</w:t>
      </w:r>
    </w:p>
    <w:p w14:paraId="36C5BD8B" w14:textId="77777777" w:rsidR="0054058B" w:rsidRPr="0054058B" w:rsidRDefault="0054058B" w:rsidP="0054058B">
      <w:pPr>
        <w:pStyle w:val="EndNoteBibliography"/>
        <w:spacing w:after="0"/>
      </w:pPr>
      <w:r w:rsidRPr="0054058B">
        <w:t>28. Walker PG, Cranney GB, Scheidegger MB, Waseleski G, Pohost GM, Yoganathan AP (1993) Semiautomated method for noise reduction and background phase error correction in MR phase velocity data. J Magn Reson Imaging 3 (3):521-530. doi:10.1002/jmri.1880030315</w:t>
      </w:r>
    </w:p>
    <w:p w14:paraId="73B87528" w14:textId="77777777" w:rsidR="0054058B" w:rsidRPr="0054058B" w:rsidRDefault="0054058B" w:rsidP="0054058B">
      <w:pPr>
        <w:pStyle w:val="EndNoteBibliography"/>
        <w:spacing w:after="0"/>
      </w:pPr>
      <w:r w:rsidRPr="0054058B">
        <w:t>29. Stalder AF, Russe MF, Frydrychowicz A, Bock J, Hennig J, Markl M (2008) Quantitative 2D and 3D phase contrast MRI: optimized analysis of blood flow and vessel wall parameters. Magn Reson Med 60 (5):1218-1231. doi:10.1002/mrm.21778</w:t>
      </w:r>
    </w:p>
    <w:p w14:paraId="46A4CB82" w14:textId="77777777" w:rsidR="0054058B" w:rsidRPr="0054058B" w:rsidRDefault="0054058B" w:rsidP="0054058B">
      <w:pPr>
        <w:pStyle w:val="EndNoteBibliography"/>
        <w:spacing w:after="0"/>
      </w:pPr>
      <w:r w:rsidRPr="0054058B">
        <w:lastRenderedPageBreak/>
        <w:t>30. Burkart DJ, Johnson CD, Ehman RL (1993) Correlation of arterial and venous blood flow in the mesenteric system based on MR findings. 1993 ARRS Executive Council Award. AJR Am J Roentgenol 161 (6):1279-1282. doi:10.2214/ajr.161.6.8249742</w:t>
      </w:r>
    </w:p>
    <w:p w14:paraId="7D522EF9" w14:textId="77777777" w:rsidR="0054058B" w:rsidRPr="0054058B" w:rsidRDefault="0054058B" w:rsidP="0054058B">
      <w:pPr>
        <w:pStyle w:val="EndNoteBibliography"/>
        <w:spacing w:after="0"/>
      </w:pPr>
      <w:r w:rsidRPr="0054058B">
        <w:t>31. Burkart DJ, Johnson CD, Morton MJ, Wolf RL, Ehman RL (1993) Volumetric flow rates in the portal venous system: measurement with cine phase-contrast MR imaging. AJR Am J Roentgenol 160 (5):1113-1118. doi:10.2214/ajr.160.5.8470589</w:t>
      </w:r>
    </w:p>
    <w:p w14:paraId="4A164A44" w14:textId="77777777" w:rsidR="0054058B" w:rsidRPr="0054058B" w:rsidRDefault="0054058B" w:rsidP="0054058B">
      <w:pPr>
        <w:pStyle w:val="EndNoteBibliography"/>
        <w:spacing w:after="0"/>
      </w:pPr>
      <w:r w:rsidRPr="0054058B">
        <w:t>32. Moriyasu F, Ban N, Nishida O, Nakamura T, Miyake T, Uchino H, Kanematsu Y, Koizumi S (1986) Clinical application of an ultrasonic duplex system in the quantitative measurement of portal blood flow. J Clin Ultrasound 14 (8):579-588. doi:10.1002/jcu.1870140802</w:t>
      </w:r>
    </w:p>
    <w:p w14:paraId="5FB34479" w14:textId="77777777" w:rsidR="0054058B" w:rsidRPr="0054058B" w:rsidRDefault="0054058B" w:rsidP="0054058B">
      <w:pPr>
        <w:pStyle w:val="EndNoteBibliography"/>
        <w:spacing w:after="0"/>
      </w:pPr>
      <w:r w:rsidRPr="0054058B">
        <w:t>33. Cohen J (1988) Statistical power analysis for the behavioral sciences. L. Erlbaum Associates, Hillsdale, N.J.</w:t>
      </w:r>
    </w:p>
    <w:p w14:paraId="461B806B" w14:textId="77777777" w:rsidR="0054058B" w:rsidRPr="0054058B" w:rsidRDefault="0054058B" w:rsidP="0054058B">
      <w:pPr>
        <w:pStyle w:val="EndNoteBibliography"/>
        <w:spacing w:after="0"/>
      </w:pPr>
      <w:r w:rsidRPr="0054058B">
        <w:t>34. Les AS, Yeung JJ, Schultz GM, Herfkens RJ, Dalman RL, Taylor CA (2010) Supraceliac and Infrarenal Aortic Flow in Patients with Abdominal Aortic Aneurysms: Mean Flows, Waveforms, and Allometric Scaling Relationships. Cardiovasc Eng Technol 1 (1). doi:10.1007/s13239-010-0004-8</w:t>
      </w:r>
    </w:p>
    <w:p w14:paraId="11475809" w14:textId="77777777" w:rsidR="0054058B" w:rsidRPr="0054058B" w:rsidRDefault="0054058B" w:rsidP="0054058B">
      <w:pPr>
        <w:pStyle w:val="EndNoteBibliography"/>
        <w:spacing w:after="0"/>
      </w:pPr>
      <w:r w:rsidRPr="0054058B">
        <w:t>35. Taylor CA, Cheng CP, Espinosa LA, Tang BT, Parker D, Herfkens RJ (2002) In vivo quantification of blood flow and wall shear stress in the human abdominal aorta during lower limb exercise. Ann Biomed Eng 30 (3):402-408. doi:10.1114/1.1476016</w:t>
      </w:r>
    </w:p>
    <w:p w14:paraId="71455A1E" w14:textId="77777777" w:rsidR="0054058B" w:rsidRPr="0054058B" w:rsidRDefault="0054058B" w:rsidP="0054058B">
      <w:pPr>
        <w:pStyle w:val="EndNoteBibliography"/>
        <w:spacing w:after="0"/>
      </w:pPr>
      <w:r w:rsidRPr="0054058B">
        <w:t>36. Sieber C, Beglinger C, Jaeger K, Hildebrand P, Stalder GA (1991) Regulation of postprandial mesenteric blood flow in humans: evidence for a cholinergic nervous reflex. Gut 32 (4):361-366. doi:10.1136/gut.32.4.361</w:t>
      </w:r>
    </w:p>
    <w:p w14:paraId="609E4063" w14:textId="77777777" w:rsidR="0054058B" w:rsidRPr="0054058B" w:rsidRDefault="0054058B" w:rsidP="0054058B">
      <w:pPr>
        <w:pStyle w:val="EndNoteBibliography"/>
        <w:spacing w:after="0"/>
      </w:pPr>
      <w:r w:rsidRPr="0054058B">
        <w:lastRenderedPageBreak/>
        <w:t>37. Moneta GL, Taylor DC, Helton WS, Mulholland MW, Strandness DE, Jr. (1988) Duplex ultrasound measurement of postprandial intestinal blood flow: effect of meal composition. Gastroenterology 95 (5):1294-1301. doi:10.1016/0016-5085(88)90364-2</w:t>
      </w:r>
    </w:p>
    <w:p w14:paraId="39B71C69" w14:textId="77777777" w:rsidR="0054058B" w:rsidRPr="0054058B" w:rsidRDefault="0054058B" w:rsidP="0054058B">
      <w:pPr>
        <w:pStyle w:val="EndNoteBibliography"/>
        <w:spacing w:after="0"/>
      </w:pPr>
      <w:r w:rsidRPr="0054058B">
        <w:t>38. Cooper AM, Braatvedt GD, Qamar MI, Brown H, Thomas DM, Halliwell M, Read AE, Corrall RJ (1991) Fasting and post-prandial splanchnic blood flow is reduced by a somatostatin analogue (octreotide) in man. Clin Sci (Lond) 81 (2):169-175. doi:10.1042/cs0810169</w:t>
      </w:r>
    </w:p>
    <w:p w14:paraId="6B316696" w14:textId="77777777" w:rsidR="0054058B" w:rsidRPr="0054058B" w:rsidRDefault="0054058B" w:rsidP="0054058B">
      <w:pPr>
        <w:pStyle w:val="EndNoteBibliography"/>
        <w:spacing w:after="0"/>
      </w:pPr>
      <w:r w:rsidRPr="0054058B">
        <w:t>39. Nishida O, Moriyasu F, Nakamura T, Ban N, Miura K, Sakai M, Uchino H, Miyake T (1987) Interrelationship between splenic and superior mesenteric venous circulation manifested by transient splenic arterial occlusion using a balloon catheter. Hepatology 7 (3):442-446. doi:10.1002/hep.1840070305</w:t>
      </w:r>
    </w:p>
    <w:p w14:paraId="6F894FBF" w14:textId="77777777" w:rsidR="0054058B" w:rsidRPr="0054058B" w:rsidRDefault="0054058B" w:rsidP="0054058B">
      <w:pPr>
        <w:pStyle w:val="EndNoteBibliography"/>
        <w:spacing w:after="0"/>
      </w:pPr>
      <w:r w:rsidRPr="0054058B">
        <w:t>40. Gaiani S, Bolondi L, Bassi SL, Santi V, Zironi G, Barbara L (1989) Effect of meal on portal hemodynamics in healthy humans and in patients with chronic liver disease. Hepatology 9 (6):815-819. doi:10.1002/hep.1840090604</w:t>
      </w:r>
    </w:p>
    <w:p w14:paraId="0B023950" w14:textId="77777777" w:rsidR="0054058B" w:rsidRPr="0054058B" w:rsidRDefault="0054058B" w:rsidP="0054058B">
      <w:pPr>
        <w:pStyle w:val="EndNoteBibliography"/>
        <w:spacing w:after="0"/>
      </w:pPr>
      <w:r w:rsidRPr="0054058B">
        <w:t>41. Francois CJ, Lum DP, Johnson KM, Landgraf BR, Bley TA, Reeder SB, Schiebler ML, Grist TM, Wieben O (2011) Renal arteries: isotropic, high-spatial-resolution, unenhanced MR angiography with three-dimensional radial phase contrast. Radiology 258 (1):254-260. doi:10.1148/radiol.10100443</w:t>
      </w:r>
    </w:p>
    <w:p w14:paraId="342C0F63" w14:textId="77777777" w:rsidR="0054058B" w:rsidRPr="0054058B" w:rsidRDefault="0054058B" w:rsidP="0054058B">
      <w:pPr>
        <w:pStyle w:val="EndNoteBibliography"/>
        <w:spacing w:after="0"/>
      </w:pPr>
      <w:r w:rsidRPr="0054058B">
        <w:t>42. Wasser MN, Geelkerken RH, Kouwenhoven M, van Bockel JH, Hermans J, Schultze Kool LJ, de Roos A (1996) Systolically gated 3D phase contrast MRA of mesenteric arteries in suspected mesenteric ischemia. J Comput Assist Tomogr 20 (2):262-268. doi:10.1097/00004728-199603000-00017</w:t>
      </w:r>
    </w:p>
    <w:p w14:paraId="52E0A534" w14:textId="77777777" w:rsidR="0054058B" w:rsidRPr="0054058B" w:rsidRDefault="0054058B" w:rsidP="0054058B">
      <w:pPr>
        <w:pStyle w:val="EndNoteBibliography"/>
        <w:spacing w:after="0"/>
      </w:pPr>
      <w:r w:rsidRPr="0054058B">
        <w:lastRenderedPageBreak/>
        <w:t>43. Waaler BA, Eriksen M, Toska K (1991) The effect of meal size on postprandial increase in cardiac output. Acta Physiol Scand 142 (1):33-39. doi:10.1111/j.1748-1716.1991.tb09125.x</w:t>
      </w:r>
    </w:p>
    <w:p w14:paraId="09699627" w14:textId="77777777" w:rsidR="0054058B" w:rsidRPr="0054058B" w:rsidRDefault="0054058B" w:rsidP="0054058B">
      <w:pPr>
        <w:pStyle w:val="EndNoteBibliography"/>
      </w:pPr>
      <w:r w:rsidRPr="0054058B">
        <w:t>44. Poole JW, Sammartano RJ, Boley SJ (1987) Hemodynamic basis of the pain of chronic mesenteric ischemia. Am J Surg 153 (2):171-176. doi:10.1016/0002-9610(87)90809-9</w:t>
      </w:r>
    </w:p>
    <w:p w14:paraId="52B2DD08" w14:textId="0F2E9728" w:rsidR="009062E1" w:rsidRDefault="00F72E5E" w:rsidP="00BE2533">
      <w:pPr>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fldChar w:fldCharType="end"/>
      </w:r>
    </w:p>
    <w:p w14:paraId="6584C21C" w14:textId="33C945EA" w:rsidR="009062E1" w:rsidRPr="0054058B" w:rsidRDefault="009062E1">
      <w:pPr>
        <w:rPr>
          <w:rFonts w:ascii="Times New Roman" w:hAnsi="Times New Roman" w:cs="Times New Roman"/>
          <w:sz w:val="24"/>
          <w:szCs w:val="24"/>
        </w:rPr>
      </w:pPr>
      <w:r>
        <w:br w:type="page"/>
      </w:r>
    </w:p>
    <w:p w14:paraId="06933578" w14:textId="77777777" w:rsidR="0054058B" w:rsidRDefault="0054058B">
      <w:pPr>
        <w:rPr>
          <w:rFonts w:ascii="Times New Roman" w:hAnsi="Times New Roman" w:cs="Times New Roman"/>
          <w:b/>
          <w:bCs/>
          <w:sz w:val="24"/>
          <w:szCs w:val="24"/>
        </w:rPr>
        <w:sectPr w:rsidR="0054058B">
          <w:pgSz w:w="12240" w:h="15840"/>
          <w:pgMar w:top="1440" w:right="1800" w:bottom="1440" w:left="1800" w:header="720" w:footer="720" w:gutter="0"/>
          <w:cols w:space="720"/>
        </w:sectPr>
      </w:pPr>
    </w:p>
    <w:p w14:paraId="390B7638" w14:textId="19AFC131" w:rsidR="009062E1" w:rsidRDefault="009062E1">
      <w:pPr>
        <w:rPr>
          <w:ins w:id="718" w:author="Grant Steven Roberts" w:date="2020-11-05T19:46:00Z"/>
          <w:rFonts w:ascii="Times New Roman" w:hAnsi="Times New Roman" w:cs="Times New Roman"/>
          <w:b/>
          <w:bCs/>
          <w:sz w:val="24"/>
          <w:szCs w:val="24"/>
        </w:rPr>
      </w:pPr>
      <w:ins w:id="719" w:author="Grant Steven Roberts" w:date="2020-11-05T19:46:00Z">
        <w:r>
          <w:rPr>
            <w:rFonts w:ascii="Times New Roman" w:hAnsi="Times New Roman" w:cs="Times New Roman"/>
            <w:b/>
            <w:bCs/>
            <w:sz w:val="24"/>
            <w:szCs w:val="24"/>
          </w:rPr>
          <w:lastRenderedPageBreak/>
          <w:t>Appendix:</w:t>
        </w:r>
      </w:ins>
    </w:p>
    <w:p w14:paraId="1E3F2553" w14:textId="7819D807" w:rsidR="0026298B" w:rsidRPr="004902EA" w:rsidRDefault="009062E1">
      <w:pPr>
        <w:rPr>
          <w:ins w:id="720" w:author="Grant Steven Roberts" w:date="2020-11-06T10:19:00Z"/>
          <w:rFonts w:ascii="Times New Roman" w:hAnsi="Times New Roman" w:cs="Times New Roman"/>
          <w:b/>
          <w:bCs/>
          <w:sz w:val="24"/>
          <w:szCs w:val="24"/>
        </w:rPr>
      </w:pPr>
      <w:ins w:id="721" w:author="Grant Steven Roberts" w:date="2020-11-05T19:47:00Z">
        <w:r w:rsidRPr="004C2C27">
          <w:rPr>
            <w:rFonts w:ascii="Times New Roman" w:hAnsi="Times New Roman" w:cs="Times New Roman"/>
            <w:b/>
            <w:bCs/>
            <w:sz w:val="24"/>
            <w:szCs w:val="24"/>
          </w:rPr>
          <w:t xml:space="preserve">Table </w:t>
        </w:r>
      </w:ins>
      <w:ins w:id="722" w:author="Grant Steven Roberts" w:date="2020-11-06T10:30:00Z">
        <w:r w:rsidR="004C2C27" w:rsidRPr="004C2C27">
          <w:rPr>
            <w:rFonts w:ascii="Times New Roman" w:hAnsi="Times New Roman" w:cs="Times New Roman"/>
            <w:b/>
            <w:bCs/>
            <w:sz w:val="24"/>
            <w:szCs w:val="24"/>
          </w:rPr>
          <w:t>1</w:t>
        </w:r>
      </w:ins>
      <w:ins w:id="723" w:author="Grant Steven Roberts" w:date="2020-11-05T19:48:00Z">
        <w:r w:rsidRPr="004C2C27">
          <w:rPr>
            <w:rFonts w:ascii="Times New Roman" w:hAnsi="Times New Roman" w:cs="Times New Roman"/>
            <w:b/>
            <w:bCs/>
            <w:sz w:val="24"/>
            <w:szCs w:val="24"/>
          </w:rPr>
          <w:t xml:space="preserve">: </w:t>
        </w:r>
      </w:ins>
      <w:ins w:id="724" w:author="Grant Steven Roberts" w:date="2020-11-06T10:32:00Z">
        <w:r w:rsidR="004C2C27">
          <w:rPr>
            <w:rFonts w:ascii="Times New Roman" w:hAnsi="Times New Roman" w:cs="Times New Roman"/>
            <w:b/>
            <w:bCs/>
            <w:sz w:val="24"/>
            <w:szCs w:val="24"/>
          </w:rPr>
          <w:t>Summarized Clinical</w:t>
        </w:r>
      </w:ins>
      <w:ins w:id="725" w:author="Grant Steven Roberts" w:date="2020-11-06T10:33:00Z">
        <w:r w:rsidR="004C2C27">
          <w:rPr>
            <w:rFonts w:ascii="Times New Roman" w:hAnsi="Times New Roman" w:cs="Times New Roman"/>
            <w:b/>
            <w:bCs/>
            <w:sz w:val="24"/>
            <w:szCs w:val="24"/>
          </w:rPr>
          <w:t xml:space="preserve">, </w:t>
        </w:r>
      </w:ins>
      <w:ins w:id="726" w:author="Grant Steven Roberts" w:date="2020-11-06T10:32:00Z">
        <w:r w:rsidR="004C2C27">
          <w:rPr>
            <w:rFonts w:ascii="Times New Roman" w:hAnsi="Times New Roman" w:cs="Times New Roman"/>
            <w:b/>
            <w:bCs/>
            <w:sz w:val="24"/>
            <w:szCs w:val="24"/>
          </w:rPr>
          <w:t xml:space="preserve">Diagnostic, </w:t>
        </w:r>
      </w:ins>
      <w:ins w:id="727" w:author="Grant Steven Roberts" w:date="2020-11-06T10:33:00Z">
        <w:r w:rsidR="004C2C27">
          <w:rPr>
            <w:rFonts w:ascii="Times New Roman" w:hAnsi="Times New Roman" w:cs="Times New Roman"/>
            <w:b/>
            <w:bCs/>
            <w:sz w:val="24"/>
            <w:szCs w:val="24"/>
          </w:rPr>
          <w:t>and</w:t>
        </w:r>
      </w:ins>
      <w:ins w:id="728" w:author="Grant Steven Roberts" w:date="2020-11-06T10:32:00Z">
        <w:r w:rsidR="004C2C27">
          <w:rPr>
            <w:rFonts w:ascii="Times New Roman" w:hAnsi="Times New Roman" w:cs="Times New Roman"/>
            <w:b/>
            <w:bCs/>
            <w:sz w:val="24"/>
            <w:szCs w:val="24"/>
          </w:rPr>
          <w:t xml:space="preserve"> Follow-Up </w:t>
        </w:r>
      </w:ins>
      <w:ins w:id="729" w:author="Grant Steven Roberts" w:date="2020-11-06T10:33:00Z">
        <w:r w:rsidR="004C2C27">
          <w:rPr>
            <w:rFonts w:ascii="Times New Roman" w:hAnsi="Times New Roman" w:cs="Times New Roman"/>
            <w:b/>
            <w:bCs/>
            <w:sz w:val="24"/>
            <w:szCs w:val="24"/>
          </w:rPr>
          <w:t>Findings for CMI+ subjects</w:t>
        </w:r>
      </w:ins>
    </w:p>
    <w:tbl>
      <w:tblPr>
        <w:tblpPr w:leftFromText="180" w:rightFromText="180" w:vertAnchor="page" w:horzAnchor="page" w:tblpX="689" w:tblpY="2665"/>
        <w:tblW w:w="5454" w:type="pct"/>
        <w:tblLayout w:type="fixed"/>
        <w:tblLook w:val="04A0" w:firstRow="1" w:lastRow="0" w:firstColumn="1" w:lastColumn="0" w:noHBand="0" w:noVBand="1"/>
      </w:tblPr>
      <w:tblGrid>
        <w:gridCol w:w="527"/>
        <w:gridCol w:w="2703"/>
        <w:gridCol w:w="3598"/>
        <w:gridCol w:w="2341"/>
        <w:gridCol w:w="3149"/>
        <w:gridCol w:w="1802"/>
      </w:tblGrid>
      <w:tr w:rsidR="0054058B" w:rsidRPr="000619A1" w14:paraId="3F2BC386" w14:textId="77777777" w:rsidTr="0054058B">
        <w:trPr>
          <w:trHeight w:val="430"/>
        </w:trPr>
        <w:tc>
          <w:tcPr>
            <w:tcW w:w="187" w:type="pct"/>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04BA506" w14:textId="77777777" w:rsidR="0054058B" w:rsidRPr="000619A1" w:rsidRDefault="0054058B" w:rsidP="0054058B">
            <w:pPr>
              <w:spacing w:after="0" w:line="240" w:lineRule="auto"/>
              <w:rPr>
                <w:rFonts w:ascii="Times New Roman" w:eastAsia="Times New Roman" w:hAnsi="Times New Roman" w:cs="Times New Roman"/>
                <w:b/>
                <w:bCs/>
                <w:color w:val="000000"/>
                <w:sz w:val="19"/>
                <w:szCs w:val="19"/>
              </w:rPr>
            </w:pPr>
            <w:bookmarkStart w:id="730" w:name="_Hlk55498497"/>
            <w:r w:rsidRPr="000619A1">
              <w:rPr>
                <w:rFonts w:ascii="Times New Roman" w:eastAsia="Times New Roman" w:hAnsi="Times New Roman" w:cs="Times New Roman"/>
                <w:b/>
                <w:bCs/>
                <w:color w:val="000000"/>
                <w:sz w:val="19"/>
                <w:szCs w:val="19"/>
              </w:rPr>
              <w:t>No</w:t>
            </w:r>
            <w:r w:rsidRPr="0054058B">
              <w:rPr>
                <w:rFonts w:ascii="Times New Roman" w:eastAsia="Times New Roman" w:hAnsi="Times New Roman" w:cs="Times New Roman"/>
                <w:b/>
                <w:bCs/>
                <w:color w:val="000000"/>
                <w:sz w:val="16"/>
                <w:szCs w:val="16"/>
              </w:rPr>
              <w:t>.</w:t>
            </w:r>
          </w:p>
        </w:tc>
        <w:tc>
          <w:tcPr>
            <w:tcW w:w="957" w:type="pct"/>
            <w:tcBorders>
              <w:top w:val="single" w:sz="8" w:space="0" w:color="auto"/>
              <w:left w:val="nil"/>
              <w:bottom w:val="single" w:sz="8" w:space="0" w:color="auto"/>
              <w:right w:val="nil"/>
            </w:tcBorders>
            <w:shd w:val="clear" w:color="auto" w:fill="auto"/>
            <w:noWrap/>
            <w:vAlign w:val="bottom"/>
            <w:hideMark/>
          </w:tcPr>
          <w:p w14:paraId="1106942D" w14:textId="77777777" w:rsidR="0054058B" w:rsidRPr="000619A1" w:rsidRDefault="0054058B" w:rsidP="0054058B">
            <w:pPr>
              <w:spacing w:after="0" w:line="240" w:lineRule="auto"/>
              <w:rPr>
                <w:rFonts w:ascii="Times New Roman" w:eastAsia="Times New Roman" w:hAnsi="Times New Roman" w:cs="Times New Roman"/>
                <w:b/>
                <w:bCs/>
                <w:color w:val="000000"/>
                <w:sz w:val="19"/>
                <w:szCs w:val="19"/>
              </w:rPr>
            </w:pPr>
            <w:r w:rsidRPr="000619A1">
              <w:rPr>
                <w:rFonts w:ascii="Times New Roman" w:eastAsia="Times New Roman" w:hAnsi="Times New Roman" w:cs="Times New Roman"/>
                <w:b/>
                <w:bCs/>
                <w:color w:val="000000"/>
                <w:sz w:val="19"/>
                <w:szCs w:val="19"/>
              </w:rPr>
              <w:t>Clinical Findings</w:t>
            </w:r>
          </w:p>
        </w:tc>
        <w:tc>
          <w:tcPr>
            <w:tcW w:w="1274" w:type="pct"/>
            <w:tcBorders>
              <w:top w:val="single" w:sz="8" w:space="0" w:color="auto"/>
              <w:left w:val="nil"/>
              <w:bottom w:val="single" w:sz="8" w:space="0" w:color="auto"/>
              <w:right w:val="nil"/>
            </w:tcBorders>
            <w:shd w:val="clear" w:color="auto" w:fill="auto"/>
            <w:noWrap/>
            <w:vAlign w:val="bottom"/>
            <w:hideMark/>
          </w:tcPr>
          <w:p w14:paraId="446F3047" w14:textId="77777777" w:rsidR="0054058B" w:rsidRPr="000619A1" w:rsidRDefault="0054058B" w:rsidP="0054058B">
            <w:pPr>
              <w:spacing w:after="0" w:line="240" w:lineRule="auto"/>
              <w:rPr>
                <w:rFonts w:ascii="Times New Roman" w:eastAsia="Times New Roman" w:hAnsi="Times New Roman" w:cs="Times New Roman"/>
                <w:b/>
                <w:bCs/>
                <w:color w:val="000000"/>
                <w:sz w:val="19"/>
                <w:szCs w:val="19"/>
              </w:rPr>
            </w:pPr>
            <w:r w:rsidRPr="000619A1">
              <w:rPr>
                <w:rFonts w:ascii="Times New Roman" w:eastAsia="Times New Roman" w:hAnsi="Times New Roman" w:cs="Times New Roman"/>
                <w:b/>
                <w:bCs/>
                <w:color w:val="000000"/>
                <w:sz w:val="19"/>
                <w:szCs w:val="19"/>
              </w:rPr>
              <w:t>Diagnostic Test Findings</w:t>
            </w:r>
          </w:p>
        </w:tc>
        <w:tc>
          <w:tcPr>
            <w:tcW w:w="829" w:type="pct"/>
            <w:tcBorders>
              <w:top w:val="single" w:sz="8" w:space="0" w:color="auto"/>
              <w:left w:val="nil"/>
              <w:bottom w:val="single" w:sz="8" w:space="0" w:color="auto"/>
              <w:right w:val="nil"/>
            </w:tcBorders>
            <w:shd w:val="clear" w:color="auto" w:fill="auto"/>
            <w:noWrap/>
            <w:vAlign w:val="bottom"/>
            <w:hideMark/>
          </w:tcPr>
          <w:p w14:paraId="789BFAE4" w14:textId="77777777" w:rsidR="0054058B" w:rsidRPr="000619A1" w:rsidRDefault="0054058B" w:rsidP="0054058B">
            <w:pPr>
              <w:spacing w:after="0" w:line="240" w:lineRule="auto"/>
              <w:rPr>
                <w:rFonts w:ascii="Times New Roman" w:eastAsia="Times New Roman" w:hAnsi="Times New Roman" w:cs="Times New Roman"/>
                <w:b/>
                <w:bCs/>
                <w:color w:val="000000"/>
                <w:sz w:val="19"/>
                <w:szCs w:val="19"/>
              </w:rPr>
            </w:pPr>
            <w:r w:rsidRPr="000619A1">
              <w:rPr>
                <w:rFonts w:ascii="Times New Roman" w:eastAsia="Times New Roman" w:hAnsi="Times New Roman" w:cs="Times New Roman"/>
                <w:b/>
                <w:bCs/>
                <w:color w:val="000000"/>
                <w:sz w:val="19"/>
                <w:szCs w:val="19"/>
              </w:rPr>
              <w:t>Procedures</w:t>
            </w:r>
          </w:p>
        </w:tc>
        <w:tc>
          <w:tcPr>
            <w:tcW w:w="1115" w:type="pct"/>
            <w:tcBorders>
              <w:top w:val="single" w:sz="8" w:space="0" w:color="auto"/>
              <w:left w:val="nil"/>
              <w:bottom w:val="single" w:sz="8" w:space="0" w:color="auto"/>
              <w:right w:val="nil"/>
            </w:tcBorders>
            <w:shd w:val="clear" w:color="auto" w:fill="auto"/>
            <w:noWrap/>
            <w:vAlign w:val="bottom"/>
            <w:hideMark/>
          </w:tcPr>
          <w:p w14:paraId="12F4FAA3" w14:textId="77777777" w:rsidR="0054058B" w:rsidRPr="000619A1" w:rsidRDefault="0054058B" w:rsidP="0054058B">
            <w:pPr>
              <w:spacing w:after="0" w:line="240" w:lineRule="auto"/>
              <w:rPr>
                <w:rFonts w:ascii="Times New Roman" w:eastAsia="Times New Roman" w:hAnsi="Times New Roman" w:cs="Times New Roman"/>
                <w:b/>
                <w:bCs/>
                <w:color w:val="000000"/>
                <w:sz w:val="19"/>
                <w:szCs w:val="19"/>
              </w:rPr>
            </w:pPr>
            <w:r w:rsidRPr="000619A1">
              <w:rPr>
                <w:rFonts w:ascii="Times New Roman" w:eastAsia="Times New Roman" w:hAnsi="Times New Roman" w:cs="Times New Roman"/>
                <w:b/>
                <w:bCs/>
                <w:color w:val="000000"/>
                <w:sz w:val="19"/>
                <w:szCs w:val="19"/>
              </w:rPr>
              <w:t>Follow</w:t>
            </w:r>
            <w:r>
              <w:rPr>
                <w:rFonts w:ascii="Times New Roman" w:eastAsia="Times New Roman" w:hAnsi="Times New Roman" w:cs="Times New Roman"/>
                <w:b/>
                <w:bCs/>
                <w:color w:val="000000"/>
                <w:sz w:val="19"/>
                <w:szCs w:val="19"/>
              </w:rPr>
              <w:t>-</w:t>
            </w:r>
            <w:r w:rsidRPr="000619A1">
              <w:rPr>
                <w:rFonts w:ascii="Times New Roman" w:eastAsia="Times New Roman" w:hAnsi="Times New Roman" w:cs="Times New Roman"/>
                <w:b/>
                <w:bCs/>
                <w:color w:val="000000"/>
                <w:sz w:val="19"/>
                <w:szCs w:val="19"/>
              </w:rPr>
              <w:t>Up</w:t>
            </w:r>
            <w:r>
              <w:rPr>
                <w:rFonts w:ascii="Times New Roman" w:eastAsia="Times New Roman" w:hAnsi="Times New Roman" w:cs="Times New Roman"/>
                <w:b/>
                <w:bCs/>
                <w:color w:val="000000"/>
                <w:sz w:val="19"/>
                <w:szCs w:val="19"/>
              </w:rPr>
              <w:t xml:space="preserve"> </w:t>
            </w:r>
          </w:p>
        </w:tc>
        <w:tc>
          <w:tcPr>
            <w:tcW w:w="638" w:type="pct"/>
            <w:tcBorders>
              <w:top w:val="single" w:sz="8" w:space="0" w:color="auto"/>
              <w:left w:val="nil"/>
              <w:bottom w:val="single" w:sz="8" w:space="0" w:color="auto"/>
              <w:right w:val="single" w:sz="4" w:space="0" w:color="auto"/>
            </w:tcBorders>
            <w:shd w:val="clear" w:color="auto" w:fill="auto"/>
            <w:vAlign w:val="bottom"/>
            <w:hideMark/>
          </w:tcPr>
          <w:p w14:paraId="5B3FF1CA" w14:textId="77777777" w:rsidR="0054058B" w:rsidRPr="000619A1" w:rsidRDefault="0054058B" w:rsidP="0054058B">
            <w:pPr>
              <w:spacing w:after="0" w:line="240" w:lineRule="auto"/>
              <w:rPr>
                <w:rFonts w:ascii="Times New Roman" w:eastAsia="Times New Roman" w:hAnsi="Times New Roman" w:cs="Times New Roman"/>
                <w:b/>
                <w:bCs/>
                <w:color w:val="000000"/>
                <w:sz w:val="19"/>
                <w:szCs w:val="19"/>
              </w:rPr>
            </w:pPr>
            <w:r>
              <w:rPr>
                <w:rFonts w:ascii="Times New Roman" w:eastAsia="Times New Roman" w:hAnsi="Times New Roman" w:cs="Times New Roman"/>
                <w:b/>
                <w:bCs/>
                <w:color w:val="000000"/>
                <w:sz w:val="19"/>
                <w:szCs w:val="19"/>
              </w:rPr>
              <w:t>How was s</w:t>
            </w:r>
            <w:r w:rsidRPr="000619A1">
              <w:rPr>
                <w:rFonts w:ascii="Times New Roman" w:eastAsia="Times New Roman" w:hAnsi="Times New Roman" w:cs="Times New Roman"/>
                <w:b/>
                <w:bCs/>
                <w:color w:val="000000"/>
                <w:sz w:val="19"/>
                <w:szCs w:val="19"/>
              </w:rPr>
              <w:t>uspicion</w:t>
            </w:r>
            <w:r>
              <w:rPr>
                <w:rFonts w:ascii="Times New Roman" w:eastAsia="Times New Roman" w:hAnsi="Times New Roman" w:cs="Times New Roman"/>
                <w:b/>
                <w:bCs/>
                <w:color w:val="000000"/>
                <w:sz w:val="19"/>
                <w:szCs w:val="19"/>
              </w:rPr>
              <w:t xml:space="preserve"> raised</w:t>
            </w:r>
            <w:r w:rsidRPr="000619A1">
              <w:rPr>
                <w:rFonts w:ascii="Times New Roman" w:eastAsia="Times New Roman" w:hAnsi="Times New Roman" w:cs="Times New Roman"/>
                <w:b/>
                <w:bCs/>
                <w:color w:val="000000"/>
                <w:sz w:val="19"/>
                <w:szCs w:val="19"/>
              </w:rPr>
              <w:t>?</w:t>
            </w:r>
          </w:p>
        </w:tc>
      </w:tr>
      <w:tr w:rsidR="0054058B" w:rsidRPr="000619A1" w14:paraId="7035F82A" w14:textId="77777777" w:rsidTr="0054058B">
        <w:trPr>
          <w:trHeight w:val="1321"/>
        </w:trPr>
        <w:tc>
          <w:tcPr>
            <w:tcW w:w="187" w:type="pct"/>
            <w:tcBorders>
              <w:top w:val="nil"/>
              <w:left w:val="single" w:sz="8" w:space="0" w:color="auto"/>
              <w:bottom w:val="single" w:sz="4" w:space="0" w:color="auto"/>
              <w:right w:val="single" w:sz="4" w:space="0" w:color="auto"/>
            </w:tcBorders>
            <w:shd w:val="clear" w:color="auto" w:fill="auto"/>
            <w:noWrap/>
            <w:hideMark/>
          </w:tcPr>
          <w:p w14:paraId="0CF8D029" w14:textId="77777777" w:rsidR="0054058B" w:rsidRPr="00AA0BA3" w:rsidRDefault="0054058B" w:rsidP="0054058B">
            <w:pPr>
              <w:rPr>
                <w:rFonts w:ascii="Times New Roman" w:hAnsi="Times New Roman" w:cs="Times New Roman"/>
                <w:sz w:val="19"/>
                <w:szCs w:val="19"/>
              </w:rPr>
            </w:pPr>
            <w:r w:rsidRPr="00AA0BA3">
              <w:rPr>
                <w:rFonts w:ascii="Times New Roman" w:hAnsi="Times New Roman" w:cs="Times New Roman"/>
                <w:sz w:val="19"/>
                <w:szCs w:val="19"/>
              </w:rPr>
              <w:t>1</w:t>
            </w:r>
          </w:p>
        </w:tc>
        <w:tc>
          <w:tcPr>
            <w:tcW w:w="957" w:type="pct"/>
            <w:tcBorders>
              <w:top w:val="nil"/>
              <w:left w:val="nil"/>
              <w:bottom w:val="single" w:sz="4" w:space="0" w:color="auto"/>
              <w:right w:val="nil"/>
            </w:tcBorders>
            <w:shd w:val="clear" w:color="auto" w:fill="auto"/>
            <w:hideMark/>
          </w:tcPr>
          <w:p w14:paraId="40567EA0"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Currently no symptoms; however, abnormal US findings with suspicion of mesenteric ischemia. </w:t>
            </w:r>
          </w:p>
        </w:tc>
        <w:tc>
          <w:tcPr>
            <w:tcW w:w="1274" w:type="pct"/>
            <w:tcBorders>
              <w:top w:val="nil"/>
              <w:left w:val="nil"/>
              <w:bottom w:val="single" w:sz="4" w:space="0" w:color="auto"/>
              <w:right w:val="nil"/>
            </w:tcBorders>
            <w:shd w:val="clear" w:color="auto" w:fill="auto"/>
            <w:hideMark/>
          </w:tcPr>
          <w:p w14:paraId="51448FC6"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sidRPr="000619A1">
              <w:rPr>
                <w:rFonts w:ascii="Times New Roman" w:eastAsia="Times New Roman" w:hAnsi="Times New Roman" w:cs="Times New Roman"/>
                <w:color w:val="000000"/>
                <w:sz w:val="19"/>
                <w:szCs w:val="19"/>
                <w:u w:val="single"/>
              </w:rPr>
              <w:t>US</w:t>
            </w:r>
            <w:r w:rsidRPr="000619A1">
              <w:rPr>
                <w:rFonts w:ascii="Times New Roman" w:eastAsia="Times New Roman" w:hAnsi="Times New Roman" w:cs="Times New Roman"/>
                <w:color w:val="000000"/>
                <w:sz w:val="19"/>
                <w:szCs w:val="19"/>
              </w:rPr>
              <w:t>:</w:t>
            </w:r>
            <w:r>
              <w:rPr>
                <w:rFonts w:ascii="Times New Roman" w:eastAsia="Times New Roman" w:hAnsi="Times New Roman" w:cs="Times New Roman"/>
                <w:color w:val="000000"/>
                <w:sz w:val="19"/>
                <w:szCs w:val="19"/>
              </w:rPr>
              <w:t xml:space="preserve"> CA, SMA occlusion.</w:t>
            </w:r>
            <w:r w:rsidRPr="000619A1">
              <w:rPr>
                <w:rFonts w:ascii="Times New Roman" w:eastAsia="Times New Roman" w:hAnsi="Times New Roman" w:cs="Times New Roman"/>
                <w:color w:val="000000"/>
                <w:sz w:val="19"/>
                <w:szCs w:val="19"/>
              </w:rPr>
              <w:t xml:space="preserve"> Increase in systolic</w:t>
            </w:r>
            <w:r>
              <w:rPr>
                <w:rFonts w:ascii="Times New Roman" w:eastAsia="Times New Roman" w:hAnsi="Times New Roman" w:cs="Times New Roman"/>
                <w:color w:val="000000"/>
                <w:sz w:val="19"/>
                <w:szCs w:val="19"/>
              </w:rPr>
              <w:t>/</w:t>
            </w:r>
            <w:r w:rsidRPr="000619A1">
              <w:rPr>
                <w:rFonts w:ascii="Times New Roman" w:eastAsia="Times New Roman" w:hAnsi="Times New Roman" w:cs="Times New Roman"/>
                <w:color w:val="000000"/>
                <w:sz w:val="19"/>
                <w:szCs w:val="19"/>
              </w:rPr>
              <w:t xml:space="preserve">diastolic velocity in IMA. </w:t>
            </w:r>
            <w:r w:rsidRPr="000619A1">
              <w:rPr>
                <w:rFonts w:ascii="Times New Roman" w:eastAsia="Times New Roman" w:hAnsi="Times New Roman" w:cs="Times New Roman"/>
                <w:color w:val="000000"/>
                <w:sz w:val="19"/>
                <w:szCs w:val="19"/>
              </w:rPr>
              <w:br/>
            </w:r>
            <w:r w:rsidRPr="000619A1">
              <w:rPr>
                <w:rFonts w:ascii="Times New Roman" w:eastAsia="Times New Roman" w:hAnsi="Times New Roman" w:cs="Times New Roman"/>
                <w:color w:val="000000"/>
                <w:sz w:val="19"/>
                <w:szCs w:val="19"/>
                <w:u w:val="single"/>
              </w:rPr>
              <w:t>MRI</w:t>
            </w:r>
            <w:r w:rsidRPr="000619A1">
              <w:rPr>
                <w:rFonts w:ascii="Times New Roman" w:eastAsia="Times New Roman" w:hAnsi="Times New Roman" w:cs="Times New Roman"/>
                <w:color w:val="000000"/>
                <w:sz w:val="19"/>
                <w:szCs w:val="19"/>
              </w:rPr>
              <w:t xml:space="preserve">: Stable </w:t>
            </w:r>
            <w:r w:rsidRPr="00AA0BA3">
              <w:rPr>
                <w:rFonts w:ascii="Times New Roman" w:eastAsia="Times New Roman" w:hAnsi="Times New Roman" w:cs="Times New Roman"/>
                <w:color w:val="000000"/>
                <w:sz w:val="19"/>
                <w:szCs w:val="19"/>
              </w:rPr>
              <w:t xml:space="preserve">CA and SMA </w:t>
            </w:r>
            <w:r w:rsidRPr="000619A1">
              <w:rPr>
                <w:rFonts w:ascii="Times New Roman" w:eastAsia="Times New Roman" w:hAnsi="Times New Roman" w:cs="Times New Roman"/>
                <w:color w:val="000000"/>
                <w:sz w:val="19"/>
                <w:szCs w:val="19"/>
              </w:rPr>
              <w:t>occlusion</w:t>
            </w:r>
            <w:r>
              <w:rPr>
                <w:rFonts w:ascii="Times New Roman" w:eastAsia="Times New Roman" w:hAnsi="Times New Roman" w:cs="Times New Roman"/>
                <w:color w:val="000000"/>
                <w:sz w:val="19"/>
                <w:szCs w:val="19"/>
              </w:rPr>
              <w:t>,</w:t>
            </w:r>
            <w:r w:rsidRPr="000619A1">
              <w:rPr>
                <w:rFonts w:ascii="Times New Roman" w:eastAsia="Times New Roman" w:hAnsi="Times New Roman" w:cs="Times New Roman"/>
                <w:color w:val="000000"/>
                <w:sz w:val="19"/>
                <w:szCs w:val="19"/>
              </w:rPr>
              <w:t xml:space="preserve"> reconstitution via pancreaticoduodenal</w:t>
            </w:r>
            <w:r w:rsidRPr="00AA0BA3">
              <w:rPr>
                <w:rFonts w:ascii="Times New Roman" w:eastAsia="Times New Roman" w:hAnsi="Times New Roman" w:cs="Times New Roman"/>
                <w:color w:val="000000"/>
                <w:sz w:val="19"/>
                <w:szCs w:val="19"/>
              </w:rPr>
              <w:t xml:space="preserve"> </w:t>
            </w:r>
            <w:r w:rsidRPr="000619A1">
              <w:rPr>
                <w:rFonts w:ascii="Times New Roman" w:eastAsia="Times New Roman" w:hAnsi="Times New Roman" w:cs="Times New Roman"/>
                <w:color w:val="000000"/>
                <w:sz w:val="19"/>
                <w:szCs w:val="19"/>
              </w:rPr>
              <w:t>and IMA collateral</w:t>
            </w:r>
            <w:r w:rsidRPr="00AA0BA3">
              <w:rPr>
                <w:rFonts w:ascii="Times New Roman" w:eastAsia="Times New Roman" w:hAnsi="Times New Roman" w:cs="Times New Roman"/>
                <w:color w:val="000000"/>
                <w:sz w:val="19"/>
                <w:szCs w:val="19"/>
              </w:rPr>
              <w:t>s</w:t>
            </w:r>
            <w:r w:rsidRPr="000619A1">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 xml:space="preserve">70% narrowing of the IMA origin. </w:t>
            </w:r>
          </w:p>
        </w:tc>
        <w:tc>
          <w:tcPr>
            <w:tcW w:w="829" w:type="pct"/>
            <w:tcBorders>
              <w:top w:val="nil"/>
              <w:left w:val="nil"/>
              <w:bottom w:val="single" w:sz="4" w:space="0" w:color="auto"/>
              <w:right w:val="nil"/>
            </w:tcBorders>
            <w:shd w:val="clear" w:color="auto" w:fill="auto"/>
            <w:hideMark/>
          </w:tcPr>
          <w:p w14:paraId="4E4C7BFD"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sidRPr="000619A1">
              <w:rPr>
                <w:rFonts w:ascii="Times New Roman" w:eastAsia="Times New Roman" w:hAnsi="Times New Roman" w:cs="Times New Roman"/>
                <w:color w:val="000000"/>
                <w:sz w:val="19"/>
                <w:szCs w:val="19"/>
              </w:rPr>
              <w:t>Conservative therapy</w:t>
            </w:r>
          </w:p>
        </w:tc>
        <w:tc>
          <w:tcPr>
            <w:tcW w:w="1115" w:type="pct"/>
            <w:tcBorders>
              <w:top w:val="nil"/>
              <w:left w:val="nil"/>
              <w:bottom w:val="single" w:sz="4" w:space="0" w:color="auto"/>
              <w:right w:val="nil"/>
            </w:tcBorders>
            <w:shd w:val="clear" w:color="auto" w:fill="auto"/>
            <w:hideMark/>
          </w:tcPr>
          <w:p w14:paraId="673D89AD"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Patient remained a</w:t>
            </w:r>
            <w:r w:rsidRPr="000619A1">
              <w:rPr>
                <w:rFonts w:ascii="Times New Roman" w:eastAsia="Times New Roman" w:hAnsi="Times New Roman" w:cs="Times New Roman"/>
                <w:color w:val="000000"/>
                <w:sz w:val="19"/>
                <w:szCs w:val="19"/>
              </w:rPr>
              <w:t xml:space="preserve">symptomatic despite </w:t>
            </w:r>
            <w:r>
              <w:rPr>
                <w:rFonts w:ascii="Times New Roman" w:eastAsia="Times New Roman" w:hAnsi="Times New Roman" w:cs="Times New Roman"/>
                <w:color w:val="000000"/>
                <w:sz w:val="19"/>
                <w:szCs w:val="19"/>
              </w:rPr>
              <w:t>pathological imaging findings. Therapeutic e</w:t>
            </w:r>
            <w:r w:rsidRPr="000619A1">
              <w:rPr>
                <w:rFonts w:ascii="Times New Roman" w:eastAsia="Times New Roman" w:hAnsi="Times New Roman" w:cs="Times New Roman"/>
                <w:color w:val="000000"/>
                <w:sz w:val="19"/>
                <w:szCs w:val="19"/>
              </w:rPr>
              <w:t>ndarterectomy of IMA</w:t>
            </w:r>
            <w:r>
              <w:rPr>
                <w:rFonts w:ascii="Times New Roman" w:eastAsia="Times New Roman" w:hAnsi="Times New Roman" w:cs="Times New Roman"/>
                <w:color w:val="000000"/>
                <w:sz w:val="19"/>
                <w:szCs w:val="19"/>
              </w:rPr>
              <w:t xml:space="preserve"> and </w:t>
            </w:r>
            <w:r w:rsidRPr="000619A1">
              <w:rPr>
                <w:rFonts w:ascii="Times New Roman" w:eastAsia="Times New Roman" w:hAnsi="Times New Roman" w:cs="Times New Roman"/>
                <w:color w:val="000000"/>
                <w:sz w:val="19"/>
                <w:szCs w:val="19"/>
              </w:rPr>
              <w:t>bypass to the SMA</w:t>
            </w:r>
            <w:r>
              <w:rPr>
                <w:rFonts w:ascii="Times New Roman" w:eastAsia="Times New Roman" w:hAnsi="Times New Roman" w:cs="Times New Roman"/>
                <w:color w:val="000000"/>
                <w:sz w:val="19"/>
                <w:szCs w:val="19"/>
              </w:rPr>
              <w:t xml:space="preserve"> were</w:t>
            </w:r>
            <w:r w:rsidRPr="00AA0BA3">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 xml:space="preserve">proposed, however, patient remained </w:t>
            </w:r>
            <w:r w:rsidRPr="00AA0BA3">
              <w:rPr>
                <w:rFonts w:ascii="Times New Roman" w:eastAsia="Times New Roman" w:hAnsi="Times New Roman" w:cs="Times New Roman"/>
                <w:color w:val="000000"/>
                <w:sz w:val="19"/>
                <w:szCs w:val="19"/>
              </w:rPr>
              <w:t>r</w:t>
            </w:r>
            <w:r w:rsidRPr="000619A1">
              <w:rPr>
                <w:rFonts w:ascii="Times New Roman" w:eastAsia="Times New Roman" w:hAnsi="Times New Roman" w:cs="Times New Roman"/>
                <w:color w:val="000000"/>
                <w:sz w:val="19"/>
                <w:szCs w:val="19"/>
              </w:rPr>
              <w:t>eluctant to pursue</w:t>
            </w:r>
            <w:r>
              <w:rPr>
                <w:rFonts w:ascii="Times New Roman" w:eastAsia="Times New Roman" w:hAnsi="Times New Roman" w:cs="Times New Roman"/>
                <w:color w:val="000000"/>
                <w:sz w:val="19"/>
                <w:szCs w:val="19"/>
              </w:rPr>
              <w:t xml:space="preserve"> the</w:t>
            </w:r>
            <w:r w:rsidRPr="000619A1">
              <w:rPr>
                <w:rFonts w:ascii="Times New Roman" w:eastAsia="Times New Roman" w:hAnsi="Times New Roman" w:cs="Times New Roman"/>
                <w:color w:val="000000"/>
                <w:sz w:val="19"/>
                <w:szCs w:val="19"/>
              </w:rPr>
              <w:t xml:space="preserve"> operation</w:t>
            </w:r>
            <w:r>
              <w:rPr>
                <w:rFonts w:ascii="Times New Roman" w:eastAsia="Times New Roman" w:hAnsi="Times New Roman" w:cs="Times New Roman"/>
                <w:color w:val="000000"/>
                <w:sz w:val="19"/>
                <w:szCs w:val="19"/>
              </w:rPr>
              <w:t>.</w:t>
            </w:r>
          </w:p>
        </w:tc>
        <w:tc>
          <w:tcPr>
            <w:tcW w:w="638" w:type="pct"/>
            <w:tcBorders>
              <w:top w:val="nil"/>
              <w:left w:val="nil"/>
              <w:bottom w:val="single" w:sz="4" w:space="0" w:color="auto"/>
              <w:right w:val="single" w:sz="4" w:space="0" w:color="auto"/>
            </w:tcBorders>
            <w:shd w:val="clear" w:color="auto" w:fill="auto"/>
            <w:noWrap/>
            <w:hideMark/>
          </w:tcPr>
          <w:p w14:paraId="3ED799D9"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Imaging</w:t>
            </w:r>
          </w:p>
        </w:tc>
      </w:tr>
      <w:tr w:rsidR="0054058B" w:rsidRPr="000619A1" w14:paraId="3F084BB7" w14:textId="77777777" w:rsidTr="0054058B">
        <w:trPr>
          <w:trHeight w:val="872"/>
        </w:trPr>
        <w:tc>
          <w:tcPr>
            <w:tcW w:w="187" w:type="pct"/>
            <w:tcBorders>
              <w:top w:val="single" w:sz="4" w:space="0" w:color="auto"/>
              <w:left w:val="single" w:sz="8" w:space="0" w:color="auto"/>
              <w:bottom w:val="single" w:sz="4" w:space="0" w:color="auto"/>
              <w:right w:val="single" w:sz="4" w:space="0" w:color="auto"/>
            </w:tcBorders>
            <w:shd w:val="clear" w:color="auto" w:fill="auto"/>
            <w:noWrap/>
            <w:hideMark/>
          </w:tcPr>
          <w:p w14:paraId="617E5765" w14:textId="77777777" w:rsidR="0054058B" w:rsidRPr="00AA0BA3" w:rsidRDefault="0054058B" w:rsidP="0054058B">
            <w:pPr>
              <w:rPr>
                <w:rFonts w:ascii="Times New Roman" w:hAnsi="Times New Roman" w:cs="Times New Roman"/>
                <w:sz w:val="19"/>
                <w:szCs w:val="19"/>
              </w:rPr>
            </w:pPr>
            <w:r w:rsidRPr="00AA0BA3">
              <w:rPr>
                <w:rFonts w:ascii="Times New Roman" w:hAnsi="Times New Roman" w:cs="Times New Roman"/>
                <w:sz w:val="19"/>
                <w:szCs w:val="19"/>
              </w:rPr>
              <w:t>2</w:t>
            </w:r>
          </w:p>
        </w:tc>
        <w:tc>
          <w:tcPr>
            <w:tcW w:w="957" w:type="pct"/>
            <w:tcBorders>
              <w:top w:val="single" w:sz="4" w:space="0" w:color="auto"/>
              <w:left w:val="nil"/>
              <w:bottom w:val="single" w:sz="4" w:space="0" w:color="auto"/>
              <w:right w:val="nil"/>
            </w:tcBorders>
            <w:shd w:val="clear" w:color="auto" w:fill="auto"/>
            <w:hideMark/>
          </w:tcPr>
          <w:p w14:paraId="46EBAC83"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Four</w:t>
            </w:r>
            <w:r w:rsidRPr="000619A1">
              <w:rPr>
                <w:rFonts w:ascii="Times New Roman" w:eastAsia="Times New Roman" w:hAnsi="Times New Roman" w:cs="Times New Roman"/>
                <w:color w:val="000000"/>
                <w:sz w:val="19"/>
                <w:szCs w:val="19"/>
              </w:rPr>
              <w:t xml:space="preserve"> weeks </w:t>
            </w:r>
            <w:r>
              <w:rPr>
                <w:rFonts w:ascii="Times New Roman" w:eastAsia="Times New Roman" w:hAnsi="Times New Roman" w:cs="Times New Roman"/>
                <w:color w:val="000000"/>
                <w:sz w:val="19"/>
                <w:szCs w:val="19"/>
              </w:rPr>
              <w:t xml:space="preserve">of </w:t>
            </w:r>
            <w:r w:rsidRPr="000619A1">
              <w:rPr>
                <w:rFonts w:ascii="Times New Roman" w:eastAsia="Times New Roman" w:hAnsi="Times New Roman" w:cs="Times New Roman"/>
                <w:color w:val="000000"/>
                <w:sz w:val="19"/>
                <w:szCs w:val="19"/>
              </w:rPr>
              <w:t xml:space="preserve">diarrhea and weight loss, </w:t>
            </w:r>
            <w:r w:rsidRPr="00AA0BA3">
              <w:rPr>
                <w:rFonts w:ascii="Times New Roman" w:eastAsia="Times New Roman" w:hAnsi="Times New Roman" w:cs="Times New Roman"/>
                <w:color w:val="000000"/>
                <w:sz w:val="19"/>
                <w:szCs w:val="19"/>
              </w:rPr>
              <w:t>with</w:t>
            </w:r>
            <w:r w:rsidRPr="000619A1">
              <w:rPr>
                <w:rFonts w:ascii="Times New Roman" w:eastAsia="Times New Roman" w:hAnsi="Times New Roman" w:cs="Times New Roman"/>
                <w:color w:val="000000"/>
                <w:sz w:val="19"/>
                <w:szCs w:val="19"/>
              </w:rPr>
              <w:t xml:space="preserve"> left</w:t>
            </w:r>
            <w:r w:rsidRPr="00AA0BA3">
              <w:rPr>
                <w:rFonts w:ascii="Times New Roman" w:eastAsia="Times New Roman" w:hAnsi="Times New Roman" w:cs="Times New Roman"/>
                <w:color w:val="000000"/>
                <w:sz w:val="19"/>
                <w:szCs w:val="19"/>
              </w:rPr>
              <w:t>-</w:t>
            </w:r>
            <w:r w:rsidRPr="000619A1">
              <w:rPr>
                <w:rFonts w:ascii="Times New Roman" w:eastAsia="Times New Roman" w:hAnsi="Times New Roman" w:cs="Times New Roman"/>
                <w:color w:val="000000"/>
                <w:sz w:val="19"/>
                <w:szCs w:val="19"/>
              </w:rPr>
              <w:t xml:space="preserve">sided </w:t>
            </w:r>
            <w:r w:rsidRPr="00AA0BA3">
              <w:rPr>
                <w:rFonts w:ascii="Times New Roman" w:eastAsia="Times New Roman" w:hAnsi="Times New Roman" w:cs="Times New Roman"/>
                <w:color w:val="000000"/>
                <w:sz w:val="19"/>
                <w:szCs w:val="19"/>
              </w:rPr>
              <w:t xml:space="preserve">postprandial </w:t>
            </w:r>
            <w:r w:rsidRPr="000619A1">
              <w:rPr>
                <w:rFonts w:ascii="Times New Roman" w:eastAsia="Times New Roman" w:hAnsi="Times New Roman" w:cs="Times New Roman"/>
                <w:color w:val="000000"/>
                <w:sz w:val="19"/>
                <w:szCs w:val="19"/>
              </w:rPr>
              <w:t>chest pain</w:t>
            </w:r>
            <w:r>
              <w:rPr>
                <w:rFonts w:ascii="Times New Roman" w:eastAsia="Times New Roman" w:hAnsi="Times New Roman" w:cs="Times New Roman"/>
                <w:color w:val="000000"/>
                <w:sz w:val="19"/>
                <w:szCs w:val="19"/>
              </w:rPr>
              <w:t>.</w:t>
            </w:r>
          </w:p>
        </w:tc>
        <w:tc>
          <w:tcPr>
            <w:tcW w:w="1274" w:type="pct"/>
            <w:tcBorders>
              <w:top w:val="single" w:sz="4" w:space="0" w:color="auto"/>
              <w:left w:val="nil"/>
              <w:bottom w:val="single" w:sz="4" w:space="0" w:color="auto"/>
              <w:right w:val="nil"/>
            </w:tcBorders>
            <w:shd w:val="clear" w:color="auto" w:fill="auto"/>
            <w:hideMark/>
          </w:tcPr>
          <w:p w14:paraId="5A45E9DE"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sidRPr="000619A1">
              <w:rPr>
                <w:rFonts w:ascii="Times New Roman" w:eastAsia="Times New Roman" w:hAnsi="Times New Roman" w:cs="Times New Roman"/>
                <w:color w:val="000000"/>
                <w:sz w:val="19"/>
                <w:szCs w:val="19"/>
                <w:u w:val="single"/>
              </w:rPr>
              <w:t>CT</w:t>
            </w:r>
            <w:r w:rsidRPr="000619A1">
              <w:rPr>
                <w:rFonts w:ascii="Times New Roman" w:eastAsia="Times New Roman" w:hAnsi="Times New Roman" w:cs="Times New Roman"/>
                <w:color w:val="000000"/>
                <w:sz w:val="19"/>
                <w:szCs w:val="19"/>
              </w:rPr>
              <w:t xml:space="preserve">: Narrowing of CA and SMA. </w:t>
            </w:r>
            <w:r w:rsidRPr="000619A1">
              <w:rPr>
                <w:rFonts w:ascii="Times New Roman" w:eastAsia="Times New Roman" w:hAnsi="Times New Roman" w:cs="Times New Roman"/>
                <w:color w:val="000000"/>
                <w:sz w:val="19"/>
                <w:szCs w:val="19"/>
              </w:rPr>
              <w:br/>
            </w:r>
            <w:r w:rsidRPr="000619A1">
              <w:rPr>
                <w:rFonts w:ascii="Times New Roman" w:eastAsia="Times New Roman" w:hAnsi="Times New Roman" w:cs="Times New Roman"/>
                <w:color w:val="000000"/>
                <w:sz w:val="19"/>
                <w:szCs w:val="19"/>
                <w:u w:val="single"/>
              </w:rPr>
              <w:t>MRI</w:t>
            </w:r>
            <w:r w:rsidRPr="000619A1">
              <w:rPr>
                <w:rFonts w:ascii="Times New Roman" w:eastAsia="Times New Roman" w:hAnsi="Times New Roman" w:cs="Times New Roman"/>
                <w:color w:val="000000"/>
                <w:sz w:val="19"/>
                <w:szCs w:val="19"/>
              </w:rPr>
              <w:t>: Hemodynamically significant mesenteric ischemia due to CA and SMA stenosis. SMA stenosis worse</w:t>
            </w:r>
            <w:r>
              <w:rPr>
                <w:rFonts w:ascii="Times New Roman" w:eastAsia="Times New Roman" w:hAnsi="Times New Roman" w:cs="Times New Roman"/>
                <w:color w:val="000000"/>
                <w:sz w:val="19"/>
                <w:szCs w:val="19"/>
              </w:rPr>
              <w:t>ned</w:t>
            </w:r>
            <w:r w:rsidRPr="000619A1">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in comparison to previous imaging.</w:t>
            </w:r>
          </w:p>
        </w:tc>
        <w:tc>
          <w:tcPr>
            <w:tcW w:w="829" w:type="pct"/>
            <w:tcBorders>
              <w:top w:val="single" w:sz="4" w:space="0" w:color="auto"/>
              <w:left w:val="nil"/>
              <w:bottom w:val="single" w:sz="4" w:space="0" w:color="auto"/>
              <w:right w:val="nil"/>
            </w:tcBorders>
            <w:shd w:val="clear" w:color="auto" w:fill="auto"/>
            <w:hideMark/>
          </w:tcPr>
          <w:p w14:paraId="4729C00A"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sidRPr="000619A1">
              <w:rPr>
                <w:rFonts w:ascii="Times New Roman" w:eastAsia="Times New Roman" w:hAnsi="Times New Roman" w:cs="Times New Roman"/>
                <w:color w:val="000000"/>
                <w:sz w:val="19"/>
                <w:szCs w:val="19"/>
              </w:rPr>
              <w:t xml:space="preserve">SMA </w:t>
            </w:r>
            <w:r>
              <w:rPr>
                <w:rFonts w:ascii="Times New Roman" w:eastAsia="Times New Roman" w:hAnsi="Times New Roman" w:cs="Times New Roman"/>
                <w:color w:val="000000"/>
                <w:sz w:val="19"/>
                <w:szCs w:val="19"/>
              </w:rPr>
              <w:t xml:space="preserve">and CA PTA with </w:t>
            </w:r>
            <w:r w:rsidRPr="000619A1">
              <w:rPr>
                <w:rFonts w:ascii="Times New Roman" w:eastAsia="Times New Roman" w:hAnsi="Times New Roman" w:cs="Times New Roman"/>
                <w:color w:val="000000"/>
                <w:sz w:val="19"/>
                <w:szCs w:val="19"/>
              </w:rPr>
              <w:t>stent</w:t>
            </w:r>
            <w:r>
              <w:rPr>
                <w:rFonts w:ascii="Times New Roman" w:eastAsia="Times New Roman" w:hAnsi="Times New Roman" w:cs="Times New Roman"/>
                <w:color w:val="000000"/>
                <w:sz w:val="19"/>
                <w:szCs w:val="19"/>
              </w:rPr>
              <w:t>ing</w:t>
            </w:r>
            <w:r w:rsidRPr="000619A1">
              <w:rPr>
                <w:rFonts w:ascii="Times New Roman" w:eastAsia="Times New Roman" w:hAnsi="Times New Roman" w:cs="Times New Roman"/>
                <w:color w:val="000000"/>
                <w:sz w:val="19"/>
                <w:szCs w:val="19"/>
              </w:rPr>
              <w:t xml:space="preserve"> </w:t>
            </w:r>
          </w:p>
        </w:tc>
        <w:tc>
          <w:tcPr>
            <w:tcW w:w="1115" w:type="pct"/>
            <w:tcBorders>
              <w:top w:val="single" w:sz="4" w:space="0" w:color="auto"/>
              <w:left w:val="nil"/>
              <w:bottom w:val="single" w:sz="4" w:space="0" w:color="auto"/>
              <w:right w:val="nil"/>
            </w:tcBorders>
            <w:shd w:val="clear" w:color="auto" w:fill="auto"/>
            <w:hideMark/>
          </w:tcPr>
          <w:p w14:paraId="27B92A08"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Postprocedural, s</w:t>
            </w:r>
            <w:r w:rsidRPr="00AA0BA3">
              <w:rPr>
                <w:rFonts w:ascii="Times New Roman" w:eastAsia="Times New Roman" w:hAnsi="Times New Roman" w:cs="Times New Roman"/>
                <w:color w:val="000000"/>
                <w:sz w:val="19"/>
                <w:szCs w:val="19"/>
              </w:rPr>
              <w:t xml:space="preserve">ymptoms </w:t>
            </w:r>
            <w:r>
              <w:rPr>
                <w:rFonts w:ascii="Times New Roman" w:eastAsia="Times New Roman" w:hAnsi="Times New Roman" w:cs="Times New Roman"/>
                <w:color w:val="000000"/>
                <w:sz w:val="19"/>
                <w:szCs w:val="19"/>
              </w:rPr>
              <w:t xml:space="preserve">resolved </w:t>
            </w:r>
            <w:r w:rsidRPr="00AA0BA3">
              <w:rPr>
                <w:rFonts w:ascii="Times New Roman" w:eastAsia="Times New Roman" w:hAnsi="Times New Roman" w:cs="Times New Roman"/>
                <w:color w:val="000000"/>
                <w:sz w:val="19"/>
                <w:szCs w:val="19"/>
              </w:rPr>
              <w:t>completely</w:t>
            </w:r>
            <w:r>
              <w:rPr>
                <w:rFonts w:ascii="Times New Roman" w:eastAsia="Times New Roman" w:hAnsi="Times New Roman" w:cs="Times New Roman"/>
                <w:color w:val="000000"/>
                <w:sz w:val="19"/>
                <w:szCs w:val="19"/>
              </w:rPr>
              <w:t>.</w:t>
            </w:r>
          </w:p>
        </w:tc>
        <w:tc>
          <w:tcPr>
            <w:tcW w:w="638" w:type="pct"/>
            <w:tcBorders>
              <w:top w:val="single" w:sz="4" w:space="0" w:color="auto"/>
              <w:left w:val="nil"/>
              <w:bottom w:val="single" w:sz="4" w:space="0" w:color="auto"/>
              <w:right w:val="single" w:sz="4" w:space="0" w:color="auto"/>
            </w:tcBorders>
            <w:shd w:val="clear" w:color="auto" w:fill="auto"/>
            <w:noWrap/>
            <w:hideMark/>
          </w:tcPr>
          <w:p w14:paraId="058E4C0D"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Symptoms/Imaging</w:t>
            </w:r>
          </w:p>
        </w:tc>
      </w:tr>
      <w:tr w:rsidR="0054058B" w:rsidRPr="000619A1" w14:paraId="135221D4" w14:textId="77777777" w:rsidTr="0054058B">
        <w:trPr>
          <w:trHeight w:val="687"/>
        </w:trPr>
        <w:tc>
          <w:tcPr>
            <w:tcW w:w="187" w:type="pct"/>
            <w:tcBorders>
              <w:top w:val="single" w:sz="4" w:space="0" w:color="auto"/>
              <w:left w:val="single" w:sz="8" w:space="0" w:color="auto"/>
              <w:bottom w:val="single" w:sz="4" w:space="0" w:color="auto"/>
              <w:right w:val="single" w:sz="4" w:space="0" w:color="auto"/>
            </w:tcBorders>
            <w:shd w:val="clear" w:color="auto" w:fill="auto"/>
            <w:noWrap/>
            <w:hideMark/>
          </w:tcPr>
          <w:p w14:paraId="3C4D7FC6" w14:textId="77777777" w:rsidR="0054058B" w:rsidRPr="00AA0BA3" w:rsidRDefault="0054058B" w:rsidP="0054058B">
            <w:pPr>
              <w:rPr>
                <w:rFonts w:ascii="Times New Roman" w:hAnsi="Times New Roman" w:cs="Times New Roman"/>
                <w:sz w:val="19"/>
                <w:szCs w:val="19"/>
              </w:rPr>
            </w:pPr>
            <w:r>
              <w:rPr>
                <w:rFonts w:ascii="Times New Roman" w:hAnsi="Times New Roman" w:cs="Times New Roman"/>
                <w:sz w:val="19"/>
                <w:szCs w:val="19"/>
              </w:rPr>
              <w:t>3</w:t>
            </w:r>
          </w:p>
        </w:tc>
        <w:tc>
          <w:tcPr>
            <w:tcW w:w="957" w:type="pct"/>
            <w:tcBorders>
              <w:top w:val="single" w:sz="4" w:space="0" w:color="auto"/>
              <w:left w:val="nil"/>
              <w:bottom w:val="single" w:sz="4" w:space="0" w:color="auto"/>
              <w:right w:val="nil"/>
            </w:tcBorders>
            <w:shd w:val="clear" w:color="auto" w:fill="auto"/>
            <w:hideMark/>
          </w:tcPr>
          <w:p w14:paraId="042BB609"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sidRPr="000619A1">
              <w:rPr>
                <w:rFonts w:ascii="Times New Roman" w:eastAsia="Times New Roman" w:hAnsi="Times New Roman" w:cs="Times New Roman"/>
                <w:color w:val="000000"/>
                <w:sz w:val="19"/>
                <w:szCs w:val="19"/>
              </w:rPr>
              <w:t>Chronic abdominal discomfort</w:t>
            </w:r>
            <w:r>
              <w:rPr>
                <w:rFonts w:ascii="Times New Roman" w:eastAsia="Times New Roman" w:hAnsi="Times New Roman" w:cs="Times New Roman"/>
                <w:color w:val="000000"/>
                <w:sz w:val="19"/>
                <w:szCs w:val="19"/>
              </w:rPr>
              <w:t xml:space="preserve"> and postprandial pain</w:t>
            </w:r>
            <w:r w:rsidRPr="000619A1">
              <w:rPr>
                <w:rFonts w:ascii="Times New Roman" w:eastAsia="Times New Roman" w:hAnsi="Times New Roman" w:cs="Times New Roman"/>
                <w:color w:val="000000"/>
                <w:sz w:val="19"/>
                <w:szCs w:val="19"/>
              </w:rPr>
              <w:t>, nausea, vomiting</w:t>
            </w:r>
            <w:r>
              <w:rPr>
                <w:rFonts w:ascii="Times New Roman" w:eastAsia="Times New Roman" w:hAnsi="Times New Roman" w:cs="Times New Roman"/>
                <w:color w:val="000000"/>
                <w:sz w:val="19"/>
                <w:szCs w:val="19"/>
              </w:rPr>
              <w:t>.</w:t>
            </w:r>
          </w:p>
        </w:tc>
        <w:tc>
          <w:tcPr>
            <w:tcW w:w="1274" w:type="pct"/>
            <w:tcBorders>
              <w:top w:val="single" w:sz="4" w:space="0" w:color="auto"/>
              <w:left w:val="nil"/>
              <w:bottom w:val="single" w:sz="4" w:space="0" w:color="auto"/>
              <w:right w:val="nil"/>
            </w:tcBorders>
            <w:shd w:val="clear" w:color="auto" w:fill="auto"/>
            <w:hideMark/>
          </w:tcPr>
          <w:p w14:paraId="1BF3285A"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sidRPr="000619A1">
              <w:rPr>
                <w:rFonts w:ascii="Times New Roman" w:eastAsia="Times New Roman" w:hAnsi="Times New Roman" w:cs="Times New Roman"/>
                <w:color w:val="000000"/>
                <w:sz w:val="19"/>
                <w:szCs w:val="19"/>
                <w:u w:val="single"/>
              </w:rPr>
              <w:t>CT</w:t>
            </w:r>
            <w:r w:rsidRPr="000619A1">
              <w:rPr>
                <w:rFonts w:ascii="Times New Roman" w:eastAsia="Times New Roman" w:hAnsi="Times New Roman" w:cs="Times New Roman"/>
                <w:color w:val="000000"/>
                <w:sz w:val="19"/>
                <w:szCs w:val="19"/>
              </w:rPr>
              <w:t xml:space="preserve">: Mild SMA </w:t>
            </w:r>
            <w:r w:rsidRPr="00AA0BA3">
              <w:rPr>
                <w:rFonts w:ascii="Times New Roman" w:eastAsia="Times New Roman" w:hAnsi="Times New Roman" w:cs="Times New Roman"/>
                <w:color w:val="000000"/>
                <w:sz w:val="19"/>
                <w:szCs w:val="19"/>
              </w:rPr>
              <w:t>and CA stenosis.</w:t>
            </w:r>
            <w:r w:rsidRPr="000619A1">
              <w:rPr>
                <w:rFonts w:ascii="Times New Roman" w:eastAsia="Times New Roman" w:hAnsi="Times New Roman" w:cs="Times New Roman"/>
                <w:color w:val="000000"/>
                <w:sz w:val="19"/>
                <w:szCs w:val="19"/>
              </w:rPr>
              <w:t xml:space="preserve"> </w:t>
            </w:r>
            <w:r w:rsidRPr="000619A1">
              <w:rPr>
                <w:rFonts w:ascii="Times New Roman" w:eastAsia="Times New Roman" w:hAnsi="Times New Roman" w:cs="Times New Roman"/>
                <w:color w:val="000000"/>
                <w:sz w:val="19"/>
                <w:szCs w:val="19"/>
              </w:rPr>
              <w:br/>
            </w:r>
            <w:r w:rsidRPr="000619A1">
              <w:rPr>
                <w:rFonts w:ascii="Times New Roman" w:eastAsia="Times New Roman" w:hAnsi="Times New Roman" w:cs="Times New Roman"/>
                <w:color w:val="000000"/>
                <w:sz w:val="19"/>
                <w:szCs w:val="19"/>
                <w:u w:val="single"/>
              </w:rPr>
              <w:t>MRI</w:t>
            </w:r>
            <w:r w:rsidRPr="000619A1">
              <w:rPr>
                <w:rFonts w:ascii="Times New Roman" w:eastAsia="Times New Roman" w:hAnsi="Times New Roman" w:cs="Times New Roman"/>
                <w:color w:val="000000"/>
                <w:sz w:val="19"/>
                <w:szCs w:val="19"/>
              </w:rPr>
              <w:t>: Moderate to severe stenosis at origin of SMA</w:t>
            </w:r>
            <w:r>
              <w:rPr>
                <w:rFonts w:ascii="Times New Roman" w:eastAsia="Times New Roman" w:hAnsi="Times New Roman" w:cs="Times New Roman"/>
                <w:color w:val="000000"/>
                <w:sz w:val="19"/>
                <w:szCs w:val="19"/>
              </w:rPr>
              <w:t xml:space="preserve"> and m</w:t>
            </w:r>
            <w:r w:rsidRPr="000619A1">
              <w:rPr>
                <w:rFonts w:ascii="Times New Roman" w:eastAsia="Times New Roman" w:hAnsi="Times New Roman" w:cs="Times New Roman"/>
                <w:color w:val="000000"/>
                <w:sz w:val="19"/>
                <w:szCs w:val="19"/>
              </w:rPr>
              <w:t>ild stenosis at origin</w:t>
            </w:r>
            <w:r>
              <w:rPr>
                <w:rFonts w:ascii="Times New Roman" w:eastAsia="Times New Roman" w:hAnsi="Times New Roman" w:cs="Times New Roman"/>
                <w:color w:val="000000"/>
                <w:sz w:val="19"/>
                <w:szCs w:val="19"/>
              </w:rPr>
              <w:t xml:space="preserve"> of CA. </w:t>
            </w:r>
          </w:p>
        </w:tc>
        <w:tc>
          <w:tcPr>
            <w:tcW w:w="829" w:type="pct"/>
            <w:tcBorders>
              <w:top w:val="single" w:sz="4" w:space="0" w:color="auto"/>
              <w:left w:val="nil"/>
              <w:bottom w:val="single" w:sz="4" w:space="0" w:color="auto"/>
              <w:right w:val="nil"/>
            </w:tcBorders>
            <w:shd w:val="clear" w:color="auto" w:fill="auto"/>
            <w:hideMark/>
          </w:tcPr>
          <w:p w14:paraId="5A5FB732"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Transaortic endarterectomy with mesenteric artery revascularization</w:t>
            </w:r>
          </w:p>
        </w:tc>
        <w:tc>
          <w:tcPr>
            <w:tcW w:w="1115" w:type="pct"/>
            <w:tcBorders>
              <w:top w:val="single" w:sz="4" w:space="0" w:color="auto"/>
              <w:left w:val="nil"/>
              <w:bottom w:val="single" w:sz="4" w:space="0" w:color="auto"/>
              <w:right w:val="nil"/>
            </w:tcBorders>
            <w:shd w:val="clear" w:color="auto" w:fill="auto"/>
            <w:hideMark/>
          </w:tcPr>
          <w:p w14:paraId="2503E357"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Postprocedural, symptoms decreased.</w:t>
            </w:r>
            <w:r w:rsidRPr="000619A1">
              <w:rPr>
                <w:rFonts w:ascii="Times New Roman" w:eastAsia="Times New Roman" w:hAnsi="Times New Roman" w:cs="Times New Roman"/>
                <w:color w:val="000000"/>
                <w:sz w:val="19"/>
                <w:szCs w:val="19"/>
              </w:rPr>
              <w:t xml:space="preserve"> </w:t>
            </w:r>
          </w:p>
        </w:tc>
        <w:tc>
          <w:tcPr>
            <w:tcW w:w="638" w:type="pct"/>
            <w:tcBorders>
              <w:top w:val="single" w:sz="4" w:space="0" w:color="auto"/>
              <w:left w:val="nil"/>
              <w:bottom w:val="single" w:sz="4" w:space="0" w:color="auto"/>
              <w:right w:val="single" w:sz="4" w:space="0" w:color="auto"/>
            </w:tcBorders>
            <w:shd w:val="clear" w:color="auto" w:fill="auto"/>
            <w:noWrap/>
            <w:hideMark/>
          </w:tcPr>
          <w:p w14:paraId="213542D8"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Symptoms/Imaging</w:t>
            </w:r>
          </w:p>
        </w:tc>
      </w:tr>
      <w:tr w:rsidR="0054058B" w:rsidRPr="000619A1" w14:paraId="1A3C13CE" w14:textId="77777777" w:rsidTr="0054058B">
        <w:trPr>
          <w:trHeight w:val="692"/>
        </w:trPr>
        <w:tc>
          <w:tcPr>
            <w:tcW w:w="187" w:type="pct"/>
            <w:tcBorders>
              <w:top w:val="single" w:sz="4" w:space="0" w:color="auto"/>
              <w:left w:val="single" w:sz="8" w:space="0" w:color="auto"/>
              <w:bottom w:val="nil"/>
              <w:right w:val="single" w:sz="4" w:space="0" w:color="auto"/>
            </w:tcBorders>
            <w:shd w:val="clear" w:color="auto" w:fill="auto"/>
            <w:noWrap/>
            <w:hideMark/>
          </w:tcPr>
          <w:p w14:paraId="50E86ED2" w14:textId="77777777" w:rsidR="0054058B" w:rsidRPr="00AA0BA3" w:rsidRDefault="0054058B" w:rsidP="0054058B">
            <w:pPr>
              <w:rPr>
                <w:rFonts w:ascii="Times New Roman" w:hAnsi="Times New Roman" w:cs="Times New Roman"/>
                <w:color w:val="000000"/>
                <w:sz w:val="19"/>
                <w:szCs w:val="19"/>
              </w:rPr>
            </w:pPr>
            <w:r>
              <w:rPr>
                <w:rFonts w:ascii="Times New Roman" w:hAnsi="Times New Roman" w:cs="Times New Roman"/>
                <w:color w:val="000000"/>
                <w:sz w:val="19"/>
                <w:szCs w:val="19"/>
              </w:rPr>
              <w:t>4</w:t>
            </w:r>
          </w:p>
        </w:tc>
        <w:tc>
          <w:tcPr>
            <w:tcW w:w="957" w:type="pct"/>
            <w:tcBorders>
              <w:top w:val="single" w:sz="4" w:space="0" w:color="auto"/>
              <w:left w:val="nil"/>
              <w:bottom w:val="nil"/>
              <w:right w:val="nil"/>
            </w:tcBorders>
            <w:shd w:val="clear" w:color="auto" w:fill="auto"/>
            <w:hideMark/>
          </w:tcPr>
          <w:p w14:paraId="7FF05FF4"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A</w:t>
            </w:r>
            <w:r w:rsidRPr="000619A1">
              <w:rPr>
                <w:rFonts w:ascii="Times New Roman" w:eastAsia="Times New Roman" w:hAnsi="Times New Roman" w:cs="Times New Roman"/>
                <w:color w:val="000000"/>
                <w:sz w:val="19"/>
                <w:szCs w:val="19"/>
              </w:rPr>
              <w:t>bdominal pain</w:t>
            </w:r>
            <w:r>
              <w:rPr>
                <w:rFonts w:ascii="Times New Roman" w:eastAsia="Times New Roman" w:hAnsi="Times New Roman" w:cs="Times New Roman"/>
                <w:color w:val="000000"/>
                <w:sz w:val="19"/>
                <w:szCs w:val="19"/>
              </w:rPr>
              <w:t xml:space="preserve">, known </w:t>
            </w:r>
            <w:r w:rsidRPr="000619A1">
              <w:rPr>
                <w:rFonts w:ascii="Times New Roman" w:eastAsia="Times New Roman" w:hAnsi="Times New Roman" w:cs="Times New Roman"/>
                <w:color w:val="000000"/>
                <w:sz w:val="19"/>
                <w:szCs w:val="19"/>
              </w:rPr>
              <w:t xml:space="preserve">Stanford type B </w:t>
            </w:r>
            <w:r>
              <w:rPr>
                <w:rFonts w:ascii="Times New Roman" w:eastAsia="Times New Roman" w:hAnsi="Times New Roman" w:cs="Times New Roman"/>
                <w:color w:val="000000"/>
                <w:sz w:val="19"/>
                <w:szCs w:val="19"/>
              </w:rPr>
              <w:t>a</w:t>
            </w:r>
            <w:r w:rsidRPr="000619A1">
              <w:rPr>
                <w:rFonts w:ascii="Times New Roman" w:eastAsia="Times New Roman" w:hAnsi="Times New Roman" w:cs="Times New Roman"/>
                <w:color w:val="000000"/>
                <w:sz w:val="19"/>
                <w:szCs w:val="19"/>
              </w:rPr>
              <w:t>ortic dissection</w:t>
            </w:r>
            <w:r>
              <w:rPr>
                <w:rFonts w:ascii="Times New Roman" w:eastAsia="Times New Roman" w:hAnsi="Times New Roman" w:cs="Times New Roman"/>
                <w:color w:val="000000"/>
                <w:sz w:val="19"/>
                <w:szCs w:val="19"/>
              </w:rPr>
              <w:t>.</w:t>
            </w:r>
          </w:p>
        </w:tc>
        <w:tc>
          <w:tcPr>
            <w:tcW w:w="1274" w:type="pct"/>
            <w:tcBorders>
              <w:top w:val="single" w:sz="4" w:space="0" w:color="auto"/>
              <w:left w:val="nil"/>
              <w:bottom w:val="nil"/>
              <w:right w:val="nil"/>
            </w:tcBorders>
            <w:shd w:val="clear" w:color="auto" w:fill="auto"/>
            <w:hideMark/>
          </w:tcPr>
          <w:p w14:paraId="439E0289"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sidRPr="000619A1">
              <w:rPr>
                <w:rFonts w:ascii="Times New Roman" w:eastAsia="Times New Roman" w:hAnsi="Times New Roman" w:cs="Times New Roman"/>
                <w:color w:val="000000"/>
                <w:sz w:val="19"/>
                <w:szCs w:val="19"/>
                <w:u w:val="single"/>
              </w:rPr>
              <w:t>CT</w:t>
            </w:r>
            <w:r w:rsidRPr="000619A1">
              <w:rPr>
                <w:rFonts w:ascii="Times New Roman" w:eastAsia="Times New Roman" w:hAnsi="Times New Roman" w:cs="Times New Roman"/>
                <w:color w:val="000000"/>
                <w:sz w:val="19"/>
                <w:szCs w:val="19"/>
              </w:rPr>
              <w:t xml:space="preserve">:  Stanford type B </w:t>
            </w:r>
            <w:r>
              <w:rPr>
                <w:rFonts w:ascii="Times New Roman" w:eastAsia="Times New Roman" w:hAnsi="Times New Roman" w:cs="Times New Roman"/>
                <w:color w:val="000000"/>
                <w:sz w:val="19"/>
                <w:szCs w:val="19"/>
              </w:rPr>
              <w:t>a</w:t>
            </w:r>
            <w:r w:rsidRPr="000619A1">
              <w:rPr>
                <w:rFonts w:ascii="Times New Roman" w:eastAsia="Times New Roman" w:hAnsi="Times New Roman" w:cs="Times New Roman"/>
                <w:color w:val="000000"/>
                <w:sz w:val="19"/>
                <w:szCs w:val="19"/>
              </w:rPr>
              <w:t>ortic dissection.</w:t>
            </w:r>
            <w:r>
              <w:rPr>
                <w:rFonts w:ascii="Times New Roman" w:eastAsia="Times New Roman" w:hAnsi="Times New Roman" w:cs="Times New Roman"/>
                <w:color w:val="000000"/>
                <w:sz w:val="19"/>
                <w:szCs w:val="19"/>
              </w:rPr>
              <w:t xml:space="preserve"> CA with moderate to severe narrowing.</w:t>
            </w:r>
            <w:r w:rsidRPr="000619A1">
              <w:rPr>
                <w:rFonts w:ascii="Times New Roman" w:eastAsia="Times New Roman" w:hAnsi="Times New Roman" w:cs="Times New Roman"/>
                <w:color w:val="000000"/>
                <w:sz w:val="19"/>
                <w:szCs w:val="19"/>
              </w:rPr>
              <w:br/>
            </w:r>
            <w:r w:rsidRPr="000619A1">
              <w:rPr>
                <w:rFonts w:ascii="Times New Roman" w:eastAsia="Times New Roman" w:hAnsi="Times New Roman" w:cs="Times New Roman"/>
                <w:color w:val="000000"/>
                <w:sz w:val="19"/>
                <w:szCs w:val="19"/>
                <w:u w:val="single"/>
              </w:rPr>
              <w:t>MRI</w:t>
            </w:r>
            <w:r w:rsidRPr="000619A1">
              <w:rPr>
                <w:rFonts w:ascii="Times New Roman" w:eastAsia="Times New Roman" w:hAnsi="Times New Roman" w:cs="Times New Roman"/>
                <w:color w:val="000000"/>
                <w:sz w:val="19"/>
                <w:szCs w:val="19"/>
              </w:rPr>
              <w:t xml:space="preserve">: Stable Stanford type B </w:t>
            </w:r>
            <w:r>
              <w:rPr>
                <w:rFonts w:ascii="Times New Roman" w:eastAsia="Times New Roman" w:hAnsi="Times New Roman" w:cs="Times New Roman"/>
                <w:color w:val="000000"/>
                <w:sz w:val="19"/>
                <w:szCs w:val="19"/>
              </w:rPr>
              <w:t xml:space="preserve">aortic </w:t>
            </w:r>
            <w:r w:rsidRPr="000619A1">
              <w:rPr>
                <w:rFonts w:ascii="Times New Roman" w:eastAsia="Times New Roman" w:hAnsi="Times New Roman" w:cs="Times New Roman"/>
                <w:color w:val="000000"/>
                <w:sz w:val="19"/>
                <w:szCs w:val="19"/>
              </w:rPr>
              <w:t>dissection</w:t>
            </w:r>
            <w:r>
              <w:rPr>
                <w:rFonts w:ascii="Times New Roman" w:eastAsia="Times New Roman" w:hAnsi="Times New Roman" w:cs="Times New Roman"/>
                <w:color w:val="000000"/>
                <w:sz w:val="19"/>
                <w:szCs w:val="19"/>
              </w:rPr>
              <w:t xml:space="preserve">. Moderate to severe CA stenosis at the origin. </w:t>
            </w:r>
          </w:p>
        </w:tc>
        <w:tc>
          <w:tcPr>
            <w:tcW w:w="829" w:type="pct"/>
            <w:tcBorders>
              <w:top w:val="single" w:sz="4" w:space="0" w:color="auto"/>
              <w:left w:val="nil"/>
              <w:bottom w:val="nil"/>
              <w:right w:val="nil"/>
            </w:tcBorders>
            <w:shd w:val="clear" w:color="auto" w:fill="auto"/>
            <w:hideMark/>
          </w:tcPr>
          <w:p w14:paraId="1FD41504" w14:textId="77777777" w:rsidR="0054058B" w:rsidRPr="00374DDD" w:rsidRDefault="0054058B" w:rsidP="0054058B">
            <w:pPr>
              <w:spacing w:after="0" w:line="240" w:lineRule="auto"/>
              <w:rPr>
                <w:rFonts w:ascii="Times New Roman" w:eastAsia="Times New Roman" w:hAnsi="Times New Roman" w:cs="Times New Roman"/>
                <w:color w:val="000000"/>
                <w:sz w:val="19"/>
                <w:szCs w:val="19"/>
              </w:rPr>
            </w:pPr>
            <w:r w:rsidRPr="00374DDD">
              <w:rPr>
                <w:rFonts w:ascii="Times New Roman" w:eastAsia="Times New Roman" w:hAnsi="Times New Roman" w:cs="Times New Roman"/>
                <w:color w:val="000000"/>
                <w:sz w:val="19"/>
                <w:szCs w:val="19"/>
              </w:rPr>
              <w:t>Conservative therapy</w:t>
            </w:r>
          </w:p>
        </w:tc>
        <w:tc>
          <w:tcPr>
            <w:tcW w:w="1115" w:type="pct"/>
            <w:tcBorders>
              <w:top w:val="single" w:sz="4" w:space="0" w:color="auto"/>
              <w:left w:val="nil"/>
              <w:bottom w:val="nil"/>
              <w:right w:val="nil"/>
            </w:tcBorders>
            <w:shd w:val="clear" w:color="auto" w:fill="auto"/>
            <w:hideMark/>
          </w:tcPr>
          <w:p w14:paraId="26370CBA" w14:textId="77777777" w:rsidR="0054058B" w:rsidRPr="00374DDD" w:rsidRDefault="0054058B" w:rsidP="0054058B">
            <w:pPr>
              <w:spacing w:after="0" w:line="240" w:lineRule="auto"/>
              <w:rPr>
                <w:rFonts w:ascii="Times New Roman" w:eastAsia="Times New Roman" w:hAnsi="Times New Roman" w:cs="Times New Roman"/>
                <w:color w:val="000000"/>
                <w:sz w:val="19"/>
                <w:szCs w:val="19"/>
              </w:rPr>
            </w:pPr>
            <w:r w:rsidRPr="00374DDD">
              <w:rPr>
                <w:rFonts w:ascii="Times New Roman" w:eastAsia="Times New Roman" w:hAnsi="Times New Roman" w:cs="Times New Roman"/>
                <w:color w:val="000000"/>
                <w:sz w:val="19"/>
                <w:szCs w:val="19"/>
              </w:rPr>
              <w:t>Acute abdominal pain improved under conservative therapy. No symptoms indicating chronic</w:t>
            </w:r>
            <w:r w:rsidRPr="00374DDD">
              <w:rPr>
                <w:rFonts w:ascii="Times New Roman" w:eastAsia="Times New Roman" w:hAnsi="Times New Roman" w:cs="Times New Roman"/>
                <w:color w:val="000000"/>
                <w:sz w:val="18"/>
                <w:szCs w:val="18"/>
              </w:rPr>
              <w:t xml:space="preserve"> </w:t>
            </w:r>
            <w:r w:rsidRPr="00374DDD">
              <w:rPr>
                <w:rFonts w:ascii="Times New Roman" w:eastAsia="Times New Roman" w:hAnsi="Times New Roman" w:cs="Times New Roman"/>
                <w:color w:val="000000"/>
                <w:sz w:val="19"/>
                <w:szCs w:val="19"/>
              </w:rPr>
              <w:t>SAM ischemia.</w:t>
            </w:r>
          </w:p>
        </w:tc>
        <w:tc>
          <w:tcPr>
            <w:tcW w:w="638" w:type="pct"/>
            <w:tcBorders>
              <w:top w:val="single" w:sz="4" w:space="0" w:color="auto"/>
              <w:left w:val="nil"/>
              <w:bottom w:val="nil"/>
              <w:right w:val="single" w:sz="4" w:space="0" w:color="auto"/>
            </w:tcBorders>
            <w:shd w:val="clear" w:color="auto" w:fill="auto"/>
            <w:hideMark/>
          </w:tcPr>
          <w:p w14:paraId="28EFFFFB"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Imaging</w:t>
            </w:r>
          </w:p>
        </w:tc>
      </w:tr>
      <w:tr w:rsidR="0054058B" w:rsidRPr="000619A1" w14:paraId="2FD11948" w14:textId="77777777" w:rsidTr="0054058B">
        <w:trPr>
          <w:trHeight w:val="1290"/>
        </w:trPr>
        <w:tc>
          <w:tcPr>
            <w:tcW w:w="187" w:type="pct"/>
            <w:tcBorders>
              <w:top w:val="single" w:sz="4" w:space="0" w:color="auto"/>
              <w:left w:val="single" w:sz="8" w:space="0" w:color="auto"/>
              <w:bottom w:val="single" w:sz="4" w:space="0" w:color="auto"/>
              <w:right w:val="single" w:sz="4" w:space="0" w:color="auto"/>
            </w:tcBorders>
            <w:shd w:val="clear" w:color="auto" w:fill="auto"/>
            <w:noWrap/>
          </w:tcPr>
          <w:p w14:paraId="0DD09497" w14:textId="77777777" w:rsidR="0054058B" w:rsidRPr="00AA0BA3" w:rsidRDefault="0054058B" w:rsidP="0054058B">
            <w:pPr>
              <w:rPr>
                <w:rFonts w:ascii="Times New Roman" w:hAnsi="Times New Roman" w:cs="Times New Roman"/>
                <w:color w:val="000000"/>
                <w:sz w:val="19"/>
                <w:szCs w:val="19"/>
              </w:rPr>
            </w:pPr>
            <w:r>
              <w:rPr>
                <w:rFonts w:ascii="Times New Roman" w:hAnsi="Times New Roman" w:cs="Times New Roman"/>
                <w:color w:val="000000"/>
                <w:sz w:val="19"/>
                <w:szCs w:val="19"/>
              </w:rPr>
              <w:t>5</w:t>
            </w:r>
          </w:p>
        </w:tc>
        <w:tc>
          <w:tcPr>
            <w:tcW w:w="957" w:type="pct"/>
            <w:tcBorders>
              <w:top w:val="single" w:sz="4" w:space="0" w:color="auto"/>
              <w:left w:val="nil"/>
              <w:bottom w:val="single" w:sz="4" w:space="0" w:color="auto"/>
              <w:right w:val="nil"/>
            </w:tcBorders>
            <w:shd w:val="clear" w:color="auto" w:fill="auto"/>
          </w:tcPr>
          <w:p w14:paraId="15E114AA" w14:textId="77777777" w:rsidR="0054058B" w:rsidRPr="00AA0BA3" w:rsidRDefault="0054058B" w:rsidP="0054058B">
            <w:pPr>
              <w:spacing w:after="0" w:line="240" w:lineRule="auto"/>
              <w:rPr>
                <w:rFonts w:ascii="Times New Roman" w:eastAsia="Times New Roman" w:hAnsi="Times New Roman" w:cs="Times New Roman"/>
                <w:color w:val="000000"/>
                <w:sz w:val="19"/>
                <w:szCs w:val="19"/>
              </w:rPr>
            </w:pPr>
            <w:r w:rsidRPr="00AA0BA3">
              <w:rPr>
                <w:rFonts w:ascii="Times New Roman" w:eastAsia="Times New Roman" w:hAnsi="Times New Roman" w:cs="Times New Roman"/>
                <w:color w:val="000000"/>
                <w:sz w:val="19"/>
                <w:szCs w:val="19"/>
              </w:rPr>
              <w:t>Nausea</w:t>
            </w:r>
            <w:r>
              <w:rPr>
                <w:rFonts w:ascii="Times New Roman" w:eastAsia="Times New Roman" w:hAnsi="Times New Roman" w:cs="Times New Roman"/>
                <w:color w:val="000000"/>
                <w:sz w:val="19"/>
                <w:szCs w:val="19"/>
              </w:rPr>
              <w:t xml:space="preserve"> and</w:t>
            </w:r>
            <w:r w:rsidRPr="000619A1">
              <w:rPr>
                <w:rFonts w:ascii="Times New Roman" w:eastAsia="Times New Roman" w:hAnsi="Times New Roman" w:cs="Times New Roman"/>
                <w:color w:val="000000"/>
                <w:sz w:val="19"/>
                <w:szCs w:val="19"/>
              </w:rPr>
              <w:t xml:space="preserve"> weight loss</w:t>
            </w:r>
            <w:r>
              <w:rPr>
                <w:rFonts w:ascii="Times New Roman" w:eastAsia="Times New Roman" w:hAnsi="Times New Roman" w:cs="Times New Roman"/>
                <w:color w:val="000000"/>
                <w:sz w:val="19"/>
                <w:szCs w:val="19"/>
              </w:rPr>
              <w:t>.  History of t</w:t>
            </w:r>
            <w:r w:rsidRPr="000619A1">
              <w:rPr>
                <w:rFonts w:ascii="Times New Roman" w:eastAsia="Times New Roman" w:hAnsi="Times New Roman" w:cs="Times New Roman"/>
                <w:color w:val="000000"/>
                <w:sz w:val="19"/>
                <w:szCs w:val="19"/>
              </w:rPr>
              <w:t xml:space="preserve">horacoabdominal aneurysm </w:t>
            </w:r>
            <w:r>
              <w:rPr>
                <w:rFonts w:ascii="Times New Roman" w:eastAsia="Times New Roman" w:hAnsi="Times New Roman" w:cs="Times New Roman"/>
                <w:color w:val="000000"/>
                <w:sz w:val="19"/>
                <w:szCs w:val="19"/>
              </w:rPr>
              <w:t>repair, with</w:t>
            </w:r>
            <w:r w:rsidRPr="000619A1">
              <w:rPr>
                <w:rFonts w:ascii="Times New Roman" w:eastAsia="Times New Roman" w:hAnsi="Times New Roman" w:cs="Times New Roman"/>
                <w:color w:val="000000"/>
                <w:sz w:val="19"/>
                <w:szCs w:val="19"/>
              </w:rPr>
              <w:t xml:space="preserve"> little</w:t>
            </w:r>
            <w:r w:rsidRPr="00AA0BA3">
              <w:rPr>
                <w:rFonts w:ascii="Times New Roman" w:eastAsia="Times New Roman" w:hAnsi="Times New Roman" w:cs="Times New Roman"/>
                <w:color w:val="000000"/>
                <w:sz w:val="19"/>
                <w:szCs w:val="19"/>
              </w:rPr>
              <w:t xml:space="preserve"> to no SMA </w:t>
            </w:r>
            <w:r w:rsidRPr="000619A1">
              <w:rPr>
                <w:rFonts w:ascii="Times New Roman" w:eastAsia="Times New Roman" w:hAnsi="Times New Roman" w:cs="Times New Roman"/>
                <w:color w:val="000000"/>
                <w:sz w:val="19"/>
                <w:szCs w:val="19"/>
              </w:rPr>
              <w:t xml:space="preserve">flow </w:t>
            </w:r>
            <w:r>
              <w:rPr>
                <w:rFonts w:ascii="Times New Roman" w:eastAsia="Times New Roman" w:hAnsi="Times New Roman" w:cs="Times New Roman"/>
                <w:color w:val="000000"/>
                <w:sz w:val="19"/>
                <w:szCs w:val="19"/>
              </w:rPr>
              <w:t xml:space="preserve">noted </w:t>
            </w:r>
            <w:r w:rsidRPr="00AA0BA3">
              <w:rPr>
                <w:rFonts w:ascii="Times New Roman" w:eastAsia="Times New Roman" w:hAnsi="Times New Roman" w:cs="Times New Roman"/>
                <w:color w:val="000000"/>
                <w:sz w:val="19"/>
                <w:szCs w:val="19"/>
              </w:rPr>
              <w:t>during</w:t>
            </w:r>
            <w:r w:rsidRPr="000619A1">
              <w:rPr>
                <w:rFonts w:ascii="Times New Roman" w:eastAsia="Times New Roman" w:hAnsi="Times New Roman" w:cs="Times New Roman"/>
                <w:color w:val="000000"/>
                <w:sz w:val="19"/>
                <w:szCs w:val="19"/>
              </w:rPr>
              <w:t xml:space="preserve"> surgery</w:t>
            </w:r>
            <w:r>
              <w:rPr>
                <w:rFonts w:ascii="Times New Roman" w:eastAsia="Times New Roman" w:hAnsi="Times New Roman" w:cs="Times New Roman"/>
                <w:color w:val="000000"/>
                <w:sz w:val="19"/>
                <w:szCs w:val="19"/>
              </w:rPr>
              <w:t>.</w:t>
            </w:r>
          </w:p>
        </w:tc>
        <w:tc>
          <w:tcPr>
            <w:tcW w:w="1274" w:type="pct"/>
            <w:tcBorders>
              <w:top w:val="single" w:sz="4" w:space="0" w:color="auto"/>
              <w:left w:val="nil"/>
              <w:bottom w:val="single" w:sz="4" w:space="0" w:color="auto"/>
              <w:right w:val="nil"/>
            </w:tcBorders>
            <w:shd w:val="clear" w:color="auto" w:fill="auto"/>
          </w:tcPr>
          <w:p w14:paraId="76E26CE2" w14:textId="77777777" w:rsidR="0054058B" w:rsidRPr="00AA0BA3" w:rsidRDefault="0054058B" w:rsidP="0054058B">
            <w:pPr>
              <w:spacing w:after="0" w:line="240" w:lineRule="auto"/>
              <w:rPr>
                <w:rFonts w:ascii="Times New Roman" w:eastAsia="Times New Roman" w:hAnsi="Times New Roman" w:cs="Times New Roman"/>
                <w:color w:val="000000"/>
                <w:sz w:val="19"/>
                <w:szCs w:val="19"/>
                <w:u w:val="single"/>
              </w:rPr>
            </w:pPr>
            <w:r w:rsidRPr="000619A1">
              <w:rPr>
                <w:rFonts w:ascii="Times New Roman" w:eastAsia="Times New Roman" w:hAnsi="Times New Roman" w:cs="Times New Roman"/>
                <w:color w:val="000000"/>
                <w:sz w:val="19"/>
                <w:szCs w:val="19"/>
                <w:u w:val="single"/>
              </w:rPr>
              <w:t>MRI</w:t>
            </w:r>
            <w:r w:rsidRPr="000619A1">
              <w:rPr>
                <w:rFonts w:ascii="Times New Roman" w:eastAsia="Times New Roman" w:hAnsi="Times New Roman" w:cs="Times New Roman"/>
                <w:color w:val="000000"/>
                <w:sz w:val="19"/>
                <w:szCs w:val="19"/>
              </w:rPr>
              <w:t>: Aortic repair. Widely reimplanted CA and IMA, occlusion</w:t>
            </w:r>
            <w:r>
              <w:rPr>
                <w:rFonts w:ascii="Times New Roman" w:eastAsia="Times New Roman" w:hAnsi="Times New Roman" w:cs="Times New Roman"/>
                <w:color w:val="000000"/>
                <w:sz w:val="19"/>
                <w:szCs w:val="19"/>
              </w:rPr>
              <w:t xml:space="preserve"> of SMA with collateral flow. Abnormal flow through the splenic artery, increase in</w:t>
            </w:r>
            <w:r w:rsidRPr="000619A1">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s</w:t>
            </w:r>
            <w:r w:rsidRPr="000619A1">
              <w:rPr>
                <w:rFonts w:ascii="Times New Roman" w:eastAsia="Times New Roman" w:hAnsi="Times New Roman" w:cs="Times New Roman"/>
                <w:color w:val="000000"/>
                <w:sz w:val="19"/>
                <w:szCs w:val="19"/>
              </w:rPr>
              <w:t>plenic size</w:t>
            </w:r>
            <w:r>
              <w:rPr>
                <w:rFonts w:ascii="Times New Roman" w:eastAsia="Times New Roman" w:hAnsi="Times New Roman" w:cs="Times New Roman"/>
                <w:color w:val="000000"/>
                <w:sz w:val="19"/>
                <w:szCs w:val="19"/>
              </w:rPr>
              <w:t>, and relative flow mismatch to mesenteric arteries, suggestive of</w:t>
            </w:r>
            <w:r w:rsidRPr="00AA0BA3">
              <w:rPr>
                <w:rFonts w:ascii="Times New Roman" w:eastAsia="Times New Roman" w:hAnsi="Times New Roman" w:cs="Times New Roman"/>
                <w:color w:val="000000"/>
                <w:sz w:val="19"/>
                <w:szCs w:val="19"/>
              </w:rPr>
              <w:t xml:space="preserve"> </w:t>
            </w:r>
            <w:r w:rsidRPr="000619A1">
              <w:rPr>
                <w:rFonts w:ascii="Times New Roman" w:eastAsia="Times New Roman" w:hAnsi="Times New Roman" w:cs="Times New Roman"/>
                <w:color w:val="000000"/>
                <w:sz w:val="19"/>
                <w:szCs w:val="19"/>
              </w:rPr>
              <w:t xml:space="preserve">mesenteric steal </w:t>
            </w:r>
            <w:r w:rsidRPr="00AA0BA3">
              <w:rPr>
                <w:rFonts w:ascii="Times New Roman" w:eastAsia="Times New Roman" w:hAnsi="Times New Roman" w:cs="Times New Roman"/>
                <w:color w:val="000000"/>
                <w:sz w:val="19"/>
                <w:szCs w:val="19"/>
              </w:rPr>
              <w:t>phenomenon</w:t>
            </w:r>
            <w:r>
              <w:rPr>
                <w:rFonts w:ascii="Times New Roman" w:eastAsia="Times New Roman" w:hAnsi="Times New Roman" w:cs="Times New Roman"/>
                <w:color w:val="000000"/>
                <w:sz w:val="19"/>
                <w:szCs w:val="19"/>
              </w:rPr>
              <w:t>.</w:t>
            </w:r>
          </w:p>
        </w:tc>
        <w:tc>
          <w:tcPr>
            <w:tcW w:w="829" w:type="pct"/>
            <w:tcBorders>
              <w:top w:val="single" w:sz="4" w:space="0" w:color="auto"/>
              <w:left w:val="nil"/>
              <w:bottom w:val="single" w:sz="4" w:space="0" w:color="auto"/>
              <w:right w:val="nil"/>
            </w:tcBorders>
            <w:shd w:val="clear" w:color="auto" w:fill="auto"/>
          </w:tcPr>
          <w:p w14:paraId="677823F8" w14:textId="77777777" w:rsidR="0054058B" w:rsidRPr="00AA0BA3"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Conservative therapy</w:t>
            </w:r>
          </w:p>
        </w:tc>
        <w:tc>
          <w:tcPr>
            <w:tcW w:w="1115" w:type="pct"/>
            <w:tcBorders>
              <w:top w:val="single" w:sz="4" w:space="0" w:color="auto"/>
              <w:left w:val="nil"/>
              <w:bottom w:val="single" w:sz="4" w:space="0" w:color="auto"/>
              <w:right w:val="nil"/>
            </w:tcBorders>
            <w:shd w:val="clear" w:color="auto" w:fill="auto"/>
          </w:tcPr>
          <w:p w14:paraId="0708C354" w14:textId="77777777" w:rsidR="0054058B" w:rsidRPr="00AA0BA3" w:rsidRDefault="0054058B" w:rsidP="0054058B">
            <w:pPr>
              <w:spacing w:after="0" w:line="240" w:lineRule="auto"/>
              <w:rPr>
                <w:rFonts w:ascii="Times New Roman" w:eastAsia="Times New Roman" w:hAnsi="Times New Roman" w:cs="Times New Roman"/>
                <w:color w:val="000000"/>
                <w:sz w:val="19"/>
                <w:szCs w:val="19"/>
              </w:rPr>
            </w:pPr>
            <w:r w:rsidRPr="00374DDD">
              <w:rPr>
                <w:rFonts w:ascii="Times New Roman" w:eastAsia="Times New Roman" w:hAnsi="Times New Roman" w:cs="Times New Roman"/>
                <w:color w:val="000000"/>
                <w:sz w:val="19"/>
                <w:szCs w:val="19"/>
              </w:rPr>
              <w:t>Release of symptoms under conservative therapy of transfusion</w:t>
            </w:r>
            <w:r>
              <w:rPr>
                <w:rFonts w:ascii="Times New Roman" w:eastAsia="Times New Roman" w:hAnsi="Times New Roman" w:cs="Times New Roman"/>
                <w:color w:val="000000"/>
                <w:sz w:val="19"/>
                <w:szCs w:val="19"/>
              </w:rPr>
              <w:t xml:space="preserve"> related hemolytic anemia.</w:t>
            </w:r>
          </w:p>
        </w:tc>
        <w:tc>
          <w:tcPr>
            <w:tcW w:w="638" w:type="pct"/>
            <w:tcBorders>
              <w:top w:val="single" w:sz="4" w:space="0" w:color="auto"/>
              <w:left w:val="nil"/>
              <w:bottom w:val="single" w:sz="4" w:space="0" w:color="auto"/>
              <w:right w:val="single" w:sz="4" w:space="0" w:color="auto"/>
            </w:tcBorders>
            <w:shd w:val="clear" w:color="auto" w:fill="auto"/>
          </w:tcPr>
          <w:p w14:paraId="763A2602" w14:textId="77777777" w:rsidR="0054058B" w:rsidRPr="00AA0BA3"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Symptoms/Imaging</w:t>
            </w:r>
          </w:p>
        </w:tc>
      </w:tr>
      <w:tr w:rsidR="0054058B" w:rsidRPr="000619A1" w14:paraId="51177179" w14:textId="77777777" w:rsidTr="0054058B">
        <w:trPr>
          <w:trHeight w:val="912"/>
        </w:trPr>
        <w:tc>
          <w:tcPr>
            <w:tcW w:w="187" w:type="pct"/>
            <w:tcBorders>
              <w:top w:val="single" w:sz="4" w:space="0" w:color="auto"/>
              <w:left w:val="single" w:sz="8" w:space="0" w:color="auto"/>
              <w:bottom w:val="single" w:sz="4" w:space="0" w:color="auto"/>
              <w:right w:val="single" w:sz="4" w:space="0" w:color="auto"/>
            </w:tcBorders>
            <w:shd w:val="clear" w:color="auto" w:fill="auto"/>
            <w:noWrap/>
          </w:tcPr>
          <w:p w14:paraId="03C3B10F" w14:textId="77777777" w:rsidR="0054058B" w:rsidRPr="00AA0BA3" w:rsidRDefault="0054058B" w:rsidP="0054058B">
            <w:pPr>
              <w:rPr>
                <w:rFonts w:ascii="Times New Roman" w:hAnsi="Times New Roman" w:cs="Times New Roman"/>
                <w:color w:val="000000"/>
                <w:sz w:val="19"/>
                <w:szCs w:val="19"/>
              </w:rPr>
            </w:pPr>
            <w:r>
              <w:rPr>
                <w:rFonts w:ascii="Times New Roman" w:hAnsi="Times New Roman" w:cs="Times New Roman"/>
                <w:color w:val="000000"/>
                <w:sz w:val="19"/>
                <w:szCs w:val="19"/>
              </w:rPr>
              <w:t>6</w:t>
            </w:r>
          </w:p>
        </w:tc>
        <w:tc>
          <w:tcPr>
            <w:tcW w:w="957" w:type="pct"/>
            <w:tcBorders>
              <w:top w:val="single" w:sz="4" w:space="0" w:color="auto"/>
              <w:left w:val="nil"/>
              <w:bottom w:val="single" w:sz="4" w:space="0" w:color="auto"/>
              <w:right w:val="nil"/>
            </w:tcBorders>
            <w:shd w:val="clear" w:color="auto" w:fill="auto"/>
          </w:tcPr>
          <w:p w14:paraId="056C2E05"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sidRPr="009B7113">
              <w:rPr>
                <w:rFonts w:ascii="Times New Roman" w:eastAsia="Times New Roman" w:hAnsi="Times New Roman" w:cs="Times New Roman"/>
                <w:color w:val="000000"/>
                <w:sz w:val="19"/>
                <w:szCs w:val="19"/>
              </w:rPr>
              <w:t>Weight loss</w:t>
            </w:r>
            <w:r>
              <w:rPr>
                <w:rFonts w:ascii="Times New Roman" w:eastAsia="Times New Roman" w:hAnsi="Times New Roman" w:cs="Times New Roman"/>
                <w:color w:val="000000"/>
                <w:sz w:val="19"/>
                <w:szCs w:val="19"/>
              </w:rPr>
              <w:t>, chronic</w:t>
            </w:r>
            <w:r w:rsidRPr="009B7113">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 xml:space="preserve">postprandial </w:t>
            </w:r>
            <w:r w:rsidRPr="009B7113">
              <w:rPr>
                <w:rFonts w:ascii="Times New Roman" w:eastAsia="Times New Roman" w:hAnsi="Times New Roman" w:cs="Times New Roman"/>
                <w:color w:val="000000"/>
                <w:sz w:val="19"/>
                <w:szCs w:val="19"/>
              </w:rPr>
              <w:t xml:space="preserve">pain. </w:t>
            </w:r>
            <w:r>
              <w:rPr>
                <w:rFonts w:ascii="Times New Roman" w:eastAsia="Times New Roman" w:hAnsi="Times New Roman" w:cs="Times New Roman"/>
                <w:color w:val="000000"/>
                <w:sz w:val="19"/>
                <w:szCs w:val="19"/>
              </w:rPr>
              <w:t>History of e</w:t>
            </w:r>
            <w:r w:rsidRPr="009B7113">
              <w:rPr>
                <w:rFonts w:ascii="Times New Roman" w:eastAsia="Times New Roman" w:hAnsi="Times New Roman" w:cs="Times New Roman"/>
                <w:color w:val="000000"/>
                <w:sz w:val="19"/>
                <w:szCs w:val="19"/>
              </w:rPr>
              <w:t xml:space="preserve">xtensive vascular disease with </w:t>
            </w:r>
            <w:r>
              <w:rPr>
                <w:rFonts w:ascii="Times New Roman" w:eastAsia="Times New Roman" w:hAnsi="Times New Roman" w:cs="Times New Roman"/>
                <w:color w:val="000000"/>
                <w:sz w:val="19"/>
                <w:szCs w:val="19"/>
              </w:rPr>
              <w:t xml:space="preserve">known CA </w:t>
            </w:r>
            <w:r w:rsidRPr="009B7113">
              <w:rPr>
                <w:rFonts w:ascii="Times New Roman" w:eastAsia="Times New Roman" w:hAnsi="Times New Roman" w:cs="Times New Roman"/>
                <w:color w:val="000000"/>
                <w:sz w:val="19"/>
                <w:szCs w:val="19"/>
              </w:rPr>
              <w:t xml:space="preserve">stenosis. </w:t>
            </w:r>
          </w:p>
        </w:tc>
        <w:tc>
          <w:tcPr>
            <w:tcW w:w="1274" w:type="pct"/>
            <w:tcBorders>
              <w:top w:val="single" w:sz="4" w:space="0" w:color="auto"/>
              <w:left w:val="nil"/>
              <w:bottom w:val="single" w:sz="4" w:space="0" w:color="auto"/>
              <w:right w:val="nil"/>
            </w:tcBorders>
            <w:shd w:val="clear" w:color="auto" w:fill="auto"/>
          </w:tcPr>
          <w:p w14:paraId="222E37AE" w14:textId="77777777" w:rsidR="0054058B" w:rsidRPr="000619A1" w:rsidRDefault="0054058B" w:rsidP="0054058B">
            <w:pPr>
              <w:spacing w:after="0" w:line="240" w:lineRule="auto"/>
              <w:rPr>
                <w:rFonts w:ascii="Times New Roman" w:eastAsia="Times New Roman" w:hAnsi="Times New Roman" w:cs="Times New Roman"/>
                <w:color w:val="000000"/>
                <w:sz w:val="19"/>
                <w:szCs w:val="19"/>
                <w:u w:val="single"/>
              </w:rPr>
            </w:pPr>
            <w:r w:rsidRPr="00DA184C">
              <w:rPr>
                <w:rFonts w:ascii="Times New Roman" w:eastAsia="Times New Roman" w:hAnsi="Times New Roman" w:cs="Times New Roman"/>
                <w:color w:val="000000"/>
                <w:sz w:val="19"/>
                <w:szCs w:val="19"/>
                <w:u w:val="single"/>
              </w:rPr>
              <w:t>MRI</w:t>
            </w:r>
            <w:r w:rsidRPr="009B7113">
              <w:rPr>
                <w:rFonts w:ascii="Times New Roman" w:eastAsia="Times New Roman" w:hAnsi="Times New Roman" w:cs="Times New Roman"/>
                <w:color w:val="000000"/>
                <w:sz w:val="19"/>
                <w:szCs w:val="19"/>
              </w:rPr>
              <w:t xml:space="preserve">: Nonspecific narrowing of proximal </w:t>
            </w:r>
            <w:r>
              <w:rPr>
                <w:rFonts w:ascii="Times New Roman" w:eastAsia="Times New Roman" w:hAnsi="Times New Roman" w:cs="Times New Roman"/>
                <w:color w:val="000000"/>
                <w:sz w:val="19"/>
                <w:szCs w:val="19"/>
              </w:rPr>
              <w:t>CA</w:t>
            </w:r>
            <w:r w:rsidRPr="009B7113">
              <w:rPr>
                <w:rFonts w:ascii="Times New Roman" w:eastAsia="Times New Roman" w:hAnsi="Times New Roman" w:cs="Times New Roman"/>
                <w:color w:val="000000"/>
                <w:sz w:val="19"/>
                <w:szCs w:val="19"/>
              </w:rPr>
              <w:t xml:space="preserve"> with distal reconstitution by gastroduodenal artery.</w:t>
            </w:r>
          </w:p>
        </w:tc>
        <w:tc>
          <w:tcPr>
            <w:tcW w:w="829" w:type="pct"/>
            <w:tcBorders>
              <w:top w:val="single" w:sz="4" w:space="0" w:color="auto"/>
              <w:left w:val="nil"/>
              <w:bottom w:val="single" w:sz="4" w:space="0" w:color="auto"/>
              <w:right w:val="nil"/>
            </w:tcBorders>
            <w:shd w:val="clear" w:color="auto" w:fill="auto"/>
          </w:tcPr>
          <w:p w14:paraId="621ADB16"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Median arcuate ligament surgical release</w:t>
            </w:r>
          </w:p>
        </w:tc>
        <w:tc>
          <w:tcPr>
            <w:tcW w:w="1115" w:type="pct"/>
            <w:tcBorders>
              <w:top w:val="single" w:sz="4" w:space="0" w:color="auto"/>
              <w:left w:val="nil"/>
              <w:bottom w:val="single" w:sz="4" w:space="0" w:color="auto"/>
              <w:right w:val="nil"/>
            </w:tcBorders>
            <w:shd w:val="clear" w:color="auto" w:fill="auto"/>
          </w:tcPr>
          <w:p w14:paraId="1763C900" w14:textId="43F4B5FE" w:rsidR="0054058B" w:rsidRPr="0054058B" w:rsidRDefault="0054058B" w:rsidP="0054058B">
            <w:pPr>
              <w:spacing w:after="0" w:line="240" w:lineRule="auto"/>
              <w:rPr>
                <w:rFonts w:ascii="Times New Roman" w:eastAsia="Times New Roman" w:hAnsi="Times New Roman" w:cs="Times New Roman"/>
                <w:color w:val="000000"/>
                <w:sz w:val="19"/>
                <w:szCs w:val="19"/>
              </w:rPr>
            </w:pPr>
            <w:r w:rsidRPr="00374DDD">
              <w:rPr>
                <w:rFonts w:ascii="Times New Roman" w:eastAsia="Times New Roman" w:hAnsi="Times New Roman" w:cs="Times New Roman"/>
                <w:color w:val="000000"/>
                <w:sz w:val="19"/>
                <w:szCs w:val="19"/>
              </w:rPr>
              <w:t>Postprocedural, complete resolution of postprandial pain.</w:t>
            </w:r>
            <w:r>
              <w:rPr>
                <w:rFonts w:ascii="Times New Roman" w:eastAsia="Times New Roman" w:hAnsi="Times New Roman" w:cs="Times New Roman"/>
                <w:color w:val="000000"/>
                <w:sz w:val="19"/>
                <w:szCs w:val="19"/>
              </w:rPr>
              <w:t xml:space="preserve"> </w:t>
            </w:r>
            <w:r w:rsidRPr="00374DDD">
              <w:rPr>
                <w:rFonts w:ascii="Times New Roman" w:eastAsia="Times New Roman" w:hAnsi="Times New Roman" w:cs="Times New Roman"/>
                <w:color w:val="000000"/>
                <w:sz w:val="19"/>
                <w:szCs w:val="19"/>
              </w:rPr>
              <w:t>Patient was additionally diagnosed with</w:t>
            </w:r>
            <w:r w:rsidRPr="00DA184C">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 xml:space="preserve">Takayasu arteritis treated by </w:t>
            </w:r>
            <w:r w:rsidRPr="00DA184C">
              <w:rPr>
                <w:rFonts w:ascii="Times New Roman" w:eastAsia="Times New Roman" w:hAnsi="Times New Roman" w:cs="Times New Roman"/>
                <w:color w:val="000000"/>
                <w:sz w:val="19"/>
                <w:szCs w:val="19"/>
              </w:rPr>
              <w:t>prednisone</w:t>
            </w:r>
            <w:r>
              <w:rPr>
                <w:rFonts w:ascii="Times New Roman" w:eastAsia="Times New Roman" w:hAnsi="Times New Roman" w:cs="Times New Roman"/>
                <w:color w:val="000000"/>
                <w:sz w:val="19"/>
                <w:szCs w:val="19"/>
              </w:rPr>
              <w:t>.</w:t>
            </w:r>
            <w:r w:rsidRPr="00DA184C">
              <w:rPr>
                <w:rFonts w:ascii="Times New Roman" w:eastAsia="Times New Roman" w:hAnsi="Times New Roman" w:cs="Times New Roman"/>
                <w:color w:val="000000"/>
                <w:sz w:val="19"/>
                <w:szCs w:val="19"/>
              </w:rPr>
              <w:t xml:space="preserve"> </w:t>
            </w:r>
          </w:p>
        </w:tc>
        <w:tc>
          <w:tcPr>
            <w:tcW w:w="638" w:type="pct"/>
            <w:tcBorders>
              <w:top w:val="single" w:sz="4" w:space="0" w:color="auto"/>
              <w:left w:val="nil"/>
              <w:bottom w:val="single" w:sz="4" w:space="0" w:color="auto"/>
              <w:right w:val="single" w:sz="4" w:space="0" w:color="auto"/>
            </w:tcBorders>
            <w:shd w:val="clear" w:color="auto" w:fill="auto"/>
          </w:tcPr>
          <w:p w14:paraId="6A22B8C6" w14:textId="77777777" w:rsidR="0054058B" w:rsidRPr="000619A1"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Symptoms/Imaging</w:t>
            </w:r>
          </w:p>
        </w:tc>
      </w:tr>
      <w:tr w:rsidR="0054058B" w:rsidRPr="000619A1" w14:paraId="28A0AA8C" w14:textId="77777777" w:rsidTr="0054058B">
        <w:trPr>
          <w:trHeight w:val="435"/>
        </w:trPr>
        <w:tc>
          <w:tcPr>
            <w:tcW w:w="5000" w:type="pct"/>
            <w:gridSpan w:val="6"/>
            <w:tcBorders>
              <w:top w:val="single" w:sz="4" w:space="0" w:color="auto"/>
              <w:left w:val="single" w:sz="8" w:space="0" w:color="auto"/>
              <w:bottom w:val="single" w:sz="4" w:space="0" w:color="auto"/>
              <w:right w:val="single" w:sz="4" w:space="0" w:color="auto"/>
            </w:tcBorders>
            <w:shd w:val="clear" w:color="auto" w:fill="auto"/>
            <w:noWrap/>
          </w:tcPr>
          <w:p w14:paraId="5F67B53C" w14:textId="23636E8C" w:rsidR="0054058B" w:rsidRDefault="0054058B" w:rsidP="0054058B">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Abbreviations: CA=celiac artery; SMA=superior mesenteric artery; IMA=inferior mesenteric artery; CT=computed tomography; MRI=magnetic resonance imaging; US=ultrasound; PTA=percutaneous transluminal angioplasty; SAM=segmental arterial </w:t>
            </w:r>
            <w:proofErr w:type="spellStart"/>
            <w:r>
              <w:rPr>
                <w:rFonts w:ascii="Times New Roman" w:eastAsia="Times New Roman" w:hAnsi="Times New Roman" w:cs="Times New Roman"/>
                <w:color w:val="000000"/>
                <w:sz w:val="19"/>
                <w:szCs w:val="19"/>
              </w:rPr>
              <w:t>mediolysis</w:t>
            </w:r>
            <w:proofErr w:type="spellEnd"/>
            <w:r>
              <w:rPr>
                <w:rFonts w:ascii="Times New Roman" w:eastAsia="Times New Roman" w:hAnsi="Times New Roman" w:cs="Times New Roman"/>
                <w:color w:val="000000"/>
                <w:sz w:val="19"/>
                <w:szCs w:val="19"/>
              </w:rPr>
              <w:t>.</w:t>
            </w:r>
          </w:p>
        </w:tc>
      </w:tr>
      <w:bookmarkEnd w:id="730"/>
    </w:tbl>
    <w:p w14:paraId="4F3DCD43" w14:textId="1DF6B3F5" w:rsidR="0054058B" w:rsidRDefault="0054058B">
      <w:pPr>
        <w:rPr>
          <w:rFonts w:ascii="Times New Roman" w:hAnsi="Times New Roman" w:cs="Times New Roman"/>
          <w:b/>
          <w:bCs/>
          <w:sz w:val="24"/>
          <w:szCs w:val="24"/>
        </w:rPr>
      </w:pPr>
    </w:p>
    <w:p w14:paraId="22974555" w14:textId="77777777" w:rsidR="0054058B" w:rsidRDefault="0054058B">
      <w:pPr>
        <w:rPr>
          <w:rFonts w:ascii="Times New Roman" w:hAnsi="Times New Roman" w:cs="Times New Roman"/>
          <w:b/>
          <w:bCs/>
          <w:sz w:val="24"/>
          <w:szCs w:val="24"/>
        </w:rPr>
        <w:sectPr w:rsidR="0054058B" w:rsidSect="0054058B">
          <w:pgSz w:w="15840" w:h="12240" w:orient="landscape"/>
          <w:pgMar w:top="1800" w:right="1440" w:bottom="1800" w:left="1440" w:header="720" w:footer="720" w:gutter="0"/>
          <w:cols w:space="720"/>
          <w:docGrid w:linePitch="299"/>
        </w:sectPr>
      </w:pPr>
    </w:p>
    <w:p w14:paraId="0DB08358" w14:textId="10F859BC" w:rsidR="00E41C14" w:rsidRPr="004902EA" w:rsidRDefault="00375AE2">
      <w:pPr>
        <w:rPr>
          <w:rFonts w:ascii="Times New Roman" w:hAnsi="Times New Roman" w:cs="Times New Roman"/>
          <w:b/>
          <w:bCs/>
          <w:sz w:val="24"/>
          <w:szCs w:val="24"/>
        </w:rPr>
      </w:pPr>
      <w:ins w:id="731" w:author="Grant Steven Roberts" w:date="2020-11-10T19:08:00Z">
        <w:r w:rsidRPr="004C2C27">
          <w:rPr>
            <w:rFonts w:ascii="Times New Roman" w:hAnsi="Times New Roman" w:cs="Times New Roman"/>
            <w:b/>
            <w:bCs/>
            <w:sz w:val="24"/>
            <w:szCs w:val="24"/>
          </w:rPr>
          <w:lastRenderedPageBreak/>
          <w:t>Table 2:</w:t>
        </w:r>
        <w:r>
          <w:rPr>
            <w:rFonts w:ascii="Times New Roman" w:hAnsi="Times New Roman" w:cs="Times New Roman"/>
            <w:sz w:val="24"/>
            <w:szCs w:val="24"/>
          </w:rPr>
          <w:t xml:space="preserve"> </w:t>
        </w:r>
        <w:r>
          <w:rPr>
            <w:rFonts w:ascii="Times New Roman" w:hAnsi="Times New Roman" w:cs="Times New Roman"/>
            <w:b/>
            <w:bCs/>
            <w:sz w:val="24"/>
            <w:szCs w:val="24"/>
          </w:rPr>
          <w:t>Summarized Clinical, Diagnostic, and Follow-Up Findings for CMI- subjects</w:t>
        </w:r>
      </w:ins>
    </w:p>
    <w:tbl>
      <w:tblPr>
        <w:tblpPr w:leftFromText="180" w:rightFromText="180" w:vertAnchor="page" w:horzAnchor="page" w:tblpX="300" w:tblpY="2080"/>
        <w:tblW w:w="13500" w:type="dxa"/>
        <w:tblLook w:val="04A0" w:firstRow="1" w:lastRow="0" w:firstColumn="1" w:lastColumn="0" w:noHBand="0" w:noVBand="1"/>
      </w:tblPr>
      <w:tblGrid>
        <w:gridCol w:w="496"/>
        <w:gridCol w:w="3046"/>
        <w:gridCol w:w="3235"/>
        <w:gridCol w:w="1619"/>
        <w:gridCol w:w="3389"/>
        <w:gridCol w:w="1715"/>
      </w:tblGrid>
      <w:tr w:rsidR="00C30AD2" w:rsidRPr="00B13F0A" w14:paraId="12B99D9C" w14:textId="77777777" w:rsidTr="00695544">
        <w:trPr>
          <w:trHeight w:val="540"/>
        </w:trPr>
        <w:tc>
          <w:tcPr>
            <w:tcW w:w="496" w:type="dxa"/>
            <w:tcBorders>
              <w:top w:val="single" w:sz="4" w:space="0" w:color="auto"/>
              <w:left w:val="single" w:sz="8" w:space="0" w:color="auto"/>
              <w:bottom w:val="single" w:sz="4" w:space="0" w:color="auto"/>
              <w:right w:val="single" w:sz="4" w:space="0" w:color="auto"/>
            </w:tcBorders>
            <w:shd w:val="clear" w:color="auto" w:fill="auto"/>
            <w:noWrap/>
            <w:vAlign w:val="bottom"/>
          </w:tcPr>
          <w:p w14:paraId="3B825989" w14:textId="77777777" w:rsidR="00C30AD2" w:rsidRPr="00B13F0A" w:rsidRDefault="00C30AD2" w:rsidP="00695544">
            <w:pPr>
              <w:spacing w:after="0" w:line="240" w:lineRule="auto"/>
              <w:rPr>
                <w:rFonts w:ascii="Times New Roman" w:eastAsia="Times New Roman" w:hAnsi="Times New Roman" w:cs="Times New Roman"/>
                <w:color w:val="006100"/>
                <w:sz w:val="19"/>
                <w:szCs w:val="19"/>
              </w:rPr>
            </w:pPr>
            <w:r w:rsidRPr="000619A1">
              <w:rPr>
                <w:rFonts w:ascii="Times New Roman" w:eastAsia="Times New Roman" w:hAnsi="Times New Roman" w:cs="Times New Roman"/>
                <w:b/>
                <w:bCs/>
                <w:color w:val="000000"/>
                <w:sz w:val="19"/>
                <w:szCs w:val="19"/>
              </w:rPr>
              <w:lastRenderedPageBreak/>
              <w:t>No.</w:t>
            </w:r>
          </w:p>
        </w:tc>
        <w:tc>
          <w:tcPr>
            <w:tcW w:w="3046" w:type="dxa"/>
            <w:tcBorders>
              <w:top w:val="single" w:sz="4" w:space="0" w:color="auto"/>
              <w:left w:val="nil"/>
              <w:bottom w:val="single" w:sz="4" w:space="0" w:color="auto"/>
              <w:right w:val="nil"/>
            </w:tcBorders>
            <w:shd w:val="clear" w:color="auto" w:fill="auto"/>
            <w:vAlign w:val="bottom"/>
          </w:tcPr>
          <w:p w14:paraId="12B1AE4B" w14:textId="77777777" w:rsidR="00C30AD2" w:rsidRPr="00B13F0A" w:rsidRDefault="00C30AD2" w:rsidP="00695544">
            <w:pPr>
              <w:spacing w:after="0" w:line="240" w:lineRule="auto"/>
              <w:rPr>
                <w:rFonts w:ascii="Times New Roman" w:eastAsia="Times New Roman" w:hAnsi="Times New Roman" w:cs="Times New Roman"/>
                <w:color w:val="000000"/>
                <w:sz w:val="19"/>
                <w:szCs w:val="19"/>
                <w:u w:val="single"/>
              </w:rPr>
            </w:pPr>
            <w:r w:rsidRPr="000619A1">
              <w:rPr>
                <w:rFonts w:ascii="Times New Roman" w:eastAsia="Times New Roman" w:hAnsi="Times New Roman" w:cs="Times New Roman"/>
                <w:b/>
                <w:bCs/>
                <w:color w:val="000000"/>
                <w:sz w:val="19"/>
                <w:szCs w:val="19"/>
              </w:rPr>
              <w:t>Clinical Findings</w:t>
            </w:r>
          </w:p>
        </w:tc>
        <w:tc>
          <w:tcPr>
            <w:tcW w:w="3235" w:type="dxa"/>
            <w:tcBorders>
              <w:top w:val="single" w:sz="4" w:space="0" w:color="auto"/>
              <w:left w:val="nil"/>
              <w:bottom w:val="single" w:sz="4" w:space="0" w:color="auto"/>
              <w:right w:val="nil"/>
            </w:tcBorders>
            <w:shd w:val="clear" w:color="auto" w:fill="auto"/>
            <w:vAlign w:val="bottom"/>
          </w:tcPr>
          <w:p w14:paraId="45783EB3" w14:textId="77777777" w:rsidR="00C30AD2" w:rsidRPr="00B13F0A" w:rsidRDefault="00C30AD2" w:rsidP="00695544">
            <w:pPr>
              <w:spacing w:after="0" w:line="240" w:lineRule="auto"/>
              <w:rPr>
                <w:rFonts w:ascii="Times New Roman" w:eastAsia="Times New Roman" w:hAnsi="Times New Roman" w:cs="Times New Roman"/>
                <w:color w:val="000000"/>
                <w:sz w:val="19"/>
                <w:szCs w:val="19"/>
                <w:u w:val="single"/>
              </w:rPr>
            </w:pPr>
            <w:r w:rsidRPr="000619A1">
              <w:rPr>
                <w:rFonts w:ascii="Times New Roman" w:eastAsia="Times New Roman" w:hAnsi="Times New Roman" w:cs="Times New Roman"/>
                <w:b/>
                <w:bCs/>
                <w:color w:val="000000"/>
                <w:sz w:val="19"/>
                <w:szCs w:val="19"/>
              </w:rPr>
              <w:t>Diagnostic Test Findings</w:t>
            </w:r>
          </w:p>
        </w:tc>
        <w:tc>
          <w:tcPr>
            <w:tcW w:w="1619" w:type="dxa"/>
            <w:tcBorders>
              <w:top w:val="single" w:sz="4" w:space="0" w:color="auto"/>
              <w:left w:val="nil"/>
              <w:bottom w:val="single" w:sz="4" w:space="0" w:color="auto"/>
              <w:right w:val="nil"/>
            </w:tcBorders>
            <w:shd w:val="clear" w:color="auto" w:fill="auto"/>
            <w:vAlign w:val="bottom"/>
          </w:tcPr>
          <w:p w14:paraId="310A2F7F" w14:textId="6B70ECB8" w:rsidR="00C30AD2" w:rsidRPr="00B13F0A" w:rsidRDefault="00C30AD2" w:rsidP="00695544">
            <w:pPr>
              <w:spacing w:after="0" w:line="240" w:lineRule="auto"/>
              <w:rPr>
                <w:rFonts w:ascii="Times New Roman" w:eastAsia="Times New Roman" w:hAnsi="Times New Roman" w:cs="Times New Roman"/>
                <w:color w:val="000000"/>
                <w:sz w:val="19"/>
                <w:szCs w:val="19"/>
              </w:rPr>
            </w:pPr>
            <w:r w:rsidRPr="000619A1">
              <w:rPr>
                <w:rFonts w:ascii="Times New Roman" w:eastAsia="Times New Roman" w:hAnsi="Times New Roman" w:cs="Times New Roman"/>
                <w:b/>
                <w:bCs/>
                <w:color w:val="000000"/>
                <w:sz w:val="19"/>
                <w:szCs w:val="19"/>
              </w:rPr>
              <w:t>Procedures</w:t>
            </w:r>
          </w:p>
        </w:tc>
        <w:tc>
          <w:tcPr>
            <w:tcW w:w="3389" w:type="dxa"/>
            <w:tcBorders>
              <w:top w:val="single" w:sz="4" w:space="0" w:color="auto"/>
              <w:left w:val="nil"/>
              <w:bottom w:val="single" w:sz="4" w:space="0" w:color="auto"/>
              <w:right w:val="nil"/>
            </w:tcBorders>
            <w:shd w:val="clear" w:color="auto" w:fill="auto"/>
            <w:vAlign w:val="bottom"/>
          </w:tcPr>
          <w:p w14:paraId="6ECCE623" w14:textId="66363472" w:rsidR="00C30AD2" w:rsidRPr="00B13F0A" w:rsidRDefault="00C30AD2" w:rsidP="00695544">
            <w:pPr>
              <w:spacing w:after="0" w:line="240" w:lineRule="auto"/>
              <w:rPr>
                <w:rFonts w:ascii="Times New Roman" w:eastAsia="Times New Roman" w:hAnsi="Times New Roman" w:cs="Times New Roman"/>
                <w:color w:val="000000"/>
                <w:sz w:val="19"/>
                <w:szCs w:val="19"/>
                <w:u w:val="single"/>
              </w:rPr>
            </w:pPr>
            <w:r w:rsidRPr="000619A1">
              <w:rPr>
                <w:rFonts w:ascii="Times New Roman" w:eastAsia="Times New Roman" w:hAnsi="Times New Roman" w:cs="Times New Roman"/>
                <w:b/>
                <w:bCs/>
                <w:color w:val="000000"/>
                <w:sz w:val="19"/>
                <w:szCs w:val="19"/>
              </w:rPr>
              <w:t>Follow</w:t>
            </w:r>
            <w:r>
              <w:rPr>
                <w:rFonts w:ascii="Times New Roman" w:eastAsia="Times New Roman" w:hAnsi="Times New Roman" w:cs="Times New Roman"/>
                <w:b/>
                <w:bCs/>
                <w:color w:val="000000"/>
                <w:sz w:val="19"/>
                <w:szCs w:val="19"/>
              </w:rPr>
              <w:t>-</w:t>
            </w:r>
            <w:r w:rsidRPr="000619A1">
              <w:rPr>
                <w:rFonts w:ascii="Times New Roman" w:eastAsia="Times New Roman" w:hAnsi="Times New Roman" w:cs="Times New Roman"/>
                <w:b/>
                <w:bCs/>
                <w:color w:val="000000"/>
                <w:sz w:val="19"/>
                <w:szCs w:val="19"/>
              </w:rPr>
              <w:t>Up</w:t>
            </w:r>
          </w:p>
        </w:tc>
        <w:tc>
          <w:tcPr>
            <w:tcW w:w="1715" w:type="dxa"/>
            <w:tcBorders>
              <w:top w:val="single" w:sz="4" w:space="0" w:color="auto"/>
              <w:left w:val="nil"/>
              <w:bottom w:val="single" w:sz="4" w:space="0" w:color="auto"/>
              <w:right w:val="single" w:sz="4" w:space="0" w:color="auto"/>
            </w:tcBorders>
            <w:shd w:val="clear" w:color="auto" w:fill="auto"/>
            <w:noWrap/>
            <w:vAlign w:val="bottom"/>
          </w:tcPr>
          <w:p w14:paraId="45A5C619" w14:textId="502FD02D" w:rsidR="00C30AD2" w:rsidRDefault="00C30AD2" w:rsidP="00695544">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b/>
                <w:bCs/>
                <w:color w:val="000000"/>
                <w:sz w:val="19"/>
                <w:szCs w:val="19"/>
              </w:rPr>
              <w:t>How was s</w:t>
            </w:r>
            <w:r w:rsidRPr="000619A1">
              <w:rPr>
                <w:rFonts w:ascii="Times New Roman" w:eastAsia="Times New Roman" w:hAnsi="Times New Roman" w:cs="Times New Roman"/>
                <w:b/>
                <w:bCs/>
                <w:color w:val="000000"/>
                <w:sz w:val="19"/>
                <w:szCs w:val="19"/>
              </w:rPr>
              <w:t>uspicion</w:t>
            </w:r>
            <w:r>
              <w:rPr>
                <w:rFonts w:ascii="Times New Roman" w:eastAsia="Times New Roman" w:hAnsi="Times New Roman" w:cs="Times New Roman"/>
                <w:b/>
                <w:bCs/>
                <w:color w:val="000000"/>
                <w:sz w:val="19"/>
                <w:szCs w:val="19"/>
              </w:rPr>
              <w:t xml:space="preserve"> raised</w:t>
            </w:r>
            <w:r w:rsidRPr="000619A1">
              <w:rPr>
                <w:rFonts w:ascii="Times New Roman" w:eastAsia="Times New Roman" w:hAnsi="Times New Roman" w:cs="Times New Roman"/>
                <w:b/>
                <w:bCs/>
                <w:color w:val="000000"/>
                <w:sz w:val="19"/>
                <w:szCs w:val="19"/>
              </w:rPr>
              <w:t>?</w:t>
            </w:r>
          </w:p>
        </w:tc>
      </w:tr>
      <w:tr w:rsidR="00C30AD2" w:rsidRPr="00B13F0A" w14:paraId="4D516072" w14:textId="77777777" w:rsidTr="00695544">
        <w:trPr>
          <w:trHeight w:val="540"/>
        </w:trPr>
        <w:tc>
          <w:tcPr>
            <w:tcW w:w="496" w:type="dxa"/>
            <w:tcBorders>
              <w:top w:val="single" w:sz="4" w:space="0" w:color="auto"/>
              <w:left w:val="single" w:sz="8" w:space="0" w:color="auto"/>
              <w:bottom w:val="single" w:sz="4" w:space="0" w:color="auto"/>
              <w:right w:val="single" w:sz="4" w:space="0" w:color="auto"/>
            </w:tcBorders>
            <w:shd w:val="clear" w:color="auto" w:fill="auto"/>
            <w:noWrap/>
            <w:hideMark/>
          </w:tcPr>
          <w:p w14:paraId="781251BC" w14:textId="77777777" w:rsidR="00C30AD2" w:rsidRPr="00B13F0A" w:rsidRDefault="00C30AD2" w:rsidP="00695544">
            <w:pPr>
              <w:spacing w:after="0" w:line="240" w:lineRule="auto"/>
              <w:rPr>
                <w:rFonts w:ascii="Times New Roman" w:eastAsia="Times New Roman" w:hAnsi="Times New Roman" w:cs="Times New Roman"/>
                <w:color w:val="006100"/>
                <w:sz w:val="19"/>
                <w:szCs w:val="19"/>
              </w:rPr>
            </w:pPr>
            <w:r w:rsidRPr="00B13F0A">
              <w:rPr>
                <w:rFonts w:ascii="Times New Roman" w:eastAsia="Times New Roman" w:hAnsi="Times New Roman" w:cs="Times New Roman"/>
                <w:color w:val="006100"/>
                <w:sz w:val="19"/>
                <w:szCs w:val="19"/>
              </w:rPr>
              <w:t>1</w:t>
            </w:r>
          </w:p>
        </w:tc>
        <w:tc>
          <w:tcPr>
            <w:tcW w:w="3046" w:type="dxa"/>
            <w:tcBorders>
              <w:top w:val="single" w:sz="4" w:space="0" w:color="auto"/>
              <w:left w:val="nil"/>
              <w:bottom w:val="single" w:sz="4" w:space="0" w:color="auto"/>
              <w:right w:val="nil"/>
            </w:tcBorders>
            <w:shd w:val="clear" w:color="auto" w:fill="auto"/>
            <w:hideMark/>
          </w:tcPr>
          <w:p w14:paraId="71D698F9" w14:textId="77777777" w:rsidR="00C30AD2" w:rsidRPr="00B13F0A" w:rsidRDefault="00C30AD2" w:rsidP="00695544">
            <w:pPr>
              <w:spacing w:after="0" w:line="240" w:lineRule="auto"/>
              <w:rPr>
                <w:rFonts w:ascii="Times New Roman" w:eastAsia="Times New Roman" w:hAnsi="Times New Roman" w:cs="Times New Roman"/>
                <w:color w:val="000000"/>
                <w:sz w:val="19"/>
                <w:szCs w:val="19"/>
              </w:rPr>
            </w:pPr>
            <w:r w:rsidRPr="00B13F0A">
              <w:rPr>
                <w:rFonts w:ascii="Times New Roman" w:eastAsia="Times New Roman" w:hAnsi="Times New Roman" w:cs="Times New Roman"/>
                <w:color w:val="000000"/>
                <w:sz w:val="19"/>
                <w:szCs w:val="19"/>
              </w:rPr>
              <w:t xml:space="preserve">Unexplained weight loss and nausea. </w:t>
            </w:r>
          </w:p>
        </w:tc>
        <w:tc>
          <w:tcPr>
            <w:tcW w:w="3235" w:type="dxa"/>
            <w:tcBorders>
              <w:top w:val="single" w:sz="4" w:space="0" w:color="auto"/>
              <w:left w:val="nil"/>
              <w:bottom w:val="single" w:sz="4" w:space="0" w:color="auto"/>
              <w:right w:val="nil"/>
            </w:tcBorders>
            <w:shd w:val="clear" w:color="auto" w:fill="auto"/>
            <w:hideMark/>
          </w:tcPr>
          <w:p w14:paraId="55F952C7" w14:textId="10AA0BE7" w:rsidR="00C30AD2" w:rsidRDefault="00C30AD2" w:rsidP="00695544">
            <w:pPr>
              <w:spacing w:after="0" w:line="240" w:lineRule="auto"/>
              <w:rPr>
                <w:rFonts w:ascii="Times New Roman" w:eastAsia="Times New Roman" w:hAnsi="Times New Roman" w:cs="Times New Roman"/>
                <w:color w:val="000000"/>
                <w:sz w:val="19"/>
                <w:szCs w:val="19"/>
              </w:rPr>
            </w:pPr>
            <w:r w:rsidRPr="00B13F0A">
              <w:rPr>
                <w:rFonts w:ascii="Times New Roman" w:eastAsia="Times New Roman" w:hAnsi="Times New Roman" w:cs="Times New Roman"/>
                <w:color w:val="000000"/>
                <w:sz w:val="19"/>
                <w:szCs w:val="19"/>
                <w:u w:val="single"/>
              </w:rPr>
              <w:t>Endoscopy</w:t>
            </w:r>
            <w:r w:rsidRPr="00B13F0A">
              <w:rPr>
                <w:rFonts w:ascii="Times New Roman" w:eastAsia="Times New Roman" w:hAnsi="Times New Roman" w:cs="Times New Roman"/>
                <w:color w:val="000000"/>
                <w:sz w:val="19"/>
                <w:szCs w:val="19"/>
              </w:rPr>
              <w:t>: Choledocholithiasis</w:t>
            </w:r>
            <w:r w:rsidR="00695544">
              <w:rPr>
                <w:rFonts w:ascii="Times New Roman" w:eastAsia="Times New Roman" w:hAnsi="Times New Roman" w:cs="Times New Roman"/>
                <w:color w:val="000000"/>
                <w:sz w:val="19"/>
                <w:szCs w:val="19"/>
              </w:rPr>
              <w:t>.</w:t>
            </w:r>
          </w:p>
          <w:p w14:paraId="50B77614" w14:textId="51E4F0AA" w:rsidR="00C30AD2" w:rsidRPr="00B13F0A" w:rsidRDefault="00C30AD2" w:rsidP="00695544">
            <w:pPr>
              <w:spacing w:after="0" w:line="240" w:lineRule="auto"/>
              <w:rPr>
                <w:rFonts w:ascii="Times New Roman" w:eastAsia="Times New Roman" w:hAnsi="Times New Roman" w:cs="Times New Roman"/>
                <w:color w:val="000000"/>
                <w:sz w:val="19"/>
                <w:szCs w:val="19"/>
              </w:rPr>
            </w:pPr>
            <w:r w:rsidRPr="00B13F0A">
              <w:rPr>
                <w:rFonts w:ascii="Times New Roman" w:eastAsia="Times New Roman" w:hAnsi="Times New Roman" w:cs="Times New Roman"/>
                <w:color w:val="000000"/>
                <w:sz w:val="19"/>
                <w:szCs w:val="19"/>
                <w:u w:val="single"/>
              </w:rPr>
              <w:t>MRI</w:t>
            </w:r>
            <w:r w:rsidRPr="00B13F0A">
              <w:rPr>
                <w:rFonts w:ascii="Times New Roman" w:eastAsia="Times New Roman" w:hAnsi="Times New Roman" w:cs="Times New Roman"/>
                <w:color w:val="000000"/>
                <w:sz w:val="19"/>
                <w:szCs w:val="19"/>
              </w:rPr>
              <w:t>: Choledocholithiasis</w:t>
            </w:r>
            <w:r>
              <w:rPr>
                <w:rFonts w:ascii="Times New Roman" w:eastAsia="Times New Roman" w:hAnsi="Times New Roman" w:cs="Times New Roman"/>
                <w:color w:val="000000"/>
                <w:sz w:val="19"/>
                <w:szCs w:val="19"/>
              </w:rPr>
              <w:t>.</w:t>
            </w:r>
            <w:r w:rsidRPr="00695544">
              <w:rPr>
                <w:rFonts w:ascii="Times New Roman" w:eastAsia="Times New Roman" w:hAnsi="Times New Roman" w:cs="Times New Roman"/>
                <w:color w:val="000000"/>
                <w:sz w:val="19"/>
                <w:szCs w:val="19"/>
              </w:rPr>
              <w:t xml:space="preserve"> </w:t>
            </w:r>
          </w:p>
        </w:tc>
        <w:tc>
          <w:tcPr>
            <w:tcW w:w="1619" w:type="dxa"/>
            <w:tcBorders>
              <w:top w:val="single" w:sz="4" w:space="0" w:color="auto"/>
              <w:left w:val="nil"/>
              <w:bottom w:val="single" w:sz="4" w:space="0" w:color="auto"/>
              <w:right w:val="nil"/>
            </w:tcBorders>
            <w:shd w:val="clear" w:color="auto" w:fill="auto"/>
            <w:hideMark/>
          </w:tcPr>
          <w:p w14:paraId="2939AD37" w14:textId="77777777" w:rsidR="00C30AD2" w:rsidRPr="00B13F0A" w:rsidRDefault="00C30AD2" w:rsidP="00695544">
            <w:pPr>
              <w:spacing w:after="0" w:line="240" w:lineRule="auto"/>
              <w:rPr>
                <w:rFonts w:ascii="Times New Roman" w:eastAsia="Times New Roman" w:hAnsi="Times New Roman" w:cs="Times New Roman"/>
                <w:color w:val="000000"/>
                <w:sz w:val="19"/>
                <w:szCs w:val="19"/>
              </w:rPr>
            </w:pPr>
            <w:r w:rsidRPr="00B13F0A">
              <w:rPr>
                <w:rFonts w:ascii="Times New Roman" w:eastAsia="Times New Roman" w:hAnsi="Times New Roman" w:cs="Times New Roman"/>
                <w:color w:val="000000"/>
                <w:sz w:val="19"/>
                <w:szCs w:val="19"/>
              </w:rPr>
              <w:t>Diagnostic testing</w:t>
            </w:r>
          </w:p>
        </w:tc>
        <w:tc>
          <w:tcPr>
            <w:tcW w:w="3389" w:type="dxa"/>
            <w:tcBorders>
              <w:top w:val="single" w:sz="4" w:space="0" w:color="auto"/>
              <w:left w:val="nil"/>
              <w:bottom w:val="single" w:sz="4" w:space="0" w:color="auto"/>
              <w:right w:val="nil"/>
            </w:tcBorders>
            <w:shd w:val="clear" w:color="auto" w:fill="auto"/>
            <w:hideMark/>
          </w:tcPr>
          <w:p w14:paraId="24B6E98E" w14:textId="52E85E77" w:rsidR="00C30AD2" w:rsidRPr="00B13F0A" w:rsidRDefault="00B90E2E" w:rsidP="00695544">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Symptom relief</w:t>
            </w:r>
            <w:r w:rsidR="00C30AD2" w:rsidRPr="00B13F0A">
              <w:rPr>
                <w:rFonts w:ascii="Times New Roman" w:eastAsia="Times New Roman" w:hAnsi="Times New Roman" w:cs="Times New Roman"/>
                <w:color w:val="000000"/>
                <w:sz w:val="19"/>
                <w:szCs w:val="19"/>
              </w:rPr>
              <w:t xml:space="preserve"> after ERCP with sphincterotomy</w:t>
            </w:r>
            <w:r>
              <w:rPr>
                <w:rFonts w:ascii="Times New Roman" w:eastAsia="Times New Roman" w:hAnsi="Times New Roman" w:cs="Times New Roman"/>
                <w:color w:val="000000"/>
                <w:sz w:val="19"/>
                <w:szCs w:val="19"/>
              </w:rPr>
              <w:t>,</w:t>
            </w:r>
            <w:r w:rsidR="00C30AD2">
              <w:rPr>
                <w:rFonts w:ascii="Times New Roman" w:eastAsia="Times New Roman" w:hAnsi="Times New Roman" w:cs="Times New Roman"/>
                <w:color w:val="000000"/>
                <w:sz w:val="19"/>
                <w:szCs w:val="19"/>
              </w:rPr>
              <w:t xml:space="preserve"> bile duct</w:t>
            </w:r>
            <w:r w:rsidR="00C30AD2" w:rsidRPr="00B13F0A">
              <w:rPr>
                <w:rFonts w:ascii="Times New Roman" w:eastAsia="Times New Roman" w:hAnsi="Times New Roman" w:cs="Times New Roman"/>
                <w:color w:val="000000"/>
                <w:sz w:val="19"/>
                <w:szCs w:val="19"/>
              </w:rPr>
              <w:t xml:space="preserve"> stone remova</w:t>
            </w:r>
            <w:r w:rsidR="00C30AD2">
              <w:rPr>
                <w:rFonts w:ascii="Times New Roman" w:eastAsia="Times New Roman" w:hAnsi="Times New Roman" w:cs="Times New Roman"/>
                <w:color w:val="000000"/>
                <w:sz w:val="19"/>
                <w:szCs w:val="19"/>
              </w:rPr>
              <w:t>l.</w:t>
            </w:r>
          </w:p>
        </w:tc>
        <w:tc>
          <w:tcPr>
            <w:tcW w:w="1715" w:type="dxa"/>
            <w:tcBorders>
              <w:top w:val="single" w:sz="4" w:space="0" w:color="auto"/>
              <w:left w:val="nil"/>
              <w:bottom w:val="single" w:sz="4" w:space="0" w:color="auto"/>
              <w:right w:val="single" w:sz="4" w:space="0" w:color="auto"/>
            </w:tcBorders>
            <w:shd w:val="clear" w:color="auto" w:fill="auto"/>
            <w:noWrap/>
            <w:hideMark/>
          </w:tcPr>
          <w:p w14:paraId="182AA682" w14:textId="5539E219" w:rsidR="00C30AD2" w:rsidRPr="00B13F0A" w:rsidRDefault="00C30AD2" w:rsidP="00695544">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Symptoms</w:t>
            </w:r>
          </w:p>
        </w:tc>
      </w:tr>
      <w:tr w:rsidR="00C30AD2" w:rsidRPr="00B13F0A" w14:paraId="7AFC681D" w14:textId="77777777" w:rsidTr="00695544">
        <w:trPr>
          <w:trHeight w:val="661"/>
        </w:trPr>
        <w:tc>
          <w:tcPr>
            <w:tcW w:w="496" w:type="dxa"/>
            <w:tcBorders>
              <w:top w:val="single" w:sz="4" w:space="0" w:color="auto"/>
              <w:left w:val="single" w:sz="4" w:space="0" w:color="auto"/>
              <w:bottom w:val="single" w:sz="4" w:space="0" w:color="auto"/>
              <w:right w:val="single" w:sz="4" w:space="0" w:color="auto"/>
            </w:tcBorders>
            <w:shd w:val="clear" w:color="auto" w:fill="auto"/>
            <w:noWrap/>
            <w:hideMark/>
          </w:tcPr>
          <w:p w14:paraId="64E1CD59" w14:textId="77777777" w:rsidR="00C30AD2" w:rsidRPr="00B13F0A" w:rsidRDefault="00C30AD2" w:rsidP="00695544">
            <w:pPr>
              <w:spacing w:after="0" w:line="240" w:lineRule="auto"/>
              <w:rPr>
                <w:rFonts w:ascii="Times New Roman" w:eastAsia="Times New Roman" w:hAnsi="Times New Roman" w:cs="Times New Roman"/>
                <w:color w:val="000000"/>
                <w:sz w:val="19"/>
                <w:szCs w:val="19"/>
              </w:rPr>
            </w:pPr>
            <w:r w:rsidRPr="00B13F0A">
              <w:rPr>
                <w:rFonts w:ascii="Times New Roman" w:eastAsia="Times New Roman" w:hAnsi="Times New Roman" w:cs="Times New Roman"/>
                <w:color w:val="000000"/>
                <w:sz w:val="19"/>
                <w:szCs w:val="19"/>
              </w:rPr>
              <w:t>2</w:t>
            </w:r>
          </w:p>
        </w:tc>
        <w:tc>
          <w:tcPr>
            <w:tcW w:w="3046" w:type="dxa"/>
            <w:tcBorders>
              <w:top w:val="single" w:sz="4" w:space="0" w:color="auto"/>
              <w:left w:val="single" w:sz="4" w:space="0" w:color="auto"/>
              <w:bottom w:val="single" w:sz="4" w:space="0" w:color="auto"/>
              <w:right w:val="nil"/>
            </w:tcBorders>
            <w:shd w:val="clear" w:color="auto" w:fill="auto"/>
            <w:hideMark/>
          </w:tcPr>
          <w:p w14:paraId="458FC57E" w14:textId="034B4303" w:rsidR="00C30AD2" w:rsidRPr="00B13F0A" w:rsidRDefault="00C30AD2" w:rsidP="00695544">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w:t>
            </w:r>
            <w:r w:rsidRPr="00B13F0A">
              <w:rPr>
                <w:rFonts w:ascii="Times New Roman" w:eastAsia="Times New Roman" w:hAnsi="Times New Roman" w:cs="Times New Roman"/>
                <w:color w:val="000000"/>
                <w:sz w:val="19"/>
                <w:szCs w:val="19"/>
              </w:rPr>
              <w:t>ntermittent nausea</w:t>
            </w:r>
            <w:r>
              <w:rPr>
                <w:rFonts w:ascii="Times New Roman" w:eastAsia="Times New Roman" w:hAnsi="Times New Roman" w:cs="Times New Roman"/>
                <w:color w:val="000000"/>
                <w:sz w:val="19"/>
                <w:szCs w:val="19"/>
              </w:rPr>
              <w:t xml:space="preserve">, </w:t>
            </w:r>
            <w:r w:rsidRPr="00B13F0A">
              <w:rPr>
                <w:rFonts w:ascii="Times New Roman" w:eastAsia="Times New Roman" w:hAnsi="Times New Roman" w:cs="Times New Roman"/>
                <w:color w:val="000000"/>
                <w:sz w:val="19"/>
                <w:szCs w:val="19"/>
              </w:rPr>
              <w:t>vomiting</w:t>
            </w:r>
            <w:r>
              <w:rPr>
                <w:rFonts w:ascii="Times New Roman" w:eastAsia="Times New Roman" w:hAnsi="Times New Roman" w:cs="Times New Roman"/>
                <w:color w:val="000000"/>
                <w:sz w:val="19"/>
                <w:szCs w:val="19"/>
              </w:rPr>
              <w:t>, w</w:t>
            </w:r>
            <w:r w:rsidRPr="00B13F0A">
              <w:rPr>
                <w:rFonts w:ascii="Times New Roman" w:eastAsia="Times New Roman" w:hAnsi="Times New Roman" w:cs="Times New Roman"/>
                <w:color w:val="000000"/>
                <w:sz w:val="19"/>
                <w:szCs w:val="19"/>
              </w:rPr>
              <w:t xml:space="preserve">eight loss </w:t>
            </w:r>
            <w:r>
              <w:rPr>
                <w:rFonts w:ascii="Times New Roman" w:eastAsia="Times New Roman" w:hAnsi="Times New Roman" w:cs="Times New Roman"/>
                <w:color w:val="000000"/>
                <w:sz w:val="19"/>
                <w:szCs w:val="19"/>
              </w:rPr>
              <w:t>(~</w:t>
            </w:r>
            <w:r w:rsidRPr="00B13F0A">
              <w:rPr>
                <w:rFonts w:ascii="Times New Roman" w:eastAsia="Times New Roman" w:hAnsi="Times New Roman" w:cs="Times New Roman"/>
                <w:color w:val="000000"/>
                <w:sz w:val="19"/>
                <w:szCs w:val="19"/>
              </w:rPr>
              <w:t>3 weeks</w:t>
            </w:r>
            <w:r>
              <w:rPr>
                <w:rFonts w:ascii="Times New Roman" w:eastAsia="Times New Roman" w:hAnsi="Times New Roman" w:cs="Times New Roman"/>
                <w:color w:val="000000"/>
                <w:sz w:val="19"/>
                <w:szCs w:val="19"/>
              </w:rPr>
              <w:t>)</w:t>
            </w:r>
            <w:r w:rsidRPr="00B13F0A">
              <w:rPr>
                <w:rFonts w:ascii="Times New Roman" w:eastAsia="Times New Roman" w:hAnsi="Times New Roman" w:cs="Times New Roman"/>
                <w:color w:val="000000"/>
                <w:sz w:val="19"/>
                <w:szCs w:val="19"/>
              </w:rPr>
              <w:t>. Denies abdominal pain</w:t>
            </w:r>
            <w:r>
              <w:rPr>
                <w:rFonts w:ascii="Times New Roman" w:eastAsia="Times New Roman" w:hAnsi="Times New Roman" w:cs="Times New Roman"/>
                <w:color w:val="000000"/>
                <w:sz w:val="19"/>
                <w:szCs w:val="19"/>
              </w:rPr>
              <w:t xml:space="preserve"> or</w:t>
            </w:r>
            <w:r w:rsidRPr="00B13F0A">
              <w:rPr>
                <w:rFonts w:ascii="Times New Roman" w:eastAsia="Times New Roman" w:hAnsi="Times New Roman" w:cs="Times New Roman"/>
                <w:color w:val="000000"/>
                <w:sz w:val="19"/>
                <w:szCs w:val="19"/>
              </w:rPr>
              <w:t xml:space="preserve"> diarrhea</w:t>
            </w:r>
            <w:r>
              <w:rPr>
                <w:rFonts w:ascii="Times New Roman" w:eastAsia="Times New Roman" w:hAnsi="Times New Roman" w:cs="Times New Roman"/>
                <w:color w:val="000000"/>
                <w:sz w:val="19"/>
                <w:szCs w:val="19"/>
              </w:rPr>
              <w:t>.</w:t>
            </w:r>
            <w:r w:rsidRPr="00B13F0A">
              <w:rPr>
                <w:rFonts w:ascii="Times New Roman" w:eastAsia="Times New Roman" w:hAnsi="Times New Roman" w:cs="Times New Roman"/>
                <w:color w:val="000000"/>
                <w:sz w:val="19"/>
                <w:szCs w:val="19"/>
              </w:rPr>
              <w:t xml:space="preserve"> </w:t>
            </w:r>
          </w:p>
        </w:tc>
        <w:tc>
          <w:tcPr>
            <w:tcW w:w="3235" w:type="dxa"/>
            <w:tcBorders>
              <w:top w:val="single" w:sz="4" w:space="0" w:color="auto"/>
              <w:left w:val="nil"/>
              <w:bottom w:val="single" w:sz="4" w:space="0" w:color="auto"/>
              <w:right w:val="nil"/>
            </w:tcBorders>
            <w:shd w:val="clear" w:color="auto" w:fill="auto"/>
            <w:hideMark/>
          </w:tcPr>
          <w:p w14:paraId="37985DC6" w14:textId="1C6279F3" w:rsidR="00C30AD2" w:rsidRPr="00B13F0A" w:rsidRDefault="00C30AD2" w:rsidP="00695544">
            <w:pPr>
              <w:spacing w:after="0" w:line="240" w:lineRule="auto"/>
              <w:rPr>
                <w:rFonts w:ascii="Times New Roman" w:eastAsia="Times New Roman" w:hAnsi="Times New Roman" w:cs="Times New Roman"/>
                <w:color w:val="000000"/>
                <w:sz w:val="19"/>
                <w:szCs w:val="19"/>
              </w:rPr>
            </w:pPr>
            <w:r w:rsidRPr="00B13F0A">
              <w:rPr>
                <w:rFonts w:ascii="Times New Roman" w:eastAsia="Times New Roman" w:hAnsi="Times New Roman" w:cs="Times New Roman"/>
                <w:color w:val="000000"/>
                <w:sz w:val="19"/>
                <w:szCs w:val="19"/>
                <w:u w:val="single"/>
              </w:rPr>
              <w:t>EGD</w:t>
            </w:r>
            <w:r w:rsidRPr="00B13F0A">
              <w:rPr>
                <w:rFonts w:ascii="Times New Roman" w:eastAsia="Times New Roman" w:hAnsi="Times New Roman" w:cs="Times New Roman"/>
                <w:color w:val="000000"/>
                <w:sz w:val="19"/>
                <w:szCs w:val="19"/>
              </w:rPr>
              <w:t>: Esophagitis</w:t>
            </w:r>
            <w:r w:rsidR="00695544">
              <w:rPr>
                <w:rFonts w:ascii="Times New Roman" w:eastAsia="Times New Roman" w:hAnsi="Times New Roman" w:cs="Times New Roman"/>
                <w:color w:val="000000"/>
                <w:sz w:val="19"/>
                <w:szCs w:val="19"/>
              </w:rPr>
              <w:t>.</w:t>
            </w:r>
            <w:r w:rsidRPr="00B13F0A">
              <w:rPr>
                <w:rFonts w:ascii="Times New Roman" w:eastAsia="Times New Roman" w:hAnsi="Times New Roman" w:cs="Times New Roman"/>
                <w:color w:val="000000"/>
                <w:sz w:val="19"/>
                <w:szCs w:val="19"/>
              </w:rPr>
              <w:br/>
            </w:r>
            <w:r w:rsidRPr="00B13F0A">
              <w:rPr>
                <w:rFonts w:ascii="Times New Roman" w:eastAsia="Times New Roman" w:hAnsi="Times New Roman" w:cs="Times New Roman"/>
                <w:color w:val="000000"/>
                <w:sz w:val="19"/>
                <w:szCs w:val="19"/>
                <w:u w:val="single"/>
              </w:rPr>
              <w:t>CT</w:t>
            </w:r>
            <w:r w:rsidRPr="00B13F0A">
              <w:rPr>
                <w:rFonts w:ascii="Times New Roman" w:eastAsia="Times New Roman" w:hAnsi="Times New Roman" w:cs="Times New Roman"/>
                <w:color w:val="000000"/>
                <w:sz w:val="19"/>
                <w:szCs w:val="19"/>
              </w:rPr>
              <w:t>: Ectatic aorta. Moderate to severe</w:t>
            </w:r>
            <w:r>
              <w:rPr>
                <w:rFonts w:ascii="Times New Roman" w:eastAsia="Times New Roman" w:hAnsi="Times New Roman" w:cs="Times New Roman"/>
                <w:color w:val="000000"/>
                <w:sz w:val="19"/>
                <w:szCs w:val="19"/>
              </w:rPr>
              <w:t xml:space="preserve"> stenosis of</w:t>
            </w:r>
            <w:r w:rsidRPr="00B13F0A">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CA. T</w:t>
            </w:r>
            <w:r w:rsidRPr="00B13F0A">
              <w:rPr>
                <w:rFonts w:ascii="Times New Roman" w:eastAsia="Times New Roman" w:hAnsi="Times New Roman" w:cs="Times New Roman"/>
                <w:color w:val="000000"/>
                <w:sz w:val="19"/>
                <w:szCs w:val="19"/>
              </w:rPr>
              <w:t>ortuous</w:t>
            </w:r>
            <w:r>
              <w:rPr>
                <w:rFonts w:ascii="Times New Roman" w:eastAsia="Times New Roman" w:hAnsi="Times New Roman" w:cs="Times New Roman"/>
                <w:color w:val="000000"/>
                <w:sz w:val="19"/>
                <w:szCs w:val="19"/>
              </w:rPr>
              <w:t xml:space="preserve"> </w:t>
            </w:r>
            <w:r w:rsidRPr="00B13F0A">
              <w:rPr>
                <w:rFonts w:ascii="Times New Roman" w:eastAsia="Times New Roman" w:hAnsi="Times New Roman" w:cs="Times New Roman"/>
                <w:color w:val="000000"/>
                <w:sz w:val="19"/>
                <w:szCs w:val="19"/>
              </w:rPr>
              <w:t>SMA</w:t>
            </w:r>
            <w:r>
              <w:rPr>
                <w:rFonts w:ascii="Times New Roman" w:eastAsia="Times New Roman" w:hAnsi="Times New Roman" w:cs="Times New Roman"/>
                <w:color w:val="000000"/>
                <w:sz w:val="19"/>
                <w:szCs w:val="19"/>
              </w:rPr>
              <w:t>.</w:t>
            </w:r>
            <w:r w:rsidRPr="00B13F0A">
              <w:rPr>
                <w:rFonts w:ascii="Times New Roman" w:eastAsia="Times New Roman" w:hAnsi="Times New Roman" w:cs="Times New Roman"/>
                <w:color w:val="000000"/>
                <w:sz w:val="19"/>
                <w:szCs w:val="19"/>
              </w:rPr>
              <w:t xml:space="preserve"> </w:t>
            </w:r>
          </w:p>
        </w:tc>
        <w:tc>
          <w:tcPr>
            <w:tcW w:w="1619" w:type="dxa"/>
            <w:tcBorders>
              <w:top w:val="single" w:sz="4" w:space="0" w:color="auto"/>
              <w:left w:val="nil"/>
              <w:bottom w:val="single" w:sz="4" w:space="0" w:color="auto"/>
              <w:right w:val="nil"/>
            </w:tcBorders>
            <w:shd w:val="clear" w:color="auto" w:fill="auto"/>
            <w:hideMark/>
          </w:tcPr>
          <w:p w14:paraId="6B523717" w14:textId="77777777" w:rsidR="00C30AD2" w:rsidRPr="00B13F0A" w:rsidRDefault="00C30AD2" w:rsidP="00695544">
            <w:pPr>
              <w:spacing w:after="0" w:line="240" w:lineRule="auto"/>
              <w:rPr>
                <w:rFonts w:ascii="Times New Roman" w:eastAsia="Times New Roman" w:hAnsi="Times New Roman" w:cs="Times New Roman"/>
                <w:color w:val="000000"/>
                <w:sz w:val="19"/>
                <w:szCs w:val="19"/>
              </w:rPr>
            </w:pPr>
            <w:r w:rsidRPr="00B13F0A">
              <w:rPr>
                <w:rFonts w:ascii="Times New Roman" w:eastAsia="Times New Roman" w:hAnsi="Times New Roman" w:cs="Times New Roman"/>
                <w:color w:val="000000"/>
                <w:sz w:val="19"/>
                <w:szCs w:val="19"/>
              </w:rPr>
              <w:t>Diagnostic testing</w:t>
            </w:r>
          </w:p>
        </w:tc>
        <w:tc>
          <w:tcPr>
            <w:tcW w:w="3389" w:type="dxa"/>
            <w:tcBorders>
              <w:top w:val="single" w:sz="4" w:space="0" w:color="auto"/>
              <w:left w:val="nil"/>
              <w:bottom w:val="single" w:sz="4" w:space="0" w:color="auto"/>
              <w:right w:val="nil"/>
            </w:tcBorders>
            <w:shd w:val="clear" w:color="auto" w:fill="auto"/>
            <w:hideMark/>
          </w:tcPr>
          <w:p w14:paraId="4C18561B" w14:textId="62BF8DD0" w:rsidR="00C30AD2" w:rsidRPr="00B13F0A" w:rsidRDefault="00C30AD2" w:rsidP="00695544">
            <w:pPr>
              <w:spacing w:after="0" w:line="240" w:lineRule="auto"/>
              <w:rPr>
                <w:rFonts w:ascii="Times New Roman" w:eastAsia="Times New Roman" w:hAnsi="Times New Roman" w:cs="Times New Roman"/>
                <w:color w:val="000000"/>
                <w:sz w:val="19"/>
                <w:szCs w:val="19"/>
              </w:rPr>
            </w:pPr>
            <w:r w:rsidRPr="00B13F0A">
              <w:rPr>
                <w:rFonts w:ascii="Times New Roman" w:eastAsia="Times New Roman" w:hAnsi="Times New Roman" w:cs="Times New Roman"/>
                <w:color w:val="000000"/>
                <w:sz w:val="19"/>
                <w:szCs w:val="19"/>
              </w:rPr>
              <w:t>Conservative therapy</w:t>
            </w:r>
            <w:r>
              <w:rPr>
                <w:rFonts w:ascii="Times New Roman" w:eastAsia="Times New Roman" w:hAnsi="Times New Roman" w:cs="Times New Roman"/>
                <w:color w:val="000000"/>
                <w:sz w:val="19"/>
                <w:szCs w:val="19"/>
              </w:rPr>
              <w:t>. Symptoms improved on itself.</w:t>
            </w:r>
          </w:p>
        </w:tc>
        <w:tc>
          <w:tcPr>
            <w:tcW w:w="1715" w:type="dxa"/>
            <w:tcBorders>
              <w:top w:val="single" w:sz="4" w:space="0" w:color="auto"/>
              <w:left w:val="nil"/>
              <w:bottom w:val="single" w:sz="4" w:space="0" w:color="auto"/>
              <w:right w:val="single" w:sz="4" w:space="0" w:color="auto"/>
            </w:tcBorders>
            <w:shd w:val="clear" w:color="auto" w:fill="auto"/>
            <w:hideMark/>
          </w:tcPr>
          <w:p w14:paraId="5CAC2140" w14:textId="6DED3E43" w:rsidR="00C30AD2" w:rsidRPr="00B13F0A" w:rsidRDefault="00C30AD2" w:rsidP="00695544">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Symptoms</w:t>
            </w:r>
          </w:p>
        </w:tc>
      </w:tr>
      <w:tr w:rsidR="00C30AD2" w:rsidRPr="00B13F0A" w14:paraId="0AB32A5D" w14:textId="77777777" w:rsidTr="00695544">
        <w:trPr>
          <w:trHeight w:val="900"/>
        </w:trPr>
        <w:tc>
          <w:tcPr>
            <w:tcW w:w="496" w:type="dxa"/>
            <w:tcBorders>
              <w:top w:val="single" w:sz="4" w:space="0" w:color="auto"/>
              <w:left w:val="single" w:sz="8" w:space="0" w:color="auto"/>
              <w:bottom w:val="single" w:sz="4" w:space="0" w:color="auto"/>
              <w:right w:val="single" w:sz="4" w:space="0" w:color="auto"/>
            </w:tcBorders>
            <w:shd w:val="clear" w:color="auto" w:fill="auto"/>
            <w:noWrap/>
            <w:hideMark/>
          </w:tcPr>
          <w:p w14:paraId="61AB975A" w14:textId="77777777" w:rsidR="00C30AD2" w:rsidRPr="00B13F0A" w:rsidRDefault="00C30AD2" w:rsidP="00695544">
            <w:pPr>
              <w:spacing w:after="0" w:line="240" w:lineRule="auto"/>
              <w:rPr>
                <w:rFonts w:ascii="Times New Roman" w:eastAsia="Times New Roman" w:hAnsi="Times New Roman" w:cs="Times New Roman"/>
                <w:color w:val="006100"/>
                <w:sz w:val="19"/>
                <w:szCs w:val="19"/>
              </w:rPr>
            </w:pPr>
            <w:r w:rsidRPr="00B13F0A">
              <w:rPr>
                <w:rFonts w:ascii="Times New Roman" w:eastAsia="Times New Roman" w:hAnsi="Times New Roman" w:cs="Times New Roman"/>
                <w:color w:val="006100"/>
                <w:sz w:val="19"/>
                <w:szCs w:val="19"/>
              </w:rPr>
              <w:t>3</w:t>
            </w:r>
          </w:p>
        </w:tc>
        <w:tc>
          <w:tcPr>
            <w:tcW w:w="3046" w:type="dxa"/>
            <w:tcBorders>
              <w:top w:val="single" w:sz="4" w:space="0" w:color="auto"/>
              <w:left w:val="nil"/>
              <w:bottom w:val="single" w:sz="4" w:space="0" w:color="auto"/>
              <w:right w:val="nil"/>
            </w:tcBorders>
            <w:shd w:val="clear" w:color="auto" w:fill="auto"/>
            <w:hideMark/>
          </w:tcPr>
          <w:p w14:paraId="0EDA476B" w14:textId="59639CCA" w:rsidR="00C30AD2" w:rsidRPr="00B13F0A" w:rsidRDefault="00C30AD2" w:rsidP="00695544">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Postprandial</w:t>
            </w:r>
            <w:r w:rsidRPr="00B13F0A">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 xml:space="preserve">RUQ </w:t>
            </w:r>
            <w:r w:rsidRPr="00B13F0A">
              <w:rPr>
                <w:rFonts w:ascii="Times New Roman" w:eastAsia="Times New Roman" w:hAnsi="Times New Roman" w:cs="Times New Roman"/>
                <w:color w:val="000000"/>
                <w:sz w:val="19"/>
                <w:szCs w:val="19"/>
              </w:rPr>
              <w:t xml:space="preserve">pain (&gt;1 year). </w:t>
            </w:r>
            <w:r>
              <w:rPr>
                <w:rFonts w:ascii="Times New Roman" w:eastAsia="Times New Roman" w:hAnsi="Times New Roman" w:cs="Times New Roman"/>
                <w:color w:val="000000"/>
                <w:sz w:val="19"/>
                <w:szCs w:val="19"/>
              </w:rPr>
              <w:t>No weight loss or fear of eating</w:t>
            </w:r>
            <w:r w:rsidRPr="00B13F0A">
              <w:rPr>
                <w:rFonts w:ascii="Times New Roman" w:eastAsia="Times New Roman" w:hAnsi="Times New Roman" w:cs="Times New Roman"/>
                <w:color w:val="000000"/>
                <w:sz w:val="19"/>
                <w:szCs w:val="19"/>
              </w:rPr>
              <w:t>. Underwent cholecystectomy for pain</w:t>
            </w:r>
            <w:r>
              <w:rPr>
                <w:rFonts w:ascii="Times New Roman" w:eastAsia="Times New Roman" w:hAnsi="Times New Roman" w:cs="Times New Roman"/>
                <w:color w:val="000000"/>
                <w:sz w:val="19"/>
                <w:szCs w:val="19"/>
              </w:rPr>
              <w:t xml:space="preserve"> with no improvements.</w:t>
            </w:r>
          </w:p>
        </w:tc>
        <w:tc>
          <w:tcPr>
            <w:tcW w:w="3235" w:type="dxa"/>
            <w:tcBorders>
              <w:top w:val="single" w:sz="4" w:space="0" w:color="auto"/>
              <w:left w:val="nil"/>
              <w:bottom w:val="single" w:sz="4" w:space="0" w:color="auto"/>
              <w:right w:val="nil"/>
            </w:tcBorders>
            <w:shd w:val="clear" w:color="auto" w:fill="auto"/>
            <w:hideMark/>
          </w:tcPr>
          <w:p w14:paraId="66F280AD" w14:textId="7CAC0D0C" w:rsidR="00C30AD2" w:rsidRPr="00B13F0A" w:rsidRDefault="00C30AD2" w:rsidP="00695544">
            <w:pPr>
              <w:spacing w:after="0" w:line="240" w:lineRule="auto"/>
              <w:rPr>
                <w:rFonts w:ascii="Times New Roman" w:eastAsia="Times New Roman" w:hAnsi="Times New Roman" w:cs="Times New Roman"/>
                <w:color w:val="000000"/>
                <w:sz w:val="19"/>
                <w:szCs w:val="19"/>
              </w:rPr>
            </w:pPr>
            <w:r w:rsidRPr="00B13F0A">
              <w:rPr>
                <w:rFonts w:ascii="Times New Roman" w:eastAsia="Times New Roman" w:hAnsi="Times New Roman" w:cs="Times New Roman"/>
                <w:color w:val="000000"/>
                <w:sz w:val="19"/>
                <w:szCs w:val="19"/>
                <w:u w:val="single"/>
              </w:rPr>
              <w:t>MRCP</w:t>
            </w:r>
            <w:r w:rsidRPr="00695544">
              <w:rPr>
                <w:rFonts w:ascii="Times New Roman" w:eastAsia="Times New Roman" w:hAnsi="Times New Roman" w:cs="Times New Roman"/>
                <w:color w:val="000000"/>
                <w:sz w:val="19"/>
                <w:szCs w:val="19"/>
              </w:rPr>
              <w:t>:</w:t>
            </w:r>
            <w:r w:rsidRPr="00B13F0A">
              <w:rPr>
                <w:rFonts w:ascii="Times New Roman" w:eastAsia="Times New Roman" w:hAnsi="Times New Roman" w:cs="Times New Roman"/>
                <w:color w:val="000000"/>
                <w:sz w:val="19"/>
                <w:szCs w:val="19"/>
              </w:rPr>
              <w:t xml:space="preserve"> </w:t>
            </w:r>
            <w:r w:rsidR="00695544">
              <w:rPr>
                <w:rFonts w:ascii="Times New Roman" w:eastAsia="Times New Roman" w:hAnsi="Times New Roman" w:cs="Times New Roman"/>
                <w:color w:val="000000"/>
                <w:sz w:val="19"/>
                <w:szCs w:val="19"/>
              </w:rPr>
              <w:t>S</w:t>
            </w:r>
            <w:r>
              <w:rPr>
                <w:rFonts w:ascii="Times New Roman" w:eastAsia="Times New Roman" w:hAnsi="Times New Roman" w:cs="Times New Roman"/>
                <w:color w:val="000000"/>
                <w:sz w:val="19"/>
                <w:szCs w:val="19"/>
              </w:rPr>
              <w:t>tatus post cholecystectomy, no new pathological findings</w:t>
            </w:r>
            <w:r w:rsidR="00695544">
              <w:rPr>
                <w:rFonts w:ascii="Times New Roman" w:eastAsia="Times New Roman" w:hAnsi="Times New Roman" w:cs="Times New Roman"/>
                <w:color w:val="000000"/>
                <w:sz w:val="19"/>
                <w:szCs w:val="19"/>
              </w:rPr>
              <w:t>.</w:t>
            </w:r>
            <w:r w:rsidRPr="00B13F0A">
              <w:rPr>
                <w:rFonts w:ascii="Times New Roman" w:eastAsia="Times New Roman" w:hAnsi="Times New Roman" w:cs="Times New Roman"/>
                <w:color w:val="000000"/>
                <w:sz w:val="19"/>
                <w:szCs w:val="19"/>
              </w:rPr>
              <w:br/>
            </w:r>
          </w:p>
        </w:tc>
        <w:tc>
          <w:tcPr>
            <w:tcW w:w="1619" w:type="dxa"/>
            <w:tcBorders>
              <w:top w:val="single" w:sz="4" w:space="0" w:color="auto"/>
              <w:left w:val="nil"/>
              <w:bottom w:val="single" w:sz="4" w:space="0" w:color="auto"/>
              <w:right w:val="nil"/>
            </w:tcBorders>
            <w:shd w:val="clear" w:color="auto" w:fill="auto"/>
            <w:hideMark/>
          </w:tcPr>
          <w:p w14:paraId="003F5E85" w14:textId="77777777" w:rsidR="00C30AD2" w:rsidRPr="00B13F0A" w:rsidRDefault="00C30AD2" w:rsidP="00695544">
            <w:pPr>
              <w:spacing w:after="0" w:line="240" w:lineRule="auto"/>
              <w:rPr>
                <w:rFonts w:ascii="Times New Roman" w:eastAsia="Times New Roman" w:hAnsi="Times New Roman" w:cs="Times New Roman"/>
                <w:color w:val="000000"/>
                <w:sz w:val="19"/>
                <w:szCs w:val="19"/>
              </w:rPr>
            </w:pPr>
            <w:r w:rsidRPr="00B13F0A">
              <w:rPr>
                <w:rFonts w:ascii="Times New Roman" w:eastAsia="Times New Roman" w:hAnsi="Times New Roman" w:cs="Times New Roman"/>
                <w:color w:val="000000"/>
                <w:sz w:val="19"/>
                <w:szCs w:val="19"/>
              </w:rPr>
              <w:t>Diagnostic testing</w:t>
            </w:r>
          </w:p>
        </w:tc>
        <w:tc>
          <w:tcPr>
            <w:tcW w:w="3389" w:type="dxa"/>
            <w:tcBorders>
              <w:top w:val="single" w:sz="4" w:space="0" w:color="auto"/>
              <w:left w:val="nil"/>
              <w:bottom w:val="single" w:sz="4" w:space="0" w:color="auto"/>
              <w:right w:val="nil"/>
            </w:tcBorders>
            <w:shd w:val="clear" w:color="auto" w:fill="auto"/>
            <w:hideMark/>
          </w:tcPr>
          <w:p w14:paraId="1A19B67D" w14:textId="7470BF0E" w:rsidR="00C30AD2" w:rsidRPr="00695544" w:rsidRDefault="00C30AD2" w:rsidP="00695544">
            <w:pPr>
              <w:spacing w:after="0" w:line="240" w:lineRule="auto"/>
              <w:rPr>
                <w:rFonts w:ascii="Times New Roman" w:eastAsia="Times New Roman" w:hAnsi="Times New Roman" w:cs="Times New Roman"/>
                <w:color w:val="000000"/>
                <w:sz w:val="19"/>
                <w:szCs w:val="19"/>
              </w:rPr>
            </w:pPr>
            <w:r w:rsidRPr="00695544">
              <w:rPr>
                <w:rFonts w:ascii="Times New Roman" w:eastAsia="Times New Roman" w:hAnsi="Times New Roman" w:cs="Times New Roman"/>
                <w:color w:val="000000"/>
                <w:sz w:val="19"/>
                <w:szCs w:val="19"/>
              </w:rPr>
              <w:t>Conservative therapy. Patient</w:t>
            </w:r>
            <w:r w:rsidRPr="00B13F0A">
              <w:rPr>
                <w:rFonts w:ascii="Times New Roman" w:eastAsia="Times New Roman" w:hAnsi="Times New Roman" w:cs="Times New Roman"/>
                <w:color w:val="000000"/>
                <w:sz w:val="19"/>
                <w:szCs w:val="19"/>
              </w:rPr>
              <w:t xml:space="preserve"> carried history of irritable bowel syndrome, abdominal pain, pepti</w:t>
            </w:r>
            <w:r>
              <w:rPr>
                <w:rFonts w:ascii="Times New Roman" w:eastAsia="Times New Roman" w:hAnsi="Times New Roman" w:cs="Times New Roman"/>
                <w:color w:val="000000"/>
                <w:sz w:val="19"/>
                <w:szCs w:val="19"/>
              </w:rPr>
              <w:t>c</w:t>
            </w:r>
            <w:r w:rsidRPr="00B13F0A">
              <w:rPr>
                <w:rFonts w:ascii="Times New Roman" w:eastAsia="Times New Roman" w:hAnsi="Times New Roman" w:cs="Times New Roman"/>
                <w:color w:val="000000"/>
                <w:sz w:val="19"/>
                <w:szCs w:val="19"/>
              </w:rPr>
              <w:t xml:space="preserve"> ulcer, </w:t>
            </w:r>
            <w:r>
              <w:rPr>
                <w:rFonts w:ascii="Times New Roman" w:eastAsia="Times New Roman" w:hAnsi="Times New Roman" w:cs="Times New Roman"/>
                <w:color w:val="000000"/>
                <w:sz w:val="19"/>
                <w:szCs w:val="19"/>
              </w:rPr>
              <w:t>esophageal reflux</w:t>
            </w:r>
            <w:r w:rsidRPr="00B13F0A">
              <w:rPr>
                <w:rFonts w:ascii="Times New Roman" w:eastAsia="Times New Roman" w:hAnsi="Times New Roman" w:cs="Times New Roman"/>
                <w:color w:val="000000"/>
                <w:sz w:val="19"/>
                <w:szCs w:val="19"/>
              </w:rPr>
              <w:t>, difficulty passing stool.</w:t>
            </w:r>
          </w:p>
        </w:tc>
        <w:tc>
          <w:tcPr>
            <w:tcW w:w="1715" w:type="dxa"/>
            <w:tcBorders>
              <w:top w:val="single" w:sz="4" w:space="0" w:color="auto"/>
              <w:left w:val="nil"/>
              <w:bottom w:val="single" w:sz="4" w:space="0" w:color="auto"/>
              <w:right w:val="single" w:sz="4" w:space="0" w:color="auto"/>
            </w:tcBorders>
            <w:shd w:val="clear" w:color="auto" w:fill="auto"/>
            <w:noWrap/>
            <w:hideMark/>
          </w:tcPr>
          <w:p w14:paraId="677A864B" w14:textId="11C96722" w:rsidR="00C30AD2" w:rsidRPr="00B13F0A" w:rsidRDefault="00C30AD2" w:rsidP="00695544">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Symptoms</w:t>
            </w:r>
          </w:p>
        </w:tc>
      </w:tr>
      <w:tr w:rsidR="00C30AD2" w:rsidRPr="00B13F0A" w14:paraId="1435319F" w14:textId="77777777" w:rsidTr="00695544">
        <w:trPr>
          <w:trHeight w:val="877"/>
        </w:trPr>
        <w:tc>
          <w:tcPr>
            <w:tcW w:w="496" w:type="dxa"/>
            <w:tcBorders>
              <w:top w:val="single" w:sz="4" w:space="0" w:color="auto"/>
              <w:left w:val="single" w:sz="8" w:space="0" w:color="auto"/>
              <w:bottom w:val="single" w:sz="4" w:space="0" w:color="auto"/>
              <w:right w:val="single" w:sz="4" w:space="0" w:color="auto"/>
            </w:tcBorders>
            <w:shd w:val="clear" w:color="auto" w:fill="auto"/>
            <w:noWrap/>
            <w:hideMark/>
          </w:tcPr>
          <w:p w14:paraId="53BF4AB1" w14:textId="77777777" w:rsidR="00C30AD2" w:rsidRPr="00B13F0A" w:rsidRDefault="00C30AD2" w:rsidP="00695544">
            <w:pPr>
              <w:spacing w:after="0" w:line="240" w:lineRule="auto"/>
              <w:rPr>
                <w:rFonts w:ascii="Times New Roman" w:eastAsia="Times New Roman" w:hAnsi="Times New Roman" w:cs="Times New Roman"/>
                <w:color w:val="006100"/>
                <w:sz w:val="19"/>
                <w:szCs w:val="19"/>
              </w:rPr>
            </w:pPr>
            <w:r w:rsidRPr="00B13F0A">
              <w:rPr>
                <w:rFonts w:ascii="Times New Roman" w:eastAsia="Times New Roman" w:hAnsi="Times New Roman" w:cs="Times New Roman"/>
                <w:color w:val="006100"/>
                <w:sz w:val="19"/>
                <w:szCs w:val="19"/>
              </w:rPr>
              <w:t>4</w:t>
            </w:r>
          </w:p>
        </w:tc>
        <w:tc>
          <w:tcPr>
            <w:tcW w:w="3046" w:type="dxa"/>
            <w:tcBorders>
              <w:top w:val="single" w:sz="4" w:space="0" w:color="auto"/>
              <w:left w:val="nil"/>
              <w:bottom w:val="single" w:sz="4" w:space="0" w:color="auto"/>
              <w:right w:val="nil"/>
            </w:tcBorders>
            <w:shd w:val="clear" w:color="auto" w:fill="auto"/>
            <w:hideMark/>
          </w:tcPr>
          <w:p w14:paraId="39888232" w14:textId="7132D19F" w:rsidR="00C30AD2" w:rsidRDefault="00C30AD2" w:rsidP="00695544">
            <w:pPr>
              <w:spacing w:after="0" w:line="240" w:lineRule="auto"/>
              <w:rPr>
                <w:rFonts w:ascii="Times New Roman" w:eastAsia="Times New Roman" w:hAnsi="Times New Roman" w:cs="Times New Roman"/>
                <w:color w:val="000000"/>
                <w:sz w:val="19"/>
                <w:szCs w:val="19"/>
              </w:rPr>
            </w:pPr>
            <w:r w:rsidRPr="00B13F0A">
              <w:rPr>
                <w:rFonts w:ascii="Times New Roman" w:eastAsia="Times New Roman" w:hAnsi="Times New Roman" w:cs="Times New Roman"/>
                <w:color w:val="000000"/>
                <w:sz w:val="19"/>
                <w:szCs w:val="19"/>
              </w:rPr>
              <w:t>Postprandial abdominal pain</w:t>
            </w:r>
            <w:r>
              <w:rPr>
                <w:rFonts w:ascii="Times New Roman" w:eastAsia="Times New Roman" w:hAnsi="Times New Roman" w:cs="Times New Roman"/>
                <w:color w:val="000000"/>
                <w:sz w:val="19"/>
                <w:szCs w:val="19"/>
              </w:rPr>
              <w:t>.</w:t>
            </w:r>
          </w:p>
          <w:p w14:paraId="6CA14DE7" w14:textId="394E4701" w:rsidR="00C30AD2" w:rsidRPr="00B13F0A" w:rsidRDefault="00C30AD2" w:rsidP="00695544">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History of a</w:t>
            </w:r>
            <w:r w:rsidRPr="00B13F0A">
              <w:rPr>
                <w:rFonts w:ascii="Times New Roman" w:eastAsia="Times New Roman" w:hAnsi="Times New Roman" w:cs="Times New Roman"/>
                <w:color w:val="000000"/>
                <w:sz w:val="19"/>
                <w:szCs w:val="19"/>
              </w:rPr>
              <w:t>bdominal aortic aneurysm post endovascular repair</w:t>
            </w:r>
            <w:r>
              <w:rPr>
                <w:rFonts w:ascii="Times New Roman" w:eastAsia="Times New Roman" w:hAnsi="Times New Roman" w:cs="Times New Roman"/>
                <w:color w:val="000000"/>
                <w:sz w:val="19"/>
                <w:szCs w:val="19"/>
              </w:rPr>
              <w:t xml:space="preserve"> </w:t>
            </w:r>
            <w:r w:rsidRPr="00B13F0A">
              <w:rPr>
                <w:rFonts w:ascii="Times New Roman" w:eastAsia="Times New Roman" w:hAnsi="Times New Roman" w:cs="Times New Roman"/>
                <w:color w:val="000000"/>
                <w:sz w:val="19"/>
                <w:szCs w:val="19"/>
              </w:rPr>
              <w:t>complicated by graft infection.</w:t>
            </w:r>
          </w:p>
        </w:tc>
        <w:tc>
          <w:tcPr>
            <w:tcW w:w="3235" w:type="dxa"/>
            <w:tcBorders>
              <w:top w:val="single" w:sz="4" w:space="0" w:color="auto"/>
              <w:left w:val="nil"/>
              <w:bottom w:val="single" w:sz="4" w:space="0" w:color="auto"/>
              <w:right w:val="nil"/>
            </w:tcBorders>
            <w:shd w:val="clear" w:color="auto" w:fill="auto"/>
            <w:hideMark/>
          </w:tcPr>
          <w:p w14:paraId="03367C73" w14:textId="0135813F" w:rsidR="00C30AD2" w:rsidRPr="00B13F0A" w:rsidRDefault="00C30AD2" w:rsidP="00695544">
            <w:pPr>
              <w:spacing w:after="0" w:line="240" w:lineRule="auto"/>
              <w:rPr>
                <w:rFonts w:ascii="Times New Roman" w:eastAsia="Times New Roman" w:hAnsi="Times New Roman" w:cs="Times New Roman"/>
                <w:color w:val="000000"/>
                <w:sz w:val="19"/>
                <w:szCs w:val="19"/>
              </w:rPr>
            </w:pPr>
            <w:r w:rsidRPr="00B13F0A">
              <w:rPr>
                <w:rFonts w:ascii="Times New Roman" w:eastAsia="Times New Roman" w:hAnsi="Times New Roman" w:cs="Times New Roman"/>
                <w:color w:val="000000"/>
                <w:sz w:val="19"/>
                <w:szCs w:val="19"/>
                <w:u w:val="single"/>
              </w:rPr>
              <w:t>MR</w:t>
            </w:r>
            <w:r>
              <w:rPr>
                <w:rFonts w:ascii="Times New Roman" w:eastAsia="Times New Roman" w:hAnsi="Times New Roman" w:cs="Times New Roman"/>
                <w:color w:val="000000"/>
                <w:sz w:val="19"/>
                <w:szCs w:val="19"/>
                <w:u w:val="single"/>
              </w:rPr>
              <w:t>I</w:t>
            </w:r>
            <w:r w:rsidRPr="00B13F0A">
              <w:rPr>
                <w:rFonts w:ascii="Times New Roman" w:eastAsia="Times New Roman" w:hAnsi="Times New Roman" w:cs="Times New Roman"/>
                <w:color w:val="000000"/>
                <w:sz w:val="19"/>
                <w:szCs w:val="19"/>
              </w:rPr>
              <w:t>: Stable postoperative changes from distal aortic resection and right axillary to bifemoral bypass graft</w:t>
            </w:r>
            <w:r w:rsidRPr="00695544">
              <w:rPr>
                <w:rFonts w:ascii="Times New Roman" w:eastAsia="Times New Roman" w:hAnsi="Times New Roman" w:cs="Times New Roman"/>
                <w:color w:val="000000"/>
                <w:sz w:val="19"/>
                <w:szCs w:val="19"/>
              </w:rPr>
              <w:t>.</w:t>
            </w:r>
          </w:p>
        </w:tc>
        <w:tc>
          <w:tcPr>
            <w:tcW w:w="1619" w:type="dxa"/>
            <w:tcBorders>
              <w:top w:val="single" w:sz="4" w:space="0" w:color="auto"/>
              <w:left w:val="nil"/>
              <w:bottom w:val="single" w:sz="4" w:space="0" w:color="auto"/>
              <w:right w:val="nil"/>
            </w:tcBorders>
            <w:shd w:val="clear" w:color="auto" w:fill="auto"/>
            <w:hideMark/>
          </w:tcPr>
          <w:p w14:paraId="5C51000C" w14:textId="77777777" w:rsidR="00C30AD2" w:rsidRPr="00B13F0A" w:rsidRDefault="00C30AD2" w:rsidP="00695544">
            <w:pPr>
              <w:spacing w:after="0" w:line="240" w:lineRule="auto"/>
              <w:rPr>
                <w:rFonts w:ascii="Times New Roman" w:eastAsia="Times New Roman" w:hAnsi="Times New Roman" w:cs="Times New Roman"/>
                <w:color w:val="000000"/>
                <w:sz w:val="19"/>
                <w:szCs w:val="19"/>
              </w:rPr>
            </w:pPr>
            <w:r w:rsidRPr="00B13F0A">
              <w:rPr>
                <w:rFonts w:ascii="Times New Roman" w:eastAsia="Times New Roman" w:hAnsi="Times New Roman" w:cs="Times New Roman"/>
                <w:color w:val="000000"/>
                <w:sz w:val="19"/>
                <w:szCs w:val="19"/>
              </w:rPr>
              <w:t>Diagnostic testing</w:t>
            </w:r>
          </w:p>
        </w:tc>
        <w:tc>
          <w:tcPr>
            <w:tcW w:w="3389" w:type="dxa"/>
            <w:tcBorders>
              <w:top w:val="single" w:sz="4" w:space="0" w:color="auto"/>
              <w:left w:val="nil"/>
              <w:bottom w:val="single" w:sz="4" w:space="0" w:color="auto"/>
              <w:right w:val="nil"/>
            </w:tcBorders>
            <w:shd w:val="clear" w:color="auto" w:fill="auto"/>
            <w:hideMark/>
          </w:tcPr>
          <w:p w14:paraId="2A7BB603" w14:textId="6C2ECFE3" w:rsidR="00C30AD2" w:rsidRPr="00B13F0A" w:rsidRDefault="00C30AD2" w:rsidP="00695544">
            <w:pPr>
              <w:spacing w:after="0" w:line="240" w:lineRule="auto"/>
              <w:rPr>
                <w:rFonts w:ascii="Times New Roman" w:eastAsia="Times New Roman" w:hAnsi="Times New Roman" w:cs="Times New Roman"/>
                <w:color w:val="000000"/>
                <w:sz w:val="19"/>
                <w:szCs w:val="19"/>
              </w:rPr>
            </w:pPr>
            <w:r w:rsidRPr="00B13F0A">
              <w:rPr>
                <w:rFonts w:ascii="Times New Roman" w:eastAsia="Times New Roman" w:hAnsi="Times New Roman" w:cs="Times New Roman"/>
                <w:color w:val="000000"/>
                <w:sz w:val="19"/>
                <w:szCs w:val="19"/>
              </w:rPr>
              <w:t>Patient continued to have a</w:t>
            </w:r>
            <w:r>
              <w:rPr>
                <w:rFonts w:ascii="Times New Roman" w:eastAsia="Times New Roman" w:hAnsi="Times New Roman" w:cs="Times New Roman"/>
                <w:color w:val="000000"/>
                <w:sz w:val="19"/>
                <w:szCs w:val="19"/>
              </w:rPr>
              <w:t xml:space="preserve">bdominal </w:t>
            </w:r>
            <w:r w:rsidR="00695544">
              <w:rPr>
                <w:rFonts w:ascii="Times New Roman" w:eastAsia="Times New Roman" w:hAnsi="Times New Roman" w:cs="Times New Roman"/>
                <w:color w:val="000000"/>
                <w:sz w:val="19"/>
                <w:szCs w:val="19"/>
              </w:rPr>
              <w:t>pain;</w:t>
            </w:r>
            <w:r>
              <w:rPr>
                <w:rFonts w:ascii="Times New Roman" w:eastAsia="Times New Roman" w:hAnsi="Times New Roman" w:cs="Times New Roman"/>
                <w:color w:val="000000"/>
                <w:sz w:val="19"/>
                <w:szCs w:val="19"/>
              </w:rPr>
              <w:t xml:space="preserve"> additional testing revealed that these</w:t>
            </w:r>
            <w:r w:rsidRPr="00B13F0A">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were linked</w:t>
            </w:r>
            <w:r w:rsidRPr="00B13F0A">
              <w:rPr>
                <w:rFonts w:ascii="Times New Roman" w:eastAsia="Times New Roman" w:hAnsi="Times New Roman" w:cs="Times New Roman"/>
                <w:color w:val="000000"/>
                <w:sz w:val="19"/>
                <w:szCs w:val="19"/>
              </w:rPr>
              <w:t xml:space="preserve"> to inguinal hernia</w:t>
            </w:r>
            <w:r>
              <w:rPr>
                <w:rFonts w:ascii="Times New Roman" w:eastAsia="Times New Roman" w:hAnsi="Times New Roman" w:cs="Times New Roman"/>
                <w:color w:val="000000"/>
                <w:sz w:val="19"/>
                <w:szCs w:val="19"/>
              </w:rPr>
              <w:t xml:space="preserve"> </w:t>
            </w:r>
          </w:p>
        </w:tc>
        <w:tc>
          <w:tcPr>
            <w:tcW w:w="1715" w:type="dxa"/>
            <w:tcBorders>
              <w:top w:val="single" w:sz="4" w:space="0" w:color="auto"/>
              <w:left w:val="nil"/>
              <w:bottom w:val="single" w:sz="4" w:space="0" w:color="auto"/>
              <w:right w:val="single" w:sz="4" w:space="0" w:color="auto"/>
            </w:tcBorders>
            <w:shd w:val="clear" w:color="auto" w:fill="auto"/>
            <w:noWrap/>
            <w:hideMark/>
          </w:tcPr>
          <w:p w14:paraId="67025FEA" w14:textId="14A7A390" w:rsidR="00C30AD2" w:rsidRPr="00B13F0A" w:rsidRDefault="00C30AD2" w:rsidP="00695544">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Symptoms</w:t>
            </w:r>
          </w:p>
        </w:tc>
      </w:tr>
      <w:tr w:rsidR="00C30AD2" w:rsidRPr="00B13F0A" w14:paraId="534112FB" w14:textId="77777777" w:rsidTr="00695544">
        <w:trPr>
          <w:trHeight w:val="1431"/>
        </w:trPr>
        <w:tc>
          <w:tcPr>
            <w:tcW w:w="496" w:type="dxa"/>
            <w:tcBorders>
              <w:top w:val="single" w:sz="4" w:space="0" w:color="auto"/>
              <w:left w:val="single" w:sz="8" w:space="0" w:color="auto"/>
              <w:bottom w:val="single" w:sz="4" w:space="0" w:color="auto"/>
              <w:right w:val="single" w:sz="4" w:space="0" w:color="auto"/>
            </w:tcBorders>
            <w:shd w:val="clear" w:color="auto" w:fill="auto"/>
            <w:noWrap/>
            <w:hideMark/>
          </w:tcPr>
          <w:p w14:paraId="221B3472" w14:textId="77777777" w:rsidR="00C30AD2" w:rsidRPr="00B13F0A" w:rsidRDefault="00C30AD2" w:rsidP="00695544">
            <w:pPr>
              <w:spacing w:after="0" w:line="240" w:lineRule="auto"/>
              <w:rPr>
                <w:rFonts w:ascii="Times New Roman" w:eastAsia="Times New Roman" w:hAnsi="Times New Roman" w:cs="Times New Roman"/>
                <w:color w:val="006100"/>
                <w:sz w:val="19"/>
                <w:szCs w:val="19"/>
              </w:rPr>
            </w:pPr>
            <w:r w:rsidRPr="00B13F0A">
              <w:rPr>
                <w:rFonts w:ascii="Times New Roman" w:eastAsia="Times New Roman" w:hAnsi="Times New Roman" w:cs="Times New Roman"/>
                <w:color w:val="006100"/>
                <w:sz w:val="19"/>
                <w:szCs w:val="19"/>
              </w:rPr>
              <w:t>5</w:t>
            </w:r>
          </w:p>
        </w:tc>
        <w:tc>
          <w:tcPr>
            <w:tcW w:w="3046" w:type="dxa"/>
            <w:tcBorders>
              <w:top w:val="single" w:sz="4" w:space="0" w:color="auto"/>
              <w:left w:val="nil"/>
              <w:bottom w:val="single" w:sz="4" w:space="0" w:color="auto"/>
              <w:right w:val="nil"/>
            </w:tcBorders>
            <w:shd w:val="clear" w:color="auto" w:fill="auto"/>
            <w:hideMark/>
          </w:tcPr>
          <w:p w14:paraId="08B7B1C4" w14:textId="6AF3A947" w:rsidR="00C30AD2" w:rsidRPr="00B13F0A" w:rsidRDefault="00C30AD2" w:rsidP="00695544">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A</w:t>
            </w:r>
            <w:r w:rsidRPr="00B13F0A">
              <w:rPr>
                <w:rFonts w:ascii="Times New Roman" w:eastAsia="Times New Roman" w:hAnsi="Times New Roman" w:cs="Times New Roman"/>
                <w:color w:val="000000"/>
                <w:sz w:val="19"/>
                <w:szCs w:val="19"/>
              </w:rPr>
              <w:t xml:space="preserve">bdominal pain </w:t>
            </w:r>
            <w:r>
              <w:rPr>
                <w:rFonts w:ascii="Times New Roman" w:eastAsia="Times New Roman" w:hAnsi="Times New Roman" w:cs="Times New Roman"/>
                <w:color w:val="000000"/>
                <w:sz w:val="19"/>
                <w:szCs w:val="19"/>
              </w:rPr>
              <w:t>with o</w:t>
            </w:r>
            <w:r w:rsidRPr="00B13F0A">
              <w:rPr>
                <w:rFonts w:ascii="Times New Roman" w:eastAsia="Times New Roman" w:hAnsi="Times New Roman" w:cs="Times New Roman"/>
                <w:color w:val="000000"/>
                <w:sz w:val="19"/>
                <w:szCs w:val="19"/>
              </w:rPr>
              <w:t xml:space="preserve">ccasional nausea. </w:t>
            </w:r>
            <w:r>
              <w:rPr>
                <w:rFonts w:ascii="Times New Roman" w:eastAsia="Times New Roman" w:hAnsi="Times New Roman" w:cs="Times New Roman"/>
                <w:color w:val="000000"/>
                <w:sz w:val="19"/>
                <w:szCs w:val="19"/>
              </w:rPr>
              <w:t>H</w:t>
            </w:r>
            <w:r w:rsidRPr="00B13F0A">
              <w:rPr>
                <w:rFonts w:ascii="Times New Roman" w:eastAsia="Times New Roman" w:hAnsi="Times New Roman" w:cs="Times New Roman"/>
                <w:color w:val="000000"/>
                <w:sz w:val="19"/>
                <w:szCs w:val="19"/>
              </w:rPr>
              <w:t>istory of laparotomy with median arcuate ligament release</w:t>
            </w:r>
            <w:r>
              <w:rPr>
                <w:rFonts w:ascii="Times New Roman" w:eastAsia="Times New Roman" w:hAnsi="Times New Roman" w:cs="Times New Roman"/>
                <w:color w:val="000000"/>
                <w:sz w:val="19"/>
                <w:szCs w:val="19"/>
              </w:rPr>
              <w:t>, t</w:t>
            </w:r>
            <w:r w:rsidRPr="00B13F0A">
              <w:rPr>
                <w:rFonts w:ascii="Times New Roman" w:eastAsia="Times New Roman" w:hAnsi="Times New Roman" w:cs="Times New Roman"/>
                <w:color w:val="000000"/>
                <w:sz w:val="19"/>
                <w:szCs w:val="19"/>
              </w:rPr>
              <w:t>otal pancreatectomy</w:t>
            </w:r>
            <w:r w:rsidR="00695544">
              <w:rPr>
                <w:rFonts w:ascii="Times New Roman" w:eastAsia="Times New Roman" w:hAnsi="Times New Roman" w:cs="Times New Roman"/>
                <w:color w:val="000000"/>
                <w:sz w:val="19"/>
                <w:szCs w:val="19"/>
              </w:rPr>
              <w:t>,</w:t>
            </w:r>
            <w:r w:rsidRPr="00B13F0A">
              <w:rPr>
                <w:rFonts w:ascii="Times New Roman" w:eastAsia="Times New Roman" w:hAnsi="Times New Roman" w:cs="Times New Roman"/>
                <w:color w:val="000000"/>
                <w:sz w:val="19"/>
                <w:szCs w:val="19"/>
              </w:rPr>
              <w:t xml:space="preserve"> and celiac plexus block (07/2013)</w:t>
            </w:r>
            <w:r>
              <w:rPr>
                <w:rFonts w:ascii="Times New Roman" w:eastAsia="Times New Roman" w:hAnsi="Times New Roman" w:cs="Times New Roman"/>
                <w:color w:val="000000"/>
                <w:sz w:val="19"/>
                <w:szCs w:val="19"/>
              </w:rPr>
              <w:t>.</w:t>
            </w:r>
            <w:r w:rsidRPr="00B13F0A">
              <w:rPr>
                <w:rFonts w:ascii="Times New Roman" w:eastAsia="Times New Roman" w:hAnsi="Times New Roman" w:cs="Times New Roman"/>
                <w:color w:val="000000"/>
                <w:sz w:val="19"/>
                <w:szCs w:val="19"/>
              </w:rPr>
              <w:t xml:space="preserve"> </w:t>
            </w:r>
          </w:p>
        </w:tc>
        <w:tc>
          <w:tcPr>
            <w:tcW w:w="3235" w:type="dxa"/>
            <w:tcBorders>
              <w:top w:val="single" w:sz="4" w:space="0" w:color="auto"/>
              <w:left w:val="nil"/>
              <w:bottom w:val="single" w:sz="4" w:space="0" w:color="auto"/>
              <w:right w:val="nil"/>
            </w:tcBorders>
            <w:shd w:val="clear" w:color="auto" w:fill="auto"/>
            <w:hideMark/>
          </w:tcPr>
          <w:p w14:paraId="4A220F37" w14:textId="3B2389A1" w:rsidR="00C30AD2" w:rsidRDefault="00C30AD2" w:rsidP="00695544">
            <w:pPr>
              <w:spacing w:after="0" w:line="240" w:lineRule="auto"/>
              <w:rPr>
                <w:rFonts w:ascii="Times New Roman" w:eastAsia="Times New Roman" w:hAnsi="Times New Roman" w:cs="Times New Roman"/>
                <w:color w:val="000000"/>
                <w:sz w:val="19"/>
                <w:szCs w:val="19"/>
                <w:u w:val="single"/>
              </w:rPr>
            </w:pPr>
            <w:r w:rsidRPr="00B13F0A">
              <w:rPr>
                <w:rFonts w:ascii="Times New Roman" w:eastAsia="Times New Roman" w:hAnsi="Times New Roman" w:cs="Times New Roman"/>
                <w:color w:val="000000"/>
                <w:sz w:val="19"/>
                <w:szCs w:val="19"/>
                <w:u w:val="single"/>
              </w:rPr>
              <w:t>CT</w:t>
            </w:r>
            <w:r w:rsidRPr="00695544">
              <w:rPr>
                <w:rFonts w:ascii="Times New Roman" w:eastAsia="Times New Roman" w:hAnsi="Times New Roman" w:cs="Times New Roman"/>
                <w:color w:val="000000"/>
                <w:sz w:val="19"/>
                <w:szCs w:val="19"/>
              </w:rPr>
              <w:t xml:space="preserve">: </w:t>
            </w:r>
            <w:r w:rsidRPr="00B13F0A">
              <w:rPr>
                <w:rFonts w:ascii="Times New Roman" w:eastAsia="Times New Roman" w:hAnsi="Times New Roman" w:cs="Times New Roman"/>
                <w:color w:val="000000"/>
                <w:sz w:val="19"/>
                <w:szCs w:val="19"/>
              </w:rPr>
              <w:t>Incomplete opacification of SM</w:t>
            </w:r>
            <w:r>
              <w:rPr>
                <w:rFonts w:ascii="Times New Roman" w:eastAsia="Times New Roman" w:hAnsi="Times New Roman" w:cs="Times New Roman"/>
                <w:color w:val="000000"/>
                <w:sz w:val="19"/>
                <w:szCs w:val="19"/>
              </w:rPr>
              <w:t>V may represent partial thrombosis. M</w:t>
            </w:r>
            <w:r w:rsidRPr="00B13F0A">
              <w:rPr>
                <w:rFonts w:ascii="Times New Roman" w:eastAsia="Times New Roman" w:hAnsi="Times New Roman" w:cs="Times New Roman"/>
                <w:color w:val="000000"/>
                <w:sz w:val="19"/>
                <w:szCs w:val="19"/>
              </w:rPr>
              <w:t xml:space="preserve">oderate narrowing of </w:t>
            </w:r>
            <w:r>
              <w:rPr>
                <w:rFonts w:ascii="Times New Roman" w:eastAsia="Times New Roman" w:hAnsi="Times New Roman" w:cs="Times New Roman"/>
                <w:color w:val="000000"/>
                <w:sz w:val="19"/>
                <w:szCs w:val="19"/>
              </w:rPr>
              <w:t>CA</w:t>
            </w:r>
            <w:r w:rsidRPr="00B13F0A">
              <w:rPr>
                <w:rFonts w:ascii="Times New Roman" w:eastAsia="Times New Roman" w:hAnsi="Times New Roman" w:cs="Times New Roman"/>
                <w:color w:val="000000"/>
                <w:sz w:val="19"/>
                <w:szCs w:val="19"/>
              </w:rPr>
              <w:t>. Prominent colla</w:t>
            </w:r>
            <w:r>
              <w:rPr>
                <w:rFonts w:ascii="Times New Roman" w:eastAsia="Times New Roman" w:hAnsi="Times New Roman" w:cs="Times New Roman"/>
                <w:color w:val="000000"/>
                <w:sz w:val="19"/>
                <w:szCs w:val="19"/>
              </w:rPr>
              <w:t>t</w:t>
            </w:r>
            <w:r w:rsidRPr="00B13F0A">
              <w:rPr>
                <w:rFonts w:ascii="Times New Roman" w:eastAsia="Times New Roman" w:hAnsi="Times New Roman" w:cs="Times New Roman"/>
                <w:color w:val="000000"/>
                <w:sz w:val="19"/>
                <w:szCs w:val="19"/>
              </w:rPr>
              <w:t>erals between mesenteric vessels.</w:t>
            </w:r>
            <w:r w:rsidRPr="00B13F0A">
              <w:rPr>
                <w:rFonts w:ascii="Times New Roman" w:eastAsia="Times New Roman" w:hAnsi="Times New Roman" w:cs="Times New Roman"/>
                <w:color w:val="000000"/>
                <w:sz w:val="19"/>
                <w:szCs w:val="19"/>
              </w:rPr>
              <w:br/>
            </w:r>
            <w:r w:rsidRPr="00B13F0A">
              <w:rPr>
                <w:rFonts w:ascii="Times New Roman" w:eastAsia="Times New Roman" w:hAnsi="Times New Roman" w:cs="Times New Roman"/>
                <w:color w:val="000000"/>
                <w:sz w:val="19"/>
                <w:szCs w:val="19"/>
                <w:u w:val="single"/>
              </w:rPr>
              <w:t>MRI</w:t>
            </w:r>
            <w:r w:rsidRPr="00B13F0A">
              <w:rPr>
                <w:rFonts w:ascii="Times New Roman" w:eastAsia="Times New Roman" w:hAnsi="Times New Roman" w:cs="Times New Roman"/>
                <w:color w:val="000000"/>
                <w:sz w:val="19"/>
                <w:szCs w:val="19"/>
              </w:rPr>
              <w:t xml:space="preserve">: SMV </w:t>
            </w:r>
            <w:r>
              <w:rPr>
                <w:rFonts w:ascii="Times New Roman" w:eastAsia="Times New Roman" w:hAnsi="Times New Roman" w:cs="Times New Roman"/>
                <w:color w:val="000000"/>
                <w:sz w:val="19"/>
                <w:szCs w:val="19"/>
              </w:rPr>
              <w:t>patent</w:t>
            </w:r>
            <w:r w:rsidRPr="00B13F0A">
              <w:rPr>
                <w:rFonts w:ascii="Times New Roman" w:eastAsia="Times New Roman" w:hAnsi="Times New Roman" w:cs="Times New Roman"/>
                <w:color w:val="000000"/>
                <w:sz w:val="19"/>
                <w:szCs w:val="19"/>
              </w:rPr>
              <w:t xml:space="preserve">. Unchanged narrowing of </w:t>
            </w:r>
            <w:r>
              <w:rPr>
                <w:rFonts w:ascii="Times New Roman" w:eastAsia="Times New Roman" w:hAnsi="Times New Roman" w:cs="Times New Roman"/>
                <w:color w:val="000000"/>
                <w:sz w:val="19"/>
                <w:szCs w:val="19"/>
              </w:rPr>
              <w:t>CA</w:t>
            </w:r>
            <w:r w:rsidRPr="00B13F0A">
              <w:rPr>
                <w:rFonts w:ascii="Times New Roman" w:eastAsia="Times New Roman" w:hAnsi="Times New Roman" w:cs="Times New Roman"/>
                <w:color w:val="000000"/>
                <w:sz w:val="19"/>
                <w:szCs w:val="19"/>
              </w:rPr>
              <w:t>.</w:t>
            </w:r>
          </w:p>
          <w:p w14:paraId="0A2B5019" w14:textId="26DD01AB" w:rsidR="00C30AD2" w:rsidRPr="00B13F0A" w:rsidRDefault="00C30AD2" w:rsidP="00695544">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u w:val="single"/>
              </w:rPr>
              <w:t>EGD</w:t>
            </w:r>
            <w:r w:rsidRPr="00695544">
              <w:rPr>
                <w:rFonts w:ascii="Times New Roman" w:eastAsia="Times New Roman" w:hAnsi="Times New Roman" w:cs="Times New Roman"/>
                <w:color w:val="000000"/>
                <w:sz w:val="19"/>
                <w:szCs w:val="19"/>
              </w:rPr>
              <w:t>: Bile gastritis</w:t>
            </w:r>
          </w:p>
        </w:tc>
        <w:tc>
          <w:tcPr>
            <w:tcW w:w="1619" w:type="dxa"/>
            <w:tcBorders>
              <w:top w:val="single" w:sz="4" w:space="0" w:color="auto"/>
              <w:left w:val="nil"/>
              <w:bottom w:val="single" w:sz="4" w:space="0" w:color="auto"/>
              <w:right w:val="nil"/>
            </w:tcBorders>
            <w:shd w:val="clear" w:color="auto" w:fill="auto"/>
            <w:hideMark/>
          </w:tcPr>
          <w:p w14:paraId="3AAC82C9" w14:textId="77777777" w:rsidR="00C30AD2" w:rsidRPr="00B13F0A" w:rsidRDefault="00C30AD2" w:rsidP="00695544">
            <w:pPr>
              <w:spacing w:after="0" w:line="240" w:lineRule="auto"/>
              <w:rPr>
                <w:rFonts w:ascii="Times New Roman" w:eastAsia="Times New Roman" w:hAnsi="Times New Roman" w:cs="Times New Roman"/>
                <w:color w:val="000000"/>
                <w:sz w:val="19"/>
                <w:szCs w:val="19"/>
              </w:rPr>
            </w:pPr>
            <w:r w:rsidRPr="00B13F0A">
              <w:rPr>
                <w:rFonts w:ascii="Times New Roman" w:eastAsia="Times New Roman" w:hAnsi="Times New Roman" w:cs="Times New Roman"/>
                <w:color w:val="000000"/>
                <w:sz w:val="19"/>
                <w:szCs w:val="19"/>
              </w:rPr>
              <w:t>Diagnostic testing</w:t>
            </w:r>
          </w:p>
        </w:tc>
        <w:tc>
          <w:tcPr>
            <w:tcW w:w="3389" w:type="dxa"/>
            <w:tcBorders>
              <w:top w:val="single" w:sz="4" w:space="0" w:color="auto"/>
              <w:left w:val="nil"/>
              <w:bottom w:val="single" w:sz="4" w:space="0" w:color="auto"/>
              <w:right w:val="nil"/>
            </w:tcBorders>
            <w:shd w:val="clear" w:color="auto" w:fill="auto"/>
            <w:hideMark/>
          </w:tcPr>
          <w:p w14:paraId="0722193D" w14:textId="155A4AF9" w:rsidR="00C30AD2" w:rsidRPr="00B13F0A" w:rsidRDefault="00C30AD2" w:rsidP="00695544">
            <w:pPr>
              <w:spacing w:after="0" w:line="240" w:lineRule="auto"/>
              <w:rPr>
                <w:rFonts w:ascii="Times New Roman" w:eastAsia="Times New Roman" w:hAnsi="Times New Roman" w:cs="Times New Roman"/>
                <w:color w:val="000000"/>
                <w:sz w:val="19"/>
                <w:szCs w:val="19"/>
              </w:rPr>
            </w:pPr>
            <w:r w:rsidRPr="00B13F0A">
              <w:rPr>
                <w:rFonts w:ascii="Times New Roman" w:eastAsia="Times New Roman" w:hAnsi="Times New Roman" w:cs="Times New Roman"/>
                <w:color w:val="000000"/>
                <w:sz w:val="19"/>
                <w:szCs w:val="19"/>
              </w:rPr>
              <w:t>Conservative therapy</w:t>
            </w:r>
            <w:r>
              <w:rPr>
                <w:rFonts w:ascii="Times New Roman" w:eastAsia="Times New Roman" w:hAnsi="Times New Roman" w:cs="Times New Roman"/>
                <w:color w:val="000000"/>
                <w:sz w:val="19"/>
                <w:szCs w:val="19"/>
              </w:rPr>
              <w:t xml:space="preserve"> of bile gastritis. </w:t>
            </w:r>
            <w:r w:rsidRPr="00B13F0A">
              <w:rPr>
                <w:rFonts w:ascii="Times New Roman" w:eastAsia="Times New Roman" w:hAnsi="Times New Roman" w:cs="Times New Roman"/>
                <w:color w:val="000000"/>
                <w:sz w:val="19"/>
                <w:szCs w:val="19"/>
              </w:rPr>
              <w:t xml:space="preserve">Given imaging findings, patient would </w:t>
            </w:r>
            <w:r>
              <w:rPr>
                <w:rFonts w:ascii="Times New Roman" w:eastAsia="Times New Roman" w:hAnsi="Times New Roman" w:cs="Times New Roman"/>
                <w:color w:val="000000"/>
                <w:sz w:val="19"/>
                <w:szCs w:val="19"/>
              </w:rPr>
              <w:t>not likely benefit</w:t>
            </w:r>
            <w:r w:rsidRPr="00B13F0A">
              <w:rPr>
                <w:rFonts w:ascii="Times New Roman" w:eastAsia="Times New Roman" w:hAnsi="Times New Roman" w:cs="Times New Roman"/>
                <w:color w:val="000000"/>
                <w:sz w:val="19"/>
                <w:szCs w:val="19"/>
              </w:rPr>
              <w:t xml:space="preserve"> from further release of arcuate ligament. </w:t>
            </w:r>
          </w:p>
        </w:tc>
        <w:tc>
          <w:tcPr>
            <w:tcW w:w="1715" w:type="dxa"/>
            <w:tcBorders>
              <w:top w:val="single" w:sz="4" w:space="0" w:color="auto"/>
              <w:left w:val="nil"/>
              <w:bottom w:val="single" w:sz="4" w:space="0" w:color="auto"/>
              <w:right w:val="single" w:sz="4" w:space="0" w:color="auto"/>
            </w:tcBorders>
            <w:shd w:val="clear" w:color="auto" w:fill="auto"/>
            <w:noWrap/>
            <w:hideMark/>
          </w:tcPr>
          <w:p w14:paraId="422EDFD3" w14:textId="4C730A88" w:rsidR="00C30AD2" w:rsidRPr="00B13F0A" w:rsidRDefault="00C30AD2" w:rsidP="00695544">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Symptoms/Imaging</w:t>
            </w:r>
          </w:p>
        </w:tc>
      </w:tr>
      <w:tr w:rsidR="00C30AD2" w:rsidRPr="00B13F0A" w14:paraId="0F409A92" w14:textId="77777777" w:rsidTr="00B90E2E">
        <w:trPr>
          <w:trHeight w:val="895"/>
        </w:trPr>
        <w:tc>
          <w:tcPr>
            <w:tcW w:w="496" w:type="dxa"/>
            <w:tcBorders>
              <w:top w:val="single" w:sz="4" w:space="0" w:color="auto"/>
              <w:left w:val="single" w:sz="8" w:space="0" w:color="auto"/>
              <w:bottom w:val="single" w:sz="4" w:space="0" w:color="auto"/>
              <w:right w:val="single" w:sz="4" w:space="0" w:color="auto"/>
            </w:tcBorders>
            <w:shd w:val="clear" w:color="auto" w:fill="auto"/>
            <w:noWrap/>
            <w:hideMark/>
          </w:tcPr>
          <w:p w14:paraId="4456A01C" w14:textId="77777777" w:rsidR="00C30AD2" w:rsidRPr="00B13F0A" w:rsidRDefault="00C30AD2" w:rsidP="00695544">
            <w:pPr>
              <w:spacing w:after="0" w:line="240" w:lineRule="auto"/>
              <w:rPr>
                <w:rFonts w:ascii="Times New Roman" w:eastAsia="Times New Roman" w:hAnsi="Times New Roman" w:cs="Times New Roman"/>
                <w:color w:val="006100"/>
                <w:sz w:val="19"/>
                <w:szCs w:val="19"/>
              </w:rPr>
            </w:pPr>
            <w:r w:rsidRPr="00B13F0A">
              <w:rPr>
                <w:rFonts w:ascii="Times New Roman" w:eastAsia="Times New Roman" w:hAnsi="Times New Roman" w:cs="Times New Roman"/>
                <w:color w:val="006100"/>
                <w:sz w:val="19"/>
                <w:szCs w:val="19"/>
              </w:rPr>
              <w:t>6</w:t>
            </w:r>
          </w:p>
        </w:tc>
        <w:tc>
          <w:tcPr>
            <w:tcW w:w="3046" w:type="dxa"/>
            <w:tcBorders>
              <w:top w:val="single" w:sz="4" w:space="0" w:color="auto"/>
              <w:left w:val="nil"/>
              <w:bottom w:val="single" w:sz="4" w:space="0" w:color="auto"/>
              <w:right w:val="nil"/>
            </w:tcBorders>
            <w:shd w:val="clear" w:color="auto" w:fill="auto"/>
            <w:hideMark/>
          </w:tcPr>
          <w:p w14:paraId="4A4938AC" w14:textId="0AEA2251" w:rsidR="00C30AD2" w:rsidRPr="00B13F0A" w:rsidRDefault="00C30AD2" w:rsidP="00695544">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N</w:t>
            </w:r>
            <w:r w:rsidRPr="00B13F0A">
              <w:rPr>
                <w:rFonts w:ascii="Times New Roman" w:eastAsia="Times New Roman" w:hAnsi="Times New Roman" w:cs="Times New Roman"/>
                <w:color w:val="000000"/>
                <w:sz w:val="19"/>
                <w:szCs w:val="19"/>
              </w:rPr>
              <w:t xml:space="preserve">ausea, constipation, diarrhea. </w:t>
            </w:r>
            <w:r w:rsidR="00B90E2E">
              <w:rPr>
                <w:rFonts w:ascii="Times New Roman" w:eastAsia="Times New Roman" w:hAnsi="Times New Roman" w:cs="Times New Roman"/>
                <w:color w:val="000000"/>
                <w:sz w:val="19"/>
                <w:szCs w:val="19"/>
              </w:rPr>
              <w:t>Patient must</w:t>
            </w:r>
            <w:r>
              <w:rPr>
                <w:rFonts w:ascii="Times New Roman" w:eastAsia="Times New Roman" w:hAnsi="Times New Roman" w:cs="Times New Roman"/>
                <w:color w:val="000000"/>
                <w:sz w:val="19"/>
                <w:szCs w:val="19"/>
              </w:rPr>
              <w:t xml:space="preserve"> </w:t>
            </w:r>
            <w:r w:rsidR="00695544" w:rsidRPr="00B13F0A">
              <w:rPr>
                <w:rFonts w:ascii="Times New Roman" w:eastAsia="Times New Roman" w:hAnsi="Times New Roman" w:cs="Times New Roman"/>
                <w:color w:val="000000"/>
                <w:sz w:val="19"/>
                <w:szCs w:val="19"/>
              </w:rPr>
              <w:t>l</w:t>
            </w:r>
            <w:r w:rsidR="00695544">
              <w:rPr>
                <w:rFonts w:ascii="Times New Roman" w:eastAsia="Times New Roman" w:hAnsi="Times New Roman" w:cs="Times New Roman"/>
                <w:color w:val="000000"/>
                <w:sz w:val="19"/>
                <w:szCs w:val="19"/>
              </w:rPr>
              <w:t>a</w:t>
            </w:r>
            <w:r w:rsidR="00B90E2E">
              <w:rPr>
                <w:rFonts w:ascii="Times New Roman" w:eastAsia="Times New Roman" w:hAnsi="Times New Roman" w:cs="Times New Roman"/>
                <w:color w:val="000000"/>
                <w:sz w:val="19"/>
                <w:szCs w:val="19"/>
              </w:rPr>
              <w:t>y</w:t>
            </w:r>
            <w:r w:rsidRPr="00B13F0A">
              <w:rPr>
                <w:rFonts w:ascii="Times New Roman" w:eastAsia="Times New Roman" w:hAnsi="Times New Roman" w:cs="Times New Roman"/>
                <w:color w:val="000000"/>
                <w:sz w:val="19"/>
                <w:szCs w:val="19"/>
              </w:rPr>
              <w:t xml:space="preserve"> down for </w:t>
            </w:r>
            <w:r>
              <w:rPr>
                <w:rFonts w:ascii="Times New Roman" w:eastAsia="Times New Roman" w:hAnsi="Times New Roman" w:cs="Times New Roman"/>
                <w:color w:val="000000"/>
                <w:sz w:val="19"/>
                <w:szCs w:val="19"/>
              </w:rPr>
              <w:t xml:space="preserve">couple of </w:t>
            </w:r>
            <w:r w:rsidRPr="00B13F0A">
              <w:rPr>
                <w:rFonts w:ascii="Times New Roman" w:eastAsia="Times New Roman" w:hAnsi="Times New Roman" w:cs="Times New Roman"/>
                <w:color w:val="000000"/>
                <w:sz w:val="19"/>
                <w:szCs w:val="19"/>
              </w:rPr>
              <w:t xml:space="preserve">hours, otherwise </w:t>
            </w:r>
            <w:r>
              <w:rPr>
                <w:rFonts w:ascii="Times New Roman" w:eastAsia="Times New Roman" w:hAnsi="Times New Roman" w:cs="Times New Roman"/>
                <w:color w:val="000000"/>
                <w:sz w:val="19"/>
                <w:szCs w:val="19"/>
              </w:rPr>
              <w:t xml:space="preserve">postprandial </w:t>
            </w:r>
            <w:proofErr w:type="gramStart"/>
            <w:r>
              <w:rPr>
                <w:rFonts w:ascii="Times New Roman" w:eastAsia="Times New Roman" w:hAnsi="Times New Roman" w:cs="Times New Roman"/>
                <w:color w:val="000000"/>
                <w:sz w:val="19"/>
                <w:szCs w:val="19"/>
              </w:rPr>
              <w:t>pain</w:t>
            </w:r>
            <w:proofErr w:type="gramEnd"/>
            <w:r>
              <w:rPr>
                <w:rFonts w:ascii="Times New Roman" w:eastAsia="Times New Roman" w:hAnsi="Times New Roman" w:cs="Times New Roman"/>
                <w:color w:val="000000"/>
                <w:sz w:val="19"/>
                <w:szCs w:val="19"/>
              </w:rPr>
              <w:t xml:space="preserve"> and </w:t>
            </w:r>
            <w:r w:rsidRPr="00B13F0A">
              <w:rPr>
                <w:rFonts w:ascii="Times New Roman" w:eastAsia="Times New Roman" w:hAnsi="Times New Roman" w:cs="Times New Roman"/>
                <w:color w:val="000000"/>
                <w:sz w:val="19"/>
                <w:szCs w:val="19"/>
              </w:rPr>
              <w:t>vomiting</w:t>
            </w:r>
            <w:r>
              <w:rPr>
                <w:rFonts w:ascii="Times New Roman" w:eastAsia="Times New Roman" w:hAnsi="Times New Roman" w:cs="Times New Roman"/>
                <w:color w:val="000000"/>
                <w:sz w:val="19"/>
                <w:szCs w:val="19"/>
              </w:rPr>
              <w:t>.</w:t>
            </w:r>
            <w:r w:rsidRPr="00B13F0A">
              <w:rPr>
                <w:rFonts w:ascii="Times New Roman" w:eastAsia="Times New Roman" w:hAnsi="Times New Roman" w:cs="Times New Roman"/>
                <w:color w:val="000000"/>
                <w:sz w:val="19"/>
                <w:szCs w:val="19"/>
              </w:rPr>
              <w:t xml:space="preserve"> </w:t>
            </w:r>
          </w:p>
        </w:tc>
        <w:tc>
          <w:tcPr>
            <w:tcW w:w="3235" w:type="dxa"/>
            <w:tcBorders>
              <w:top w:val="single" w:sz="4" w:space="0" w:color="auto"/>
              <w:left w:val="nil"/>
              <w:bottom w:val="single" w:sz="4" w:space="0" w:color="auto"/>
              <w:right w:val="nil"/>
            </w:tcBorders>
            <w:shd w:val="clear" w:color="auto" w:fill="auto"/>
            <w:hideMark/>
          </w:tcPr>
          <w:p w14:paraId="76100AE7" w14:textId="686657F0" w:rsidR="00C30AD2" w:rsidRPr="00B13F0A" w:rsidRDefault="00C30AD2" w:rsidP="00695544">
            <w:pPr>
              <w:spacing w:after="0" w:line="240" w:lineRule="auto"/>
              <w:rPr>
                <w:rFonts w:ascii="Times New Roman" w:eastAsia="Times New Roman" w:hAnsi="Times New Roman" w:cs="Times New Roman"/>
                <w:color w:val="000000"/>
                <w:sz w:val="19"/>
                <w:szCs w:val="19"/>
                <w:u w:val="single"/>
              </w:rPr>
            </w:pPr>
            <w:r w:rsidRPr="00B13F0A">
              <w:rPr>
                <w:rFonts w:ascii="Times New Roman" w:eastAsia="Times New Roman" w:hAnsi="Times New Roman" w:cs="Times New Roman"/>
                <w:color w:val="000000"/>
                <w:sz w:val="19"/>
                <w:szCs w:val="19"/>
                <w:u w:val="single"/>
              </w:rPr>
              <w:t>CT</w:t>
            </w:r>
            <w:r w:rsidRPr="00695544">
              <w:rPr>
                <w:rFonts w:ascii="Times New Roman" w:eastAsia="Times New Roman" w:hAnsi="Times New Roman" w:cs="Times New Roman"/>
                <w:color w:val="000000"/>
                <w:sz w:val="19"/>
                <w:szCs w:val="19"/>
              </w:rPr>
              <w:t xml:space="preserve">: </w:t>
            </w:r>
            <w:r w:rsidRPr="00B13F0A">
              <w:rPr>
                <w:rFonts w:ascii="Times New Roman" w:eastAsia="Times New Roman" w:hAnsi="Times New Roman" w:cs="Times New Roman"/>
                <w:color w:val="000000"/>
                <w:sz w:val="19"/>
                <w:szCs w:val="19"/>
              </w:rPr>
              <w:t>Focal narrowing of SMA may represent nonocclusive thrombus.</w:t>
            </w:r>
            <w:r w:rsidRPr="00B13F0A">
              <w:rPr>
                <w:rFonts w:ascii="Times New Roman" w:eastAsia="Times New Roman" w:hAnsi="Times New Roman" w:cs="Times New Roman"/>
                <w:color w:val="000000"/>
                <w:sz w:val="19"/>
                <w:szCs w:val="19"/>
                <w:u w:val="single"/>
              </w:rPr>
              <w:br/>
              <w:t>MRI</w:t>
            </w:r>
            <w:r w:rsidRPr="00B13F0A">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SMA patent.</w:t>
            </w:r>
            <w:r w:rsidRPr="00B13F0A">
              <w:rPr>
                <w:rFonts w:ascii="Times New Roman" w:eastAsia="Times New Roman" w:hAnsi="Times New Roman" w:cs="Times New Roman"/>
                <w:color w:val="000000"/>
                <w:sz w:val="19"/>
                <w:szCs w:val="19"/>
              </w:rPr>
              <w:t xml:space="preserve"> </w:t>
            </w:r>
            <w:r w:rsidRPr="00695544">
              <w:rPr>
                <w:rFonts w:ascii="Times New Roman" w:eastAsia="Times New Roman" w:hAnsi="Times New Roman" w:cs="Times New Roman"/>
                <w:color w:val="000000"/>
                <w:sz w:val="19"/>
                <w:szCs w:val="19"/>
              </w:rPr>
              <w:t>No evidence of mesenteric ischemia.</w:t>
            </w:r>
          </w:p>
        </w:tc>
        <w:tc>
          <w:tcPr>
            <w:tcW w:w="1619" w:type="dxa"/>
            <w:tcBorders>
              <w:top w:val="single" w:sz="4" w:space="0" w:color="auto"/>
              <w:left w:val="nil"/>
              <w:bottom w:val="single" w:sz="4" w:space="0" w:color="auto"/>
              <w:right w:val="nil"/>
            </w:tcBorders>
            <w:shd w:val="clear" w:color="auto" w:fill="auto"/>
            <w:hideMark/>
          </w:tcPr>
          <w:p w14:paraId="607F39C0" w14:textId="0737D01D" w:rsidR="00C30AD2" w:rsidRPr="00B13F0A" w:rsidRDefault="00C30AD2" w:rsidP="00695544">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Diagnostic testing</w:t>
            </w:r>
          </w:p>
        </w:tc>
        <w:tc>
          <w:tcPr>
            <w:tcW w:w="3389" w:type="dxa"/>
            <w:tcBorders>
              <w:top w:val="single" w:sz="4" w:space="0" w:color="auto"/>
              <w:left w:val="nil"/>
              <w:bottom w:val="single" w:sz="4" w:space="0" w:color="auto"/>
              <w:right w:val="nil"/>
            </w:tcBorders>
            <w:shd w:val="clear" w:color="auto" w:fill="auto"/>
            <w:hideMark/>
          </w:tcPr>
          <w:p w14:paraId="0BD76214" w14:textId="0F66FEB6" w:rsidR="00C30AD2" w:rsidRPr="00B13F0A" w:rsidRDefault="00C30AD2" w:rsidP="00695544">
            <w:pPr>
              <w:spacing w:after="0" w:line="240" w:lineRule="auto"/>
              <w:rPr>
                <w:rFonts w:ascii="Times New Roman" w:eastAsia="Times New Roman" w:hAnsi="Times New Roman" w:cs="Times New Roman"/>
                <w:color w:val="000000"/>
                <w:sz w:val="19"/>
                <w:szCs w:val="19"/>
              </w:rPr>
            </w:pPr>
            <w:r w:rsidRPr="00695544">
              <w:rPr>
                <w:rFonts w:ascii="Times New Roman" w:eastAsia="Times New Roman" w:hAnsi="Times New Roman" w:cs="Times New Roman"/>
                <w:color w:val="000000"/>
                <w:sz w:val="19"/>
                <w:szCs w:val="19"/>
              </w:rPr>
              <w:t>Conservative therapy. Chronic</w:t>
            </w:r>
            <w:r w:rsidRPr="00B13F0A">
              <w:rPr>
                <w:rFonts w:ascii="Times New Roman" w:eastAsia="Times New Roman" w:hAnsi="Times New Roman" w:cs="Times New Roman"/>
                <w:color w:val="000000"/>
                <w:sz w:val="19"/>
                <w:szCs w:val="19"/>
              </w:rPr>
              <w:t xml:space="preserve"> sphincter of </w:t>
            </w:r>
            <w:r>
              <w:rPr>
                <w:rFonts w:ascii="Times New Roman" w:eastAsia="Times New Roman" w:hAnsi="Times New Roman" w:cs="Times New Roman"/>
                <w:color w:val="000000"/>
                <w:sz w:val="19"/>
                <w:szCs w:val="19"/>
              </w:rPr>
              <w:t>O</w:t>
            </w:r>
            <w:r w:rsidRPr="00B13F0A">
              <w:rPr>
                <w:rFonts w:ascii="Times New Roman" w:eastAsia="Times New Roman" w:hAnsi="Times New Roman" w:cs="Times New Roman"/>
                <w:color w:val="000000"/>
                <w:sz w:val="19"/>
                <w:szCs w:val="19"/>
              </w:rPr>
              <w:t xml:space="preserve">ddi pain </w:t>
            </w:r>
            <w:r>
              <w:rPr>
                <w:rFonts w:ascii="Times New Roman" w:eastAsia="Times New Roman" w:hAnsi="Times New Roman" w:cs="Times New Roman"/>
                <w:color w:val="000000"/>
                <w:sz w:val="19"/>
                <w:szCs w:val="19"/>
              </w:rPr>
              <w:t>persisted.</w:t>
            </w:r>
          </w:p>
        </w:tc>
        <w:tc>
          <w:tcPr>
            <w:tcW w:w="1715" w:type="dxa"/>
            <w:tcBorders>
              <w:top w:val="single" w:sz="4" w:space="0" w:color="auto"/>
              <w:left w:val="nil"/>
              <w:bottom w:val="single" w:sz="4" w:space="0" w:color="auto"/>
              <w:right w:val="single" w:sz="4" w:space="0" w:color="auto"/>
            </w:tcBorders>
            <w:shd w:val="clear" w:color="auto" w:fill="auto"/>
            <w:noWrap/>
            <w:hideMark/>
          </w:tcPr>
          <w:p w14:paraId="60DA5F3F" w14:textId="6070D7CD" w:rsidR="00C30AD2" w:rsidRPr="00B13F0A" w:rsidRDefault="00C30AD2" w:rsidP="00695544">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Symptoms/Imaging</w:t>
            </w:r>
          </w:p>
        </w:tc>
      </w:tr>
      <w:tr w:rsidR="00C30AD2" w:rsidRPr="00B13F0A" w14:paraId="56E92ACD" w14:textId="77777777" w:rsidTr="00695544">
        <w:trPr>
          <w:trHeight w:val="1152"/>
        </w:trPr>
        <w:tc>
          <w:tcPr>
            <w:tcW w:w="496" w:type="dxa"/>
            <w:tcBorders>
              <w:top w:val="single" w:sz="4" w:space="0" w:color="auto"/>
              <w:left w:val="single" w:sz="8" w:space="0" w:color="auto"/>
              <w:bottom w:val="single" w:sz="4" w:space="0" w:color="auto"/>
              <w:right w:val="single" w:sz="4" w:space="0" w:color="auto"/>
            </w:tcBorders>
            <w:shd w:val="clear" w:color="auto" w:fill="auto"/>
            <w:noWrap/>
            <w:hideMark/>
          </w:tcPr>
          <w:p w14:paraId="1DA08D66" w14:textId="77777777" w:rsidR="00C30AD2" w:rsidRPr="00B13F0A" w:rsidRDefault="00C30AD2" w:rsidP="00695544">
            <w:pPr>
              <w:spacing w:after="0" w:line="240" w:lineRule="auto"/>
              <w:rPr>
                <w:rFonts w:ascii="Times New Roman" w:eastAsia="Times New Roman" w:hAnsi="Times New Roman" w:cs="Times New Roman"/>
                <w:color w:val="006100"/>
                <w:sz w:val="19"/>
                <w:szCs w:val="19"/>
              </w:rPr>
            </w:pPr>
            <w:r w:rsidRPr="00B13F0A">
              <w:rPr>
                <w:rFonts w:ascii="Times New Roman" w:eastAsia="Times New Roman" w:hAnsi="Times New Roman" w:cs="Times New Roman"/>
                <w:color w:val="006100"/>
                <w:sz w:val="19"/>
                <w:szCs w:val="19"/>
              </w:rPr>
              <w:t>7</w:t>
            </w:r>
          </w:p>
        </w:tc>
        <w:tc>
          <w:tcPr>
            <w:tcW w:w="3046" w:type="dxa"/>
            <w:tcBorders>
              <w:top w:val="single" w:sz="4" w:space="0" w:color="auto"/>
              <w:left w:val="nil"/>
              <w:bottom w:val="single" w:sz="4" w:space="0" w:color="auto"/>
              <w:right w:val="nil"/>
            </w:tcBorders>
            <w:shd w:val="clear" w:color="auto" w:fill="auto"/>
            <w:hideMark/>
          </w:tcPr>
          <w:p w14:paraId="335D33F5" w14:textId="5775F3E1" w:rsidR="00C30AD2" w:rsidRPr="00B13F0A" w:rsidRDefault="00C30AD2" w:rsidP="00695544">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Follow up examination in patient with</w:t>
            </w:r>
            <w:r w:rsidRPr="000619A1">
              <w:rPr>
                <w:rFonts w:ascii="Times New Roman" w:eastAsia="Times New Roman" w:hAnsi="Times New Roman" w:cs="Times New Roman"/>
                <w:color w:val="000000"/>
                <w:sz w:val="19"/>
                <w:szCs w:val="19"/>
              </w:rPr>
              <w:t xml:space="preserve"> mesenteric steal </w:t>
            </w:r>
            <w:r w:rsidRPr="00AA0BA3">
              <w:rPr>
                <w:rFonts w:ascii="Times New Roman" w:eastAsia="Times New Roman" w:hAnsi="Times New Roman" w:cs="Times New Roman"/>
                <w:color w:val="000000"/>
                <w:sz w:val="19"/>
                <w:szCs w:val="19"/>
              </w:rPr>
              <w:t>phenomenon</w:t>
            </w:r>
            <w:r>
              <w:rPr>
                <w:rFonts w:ascii="Times New Roman" w:eastAsia="Times New Roman" w:hAnsi="Times New Roman" w:cs="Times New Roman"/>
                <w:color w:val="000000"/>
                <w:sz w:val="19"/>
                <w:szCs w:val="19"/>
              </w:rPr>
              <w:t>. secondary due to hemolytic anemia History of t</w:t>
            </w:r>
            <w:r w:rsidRPr="000619A1">
              <w:rPr>
                <w:rFonts w:ascii="Times New Roman" w:eastAsia="Times New Roman" w:hAnsi="Times New Roman" w:cs="Times New Roman"/>
                <w:color w:val="000000"/>
                <w:sz w:val="19"/>
                <w:szCs w:val="19"/>
              </w:rPr>
              <w:t xml:space="preserve">horacoabdominal aneurysm </w:t>
            </w:r>
            <w:r>
              <w:rPr>
                <w:rFonts w:ascii="Times New Roman" w:eastAsia="Times New Roman" w:hAnsi="Times New Roman" w:cs="Times New Roman"/>
                <w:color w:val="000000"/>
                <w:sz w:val="19"/>
                <w:szCs w:val="19"/>
              </w:rPr>
              <w:t>repair</w:t>
            </w:r>
            <w:r w:rsidRPr="00B13F0A">
              <w:rPr>
                <w:rFonts w:ascii="Times New Roman" w:eastAsia="Times New Roman" w:hAnsi="Times New Roman" w:cs="Times New Roman"/>
                <w:color w:val="000000"/>
                <w:sz w:val="19"/>
                <w:szCs w:val="19"/>
              </w:rPr>
              <w:t>, occlusion of SMA</w:t>
            </w:r>
            <w:r>
              <w:rPr>
                <w:rFonts w:ascii="Times New Roman" w:eastAsia="Times New Roman" w:hAnsi="Times New Roman" w:cs="Times New Roman"/>
                <w:color w:val="000000"/>
                <w:sz w:val="19"/>
                <w:szCs w:val="19"/>
              </w:rPr>
              <w:t>.</w:t>
            </w:r>
          </w:p>
        </w:tc>
        <w:tc>
          <w:tcPr>
            <w:tcW w:w="3235" w:type="dxa"/>
            <w:tcBorders>
              <w:top w:val="single" w:sz="4" w:space="0" w:color="auto"/>
              <w:left w:val="nil"/>
              <w:bottom w:val="single" w:sz="4" w:space="0" w:color="auto"/>
              <w:right w:val="nil"/>
            </w:tcBorders>
            <w:shd w:val="clear" w:color="auto" w:fill="auto"/>
            <w:hideMark/>
          </w:tcPr>
          <w:p w14:paraId="35D9EA8E" w14:textId="77777777" w:rsidR="00C30AD2" w:rsidRDefault="00C30AD2" w:rsidP="00695544">
            <w:pPr>
              <w:spacing w:after="0" w:line="240" w:lineRule="auto"/>
              <w:rPr>
                <w:rFonts w:ascii="Times New Roman" w:eastAsia="Times New Roman" w:hAnsi="Times New Roman" w:cs="Times New Roman"/>
                <w:color w:val="000000"/>
                <w:sz w:val="19"/>
                <w:szCs w:val="19"/>
              </w:rPr>
            </w:pPr>
            <w:r w:rsidRPr="00B13F0A">
              <w:rPr>
                <w:rFonts w:ascii="Times New Roman" w:eastAsia="Times New Roman" w:hAnsi="Times New Roman" w:cs="Times New Roman"/>
                <w:color w:val="000000"/>
                <w:sz w:val="19"/>
                <w:szCs w:val="19"/>
                <w:u w:val="single"/>
              </w:rPr>
              <w:t>MRI</w:t>
            </w:r>
            <w:r w:rsidRPr="00B13F0A">
              <w:rPr>
                <w:rFonts w:ascii="Times New Roman" w:eastAsia="Times New Roman" w:hAnsi="Times New Roman" w:cs="Times New Roman"/>
                <w:color w:val="000000"/>
                <w:sz w:val="19"/>
                <w:szCs w:val="19"/>
              </w:rPr>
              <w:t>: Patient reimplanted CA and IMA and occluded SMA with collateral circulation. Spleen size d</w:t>
            </w:r>
            <w:r>
              <w:rPr>
                <w:rFonts w:ascii="Times New Roman" w:eastAsia="Times New Roman" w:hAnsi="Times New Roman" w:cs="Times New Roman"/>
                <w:color w:val="000000"/>
                <w:sz w:val="19"/>
                <w:szCs w:val="19"/>
              </w:rPr>
              <w:t>e</w:t>
            </w:r>
            <w:r w:rsidRPr="00B13F0A">
              <w:rPr>
                <w:rFonts w:ascii="Times New Roman" w:eastAsia="Times New Roman" w:hAnsi="Times New Roman" w:cs="Times New Roman"/>
                <w:color w:val="000000"/>
                <w:sz w:val="19"/>
                <w:szCs w:val="19"/>
              </w:rPr>
              <w:t>creased</w:t>
            </w:r>
            <w:r>
              <w:rPr>
                <w:rFonts w:ascii="Times New Roman" w:eastAsia="Times New Roman" w:hAnsi="Times New Roman" w:cs="Times New Roman"/>
                <w:color w:val="000000"/>
                <w:sz w:val="19"/>
                <w:szCs w:val="19"/>
              </w:rPr>
              <w:t>.</w:t>
            </w:r>
          </w:p>
          <w:p w14:paraId="199F16CC" w14:textId="718D4A92" w:rsidR="00C30AD2" w:rsidRPr="00B13F0A" w:rsidRDefault="00C30AD2" w:rsidP="00695544">
            <w:pPr>
              <w:spacing w:after="0" w:line="240" w:lineRule="auto"/>
              <w:rPr>
                <w:rFonts w:ascii="Times New Roman" w:eastAsia="Times New Roman" w:hAnsi="Times New Roman" w:cs="Times New Roman"/>
                <w:color w:val="000000"/>
                <w:sz w:val="19"/>
                <w:szCs w:val="19"/>
              </w:rPr>
            </w:pPr>
          </w:p>
        </w:tc>
        <w:tc>
          <w:tcPr>
            <w:tcW w:w="1619" w:type="dxa"/>
            <w:tcBorders>
              <w:top w:val="single" w:sz="4" w:space="0" w:color="auto"/>
              <w:left w:val="nil"/>
              <w:bottom w:val="single" w:sz="4" w:space="0" w:color="auto"/>
              <w:right w:val="nil"/>
            </w:tcBorders>
            <w:shd w:val="clear" w:color="auto" w:fill="auto"/>
            <w:hideMark/>
          </w:tcPr>
          <w:p w14:paraId="073A4CF4" w14:textId="77777777" w:rsidR="00C30AD2" w:rsidRPr="00B13F0A" w:rsidRDefault="00C30AD2" w:rsidP="00695544">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N/A</w:t>
            </w:r>
          </w:p>
        </w:tc>
        <w:tc>
          <w:tcPr>
            <w:tcW w:w="3389" w:type="dxa"/>
            <w:tcBorders>
              <w:top w:val="single" w:sz="4" w:space="0" w:color="auto"/>
              <w:left w:val="nil"/>
              <w:bottom w:val="single" w:sz="4" w:space="0" w:color="auto"/>
              <w:right w:val="nil"/>
            </w:tcBorders>
            <w:shd w:val="clear" w:color="auto" w:fill="auto"/>
            <w:hideMark/>
          </w:tcPr>
          <w:p w14:paraId="62A6F2FF" w14:textId="4175F527" w:rsidR="00C30AD2" w:rsidRPr="00B13F0A" w:rsidRDefault="00C30AD2" w:rsidP="00695544">
            <w:pPr>
              <w:spacing w:after="0" w:line="240" w:lineRule="auto"/>
              <w:rPr>
                <w:rFonts w:ascii="Times New Roman" w:eastAsia="Times New Roman" w:hAnsi="Times New Roman" w:cs="Times New Roman"/>
                <w:color w:val="000000"/>
                <w:sz w:val="19"/>
                <w:szCs w:val="19"/>
              </w:rPr>
            </w:pPr>
            <w:r w:rsidRPr="00695544">
              <w:rPr>
                <w:rFonts w:ascii="Times New Roman" w:eastAsia="Times New Roman" w:hAnsi="Times New Roman" w:cs="Times New Roman"/>
                <w:color w:val="000000"/>
                <w:sz w:val="19"/>
                <w:szCs w:val="19"/>
              </w:rPr>
              <w:t xml:space="preserve">No </w:t>
            </w:r>
            <w:r>
              <w:rPr>
                <w:rFonts w:ascii="Times New Roman" w:eastAsia="Times New Roman" w:hAnsi="Times New Roman" w:cs="Times New Roman"/>
                <w:color w:val="000000"/>
                <w:sz w:val="19"/>
                <w:szCs w:val="19"/>
              </w:rPr>
              <w:t>symptoms indicating mesenteric ischemia.</w:t>
            </w:r>
          </w:p>
        </w:tc>
        <w:tc>
          <w:tcPr>
            <w:tcW w:w="1715" w:type="dxa"/>
            <w:tcBorders>
              <w:top w:val="single" w:sz="4" w:space="0" w:color="auto"/>
              <w:left w:val="nil"/>
              <w:bottom w:val="single" w:sz="4" w:space="0" w:color="auto"/>
              <w:right w:val="single" w:sz="4" w:space="0" w:color="auto"/>
            </w:tcBorders>
            <w:shd w:val="clear" w:color="auto" w:fill="auto"/>
            <w:noWrap/>
            <w:hideMark/>
          </w:tcPr>
          <w:p w14:paraId="39C50FFB" w14:textId="0ECB8834" w:rsidR="00C30AD2" w:rsidRPr="00B13F0A" w:rsidRDefault="00C30AD2" w:rsidP="00695544">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Imaging</w:t>
            </w:r>
          </w:p>
        </w:tc>
      </w:tr>
      <w:tr w:rsidR="004902EA" w:rsidRPr="00B13F0A" w14:paraId="06EE9057" w14:textId="77777777" w:rsidTr="00375AE2">
        <w:trPr>
          <w:trHeight w:val="530"/>
        </w:trPr>
        <w:tc>
          <w:tcPr>
            <w:tcW w:w="496" w:type="dxa"/>
            <w:tcBorders>
              <w:top w:val="single" w:sz="4" w:space="0" w:color="auto"/>
              <w:left w:val="single" w:sz="8" w:space="0" w:color="auto"/>
              <w:bottom w:val="single" w:sz="4" w:space="0" w:color="auto"/>
              <w:right w:val="single" w:sz="4" w:space="0" w:color="auto"/>
            </w:tcBorders>
            <w:shd w:val="clear" w:color="auto" w:fill="auto"/>
            <w:noWrap/>
          </w:tcPr>
          <w:p w14:paraId="27C7557E" w14:textId="7A4940B3" w:rsidR="004902EA" w:rsidRPr="00B13F0A" w:rsidRDefault="004902EA" w:rsidP="00695544">
            <w:pPr>
              <w:spacing w:after="0" w:line="240" w:lineRule="auto"/>
              <w:rPr>
                <w:rFonts w:ascii="Times New Roman" w:eastAsia="Times New Roman" w:hAnsi="Times New Roman" w:cs="Times New Roman"/>
                <w:color w:val="006100"/>
                <w:sz w:val="19"/>
                <w:szCs w:val="19"/>
              </w:rPr>
            </w:pPr>
            <w:r>
              <w:rPr>
                <w:rFonts w:ascii="Times New Roman" w:eastAsia="Times New Roman" w:hAnsi="Times New Roman" w:cs="Times New Roman"/>
                <w:color w:val="006100"/>
                <w:sz w:val="19"/>
                <w:szCs w:val="19"/>
              </w:rPr>
              <w:t>8</w:t>
            </w:r>
          </w:p>
        </w:tc>
        <w:tc>
          <w:tcPr>
            <w:tcW w:w="3046" w:type="dxa"/>
            <w:tcBorders>
              <w:top w:val="single" w:sz="4" w:space="0" w:color="auto"/>
              <w:left w:val="nil"/>
              <w:bottom w:val="single" w:sz="4" w:space="0" w:color="auto"/>
              <w:right w:val="nil"/>
            </w:tcBorders>
            <w:shd w:val="clear" w:color="auto" w:fill="auto"/>
          </w:tcPr>
          <w:p w14:paraId="25277D38" w14:textId="22643D11" w:rsidR="004902EA" w:rsidRDefault="004902EA" w:rsidP="00695544">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Chronic a</w:t>
            </w:r>
            <w:r w:rsidRPr="007F7A06">
              <w:rPr>
                <w:rFonts w:ascii="Times New Roman" w:eastAsia="Times New Roman" w:hAnsi="Times New Roman" w:cs="Times New Roman"/>
                <w:color w:val="000000"/>
                <w:sz w:val="19"/>
                <w:szCs w:val="19"/>
              </w:rPr>
              <w:t>bdominal pain</w:t>
            </w:r>
            <w:r>
              <w:rPr>
                <w:rFonts w:ascii="Times New Roman" w:eastAsia="Times New Roman" w:hAnsi="Times New Roman" w:cs="Times New Roman"/>
                <w:color w:val="000000"/>
                <w:sz w:val="19"/>
                <w:szCs w:val="19"/>
              </w:rPr>
              <w:t>, w</w:t>
            </w:r>
            <w:r w:rsidRPr="007F7A06">
              <w:rPr>
                <w:rFonts w:ascii="Times New Roman" w:eastAsia="Times New Roman" w:hAnsi="Times New Roman" w:cs="Times New Roman"/>
                <w:color w:val="000000"/>
                <w:sz w:val="19"/>
                <w:szCs w:val="19"/>
              </w:rPr>
              <w:t>eight loss</w:t>
            </w:r>
            <w:r>
              <w:rPr>
                <w:rFonts w:ascii="Times New Roman" w:eastAsia="Times New Roman" w:hAnsi="Times New Roman" w:cs="Times New Roman"/>
                <w:color w:val="000000"/>
                <w:sz w:val="19"/>
                <w:szCs w:val="19"/>
              </w:rPr>
              <w:t xml:space="preserve">. History of </w:t>
            </w:r>
            <w:r w:rsidRPr="00B13F0A">
              <w:rPr>
                <w:rFonts w:ascii="Times New Roman" w:eastAsia="Times New Roman" w:hAnsi="Times New Roman" w:cs="Times New Roman"/>
                <w:color w:val="000000"/>
                <w:sz w:val="19"/>
                <w:szCs w:val="19"/>
              </w:rPr>
              <w:t>median arcuate ligament release</w:t>
            </w:r>
            <w:r>
              <w:rPr>
                <w:rFonts w:ascii="Times New Roman" w:eastAsia="Times New Roman" w:hAnsi="Times New Roman" w:cs="Times New Roman"/>
                <w:color w:val="000000"/>
                <w:sz w:val="19"/>
                <w:szCs w:val="19"/>
              </w:rPr>
              <w:t>, with persistence of symptoms. Possibility of irritable bowel syndrome.</w:t>
            </w:r>
          </w:p>
        </w:tc>
        <w:tc>
          <w:tcPr>
            <w:tcW w:w="3235" w:type="dxa"/>
            <w:tcBorders>
              <w:top w:val="single" w:sz="4" w:space="0" w:color="auto"/>
              <w:left w:val="nil"/>
              <w:bottom w:val="single" w:sz="4" w:space="0" w:color="auto"/>
              <w:right w:val="nil"/>
            </w:tcBorders>
            <w:shd w:val="clear" w:color="auto" w:fill="auto"/>
          </w:tcPr>
          <w:p w14:paraId="76FB9AE4" w14:textId="232DC5FB" w:rsidR="004902EA" w:rsidRPr="00B13F0A" w:rsidRDefault="004902EA" w:rsidP="00695544">
            <w:pPr>
              <w:spacing w:after="0" w:line="240" w:lineRule="auto"/>
              <w:rPr>
                <w:rFonts w:ascii="Times New Roman" w:eastAsia="Times New Roman" w:hAnsi="Times New Roman" w:cs="Times New Roman"/>
                <w:color w:val="000000"/>
                <w:sz w:val="19"/>
                <w:szCs w:val="19"/>
                <w:u w:val="single"/>
              </w:rPr>
            </w:pPr>
            <w:r w:rsidRPr="007F7A06">
              <w:rPr>
                <w:rFonts w:ascii="Times New Roman" w:eastAsia="Times New Roman" w:hAnsi="Times New Roman" w:cs="Times New Roman"/>
                <w:color w:val="000000"/>
                <w:sz w:val="19"/>
                <w:szCs w:val="19"/>
                <w:u w:val="single"/>
              </w:rPr>
              <w:t>MRI</w:t>
            </w:r>
            <w:r w:rsidRPr="007F7A06">
              <w:rPr>
                <w:rFonts w:ascii="Times New Roman" w:eastAsia="Times New Roman" w:hAnsi="Times New Roman" w:cs="Times New Roman"/>
                <w:color w:val="000000"/>
                <w:sz w:val="19"/>
                <w:szCs w:val="19"/>
              </w:rPr>
              <w:t xml:space="preserve">: Repaired median arcuate ligament. CA patent without any dynamic compression. SMA and IMA </w:t>
            </w:r>
            <w:r>
              <w:rPr>
                <w:rFonts w:ascii="Times New Roman" w:eastAsia="Times New Roman" w:hAnsi="Times New Roman" w:cs="Times New Roman"/>
                <w:color w:val="000000"/>
                <w:sz w:val="19"/>
                <w:szCs w:val="19"/>
              </w:rPr>
              <w:t>patent.</w:t>
            </w:r>
          </w:p>
        </w:tc>
        <w:tc>
          <w:tcPr>
            <w:tcW w:w="1619" w:type="dxa"/>
            <w:tcBorders>
              <w:top w:val="single" w:sz="4" w:space="0" w:color="auto"/>
              <w:left w:val="nil"/>
              <w:bottom w:val="single" w:sz="4" w:space="0" w:color="auto"/>
              <w:right w:val="nil"/>
            </w:tcBorders>
            <w:shd w:val="clear" w:color="auto" w:fill="auto"/>
          </w:tcPr>
          <w:p w14:paraId="2D721CF5" w14:textId="594EDAD3" w:rsidR="004902EA" w:rsidRDefault="004902EA" w:rsidP="00695544">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Diagnostic testing</w:t>
            </w:r>
          </w:p>
        </w:tc>
        <w:tc>
          <w:tcPr>
            <w:tcW w:w="3389" w:type="dxa"/>
            <w:tcBorders>
              <w:top w:val="single" w:sz="4" w:space="0" w:color="auto"/>
              <w:left w:val="nil"/>
              <w:bottom w:val="single" w:sz="4" w:space="0" w:color="auto"/>
              <w:right w:val="nil"/>
            </w:tcBorders>
            <w:shd w:val="clear" w:color="auto" w:fill="auto"/>
          </w:tcPr>
          <w:p w14:paraId="0DCDADDC" w14:textId="1C37616F" w:rsidR="004902EA" w:rsidRPr="00B13F0A" w:rsidDel="00966E00" w:rsidRDefault="004902EA" w:rsidP="00695544">
            <w:pPr>
              <w:spacing w:after="0" w:line="240" w:lineRule="auto"/>
              <w:rPr>
                <w:rFonts w:ascii="Times New Roman" w:eastAsia="Times New Roman" w:hAnsi="Times New Roman" w:cs="Times New Roman"/>
                <w:color w:val="000000"/>
                <w:sz w:val="19"/>
                <w:szCs w:val="19"/>
                <w:u w:val="single"/>
              </w:rPr>
            </w:pPr>
            <w:r w:rsidRPr="007F7A06">
              <w:rPr>
                <w:rFonts w:ascii="Times New Roman" w:eastAsia="Times New Roman" w:hAnsi="Times New Roman" w:cs="Times New Roman"/>
                <w:color w:val="000000"/>
                <w:sz w:val="19"/>
                <w:szCs w:val="19"/>
              </w:rPr>
              <w:t>N/A</w:t>
            </w:r>
          </w:p>
        </w:tc>
        <w:tc>
          <w:tcPr>
            <w:tcW w:w="1715" w:type="dxa"/>
            <w:tcBorders>
              <w:top w:val="single" w:sz="4" w:space="0" w:color="auto"/>
              <w:left w:val="nil"/>
              <w:bottom w:val="single" w:sz="4" w:space="0" w:color="auto"/>
              <w:right w:val="single" w:sz="4" w:space="0" w:color="auto"/>
            </w:tcBorders>
            <w:shd w:val="clear" w:color="auto" w:fill="auto"/>
            <w:noWrap/>
          </w:tcPr>
          <w:p w14:paraId="26939602" w14:textId="13A1AC0E" w:rsidR="004902EA" w:rsidRDefault="004902EA" w:rsidP="00695544">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Symptoms</w:t>
            </w:r>
          </w:p>
        </w:tc>
      </w:tr>
      <w:tr w:rsidR="004902EA" w:rsidRPr="00B13F0A" w14:paraId="4FAB2A08" w14:textId="77777777" w:rsidTr="00695544">
        <w:trPr>
          <w:trHeight w:val="1430"/>
        </w:trPr>
        <w:tc>
          <w:tcPr>
            <w:tcW w:w="496" w:type="dxa"/>
            <w:tcBorders>
              <w:top w:val="single" w:sz="4" w:space="0" w:color="auto"/>
              <w:left w:val="single" w:sz="8" w:space="0" w:color="auto"/>
              <w:bottom w:val="single" w:sz="4" w:space="0" w:color="auto"/>
              <w:right w:val="single" w:sz="4" w:space="0" w:color="auto"/>
            </w:tcBorders>
            <w:shd w:val="clear" w:color="auto" w:fill="auto"/>
            <w:noWrap/>
          </w:tcPr>
          <w:p w14:paraId="40F4CF0D" w14:textId="4975011E" w:rsidR="004902EA" w:rsidRDefault="004902EA" w:rsidP="00695544">
            <w:pPr>
              <w:spacing w:after="0" w:line="240" w:lineRule="auto"/>
              <w:rPr>
                <w:rFonts w:ascii="Times New Roman" w:eastAsia="Times New Roman" w:hAnsi="Times New Roman" w:cs="Times New Roman"/>
                <w:color w:val="006100"/>
                <w:sz w:val="19"/>
                <w:szCs w:val="19"/>
              </w:rPr>
            </w:pPr>
            <w:r>
              <w:rPr>
                <w:rFonts w:ascii="Times New Roman" w:eastAsia="Times New Roman" w:hAnsi="Times New Roman" w:cs="Times New Roman"/>
                <w:color w:val="000000"/>
                <w:sz w:val="19"/>
                <w:szCs w:val="19"/>
              </w:rPr>
              <w:lastRenderedPageBreak/>
              <w:t>9</w:t>
            </w:r>
          </w:p>
        </w:tc>
        <w:tc>
          <w:tcPr>
            <w:tcW w:w="3046" w:type="dxa"/>
            <w:tcBorders>
              <w:top w:val="single" w:sz="4" w:space="0" w:color="auto"/>
              <w:left w:val="nil"/>
              <w:bottom w:val="single" w:sz="4" w:space="0" w:color="auto"/>
              <w:right w:val="nil"/>
            </w:tcBorders>
            <w:shd w:val="clear" w:color="auto" w:fill="auto"/>
          </w:tcPr>
          <w:p w14:paraId="0AB80F60" w14:textId="1934F46F" w:rsidR="004902EA" w:rsidDel="00966E00" w:rsidRDefault="004902EA" w:rsidP="00695544">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Irritable bowel syndrome symptoms. Diagnostic testing ordered to exclude chronic mesenteric ischemia as a differential diagnosis.</w:t>
            </w:r>
            <w:r w:rsidRPr="007F7A06">
              <w:rPr>
                <w:rFonts w:ascii="Times New Roman" w:eastAsia="Times New Roman" w:hAnsi="Times New Roman" w:cs="Times New Roman"/>
                <w:color w:val="000000"/>
                <w:sz w:val="19"/>
                <w:szCs w:val="19"/>
              </w:rPr>
              <w:t xml:space="preserve"> </w:t>
            </w:r>
          </w:p>
        </w:tc>
        <w:tc>
          <w:tcPr>
            <w:tcW w:w="3235" w:type="dxa"/>
            <w:tcBorders>
              <w:top w:val="single" w:sz="4" w:space="0" w:color="auto"/>
              <w:left w:val="nil"/>
              <w:bottom w:val="single" w:sz="4" w:space="0" w:color="auto"/>
              <w:right w:val="nil"/>
            </w:tcBorders>
            <w:shd w:val="clear" w:color="auto" w:fill="auto"/>
          </w:tcPr>
          <w:p w14:paraId="52329929" w14:textId="35A55226" w:rsidR="004902EA" w:rsidRPr="007F7A06" w:rsidRDefault="004902EA" w:rsidP="00695544">
            <w:pPr>
              <w:spacing w:after="0" w:line="240" w:lineRule="auto"/>
              <w:rPr>
                <w:rFonts w:ascii="Times New Roman" w:eastAsia="Times New Roman" w:hAnsi="Times New Roman" w:cs="Times New Roman"/>
                <w:color w:val="000000"/>
                <w:sz w:val="19"/>
                <w:szCs w:val="19"/>
                <w:u w:val="single"/>
              </w:rPr>
            </w:pPr>
            <w:r w:rsidRPr="007F7A06">
              <w:rPr>
                <w:rFonts w:ascii="Times New Roman" w:eastAsia="Times New Roman" w:hAnsi="Times New Roman" w:cs="Times New Roman"/>
                <w:color w:val="000000"/>
                <w:sz w:val="19"/>
                <w:szCs w:val="19"/>
                <w:u w:val="single"/>
              </w:rPr>
              <w:t>MRI</w:t>
            </w:r>
            <w:r w:rsidRPr="007F7A06">
              <w:rPr>
                <w:rFonts w:ascii="Times New Roman" w:eastAsia="Times New Roman" w:hAnsi="Times New Roman" w:cs="Times New Roman"/>
                <w:color w:val="000000"/>
                <w:sz w:val="19"/>
                <w:szCs w:val="19"/>
              </w:rPr>
              <w:t>: Marked compression of proximal celiac axis with expiration that is only partially relieved with inspiration.</w:t>
            </w:r>
          </w:p>
        </w:tc>
        <w:tc>
          <w:tcPr>
            <w:tcW w:w="1619" w:type="dxa"/>
            <w:tcBorders>
              <w:top w:val="single" w:sz="4" w:space="0" w:color="auto"/>
              <w:left w:val="nil"/>
              <w:bottom w:val="single" w:sz="4" w:space="0" w:color="auto"/>
              <w:right w:val="nil"/>
            </w:tcBorders>
            <w:shd w:val="clear" w:color="auto" w:fill="auto"/>
          </w:tcPr>
          <w:p w14:paraId="7A2A9813" w14:textId="657EA281" w:rsidR="004902EA" w:rsidRDefault="004902EA" w:rsidP="00695544">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Diagnostic testing</w:t>
            </w:r>
          </w:p>
        </w:tc>
        <w:tc>
          <w:tcPr>
            <w:tcW w:w="3389" w:type="dxa"/>
            <w:tcBorders>
              <w:top w:val="single" w:sz="4" w:space="0" w:color="auto"/>
              <w:left w:val="nil"/>
              <w:bottom w:val="single" w:sz="4" w:space="0" w:color="auto"/>
              <w:right w:val="nil"/>
            </w:tcBorders>
            <w:shd w:val="clear" w:color="auto" w:fill="auto"/>
          </w:tcPr>
          <w:p w14:paraId="4F191D78" w14:textId="6A6AEDD6" w:rsidR="004902EA" w:rsidRPr="007F7A06" w:rsidRDefault="004902EA" w:rsidP="00695544">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N/A</w:t>
            </w:r>
          </w:p>
        </w:tc>
        <w:tc>
          <w:tcPr>
            <w:tcW w:w="1715" w:type="dxa"/>
            <w:tcBorders>
              <w:top w:val="single" w:sz="4" w:space="0" w:color="auto"/>
              <w:left w:val="nil"/>
              <w:bottom w:val="single" w:sz="4" w:space="0" w:color="auto"/>
              <w:right w:val="single" w:sz="4" w:space="0" w:color="auto"/>
            </w:tcBorders>
            <w:shd w:val="clear" w:color="auto" w:fill="auto"/>
            <w:noWrap/>
          </w:tcPr>
          <w:p w14:paraId="118C5525" w14:textId="23332A6C" w:rsidR="004902EA" w:rsidRDefault="004902EA" w:rsidP="00695544">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Symptoms</w:t>
            </w:r>
          </w:p>
        </w:tc>
      </w:tr>
      <w:tr w:rsidR="004902EA" w:rsidRPr="00B13F0A" w14:paraId="4789AB3A" w14:textId="77777777" w:rsidTr="00695544">
        <w:trPr>
          <w:trHeight w:val="1430"/>
        </w:trPr>
        <w:tc>
          <w:tcPr>
            <w:tcW w:w="496" w:type="dxa"/>
            <w:tcBorders>
              <w:top w:val="single" w:sz="4" w:space="0" w:color="auto"/>
              <w:left w:val="single" w:sz="8" w:space="0" w:color="auto"/>
              <w:bottom w:val="single" w:sz="4" w:space="0" w:color="auto"/>
              <w:right w:val="single" w:sz="4" w:space="0" w:color="auto"/>
            </w:tcBorders>
            <w:shd w:val="clear" w:color="auto" w:fill="auto"/>
            <w:noWrap/>
          </w:tcPr>
          <w:p w14:paraId="60059F50" w14:textId="08E0E62A" w:rsidR="004902EA" w:rsidRDefault="004902EA" w:rsidP="00695544">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6100"/>
                <w:sz w:val="19"/>
                <w:szCs w:val="19"/>
              </w:rPr>
              <w:t>10</w:t>
            </w:r>
          </w:p>
        </w:tc>
        <w:tc>
          <w:tcPr>
            <w:tcW w:w="3046" w:type="dxa"/>
            <w:tcBorders>
              <w:top w:val="single" w:sz="4" w:space="0" w:color="auto"/>
              <w:left w:val="nil"/>
              <w:bottom w:val="single" w:sz="4" w:space="0" w:color="auto"/>
              <w:right w:val="nil"/>
            </w:tcBorders>
            <w:shd w:val="clear" w:color="auto" w:fill="auto"/>
          </w:tcPr>
          <w:p w14:paraId="52BD9734" w14:textId="6CE22524" w:rsidR="004902EA" w:rsidRPr="007F7A06" w:rsidDel="00BE60D6" w:rsidRDefault="004902EA" w:rsidP="00695544">
            <w:pPr>
              <w:spacing w:after="0" w:line="240" w:lineRule="auto"/>
              <w:rPr>
                <w:rFonts w:ascii="Times New Roman" w:eastAsia="Times New Roman" w:hAnsi="Times New Roman" w:cs="Times New Roman"/>
                <w:color w:val="000000"/>
                <w:sz w:val="19"/>
                <w:szCs w:val="19"/>
              </w:rPr>
            </w:pPr>
            <w:r w:rsidRPr="009B7113">
              <w:rPr>
                <w:rFonts w:ascii="Times New Roman" w:eastAsia="Times New Roman" w:hAnsi="Times New Roman" w:cs="Times New Roman"/>
                <w:color w:val="000000"/>
                <w:sz w:val="19"/>
                <w:szCs w:val="19"/>
              </w:rPr>
              <w:t>Abdominal pain</w:t>
            </w:r>
            <w:r>
              <w:rPr>
                <w:rFonts w:ascii="Times New Roman" w:eastAsia="Times New Roman" w:hAnsi="Times New Roman" w:cs="Times New Roman"/>
                <w:color w:val="000000"/>
                <w:sz w:val="19"/>
                <w:szCs w:val="19"/>
              </w:rPr>
              <w:t xml:space="preserve">, </w:t>
            </w:r>
            <w:r w:rsidRPr="009B7113">
              <w:rPr>
                <w:rFonts w:ascii="Times New Roman" w:eastAsia="Times New Roman" w:hAnsi="Times New Roman" w:cs="Times New Roman"/>
                <w:color w:val="000000"/>
                <w:sz w:val="19"/>
                <w:szCs w:val="19"/>
              </w:rPr>
              <w:t xml:space="preserve">nausea, vomiting, and weight loss. </w:t>
            </w:r>
            <w:r>
              <w:rPr>
                <w:rFonts w:ascii="Times New Roman" w:eastAsia="Times New Roman" w:hAnsi="Times New Roman" w:cs="Times New Roman"/>
                <w:color w:val="000000"/>
                <w:sz w:val="19"/>
                <w:szCs w:val="19"/>
              </w:rPr>
              <w:t>On imaging, concerns for CA</w:t>
            </w:r>
            <w:r w:rsidRPr="009B7113">
              <w:rPr>
                <w:rFonts w:ascii="Times New Roman" w:eastAsia="Times New Roman" w:hAnsi="Times New Roman" w:cs="Times New Roman"/>
                <w:color w:val="000000"/>
                <w:sz w:val="19"/>
                <w:szCs w:val="19"/>
              </w:rPr>
              <w:t xml:space="preserve"> compression syndrome.</w:t>
            </w:r>
          </w:p>
        </w:tc>
        <w:tc>
          <w:tcPr>
            <w:tcW w:w="3235" w:type="dxa"/>
            <w:tcBorders>
              <w:top w:val="single" w:sz="4" w:space="0" w:color="auto"/>
              <w:left w:val="nil"/>
              <w:bottom w:val="single" w:sz="4" w:space="0" w:color="auto"/>
              <w:right w:val="nil"/>
            </w:tcBorders>
            <w:shd w:val="clear" w:color="auto" w:fill="auto"/>
          </w:tcPr>
          <w:p w14:paraId="4E5E893F" w14:textId="3AB7CE7D" w:rsidR="004902EA" w:rsidRPr="007F7A06" w:rsidRDefault="004902EA" w:rsidP="00695544">
            <w:pPr>
              <w:spacing w:after="0" w:line="240" w:lineRule="auto"/>
              <w:rPr>
                <w:rFonts w:ascii="Times New Roman" w:eastAsia="Times New Roman" w:hAnsi="Times New Roman" w:cs="Times New Roman"/>
                <w:color w:val="000000"/>
                <w:sz w:val="19"/>
                <w:szCs w:val="19"/>
                <w:u w:val="single"/>
              </w:rPr>
            </w:pPr>
            <w:r w:rsidRPr="009B7113">
              <w:rPr>
                <w:rFonts w:ascii="Times New Roman" w:eastAsia="Times New Roman" w:hAnsi="Times New Roman" w:cs="Times New Roman"/>
                <w:color w:val="000000"/>
                <w:sz w:val="19"/>
                <w:szCs w:val="19"/>
                <w:u w:val="single"/>
              </w:rPr>
              <w:t>MRI</w:t>
            </w:r>
            <w:r w:rsidRPr="009B7113">
              <w:rPr>
                <w:rFonts w:ascii="Times New Roman" w:eastAsia="Times New Roman" w:hAnsi="Times New Roman" w:cs="Times New Roman"/>
                <w:color w:val="000000"/>
                <w:sz w:val="19"/>
                <w:szCs w:val="19"/>
              </w:rPr>
              <w:t xml:space="preserve">: Focal compression of </w:t>
            </w:r>
            <w:r>
              <w:rPr>
                <w:rFonts w:ascii="Times New Roman" w:eastAsia="Times New Roman" w:hAnsi="Times New Roman" w:cs="Times New Roman"/>
                <w:color w:val="000000"/>
                <w:sz w:val="19"/>
                <w:szCs w:val="19"/>
              </w:rPr>
              <w:t>CA and signs of</w:t>
            </w:r>
            <w:r w:rsidRPr="009B7113">
              <w:rPr>
                <w:rFonts w:ascii="Times New Roman" w:eastAsia="Times New Roman" w:hAnsi="Times New Roman" w:cs="Times New Roman"/>
                <w:color w:val="000000"/>
                <w:sz w:val="19"/>
                <w:szCs w:val="19"/>
              </w:rPr>
              <w:t xml:space="preserve"> hemodynamically significant stenosis from the median arcuate ligament syndrome. </w:t>
            </w:r>
            <w:r>
              <w:rPr>
                <w:rFonts w:ascii="Times New Roman" w:eastAsia="Times New Roman" w:hAnsi="Times New Roman" w:cs="Times New Roman"/>
                <w:color w:val="000000"/>
                <w:sz w:val="19"/>
                <w:szCs w:val="19"/>
              </w:rPr>
              <w:t xml:space="preserve">Normal SMA flow findings. </w:t>
            </w:r>
            <w:r w:rsidRPr="009B7113">
              <w:rPr>
                <w:rFonts w:ascii="Times New Roman" w:eastAsia="Times New Roman" w:hAnsi="Times New Roman" w:cs="Times New Roman"/>
                <w:color w:val="000000"/>
                <w:sz w:val="19"/>
                <w:szCs w:val="19"/>
              </w:rPr>
              <w:t>Cholelithiasis.</w:t>
            </w:r>
          </w:p>
        </w:tc>
        <w:tc>
          <w:tcPr>
            <w:tcW w:w="1619" w:type="dxa"/>
            <w:tcBorders>
              <w:top w:val="single" w:sz="4" w:space="0" w:color="auto"/>
              <w:left w:val="nil"/>
              <w:bottom w:val="single" w:sz="4" w:space="0" w:color="auto"/>
              <w:right w:val="nil"/>
            </w:tcBorders>
            <w:shd w:val="clear" w:color="auto" w:fill="auto"/>
          </w:tcPr>
          <w:p w14:paraId="1BC40A2F" w14:textId="3879675B" w:rsidR="004902EA" w:rsidRDefault="004902EA" w:rsidP="00695544">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M</w:t>
            </w:r>
            <w:r w:rsidRPr="009B7113">
              <w:rPr>
                <w:rFonts w:ascii="Times New Roman" w:eastAsia="Times New Roman" w:hAnsi="Times New Roman" w:cs="Times New Roman"/>
                <w:color w:val="000000"/>
                <w:sz w:val="19"/>
                <w:szCs w:val="19"/>
              </w:rPr>
              <w:t>edian arcuate ligament surgical release</w:t>
            </w:r>
          </w:p>
        </w:tc>
        <w:tc>
          <w:tcPr>
            <w:tcW w:w="3389" w:type="dxa"/>
            <w:tcBorders>
              <w:top w:val="single" w:sz="4" w:space="0" w:color="auto"/>
              <w:left w:val="nil"/>
              <w:bottom w:val="single" w:sz="4" w:space="0" w:color="auto"/>
              <w:right w:val="nil"/>
            </w:tcBorders>
            <w:shd w:val="clear" w:color="auto" w:fill="auto"/>
          </w:tcPr>
          <w:p w14:paraId="4AC76DD0" w14:textId="0696094F" w:rsidR="004902EA" w:rsidRDefault="004902EA" w:rsidP="00695544">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u w:val="single"/>
              </w:rPr>
              <w:t>Postprocedural</w:t>
            </w:r>
            <w:r w:rsidRPr="009B7113">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 xml:space="preserve">no significant improvement of symptoms, persistence of abdominal pain. </w:t>
            </w:r>
          </w:p>
        </w:tc>
        <w:tc>
          <w:tcPr>
            <w:tcW w:w="1715" w:type="dxa"/>
            <w:tcBorders>
              <w:top w:val="single" w:sz="4" w:space="0" w:color="auto"/>
              <w:left w:val="nil"/>
              <w:bottom w:val="single" w:sz="4" w:space="0" w:color="auto"/>
              <w:right w:val="single" w:sz="4" w:space="0" w:color="auto"/>
            </w:tcBorders>
            <w:shd w:val="clear" w:color="auto" w:fill="auto"/>
            <w:noWrap/>
          </w:tcPr>
          <w:p w14:paraId="5FCC9C01" w14:textId="54DFE4E4" w:rsidR="004902EA" w:rsidRDefault="004902EA" w:rsidP="00695544">
            <w:pPr>
              <w:spacing w:after="0"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Symptoms/Imaging</w:t>
            </w:r>
          </w:p>
        </w:tc>
      </w:tr>
      <w:tr w:rsidR="004902EA" w:rsidRPr="00B13F0A" w14:paraId="4B3CFDF3" w14:textId="77777777" w:rsidTr="00695544">
        <w:trPr>
          <w:trHeight w:val="1430"/>
        </w:trPr>
        <w:tc>
          <w:tcPr>
            <w:tcW w:w="496" w:type="dxa"/>
            <w:tcBorders>
              <w:top w:val="single" w:sz="4" w:space="0" w:color="auto"/>
              <w:left w:val="single" w:sz="8" w:space="0" w:color="auto"/>
              <w:bottom w:val="single" w:sz="4" w:space="0" w:color="auto"/>
              <w:right w:val="single" w:sz="4" w:space="0" w:color="auto"/>
            </w:tcBorders>
            <w:shd w:val="clear" w:color="auto" w:fill="auto"/>
            <w:noWrap/>
          </w:tcPr>
          <w:p w14:paraId="7F35A091" w14:textId="792ADF44" w:rsidR="004902EA" w:rsidRDefault="004902EA" w:rsidP="00695544">
            <w:pPr>
              <w:spacing w:after="0" w:line="240" w:lineRule="auto"/>
              <w:rPr>
                <w:rFonts w:ascii="Times New Roman" w:eastAsia="Times New Roman" w:hAnsi="Times New Roman" w:cs="Times New Roman"/>
                <w:color w:val="006100"/>
                <w:sz w:val="19"/>
                <w:szCs w:val="19"/>
              </w:rPr>
            </w:pPr>
            <w:r>
              <w:rPr>
                <w:rFonts w:ascii="Times New Roman" w:eastAsia="Times New Roman" w:hAnsi="Times New Roman" w:cs="Times New Roman"/>
                <w:color w:val="006100"/>
                <w:sz w:val="19"/>
                <w:szCs w:val="19"/>
              </w:rPr>
              <w:t>11</w:t>
            </w:r>
          </w:p>
        </w:tc>
        <w:tc>
          <w:tcPr>
            <w:tcW w:w="3046" w:type="dxa"/>
            <w:tcBorders>
              <w:top w:val="single" w:sz="4" w:space="0" w:color="auto"/>
              <w:left w:val="nil"/>
              <w:bottom w:val="single" w:sz="4" w:space="0" w:color="auto"/>
              <w:right w:val="nil"/>
            </w:tcBorders>
            <w:shd w:val="clear" w:color="auto" w:fill="auto"/>
          </w:tcPr>
          <w:p w14:paraId="475DE84A" w14:textId="7CC41D33" w:rsidR="004902EA" w:rsidRPr="009B7113" w:rsidRDefault="004902EA" w:rsidP="00695544">
            <w:pPr>
              <w:spacing w:after="0" w:line="240" w:lineRule="auto"/>
              <w:rPr>
                <w:rFonts w:ascii="Times New Roman" w:eastAsia="Times New Roman" w:hAnsi="Times New Roman" w:cs="Times New Roman"/>
                <w:color w:val="000000"/>
                <w:sz w:val="19"/>
                <w:szCs w:val="19"/>
              </w:rPr>
            </w:pPr>
            <w:r w:rsidRPr="0094194D">
              <w:rPr>
                <w:rFonts w:ascii="Times New Roman" w:eastAsia="Times New Roman" w:hAnsi="Times New Roman" w:cs="Times New Roman"/>
                <w:color w:val="000000"/>
                <w:sz w:val="19"/>
                <w:szCs w:val="19"/>
              </w:rPr>
              <w:t>Right-side abdominal pain radiating to groin.</w:t>
            </w:r>
            <w:r>
              <w:rPr>
                <w:rFonts w:ascii="Times New Roman" w:eastAsia="Times New Roman" w:hAnsi="Times New Roman" w:cs="Times New Roman"/>
                <w:color w:val="000000"/>
                <w:sz w:val="19"/>
                <w:szCs w:val="19"/>
              </w:rPr>
              <w:t xml:space="preserve"> Diagnostic testing ordered to exclude chronic mesenteric ischemia as a differential diagnosis.</w:t>
            </w:r>
          </w:p>
        </w:tc>
        <w:tc>
          <w:tcPr>
            <w:tcW w:w="3235" w:type="dxa"/>
            <w:tcBorders>
              <w:top w:val="single" w:sz="4" w:space="0" w:color="auto"/>
              <w:left w:val="nil"/>
              <w:bottom w:val="single" w:sz="4" w:space="0" w:color="auto"/>
              <w:right w:val="nil"/>
            </w:tcBorders>
            <w:shd w:val="clear" w:color="auto" w:fill="auto"/>
          </w:tcPr>
          <w:p w14:paraId="0AA12424" w14:textId="0EDB7978" w:rsidR="004902EA" w:rsidRPr="0094194D" w:rsidRDefault="004902EA" w:rsidP="00695544">
            <w:pPr>
              <w:spacing w:after="0" w:line="240" w:lineRule="auto"/>
              <w:rPr>
                <w:rFonts w:ascii="Times New Roman" w:eastAsia="Times New Roman" w:hAnsi="Times New Roman" w:cs="Times New Roman"/>
                <w:color w:val="000000"/>
                <w:sz w:val="19"/>
                <w:szCs w:val="19"/>
              </w:rPr>
            </w:pPr>
            <w:r w:rsidRPr="0094194D">
              <w:rPr>
                <w:rFonts w:ascii="Times New Roman" w:eastAsia="Times New Roman" w:hAnsi="Times New Roman" w:cs="Times New Roman"/>
                <w:color w:val="000000"/>
                <w:sz w:val="19"/>
                <w:szCs w:val="19"/>
                <w:u w:val="single"/>
              </w:rPr>
              <w:t>MRI</w:t>
            </w:r>
            <w:r w:rsidRPr="0094194D">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w:t>
            </w:r>
            <w:r w:rsidRPr="0094194D">
              <w:rPr>
                <w:rFonts w:ascii="Times New Roman" w:eastAsia="Times New Roman" w:hAnsi="Times New Roman" w:cs="Times New Roman"/>
                <w:color w:val="000000"/>
                <w:sz w:val="19"/>
                <w:szCs w:val="19"/>
              </w:rPr>
              <w:t xml:space="preserve">50% </w:t>
            </w:r>
            <w:r>
              <w:rPr>
                <w:rFonts w:ascii="Times New Roman" w:eastAsia="Times New Roman" w:hAnsi="Times New Roman" w:cs="Times New Roman"/>
                <w:color w:val="000000"/>
                <w:sz w:val="19"/>
                <w:szCs w:val="19"/>
              </w:rPr>
              <w:t xml:space="preserve">CA </w:t>
            </w:r>
            <w:r w:rsidRPr="0094194D">
              <w:rPr>
                <w:rFonts w:ascii="Times New Roman" w:eastAsia="Times New Roman" w:hAnsi="Times New Roman" w:cs="Times New Roman"/>
                <w:color w:val="000000"/>
                <w:sz w:val="19"/>
                <w:szCs w:val="19"/>
              </w:rPr>
              <w:t>stenosis</w:t>
            </w:r>
            <w:r>
              <w:rPr>
                <w:rFonts w:ascii="Times New Roman" w:eastAsia="Times New Roman" w:hAnsi="Times New Roman" w:cs="Times New Roman"/>
                <w:color w:val="000000"/>
                <w:sz w:val="19"/>
                <w:szCs w:val="19"/>
              </w:rPr>
              <w:t>, possible</w:t>
            </w:r>
            <w:r w:rsidRPr="0094194D">
              <w:rPr>
                <w:rFonts w:ascii="Times New Roman" w:eastAsia="Times New Roman" w:hAnsi="Times New Roman" w:cs="Times New Roman"/>
                <w:color w:val="000000"/>
                <w:sz w:val="19"/>
                <w:szCs w:val="19"/>
              </w:rPr>
              <w:t xml:space="preserve"> arcuate ligament compression.</w:t>
            </w:r>
          </w:p>
          <w:p w14:paraId="78A54468" w14:textId="62F4413B" w:rsidR="004902EA" w:rsidRPr="009B7113" w:rsidRDefault="004902EA" w:rsidP="00695544">
            <w:pPr>
              <w:spacing w:after="0" w:line="240" w:lineRule="auto"/>
              <w:rPr>
                <w:rFonts w:ascii="Times New Roman" w:eastAsia="Times New Roman" w:hAnsi="Times New Roman" w:cs="Times New Roman"/>
                <w:color w:val="000000"/>
                <w:sz w:val="19"/>
                <w:szCs w:val="19"/>
                <w:u w:val="single"/>
              </w:rPr>
            </w:pPr>
            <w:r w:rsidRPr="0094194D">
              <w:rPr>
                <w:rFonts w:ascii="Times New Roman" w:eastAsia="Times New Roman" w:hAnsi="Times New Roman" w:cs="Times New Roman"/>
                <w:color w:val="000000"/>
                <w:sz w:val="19"/>
                <w:szCs w:val="19"/>
                <w:u w:val="single"/>
              </w:rPr>
              <w:t>US abdominal</w:t>
            </w:r>
            <w:r w:rsidRPr="0094194D">
              <w:rPr>
                <w:rFonts w:ascii="Times New Roman" w:eastAsia="Times New Roman" w:hAnsi="Times New Roman" w:cs="Times New Roman"/>
                <w:color w:val="000000"/>
                <w:sz w:val="19"/>
                <w:szCs w:val="19"/>
              </w:rPr>
              <w:t>: No testicular mass, probable small fat-containing left inguinal hernia.</w:t>
            </w:r>
          </w:p>
        </w:tc>
        <w:tc>
          <w:tcPr>
            <w:tcW w:w="1619" w:type="dxa"/>
            <w:tcBorders>
              <w:top w:val="single" w:sz="4" w:space="0" w:color="auto"/>
              <w:left w:val="nil"/>
              <w:bottom w:val="single" w:sz="4" w:space="0" w:color="auto"/>
              <w:right w:val="nil"/>
            </w:tcBorders>
            <w:shd w:val="clear" w:color="auto" w:fill="auto"/>
          </w:tcPr>
          <w:p w14:paraId="773E4EB3" w14:textId="4F777190" w:rsidR="004902EA" w:rsidRDefault="004902EA" w:rsidP="00695544">
            <w:pPr>
              <w:spacing w:after="0" w:line="240" w:lineRule="auto"/>
              <w:rPr>
                <w:rFonts w:ascii="Times New Roman" w:eastAsia="Times New Roman" w:hAnsi="Times New Roman" w:cs="Times New Roman"/>
                <w:color w:val="000000"/>
                <w:sz w:val="19"/>
                <w:szCs w:val="19"/>
              </w:rPr>
            </w:pPr>
            <w:r w:rsidRPr="0094194D">
              <w:rPr>
                <w:rFonts w:ascii="Times New Roman" w:eastAsia="Times New Roman" w:hAnsi="Times New Roman" w:cs="Times New Roman"/>
                <w:color w:val="000000"/>
                <w:sz w:val="19"/>
                <w:szCs w:val="19"/>
              </w:rPr>
              <w:t>Diagnostic testing</w:t>
            </w:r>
          </w:p>
        </w:tc>
        <w:tc>
          <w:tcPr>
            <w:tcW w:w="3389" w:type="dxa"/>
            <w:tcBorders>
              <w:top w:val="single" w:sz="4" w:space="0" w:color="auto"/>
              <w:left w:val="nil"/>
              <w:bottom w:val="single" w:sz="4" w:space="0" w:color="auto"/>
              <w:right w:val="nil"/>
            </w:tcBorders>
            <w:shd w:val="clear" w:color="auto" w:fill="auto"/>
          </w:tcPr>
          <w:p w14:paraId="2C5E3239" w14:textId="1478B237" w:rsidR="004902EA" w:rsidRPr="009B7113" w:rsidDel="00615CF2" w:rsidRDefault="004902EA" w:rsidP="00695544">
            <w:pPr>
              <w:spacing w:after="0" w:line="240" w:lineRule="auto"/>
              <w:rPr>
                <w:rFonts w:ascii="Times New Roman" w:eastAsia="Times New Roman" w:hAnsi="Times New Roman" w:cs="Times New Roman"/>
                <w:color w:val="000000"/>
                <w:sz w:val="19"/>
                <w:szCs w:val="19"/>
                <w:u w:val="single"/>
              </w:rPr>
            </w:pPr>
            <w:r>
              <w:rPr>
                <w:rFonts w:ascii="Times New Roman" w:eastAsia="Times New Roman" w:hAnsi="Times New Roman" w:cs="Times New Roman"/>
                <w:color w:val="000000"/>
                <w:sz w:val="19"/>
                <w:szCs w:val="19"/>
              </w:rPr>
              <w:t xml:space="preserve">Findings </w:t>
            </w:r>
            <w:r w:rsidRPr="0094194D">
              <w:rPr>
                <w:rFonts w:ascii="Times New Roman" w:eastAsia="Times New Roman" w:hAnsi="Times New Roman" w:cs="Times New Roman"/>
                <w:color w:val="000000"/>
                <w:sz w:val="19"/>
                <w:szCs w:val="19"/>
              </w:rPr>
              <w:t>on MR</w:t>
            </w:r>
            <w:r>
              <w:rPr>
                <w:rFonts w:ascii="Times New Roman" w:eastAsia="Times New Roman" w:hAnsi="Times New Roman" w:cs="Times New Roman"/>
                <w:color w:val="000000"/>
                <w:sz w:val="19"/>
                <w:szCs w:val="19"/>
              </w:rPr>
              <w:t>I</w:t>
            </w:r>
            <w:r w:rsidRPr="0094194D">
              <w:rPr>
                <w:rFonts w:ascii="Times New Roman" w:eastAsia="Times New Roman" w:hAnsi="Times New Roman" w:cs="Times New Roman"/>
                <w:color w:val="000000"/>
                <w:sz w:val="19"/>
                <w:szCs w:val="19"/>
              </w:rPr>
              <w:t xml:space="preserve"> were considered incidental with no clinical significance. </w:t>
            </w:r>
            <w:r>
              <w:rPr>
                <w:rFonts w:ascii="Times New Roman" w:eastAsia="Times New Roman" w:hAnsi="Times New Roman" w:cs="Times New Roman"/>
                <w:color w:val="000000"/>
                <w:sz w:val="19"/>
                <w:szCs w:val="19"/>
              </w:rPr>
              <w:t>Typical symptoms indicating MALS missing.</w:t>
            </w:r>
          </w:p>
        </w:tc>
        <w:tc>
          <w:tcPr>
            <w:tcW w:w="1715" w:type="dxa"/>
            <w:tcBorders>
              <w:top w:val="single" w:sz="4" w:space="0" w:color="auto"/>
              <w:left w:val="nil"/>
              <w:bottom w:val="single" w:sz="4" w:space="0" w:color="auto"/>
              <w:right w:val="single" w:sz="4" w:space="0" w:color="auto"/>
            </w:tcBorders>
            <w:shd w:val="clear" w:color="auto" w:fill="auto"/>
            <w:noWrap/>
          </w:tcPr>
          <w:p w14:paraId="34B97EAA" w14:textId="77118256" w:rsidR="004902EA" w:rsidRDefault="004902EA" w:rsidP="00695544">
            <w:pPr>
              <w:spacing w:after="0" w:line="240" w:lineRule="auto"/>
              <w:rPr>
                <w:rFonts w:ascii="Times New Roman" w:eastAsia="Times New Roman" w:hAnsi="Times New Roman" w:cs="Times New Roman"/>
                <w:color w:val="000000"/>
                <w:sz w:val="19"/>
                <w:szCs w:val="19"/>
              </w:rPr>
            </w:pPr>
            <w:ins w:id="732" w:author="Grant Steven Roberts" w:date="2020-11-07T10:42:00Z">
              <w:r>
                <w:rPr>
                  <w:rFonts w:ascii="Times New Roman" w:eastAsia="Times New Roman" w:hAnsi="Times New Roman" w:cs="Times New Roman"/>
                  <w:color w:val="000000"/>
                  <w:sz w:val="19"/>
                  <w:szCs w:val="19"/>
                </w:rPr>
                <w:t xml:space="preserve">Symptoms </w:t>
              </w:r>
            </w:ins>
          </w:p>
        </w:tc>
      </w:tr>
      <w:tr w:rsidR="004902EA" w:rsidRPr="00B13F0A" w14:paraId="027B0449" w14:textId="77777777" w:rsidTr="00695544">
        <w:trPr>
          <w:trHeight w:val="1430"/>
        </w:trPr>
        <w:tc>
          <w:tcPr>
            <w:tcW w:w="496" w:type="dxa"/>
            <w:tcBorders>
              <w:top w:val="single" w:sz="4" w:space="0" w:color="auto"/>
              <w:left w:val="single" w:sz="8" w:space="0" w:color="auto"/>
              <w:bottom w:val="single" w:sz="4" w:space="0" w:color="auto"/>
              <w:right w:val="single" w:sz="4" w:space="0" w:color="auto"/>
            </w:tcBorders>
            <w:shd w:val="clear" w:color="auto" w:fill="auto"/>
            <w:noWrap/>
          </w:tcPr>
          <w:p w14:paraId="2F807CCB" w14:textId="4D903797" w:rsidR="004902EA" w:rsidRDefault="004902EA" w:rsidP="00695544">
            <w:pPr>
              <w:spacing w:after="0" w:line="240" w:lineRule="auto"/>
              <w:rPr>
                <w:rFonts w:ascii="Times New Roman" w:eastAsia="Times New Roman" w:hAnsi="Times New Roman" w:cs="Times New Roman"/>
                <w:color w:val="006100"/>
                <w:sz w:val="19"/>
                <w:szCs w:val="19"/>
              </w:rPr>
            </w:pPr>
            <w:ins w:id="733" w:author="Grant Steven Roberts" w:date="2020-11-05T20:49:00Z">
              <w:r>
                <w:rPr>
                  <w:rFonts w:ascii="Times New Roman" w:eastAsia="Times New Roman" w:hAnsi="Times New Roman" w:cs="Times New Roman"/>
                  <w:color w:val="006100"/>
                  <w:sz w:val="19"/>
                  <w:szCs w:val="19"/>
                </w:rPr>
                <w:t>12</w:t>
              </w:r>
            </w:ins>
          </w:p>
        </w:tc>
        <w:tc>
          <w:tcPr>
            <w:tcW w:w="3046" w:type="dxa"/>
            <w:tcBorders>
              <w:top w:val="single" w:sz="4" w:space="0" w:color="auto"/>
              <w:left w:val="nil"/>
              <w:bottom w:val="single" w:sz="4" w:space="0" w:color="auto"/>
              <w:right w:val="nil"/>
            </w:tcBorders>
            <w:shd w:val="clear" w:color="auto" w:fill="auto"/>
          </w:tcPr>
          <w:p w14:paraId="6F403795" w14:textId="30B1838F" w:rsidR="004902EA" w:rsidRPr="0094194D" w:rsidRDefault="004902EA" w:rsidP="00695544">
            <w:pPr>
              <w:spacing w:after="0" w:line="240" w:lineRule="auto"/>
              <w:rPr>
                <w:rFonts w:ascii="Times New Roman" w:eastAsia="Times New Roman" w:hAnsi="Times New Roman" w:cs="Times New Roman"/>
                <w:color w:val="000000"/>
                <w:sz w:val="19"/>
                <w:szCs w:val="19"/>
              </w:rPr>
            </w:pPr>
            <w:ins w:id="734" w:author="Grant Steven Roberts" w:date="2020-11-05T20:49:00Z">
              <w:r>
                <w:rPr>
                  <w:rFonts w:ascii="Times New Roman" w:eastAsia="Times New Roman" w:hAnsi="Times New Roman" w:cs="Times New Roman"/>
                  <w:color w:val="000000"/>
                  <w:sz w:val="19"/>
                  <w:szCs w:val="19"/>
                </w:rPr>
                <w:t>Chronic abdominal pain</w:t>
              </w:r>
              <w:del w:id="735" w:author="JITKA STAREKOVA" w:date="2020-11-10T14:08:00Z">
                <w:r w:rsidDel="006115F4">
                  <w:rPr>
                    <w:rFonts w:ascii="Times New Roman" w:eastAsia="Times New Roman" w:hAnsi="Times New Roman" w:cs="Times New Roman"/>
                    <w:color w:val="000000"/>
                    <w:sz w:val="19"/>
                    <w:szCs w:val="19"/>
                  </w:rPr>
                  <w:delText>, CA stenosis</w:delText>
                </w:r>
              </w:del>
            </w:ins>
          </w:p>
        </w:tc>
        <w:tc>
          <w:tcPr>
            <w:tcW w:w="3235" w:type="dxa"/>
            <w:tcBorders>
              <w:top w:val="single" w:sz="4" w:space="0" w:color="auto"/>
              <w:left w:val="nil"/>
              <w:bottom w:val="single" w:sz="4" w:space="0" w:color="auto"/>
              <w:right w:val="nil"/>
            </w:tcBorders>
            <w:shd w:val="clear" w:color="auto" w:fill="auto"/>
          </w:tcPr>
          <w:p w14:paraId="0DA1460B" w14:textId="2510C76A" w:rsidR="004902EA" w:rsidRPr="0094194D" w:rsidRDefault="004902EA" w:rsidP="00695544">
            <w:pPr>
              <w:spacing w:after="0" w:line="240" w:lineRule="auto"/>
              <w:rPr>
                <w:rFonts w:ascii="Times New Roman" w:eastAsia="Times New Roman" w:hAnsi="Times New Roman" w:cs="Times New Roman"/>
                <w:color w:val="000000"/>
                <w:sz w:val="19"/>
                <w:szCs w:val="19"/>
                <w:u w:val="single"/>
              </w:rPr>
            </w:pPr>
            <w:ins w:id="736" w:author="Grant Steven Roberts" w:date="2020-11-05T20:49:00Z">
              <w:r w:rsidRPr="0094194D">
                <w:rPr>
                  <w:rFonts w:ascii="Times New Roman" w:eastAsia="Times New Roman" w:hAnsi="Times New Roman" w:cs="Times New Roman"/>
                  <w:color w:val="000000"/>
                  <w:sz w:val="19"/>
                  <w:szCs w:val="19"/>
                  <w:u w:val="single"/>
                </w:rPr>
                <w:t>MRI</w:t>
              </w:r>
              <w:r w:rsidRPr="0094194D">
                <w:rPr>
                  <w:rFonts w:ascii="Times New Roman" w:eastAsia="Times New Roman" w:hAnsi="Times New Roman" w:cs="Times New Roman"/>
                  <w:color w:val="000000"/>
                  <w:sz w:val="19"/>
                  <w:szCs w:val="19"/>
                </w:rPr>
                <w:t xml:space="preserve">: High-grade stenosis </w:t>
              </w:r>
              <w:r>
                <w:rPr>
                  <w:rFonts w:ascii="Times New Roman" w:eastAsia="Times New Roman" w:hAnsi="Times New Roman" w:cs="Times New Roman"/>
                  <w:color w:val="000000"/>
                  <w:sz w:val="19"/>
                  <w:szCs w:val="19"/>
                </w:rPr>
                <w:t>of CA</w:t>
              </w:r>
            </w:ins>
            <w:ins w:id="737" w:author="JITKA STAREKOVA" w:date="2020-11-10T14:10:00Z">
              <w:r>
                <w:rPr>
                  <w:rFonts w:ascii="Times New Roman" w:eastAsia="Times New Roman" w:hAnsi="Times New Roman" w:cs="Times New Roman"/>
                  <w:color w:val="000000"/>
                  <w:sz w:val="19"/>
                  <w:szCs w:val="19"/>
                </w:rPr>
                <w:t xml:space="preserve"> at origin</w:t>
              </w:r>
            </w:ins>
            <w:ins w:id="738" w:author="Grant Steven Roberts" w:date="2020-11-05T20:49:00Z">
              <w:r>
                <w:rPr>
                  <w:rFonts w:ascii="Times New Roman" w:eastAsia="Times New Roman" w:hAnsi="Times New Roman" w:cs="Times New Roman"/>
                  <w:color w:val="000000"/>
                  <w:sz w:val="19"/>
                  <w:szCs w:val="19"/>
                </w:rPr>
                <w:t>,</w:t>
              </w:r>
              <w:r w:rsidRPr="0094194D">
                <w:rPr>
                  <w:rFonts w:ascii="Times New Roman" w:eastAsia="Times New Roman" w:hAnsi="Times New Roman" w:cs="Times New Roman"/>
                  <w:color w:val="000000"/>
                  <w:sz w:val="19"/>
                  <w:szCs w:val="19"/>
                </w:rPr>
                <w:t xml:space="preserve"> partially mitigated </w:t>
              </w:r>
              <w:r>
                <w:rPr>
                  <w:rFonts w:ascii="Times New Roman" w:eastAsia="Times New Roman" w:hAnsi="Times New Roman" w:cs="Times New Roman"/>
                  <w:color w:val="000000"/>
                  <w:sz w:val="19"/>
                  <w:szCs w:val="19"/>
                </w:rPr>
                <w:t>during inspiration</w:t>
              </w:r>
              <w:r w:rsidRPr="0094194D">
                <w:rPr>
                  <w:rFonts w:ascii="Times New Roman" w:eastAsia="Times New Roman" w:hAnsi="Times New Roman" w:cs="Times New Roman"/>
                  <w:color w:val="000000"/>
                  <w:sz w:val="19"/>
                  <w:szCs w:val="19"/>
                </w:rPr>
                <w:t>. Post</w:t>
              </w:r>
              <w:r>
                <w:rPr>
                  <w:rFonts w:ascii="Times New Roman" w:eastAsia="Times New Roman" w:hAnsi="Times New Roman" w:cs="Times New Roman"/>
                  <w:color w:val="000000"/>
                  <w:sz w:val="19"/>
                  <w:szCs w:val="19"/>
                </w:rPr>
                <w:t>-</w:t>
              </w:r>
              <w:r w:rsidRPr="0094194D">
                <w:rPr>
                  <w:rFonts w:ascii="Times New Roman" w:eastAsia="Times New Roman" w:hAnsi="Times New Roman" w:cs="Times New Roman"/>
                  <w:color w:val="000000"/>
                  <w:sz w:val="19"/>
                  <w:szCs w:val="19"/>
                </w:rPr>
                <w:t xml:space="preserve">stenotic </w:t>
              </w:r>
            </w:ins>
            <w:ins w:id="739" w:author="Grant Steven Roberts" w:date="2020-11-06T10:17:00Z">
              <w:r>
                <w:rPr>
                  <w:rFonts w:ascii="Times New Roman" w:eastAsia="Times New Roman" w:hAnsi="Times New Roman" w:cs="Times New Roman"/>
                  <w:color w:val="000000"/>
                  <w:sz w:val="19"/>
                  <w:szCs w:val="19"/>
                </w:rPr>
                <w:t xml:space="preserve">CA </w:t>
              </w:r>
            </w:ins>
            <w:ins w:id="740" w:author="Grant Steven Roberts" w:date="2020-11-05T20:49:00Z">
              <w:r w:rsidRPr="0094194D">
                <w:rPr>
                  <w:rFonts w:ascii="Times New Roman" w:eastAsia="Times New Roman" w:hAnsi="Times New Roman" w:cs="Times New Roman"/>
                  <w:color w:val="000000"/>
                  <w:sz w:val="19"/>
                  <w:szCs w:val="19"/>
                </w:rPr>
                <w:t>dilatation</w:t>
              </w:r>
              <w:r>
                <w:rPr>
                  <w:rFonts w:ascii="Times New Roman" w:eastAsia="Times New Roman" w:hAnsi="Times New Roman" w:cs="Times New Roman"/>
                  <w:color w:val="000000"/>
                  <w:sz w:val="19"/>
                  <w:szCs w:val="19"/>
                </w:rPr>
                <w:t>,</w:t>
              </w:r>
              <w:r w:rsidRPr="0094194D">
                <w:rPr>
                  <w:rFonts w:ascii="Times New Roman" w:eastAsia="Times New Roman" w:hAnsi="Times New Roman" w:cs="Times New Roman"/>
                  <w:color w:val="000000"/>
                  <w:sz w:val="19"/>
                  <w:szCs w:val="19"/>
                </w:rPr>
                <w:t xml:space="preserve"> prominent pancreaticoduodenal arcade. Findings </w:t>
              </w:r>
            </w:ins>
            <w:ins w:id="741" w:author="Grant Steven Roberts" w:date="2020-11-06T10:17:00Z">
              <w:r>
                <w:rPr>
                  <w:rFonts w:ascii="Times New Roman" w:eastAsia="Times New Roman" w:hAnsi="Times New Roman" w:cs="Times New Roman"/>
                  <w:color w:val="000000"/>
                  <w:sz w:val="19"/>
                  <w:szCs w:val="19"/>
                </w:rPr>
                <w:t>suggest</w:t>
              </w:r>
            </w:ins>
            <w:ins w:id="742" w:author="Grant Steven Roberts" w:date="2020-11-05T20:49:00Z">
              <w:r w:rsidRPr="0094194D">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MALS</w:t>
              </w:r>
              <w:r w:rsidRPr="0094194D">
                <w:rPr>
                  <w:rFonts w:ascii="Times New Roman" w:eastAsia="Times New Roman" w:hAnsi="Times New Roman" w:cs="Times New Roman"/>
                  <w:color w:val="000000"/>
                  <w:sz w:val="19"/>
                  <w:szCs w:val="19"/>
                </w:rPr>
                <w:t xml:space="preserve">, although </w:t>
              </w:r>
              <w:r>
                <w:rPr>
                  <w:rFonts w:ascii="Times New Roman" w:eastAsia="Times New Roman" w:hAnsi="Times New Roman" w:cs="Times New Roman"/>
                  <w:color w:val="000000"/>
                  <w:sz w:val="19"/>
                  <w:szCs w:val="19"/>
                </w:rPr>
                <w:t>other</w:t>
              </w:r>
              <w:r w:rsidRPr="0094194D">
                <w:rPr>
                  <w:rFonts w:ascii="Times New Roman" w:eastAsia="Times New Roman" w:hAnsi="Times New Roman" w:cs="Times New Roman"/>
                  <w:color w:val="000000"/>
                  <w:sz w:val="19"/>
                  <w:szCs w:val="19"/>
                </w:rPr>
                <w:t xml:space="preserve"> etiologies should be considered.</w:t>
              </w:r>
            </w:ins>
          </w:p>
        </w:tc>
        <w:tc>
          <w:tcPr>
            <w:tcW w:w="1619" w:type="dxa"/>
            <w:tcBorders>
              <w:top w:val="single" w:sz="4" w:space="0" w:color="auto"/>
              <w:left w:val="nil"/>
              <w:bottom w:val="single" w:sz="4" w:space="0" w:color="auto"/>
              <w:right w:val="nil"/>
            </w:tcBorders>
            <w:shd w:val="clear" w:color="auto" w:fill="auto"/>
          </w:tcPr>
          <w:p w14:paraId="7F08D1A9" w14:textId="0FBEE568" w:rsidR="004902EA" w:rsidRPr="0094194D" w:rsidRDefault="004902EA" w:rsidP="00695544">
            <w:pPr>
              <w:spacing w:after="0" w:line="240" w:lineRule="auto"/>
              <w:rPr>
                <w:rFonts w:ascii="Times New Roman" w:eastAsia="Times New Roman" w:hAnsi="Times New Roman" w:cs="Times New Roman"/>
                <w:color w:val="000000"/>
                <w:sz w:val="19"/>
                <w:szCs w:val="19"/>
              </w:rPr>
            </w:pPr>
            <w:ins w:id="743" w:author="Grant Steven Roberts" w:date="2020-11-05T20:49:00Z">
              <w:r>
                <w:rPr>
                  <w:rFonts w:ascii="Times New Roman" w:eastAsia="Times New Roman" w:hAnsi="Times New Roman" w:cs="Times New Roman"/>
                  <w:color w:val="000000"/>
                  <w:sz w:val="19"/>
                  <w:szCs w:val="19"/>
                </w:rPr>
                <w:t>Diagnostic testing</w:t>
              </w:r>
            </w:ins>
          </w:p>
        </w:tc>
        <w:tc>
          <w:tcPr>
            <w:tcW w:w="3389" w:type="dxa"/>
            <w:tcBorders>
              <w:top w:val="single" w:sz="4" w:space="0" w:color="auto"/>
              <w:left w:val="nil"/>
              <w:bottom w:val="single" w:sz="4" w:space="0" w:color="auto"/>
              <w:right w:val="nil"/>
            </w:tcBorders>
            <w:shd w:val="clear" w:color="auto" w:fill="auto"/>
          </w:tcPr>
          <w:p w14:paraId="10602D0B" w14:textId="29738D97" w:rsidR="004902EA" w:rsidRPr="0094194D" w:rsidDel="00615CF2" w:rsidRDefault="004902EA" w:rsidP="00695544">
            <w:pPr>
              <w:spacing w:after="0" w:line="240" w:lineRule="auto"/>
              <w:rPr>
                <w:rFonts w:ascii="Times New Roman" w:eastAsia="Times New Roman" w:hAnsi="Times New Roman" w:cs="Times New Roman"/>
                <w:color w:val="000000"/>
                <w:sz w:val="19"/>
                <w:szCs w:val="19"/>
                <w:u w:val="single"/>
              </w:rPr>
            </w:pPr>
            <w:ins w:id="744" w:author="JITKA STAREKOVA" w:date="2020-11-10T14:12:00Z">
              <w:r w:rsidRPr="0094194D">
                <w:rPr>
                  <w:rFonts w:ascii="Times New Roman" w:eastAsia="Times New Roman" w:hAnsi="Times New Roman" w:cs="Times New Roman"/>
                  <w:color w:val="000000"/>
                  <w:sz w:val="19"/>
                  <w:szCs w:val="19"/>
                </w:rPr>
                <w:t xml:space="preserve">Abdominal pain largely resolved. </w:t>
              </w:r>
            </w:ins>
            <w:ins w:id="745" w:author="JITKA STAREKOVA" w:date="2020-11-10T14:11:00Z">
              <w:r w:rsidRPr="0094194D">
                <w:rPr>
                  <w:rFonts w:ascii="Times New Roman" w:eastAsia="Times New Roman" w:hAnsi="Times New Roman" w:cs="Times New Roman"/>
                  <w:color w:val="000000"/>
                  <w:sz w:val="19"/>
                  <w:szCs w:val="19"/>
                </w:rPr>
                <w:t xml:space="preserve">Conservative management of obstructive </w:t>
              </w:r>
            </w:ins>
            <w:ins w:id="746" w:author="JITKA STAREKOVA" w:date="2020-11-10T14:12:00Z">
              <w:r>
                <w:rPr>
                  <w:rFonts w:ascii="Times New Roman" w:eastAsia="Times New Roman" w:hAnsi="Times New Roman" w:cs="Times New Roman"/>
                  <w:color w:val="000000"/>
                  <w:sz w:val="19"/>
                  <w:szCs w:val="19"/>
                </w:rPr>
                <w:t xml:space="preserve">bowl </w:t>
              </w:r>
            </w:ins>
            <w:ins w:id="747" w:author="JITKA STAREKOVA" w:date="2020-11-10T14:11:00Z">
              <w:r w:rsidRPr="0094194D">
                <w:rPr>
                  <w:rFonts w:ascii="Times New Roman" w:eastAsia="Times New Roman" w:hAnsi="Times New Roman" w:cs="Times New Roman"/>
                  <w:color w:val="000000"/>
                  <w:sz w:val="19"/>
                  <w:szCs w:val="19"/>
                </w:rPr>
                <w:t xml:space="preserve">symptoms with bowel rest and </w:t>
              </w:r>
              <w:r>
                <w:rPr>
                  <w:rFonts w:ascii="Times New Roman" w:eastAsia="Times New Roman" w:hAnsi="Times New Roman" w:cs="Times New Roman"/>
                  <w:color w:val="000000"/>
                  <w:sz w:val="19"/>
                  <w:szCs w:val="19"/>
                </w:rPr>
                <w:t>nasogastric</w:t>
              </w:r>
              <w:r w:rsidRPr="0094194D">
                <w:rPr>
                  <w:rFonts w:ascii="Times New Roman" w:eastAsia="Times New Roman" w:hAnsi="Times New Roman" w:cs="Times New Roman"/>
                  <w:color w:val="000000"/>
                  <w:sz w:val="19"/>
                  <w:szCs w:val="19"/>
                </w:rPr>
                <w:t xml:space="preserve"> tube decompression.</w:t>
              </w:r>
              <w:r>
                <w:rPr>
                  <w:rFonts w:ascii="Times New Roman" w:eastAsia="Times New Roman" w:hAnsi="Times New Roman" w:cs="Times New Roman"/>
                  <w:color w:val="000000"/>
                  <w:sz w:val="19"/>
                  <w:szCs w:val="19"/>
                </w:rPr>
                <w:t xml:space="preserve"> </w:t>
              </w:r>
            </w:ins>
            <w:ins w:id="748" w:author="Grant Steven Roberts" w:date="2020-11-05T20:49:00Z">
              <w:del w:id="749" w:author="JITKA STAREKOVA" w:date="2020-11-10T14:10:00Z">
                <w:r w:rsidRPr="0094194D" w:rsidDel="006115F4">
                  <w:rPr>
                    <w:rFonts w:ascii="Times New Roman" w:eastAsia="Times New Roman" w:hAnsi="Times New Roman" w:cs="Times New Roman"/>
                    <w:color w:val="000000"/>
                    <w:sz w:val="19"/>
                    <w:szCs w:val="19"/>
                    <w:u w:val="single"/>
                  </w:rPr>
                  <w:delText>06/06/2012</w:delText>
                </w:r>
                <w:r w:rsidRPr="0094194D" w:rsidDel="006115F4">
                  <w:rPr>
                    <w:rFonts w:ascii="Times New Roman" w:eastAsia="Times New Roman" w:hAnsi="Times New Roman" w:cs="Times New Roman"/>
                    <w:color w:val="000000"/>
                    <w:sz w:val="19"/>
                    <w:szCs w:val="19"/>
                  </w:rPr>
                  <w:delText>:</w:delText>
                </w:r>
              </w:del>
              <w:del w:id="750" w:author="JITKA STAREKOVA" w:date="2020-11-10T14:11:00Z">
                <w:r w:rsidRPr="0094194D" w:rsidDel="006115F4">
                  <w:rPr>
                    <w:rFonts w:ascii="Times New Roman" w:eastAsia="Times New Roman" w:hAnsi="Times New Roman" w:cs="Times New Roman"/>
                    <w:color w:val="000000"/>
                    <w:sz w:val="19"/>
                    <w:szCs w:val="19"/>
                  </w:rPr>
                  <w:delText xml:space="preserve"> </w:delText>
                </w:r>
              </w:del>
              <w:del w:id="751" w:author="JITKA STAREKOVA" w:date="2020-11-10T14:12:00Z">
                <w:r w:rsidRPr="0094194D" w:rsidDel="006115F4">
                  <w:rPr>
                    <w:rFonts w:ascii="Times New Roman" w:eastAsia="Times New Roman" w:hAnsi="Times New Roman" w:cs="Times New Roman"/>
                    <w:color w:val="000000"/>
                    <w:sz w:val="19"/>
                    <w:szCs w:val="19"/>
                  </w:rPr>
                  <w:delText xml:space="preserve">Abdominal pain largely resolved. </w:delText>
                </w:r>
              </w:del>
              <w:del w:id="752" w:author="JITKA STAREKOVA" w:date="2020-11-10T14:11:00Z">
                <w:r w:rsidRPr="0094194D" w:rsidDel="006115F4">
                  <w:rPr>
                    <w:rFonts w:ascii="Times New Roman" w:eastAsia="Times New Roman" w:hAnsi="Times New Roman" w:cs="Times New Roman"/>
                    <w:color w:val="000000"/>
                    <w:sz w:val="19"/>
                    <w:szCs w:val="19"/>
                  </w:rPr>
                  <w:delText xml:space="preserve">Patient has been passing flatus and having bowl movements. Conservative management of obstructive symptoms with bowel rest and </w:delText>
                </w:r>
                <w:r w:rsidDel="006115F4">
                  <w:rPr>
                    <w:rFonts w:ascii="Times New Roman" w:eastAsia="Times New Roman" w:hAnsi="Times New Roman" w:cs="Times New Roman"/>
                    <w:color w:val="000000"/>
                    <w:sz w:val="19"/>
                    <w:szCs w:val="19"/>
                  </w:rPr>
                  <w:delText>nasogastric</w:delText>
                </w:r>
                <w:r w:rsidRPr="0094194D" w:rsidDel="006115F4">
                  <w:rPr>
                    <w:rFonts w:ascii="Times New Roman" w:eastAsia="Times New Roman" w:hAnsi="Times New Roman" w:cs="Times New Roman"/>
                    <w:color w:val="000000"/>
                    <w:sz w:val="19"/>
                    <w:szCs w:val="19"/>
                  </w:rPr>
                  <w:delText xml:space="preserve"> tube decompression.</w:delText>
                </w:r>
              </w:del>
            </w:ins>
          </w:p>
        </w:tc>
        <w:tc>
          <w:tcPr>
            <w:tcW w:w="1715" w:type="dxa"/>
            <w:tcBorders>
              <w:top w:val="single" w:sz="4" w:space="0" w:color="auto"/>
              <w:left w:val="nil"/>
              <w:bottom w:val="single" w:sz="4" w:space="0" w:color="auto"/>
              <w:right w:val="single" w:sz="4" w:space="0" w:color="auto"/>
            </w:tcBorders>
            <w:shd w:val="clear" w:color="auto" w:fill="auto"/>
            <w:noWrap/>
          </w:tcPr>
          <w:p w14:paraId="54ACC128" w14:textId="510BA648" w:rsidR="004902EA" w:rsidRDefault="004902EA" w:rsidP="00695544">
            <w:pPr>
              <w:spacing w:after="0" w:line="240" w:lineRule="auto"/>
              <w:rPr>
                <w:rFonts w:ascii="Times New Roman" w:eastAsia="Times New Roman" w:hAnsi="Times New Roman" w:cs="Times New Roman"/>
                <w:color w:val="000000"/>
                <w:sz w:val="19"/>
                <w:szCs w:val="19"/>
              </w:rPr>
            </w:pPr>
            <w:ins w:id="753" w:author="Grant Steven Roberts" w:date="2020-11-07T10:42:00Z">
              <w:r>
                <w:rPr>
                  <w:rFonts w:ascii="Times New Roman" w:eastAsia="Times New Roman" w:hAnsi="Times New Roman" w:cs="Times New Roman"/>
                  <w:color w:val="000000"/>
                  <w:sz w:val="19"/>
                  <w:szCs w:val="19"/>
                </w:rPr>
                <w:t xml:space="preserve">Symptoms </w:t>
              </w:r>
            </w:ins>
          </w:p>
        </w:tc>
      </w:tr>
      <w:tr w:rsidR="004902EA" w:rsidRPr="00B13F0A" w14:paraId="50BE3758" w14:textId="77777777" w:rsidTr="00695544">
        <w:trPr>
          <w:trHeight w:val="1430"/>
        </w:trPr>
        <w:tc>
          <w:tcPr>
            <w:tcW w:w="496" w:type="dxa"/>
            <w:tcBorders>
              <w:top w:val="single" w:sz="4" w:space="0" w:color="auto"/>
              <w:left w:val="single" w:sz="8" w:space="0" w:color="auto"/>
              <w:bottom w:val="single" w:sz="4" w:space="0" w:color="auto"/>
              <w:right w:val="single" w:sz="4" w:space="0" w:color="auto"/>
            </w:tcBorders>
            <w:shd w:val="clear" w:color="auto" w:fill="auto"/>
            <w:noWrap/>
          </w:tcPr>
          <w:p w14:paraId="4E471B37" w14:textId="0ED46C29" w:rsidR="004902EA" w:rsidRDefault="004902EA" w:rsidP="00695544">
            <w:pPr>
              <w:spacing w:after="0" w:line="240" w:lineRule="auto"/>
              <w:rPr>
                <w:rFonts w:ascii="Times New Roman" w:eastAsia="Times New Roman" w:hAnsi="Times New Roman" w:cs="Times New Roman"/>
                <w:color w:val="006100"/>
                <w:sz w:val="19"/>
                <w:szCs w:val="19"/>
              </w:rPr>
            </w:pPr>
            <w:ins w:id="754" w:author="Grant Steven Roberts" w:date="2020-11-06T10:19:00Z">
              <w:r>
                <w:rPr>
                  <w:rFonts w:ascii="Times New Roman" w:hAnsi="Times New Roman" w:cs="Times New Roman"/>
                  <w:color w:val="000000"/>
                  <w:sz w:val="19"/>
                  <w:szCs w:val="19"/>
                </w:rPr>
                <w:t>1</w:t>
              </w:r>
            </w:ins>
            <w:ins w:id="755" w:author="Grant Steven Roberts" w:date="2020-11-06T10:18:00Z">
              <w:r w:rsidRPr="00AA0BA3">
                <w:rPr>
                  <w:rFonts w:ascii="Times New Roman" w:hAnsi="Times New Roman" w:cs="Times New Roman"/>
                  <w:color w:val="000000"/>
                  <w:sz w:val="19"/>
                  <w:szCs w:val="19"/>
                </w:rPr>
                <w:t>3</w:t>
              </w:r>
            </w:ins>
          </w:p>
        </w:tc>
        <w:tc>
          <w:tcPr>
            <w:tcW w:w="3046" w:type="dxa"/>
            <w:tcBorders>
              <w:top w:val="single" w:sz="4" w:space="0" w:color="auto"/>
              <w:left w:val="nil"/>
              <w:bottom w:val="single" w:sz="4" w:space="0" w:color="auto"/>
              <w:right w:val="nil"/>
            </w:tcBorders>
            <w:shd w:val="clear" w:color="auto" w:fill="auto"/>
          </w:tcPr>
          <w:p w14:paraId="18EBEE17" w14:textId="4C095558" w:rsidR="004902EA" w:rsidRPr="0094194D" w:rsidRDefault="004902EA" w:rsidP="00695544">
            <w:pPr>
              <w:spacing w:after="0" w:line="240" w:lineRule="auto"/>
              <w:rPr>
                <w:rFonts w:ascii="Times New Roman" w:eastAsia="Times New Roman" w:hAnsi="Times New Roman" w:cs="Times New Roman"/>
                <w:color w:val="000000"/>
                <w:sz w:val="19"/>
                <w:szCs w:val="19"/>
              </w:rPr>
            </w:pPr>
            <w:commentRangeStart w:id="756"/>
            <w:ins w:id="757" w:author="Grant Steven Roberts" w:date="2020-11-06T10:18:00Z">
              <w:r w:rsidRPr="000619A1">
                <w:rPr>
                  <w:rFonts w:ascii="Times New Roman" w:eastAsia="Times New Roman" w:hAnsi="Times New Roman" w:cs="Times New Roman"/>
                  <w:color w:val="000000"/>
                  <w:sz w:val="19"/>
                  <w:szCs w:val="19"/>
                </w:rPr>
                <w:t>Abdominal pain, nausea.</w:t>
              </w:r>
            </w:ins>
            <w:ins w:id="758" w:author="JITKA STAREKOVA" w:date="2020-11-10T14:14:00Z">
              <w:r>
                <w:rPr>
                  <w:rFonts w:ascii="Times New Roman" w:eastAsia="Times New Roman" w:hAnsi="Times New Roman" w:cs="Times New Roman"/>
                  <w:color w:val="000000"/>
                  <w:sz w:val="19"/>
                  <w:szCs w:val="19"/>
                </w:rPr>
                <w:t xml:space="preserve"> History of gastric ulcer.</w:t>
              </w:r>
            </w:ins>
            <w:commentRangeEnd w:id="756"/>
            <w:ins w:id="759" w:author="JITKA STAREKOVA" w:date="2020-11-10T14:16:00Z">
              <w:r>
                <w:rPr>
                  <w:rStyle w:val="CommentReference"/>
                </w:rPr>
                <w:commentReference w:id="756"/>
              </w:r>
            </w:ins>
          </w:p>
        </w:tc>
        <w:tc>
          <w:tcPr>
            <w:tcW w:w="3235" w:type="dxa"/>
            <w:tcBorders>
              <w:top w:val="single" w:sz="4" w:space="0" w:color="auto"/>
              <w:left w:val="nil"/>
              <w:bottom w:val="single" w:sz="4" w:space="0" w:color="auto"/>
              <w:right w:val="nil"/>
            </w:tcBorders>
            <w:shd w:val="clear" w:color="auto" w:fill="auto"/>
          </w:tcPr>
          <w:p w14:paraId="533CB6AC" w14:textId="77777777" w:rsidR="004902EA" w:rsidRDefault="004902EA" w:rsidP="00695544">
            <w:pPr>
              <w:spacing w:after="0" w:line="240" w:lineRule="auto"/>
              <w:rPr>
                <w:ins w:id="760" w:author="JITKA STAREKOVA" w:date="2020-11-10T14:52:00Z"/>
                <w:rFonts w:ascii="Times New Roman" w:eastAsia="Times New Roman" w:hAnsi="Times New Roman" w:cs="Times New Roman"/>
                <w:color w:val="000000"/>
                <w:sz w:val="19"/>
                <w:szCs w:val="19"/>
              </w:rPr>
            </w:pPr>
            <w:ins w:id="761" w:author="Grant Steven Roberts" w:date="2020-11-06T10:18:00Z">
              <w:r w:rsidRPr="000619A1">
                <w:rPr>
                  <w:rFonts w:ascii="Times New Roman" w:eastAsia="Times New Roman" w:hAnsi="Times New Roman" w:cs="Times New Roman"/>
                  <w:color w:val="000000"/>
                  <w:sz w:val="19"/>
                  <w:szCs w:val="19"/>
                  <w:u w:val="single"/>
                </w:rPr>
                <w:t>MRI</w:t>
              </w:r>
              <w:r w:rsidRPr="000619A1">
                <w:rPr>
                  <w:rFonts w:ascii="Times New Roman" w:eastAsia="Times New Roman" w:hAnsi="Times New Roman" w:cs="Times New Roman"/>
                  <w:color w:val="000000"/>
                  <w:sz w:val="19"/>
                  <w:szCs w:val="19"/>
                </w:rPr>
                <w:t xml:space="preserve">: Decreased distance and angle between SMA and aorta </w:t>
              </w:r>
              <w:r w:rsidRPr="00AA0BA3">
                <w:rPr>
                  <w:rFonts w:ascii="Times New Roman" w:eastAsia="Times New Roman" w:hAnsi="Times New Roman" w:cs="Times New Roman"/>
                  <w:color w:val="000000"/>
                  <w:sz w:val="19"/>
                  <w:szCs w:val="19"/>
                </w:rPr>
                <w:t xml:space="preserve">suggests </w:t>
              </w:r>
              <w:r w:rsidRPr="000619A1">
                <w:rPr>
                  <w:rFonts w:ascii="Times New Roman" w:eastAsia="Times New Roman" w:hAnsi="Times New Roman" w:cs="Times New Roman"/>
                  <w:color w:val="000000"/>
                  <w:sz w:val="19"/>
                  <w:szCs w:val="19"/>
                </w:rPr>
                <w:t>SMA syndrome.</w:t>
              </w:r>
            </w:ins>
            <w:ins w:id="762" w:author="JITKA STAREKOVA" w:date="2020-11-10T14:45:00Z">
              <w:r>
                <w:rPr>
                  <w:rFonts w:ascii="Times New Roman" w:eastAsia="Times New Roman" w:hAnsi="Times New Roman" w:cs="Times New Roman"/>
                  <w:color w:val="000000"/>
                  <w:sz w:val="19"/>
                  <w:szCs w:val="19"/>
                </w:rPr>
                <w:t xml:space="preserve"> </w:t>
              </w:r>
            </w:ins>
          </w:p>
          <w:p w14:paraId="5B38C48B" w14:textId="77777777" w:rsidR="004902EA" w:rsidRDefault="004902EA" w:rsidP="00695544">
            <w:pPr>
              <w:spacing w:after="0" w:line="240" w:lineRule="auto"/>
              <w:rPr>
                <w:ins w:id="763" w:author="JITKA STAREKOVA" w:date="2020-11-10T14:14:00Z"/>
                <w:rFonts w:ascii="Times New Roman" w:eastAsia="Times New Roman" w:hAnsi="Times New Roman" w:cs="Times New Roman"/>
                <w:color w:val="000000"/>
                <w:sz w:val="19"/>
                <w:szCs w:val="19"/>
              </w:rPr>
            </w:pPr>
            <w:ins w:id="764" w:author="JITKA STAREKOVA" w:date="2020-11-10T15:09:00Z">
              <w:r>
                <w:rPr>
                  <w:rFonts w:ascii="Times New Roman" w:eastAsia="Times New Roman" w:hAnsi="Times New Roman" w:cs="Times New Roman"/>
                  <w:color w:val="000000"/>
                  <w:sz w:val="19"/>
                  <w:szCs w:val="19"/>
                </w:rPr>
                <w:t>EGD</w:t>
              </w:r>
            </w:ins>
            <w:ins w:id="765" w:author="JITKA STAREKOVA" w:date="2020-11-10T14:52:00Z">
              <w:r>
                <w:rPr>
                  <w:rFonts w:ascii="Times New Roman" w:eastAsia="Times New Roman" w:hAnsi="Times New Roman" w:cs="Times New Roman"/>
                  <w:color w:val="000000"/>
                  <w:sz w:val="19"/>
                  <w:szCs w:val="19"/>
                </w:rPr>
                <w:t>:</w:t>
              </w:r>
            </w:ins>
            <w:ins w:id="766" w:author="JITKA STAREKOVA" w:date="2020-11-10T14:54:00Z">
              <w:r>
                <w:rPr>
                  <w:rFonts w:ascii="Times New Roman" w:eastAsia="Times New Roman" w:hAnsi="Times New Roman" w:cs="Times New Roman"/>
                  <w:color w:val="000000"/>
                  <w:sz w:val="19"/>
                  <w:szCs w:val="19"/>
                </w:rPr>
                <w:t xml:space="preserve"> Hiatal hernia, </w:t>
              </w:r>
            </w:ins>
            <w:ins w:id="767" w:author="JITKA STAREKOVA" w:date="2020-11-10T14:58:00Z">
              <w:r>
                <w:rPr>
                  <w:rFonts w:ascii="Times New Roman" w:eastAsia="Times New Roman" w:hAnsi="Times New Roman" w:cs="Times New Roman"/>
                  <w:color w:val="000000"/>
                  <w:sz w:val="19"/>
                  <w:szCs w:val="19"/>
                </w:rPr>
                <w:t>s</w:t>
              </w:r>
            </w:ins>
            <w:ins w:id="768" w:author="JITKA STAREKOVA" w:date="2020-11-10T14:54:00Z">
              <w:r>
                <w:rPr>
                  <w:rFonts w:ascii="Times New Roman" w:eastAsia="Times New Roman" w:hAnsi="Times New Roman" w:cs="Times New Roman"/>
                  <w:color w:val="000000"/>
                  <w:sz w:val="19"/>
                  <w:szCs w:val="19"/>
                </w:rPr>
                <w:t>uggestion of extrinsic compression</w:t>
              </w:r>
            </w:ins>
            <w:ins w:id="769" w:author="JITKA STAREKOVA" w:date="2020-11-10T14:55:00Z">
              <w:r>
                <w:rPr>
                  <w:rFonts w:ascii="Times New Roman" w:eastAsia="Times New Roman" w:hAnsi="Times New Roman" w:cs="Times New Roman"/>
                  <w:color w:val="000000"/>
                  <w:sz w:val="19"/>
                  <w:szCs w:val="19"/>
                </w:rPr>
                <w:t xml:space="preserve"> of duodenum,</w:t>
              </w:r>
            </w:ins>
            <w:ins w:id="770" w:author="JITKA STAREKOVA" w:date="2020-11-10T14:54:00Z">
              <w:r>
                <w:rPr>
                  <w:rFonts w:ascii="Times New Roman" w:eastAsia="Times New Roman" w:hAnsi="Times New Roman" w:cs="Times New Roman"/>
                  <w:color w:val="000000"/>
                  <w:sz w:val="19"/>
                  <w:szCs w:val="19"/>
                </w:rPr>
                <w:t xml:space="preserve"> at the approximate location of the</w:t>
              </w:r>
            </w:ins>
            <w:ins w:id="771" w:author="JITKA STAREKOVA" w:date="2020-11-10T14:55:00Z">
              <w:r>
                <w:rPr>
                  <w:rFonts w:ascii="Times New Roman" w:eastAsia="Times New Roman" w:hAnsi="Times New Roman" w:cs="Times New Roman"/>
                  <w:color w:val="000000"/>
                  <w:sz w:val="19"/>
                  <w:szCs w:val="19"/>
                </w:rPr>
                <w:t xml:space="preserve"> SMA</w:t>
              </w:r>
            </w:ins>
          </w:p>
          <w:p w14:paraId="2E19AB6B" w14:textId="77777777" w:rsidR="004902EA" w:rsidRPr="0094194D" w:rsidRDefault="004902EA" w:rsidP="00695544">
            <w:pPr>
              <w:spacing w:after="0" w:line="240" w:lineRule="auto"/>
              <w:rPr>
                <w:rFonts w:ascii="Times New Roman" w:eastAsia="Times New Roman" w:hAnsi="Times New Roman" w:cs="Times New Roman"/>
                <w:color w:val="000000"/>
                <w:sz w:val="19"/>
                <w:szCs w:val="19"/>
                <w:u w:val="single"/>
              </w:rPr>
            </w:pPr>
          </w:p>
        </w:tc>
        <w:tc>
          <w:tcPr>
            <w:tcW w:w="1619" w:type="dxa"/>
            <w:tcBorders>
              <w:top w:val="single" w:sz="4" w:space="0" w:color="auto"/>
              <w:left w:val="nil"/>
              <w:bottom w:val="single" w:sz="4" w:space="0" w:color="auto"/>
              <w:right w:val="nil"/>
            </w:tcBorders>
            <w:shd w:val="clear" w:color="auto" w:fill="auto"/>
          </w:tcPr>
          <w:p w14:paraId="29D1F127" w14:textId="2BD8DD17" w:rsidR="004902EA" w:rsidRPr="0094194D" w:rsidRDefault="004902EA" w:rsidP="00695544">
            <w:pPr>
              <w:spacing w:after="0" w:line="240" w:lineRule="auto"/>
              <w:rPr>
                <w:rFonts w:ascii="Times New Roman" w:eastAsia="Times New Roman" w:hAnsi="Times New Roman" w:cs="Times New Roman"/>
                <w:color w:val="000000"/>
                <w:sz w:val="19"/>
                <w:szCs w:val="19"/>
              </w:rPr>
            </w:pPr>
            <w:commentRangeStart w:id="772"/>
            <w:ins w:id="773" w:author="Grant Steven Roberts" w:date="2020-11-06T10:18:00Z">
              <w:r w:rsidRPr="000619A1">
                <w:rPr>
                  <w:rFonts w:ascii="Times New Roman" w:eastAsia="Times New Roman" w:hAnsi="Times New Roman" w:cs="Times New Roman"/>
                  <w:color w:val="000000"/>
                  <w:sz w:val="19"/>
                  <w:szCs w:val="19"/>
                </w:rPr>
                <w:t>N/A</w:t>
              </w:r>
            </w:ins>
            <w:commentRangeEnd w:id="772"/>
            <w:r>
              <w:rPr>
                <w:rStyle w:val="CommentReference"/>
              </w:rPr>
              <w:commentReference w:id="772"/>
            </w:r>
          </w:p>
        </w:tc>
        <w:tc>
          <w:tcPr>
            <w:tcW w:w="3389" w:type="dxa"/>
            <w:tcBorders>
              <w:top w:val="single" w:sz="4" w:space="0" w:color="auto"/>
              <w:left w:val="nil"/>
              <w:bottom w:val="single" w:sz="4" w:space="0" w:color="auto"/>
              <w:right w:val="nil"/>
            </w:tcBorders>
            <w:shd w:val="clear" w:color="auto" w:fill="auto"/>
          </w:tcPr>
          <w:p w14:paraId="761D315E" w14:textId="4720CC0D" w:rsidR="004902EA" w:rsidRPr="0094194D" w:rsidDel="00615CF2" w:rsidRDefault="004902EA" w:rsidP="00695544">
            <w:pPr>
              <w:spacing w:after="0" w:line="240" w:lineRule="auto"/>
              <w:rPr>
                <w:rFonts w:ascii="Times New Roman" w:eastAsia="Times New Roman" w:hAnsi="Times New Roman" w:cs="Times New Roman"/>
                <w:color w:val="000000"/>
                <w:sz w:val="19"/>
                <w:szCs w:val="19"/>
                <w:u w:val="single"/>
              </w:rPr>
            </w:pPr>
            <w:ins w:id="774" w:author="Grant Steven Roberts" w:date="2020-11-06T10:18:00Z">
              <w:r w:rsidRPr="000619A1">
                <w:rPr>
                  <w:rFonts w:ascii="Times New Roman" w:eastAsia="Times New Roman" w:hAnsi="Times New Roman" w:cs="Times New Roman"/>
                  <w:color w:val="000000"/>
                  <w:sz w:val="19"/>
                  <w:szCs w:val="19"/>
                </w:rPr>
                <w:t>N/A</w:t>
              </w:r>
            </w:ins>
          </w:p>
        </w:tc>
        <w:tc>
          <w:tcPr>
            <w:tcW w:w="1715" w:type="dxa"/>
            <w:tcBorders>
              <w:top w:val="single" w:sz="4" w:space="0" w:color="auto"/>
              <w:left w:val="nil"/>
              <w:bottom w:val="single" w:sz="4" w:space="0" w:color="auto"/>
              <w:right w:val="single" w:sz="4" w:space="0" w:color="auto"/>
            </w:tcBorders>
            <w:shd w:val="clear" w:color="auto" w:fill="auto"/>
            <w:noWrap/>
          </w:tcPr>
          <w:p w14:paraId="58FBD8EF" w14:textId="5040E916" w:rsidR="004902EA" w:rsidRDefault="004902EA" w:rsidP="00695544">
            <w:pPr>
              <w:spacing w:after="0" w:line="240" w:lineRule="auto"/>
              <w:rPr>
                <w:rFonts w:ascii="Times New Roman" w:eastAsia="Times New Roman" w:hAnsi="Times New Roman" w:cs="Times New Roman"/>
                <w:color w:val="000000"/>
                <w:sz w:val="19"/>
                <w:szCs w:val="19"/>
              </w:rPr>
            </w:pPr>
            <w:ins w:id="775" w:author="Grant Steven Roberts" w:date="2020-11-07T10:42:00Z">
              <w:r>
                <w:rPr>
                  <w:rFonts w:ascii="Times New Roman" w:eastAsia="Times New Roman" w:hAnsi="Times New Roman" w:cs="Times New Roman"/>
                  <w:color w:val="000000"/>
                  <w:sz w:val="19"/>
                  <w:szCs w:val="19"/>
                </w:rPr>
                <w:t>Symptoms/Imaging</w:t>
              </w:r>
            </w:ins>
          </w:p>
        </w:tc>
      </w:tr>
      <w:tr w:rsidR="004902EA" w:rsidRPr="00B13F0A" w14:paraId="64708B50" w14:textId="77777777" w:rsidTr="00695544">
        <w:trPr>
          <w:trHeight w:val="1430"/>
        </w:trPr>
        <w:tc>
          <w:tcPr>
            <w:tcW w:w="13500" w:type="dxa"/>
            <w:gridSpan w:val="6"/>
            <w:tcBorders>
              <w:top w:val="single" w:sz="4" w:space="0" w:color="auto"/>
              <w:left w:val="single" w:sz="8" w:space="0" w:color="auto"/>
              <w:bottom w:val="single" w:sz="4" w:space="0" w:color="auto"/>
              <w:right w:val="single" w:sz="4" w:space="0" w:color="auto"/>
            </w:tcBorders>
            <w:shd w:val="clear" w:color="auto" w:fill="auto"/>
            <w:noWrap/>
          </w:tcPr>
          <w:p w14:paraId="432458D4" w14:textId="0DD56730" w:rsidR="004902EA" w:rsidRDefault="004902EA" w:rsidP="00695544">
            <w:pPr>
              <w:spacing w:after="0" w:line="240" w:lineRule="auto"/>
              <w:rPr>
                <w:rFonts w:ascii="Times New Roman" w:eastAsia="Times New Roman" w:hAnsi="Times New Roman" w:cs="Times New Roman"/>
                <w:color w:val="000000"/>
                <w:sz w:val="19"/>
                <w:szCs w:val="19"/>
              </w:rPr>
            </w:pPr>
            <w:commentRangeStart w:id="776"/>
            <w:ins w:id="777" w:author="JITKA STAREKOVA" w:date="2020-11-10T15:11:00Z">
              <w:r>
                <w:rPr>
                  <w:rFonts w:ascii="Times New Roman" w:eastAsia="Times New Roman" w:hAnsi="Times New Roman" w:cs="Times New Roman"/>
                  <w:color w:val="000000"/>
                  <w:sz w:val="19"/>
                  <w:szCs w:val="19"/>
                </w:rPr>
                <w:lastRenderedPageBreak/>
                <w:t xml:space="preserve">Abbreviations: CA=celiac artery; </w:t>
              </w:r>
            </w:ins>
            <w:commentRangeEnd w:id="776"/>
            <w:ins w:id="778" w:author="JITKA STAREKOVA" w:date="2020-11-10T15:12:00Z">
              <w:r>
                <w:rPr>
                  <w:rStyle w:val="CommentReference"/>
                </w:rPr>
                <w:commentReference w:id="776"/>
              </w:r>
            </w:ins>
            <w:ins w:id="779" w:author="JITKA STAREKOVA" w:date="2020-11-10T15:11:00Z">
              <w:r>
                <w:rPr>
                  <w:rFonts w:ascii="Times New Roman" w:eastAsia="Times New Roman" w:hAnsi="Times New Roman" w:cs="Times New Roman"/>
                  <w:color w:val="000000"/>
                  <w:sz w:val="19"/>
                  <w:szCs w:val="19"/>
                </w:rPr>
                <w:t>SMA=superior mesenteric artery; IMA=inferior mesenteric artery; CT=computed tomography; MRI=magnetic resonance imaging; MRA=magnetic resonance angiography; US=ultrasound; MALS=median arcuate ligament syndrome; EGD=</w:t>
              </w:r>
              <w:r w:rsidRPr="00A84152">
                <w:rPr>
                  <w:rFonts w:ascii="Times New Roman" w:hAnsi="Times New Roman" w:cs="Times New Roman"/>
                  <w:color w:val="222222"/>
                  <w:sz w:val="19"/>
                  <w:szCs w:val="19"/>
                  <w:shd w:val="clear" w:color="auto" w:fill="FFFFFF"/>
                </w:rPr>
                <w:t>esophagogastroduodenoscopy</w:t>
              </w:r>
              <w:r>
                <w:rPr>
                  <w:rFonts w:ascii="Times New Roman" w:hAnsi="Times New Roman" w:cs="Times New Roman"/>
                  <w:color w:val="222222"/>
                  <w:sz w:val="19"/>
                  <w:szCs w:val="19"/>
                  <w:shd w:val="clear" w:color="auto" w:fill="FFFFFF"/>
                </w:rPr>
                <w:t>;</w:t>
              </w:r>
            </w:ins>
            <w:r w:rsidR="00375AE2">
              <w:rPr>
                <w:rFonts w:ascii="Times New Roman" w:hAnsi="Times New Roman" w:cs="Times New Roman"/>
                <w:color w:val="222222"/>
                <w:sz w:val="19"/>
                <w:szCs w:val="19"/>
                <w:shd w:val="clear" w:color="auto" w:fill="FFFFFF"/>
              </w:rPr>
              <w:t xml:space="preserve"> </w:t>
            </w:r>
            <w:ins w:id="780" w:author="JITKA STAREKOVA" w:date="2020-11-10T15:11:00Z">
              <w:r>
                <w:rPr>
                  <w:rFonts w:ascii="Times New Roman" w:eastAsia="Times New Roman" w:hAnsi="Times New Roman" w:cs="Times New Roman"/>
                  <w:color w:val="000000"/>
                  <w:sz w:val="19"/>
                  <w:szCs w:val="19"/>
                </w:rPr>
                <w:t>ERCP=endoscopic retrograde cholangiopancreatography; MRCP=Magnetic resonance cholangiopancreatography</w:t>
              </w:r>
            </w:ins>
          </w:p>
        </w:tc>
      </w:tr>
    </w:tbl>
    <w:p w14:paraId="47CFCED8" w14:textId="2899C7C9" w:rsidR="009062E1" w:rsidRPr="004902EA" w:rsidRDefault="009062E1">
      <w:pPr>
        <w:rPr>
          <w:ins w:id="781" w:author="Grant Steven Roberts" w:date="2020-11-05T19:48:00Z"/>
          <w:rFonts w:ascii="Times New Roman" w:hAnsi="Times New Roman" w:cs="Times New Roman"/>
          <w:sz w:val="24"/>
          <w:szCs w:val="24"/>
        </w:rPr>
      </w:pPr>
    </w:p>
    <w:p w14:paraId="659DEC7D" w14:textId="3BFD0938" w:rsidR="009062E1" w:rsidRDefault="009062E1">
      <w:pPr>
        <w:rPr>
          <w:rFonts w:ascii="Times New Roman" w:hAnsi="Times New Roman" w:cs="Times New Roman"/>
          <w:sz w:val="24"/>
          <w:szCs w:val="24"/>
        </w:rPr>
      </w:pPr>
      <w:r>
        <w:rPr>
          <w:rFonts w:ascii="Times New Roman" w:hAnsi="Times New Roman" w:cs="Times New Roman"/>
          <w:sz w:val="24"/>
          <w:szCs w:val="24"/>
        </w:rPr>
        <w:br w:type="page"/>
      </w:r>
    </w:p>
    <w:p w14:paraId="79A77C26" w14:textId="0FD9ED2D" w:rsidR="00F72E5E" w:rsidRDefault="00F72E5E" w:rsidP="00FB4031">
      <w:pPr>
        <w:spacing w:after="0" w:line="480" w:lineRule="auto"/>
        <w:jc w:val="both"/>
      </w:pPr>
    </w:p>
    <w:sectPr w:rsidR="00F72E5E" w:rsidSect="0054058B">
      <w:pgSz w:w="15840" w:h="12240" w:orient="landscape"/>
      <w:pgMar w:top="1800" w:right="1440" w:bottom="180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56" w:author="JITKA STAREKOVA" w:date="2020-11-10T14:16:00Z" w:initials="JS">
    <w:p w14:paraId="1D1BEC16" w14:textId="77777777" w:rsidR="004902EA" w:rsidRDefault="004902EA">
      <w:pPr>
        <w:pStyle w:val="CommentText"/>
      </w:pPr>
      <w:r>
        <w:rPr>
          <w:rStyle w:val="CommentReference"/>
        </w:rPr>
        <w:annotationRef/>
      </w:r>
      <w:r>
        <w:t xml:space="preserve">This is J </w:t>
      </w:r>
      <w:proofErr w:type="spellStart"/>
      <w:r>
        <w:t>Pihaly</w:t>
      </w:r>
      <w:proofErr w:type="spellEnd"/>
      <w:r>
        <w:t xml:space="preserve"> correct?</w:t>
      </w:r>
    </w:p>
  </w:comment>
  <w:comment w:id="772" w:author="JITKA STAREKOVA" w:date="2020-11-10T15:09:00Z" w:initials="JS">
    <w:p w14:paraId="39A697F8" w14:textId="77777777" w:rsidR="004902EA" w:rsidRDefault="004902EA">
      <w:pPr>
        <w:pStyle w:val="CommentText"/>
      </w:pPr>
      <w:r>
        <w:rPr>
          <w:rStyle w:val="CommentReference"/>
        </w:rPr>
        <w:annotationRef/>
      </w:r>
      <w:r>
        <w:t xml:space="preserve">I </w:t>
      </w:r>
    </w:p>
  </w:comment>
  <w:comment w:id="776" w:author="JITKA STAREKOVA" w:date="2020-11-10T15:12:00Z" w:initials="JS">
    <w:p w14:paraId="2B244FBF" w14:textId="77777777" w:rsidR="004902EA" w:rsidRDefault="004902EA">
      <w:pPr>
        <w:pStyle w:val="CommentText"/>
      </w:pPr>
      <w:r>
        <w:rPr>
          <w:rStyle w:val="CommentReference"/>
        </w:rPr>
        <w:annotationRef/>
      </w:r>
      <w:r>
        <w:t xml:space="preserve">Sorry, this got lost as </w:t>
      </w:r>
      <w:proofErr w:type="spellStart"/>
      <w:r>
        <w:t>i</w:t>
      </w:r>
      <w:proofErr w:type="spellEnd"/>
      <w:r>
        <w:t xml:space="preserve"> reformatted the table.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D1BEC16" w15:done="0"/>
  <w15:commentEx w15:paraId="39A697F8" w15:done="0"/>
  <w15:commentEx w15:paraId="2B244F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550F1" w16cex:dateUtc="2020-11-10T20:16:00Z"/>
  <w16cex:commentExtensible w16cex:durableId="235550F0" w16cex:dateUtc="2020-11-10T21:09:00Z"/>
  <w16cex:commentExtensible w16cex:durableId="235550F9" w16cex:dateUtc="2020-11-10T21: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D1BEC16" w16cid:durableId="235550F1"/>
  <w16cid:commentId w16cid:paraId="39A697F8" w16cid:durableId="235550F0"/>
  <w16cid:commentId w16cid:paraId="2B244FBF" w16cid:durableId="235550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4814BA" w14:textId="77777777" w:rsidR="00736CE7" w:rsidRDefault="00736CE7" w:rsidP="00D640B8">
      <w:pPr>
        <w:spacing w:after="0" w:line="240" w:lineRule="auto"/>
      </w:pPr>
      <w:r>
        <w:separator/>
      </w:r>
    </w:p>
  </w:endnote>
  <w:endnote w:type="continuationSeparator" w:id="0">
    <w:p w14:paraId="22C4F64D" w14:textId="77777777" w:rsidR="00736CE7" w:rsidRDefault="00736CE7" w:rsidP="00D64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45D7D0" w14:textId="77777777" w:rsidR="00736CE7" w:rsidRDefault="00736CE7" w:rsidP="00D640B8">
      <w:pPr>
        <w:spacing w:after="0" w:line="240" w:lineRule="auto"/>
      </w:pPr>
      <w:r>
        <w:separator/>
      </w:r>
    </w:p>
  </w:footnote>
  <w:footnote w:type="continuationSeparator" w:id="0">
    <w:p w14:paraId="4CD10A79" w14:textId="77777777" w:rsidR="00736CE7" w:rsidRDefault="00736CE7" w:rsidP="00D640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0C2F40"/>
    <w:multiLevelType w:val="multilevel"/>
    <w:tmpl w:val="D118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833B39"/>
    <w:multiLevelType w:val="multilevel"/>
    <w:tmpl w:val="7D524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ITKA STAREKOVA">
    <w15:presenceInfo w15:providerId="AD" w15:userId="S::starekova@wisc.edu::9a0a36ac-eb68-4c1c-9c92-5ae94a24ad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W3NLQ0NTUztDA3MjZS0lEKTi0uzszPAykwNKsFAETEcXUtAAAA"/>
    <w:docVar w:name="EN.InstantFormat" w:val="&lt;ENInstantFormat&gt;&lt;Enabled&gt;1&lt;/Enabled&gt;&lt;ScanUnformatted&gt;1&lt;/ScanUnformatted&gt;&lt;ScanChanges&gt;1&lt;/ScanChanges&gt;&lt;Suspended&gt;0&lt;/Suspended&gt;&lt;/ENInstantFormat&gt;"/>
    <w:docVar w:name="EN.Layout" w:val="&lt;ENLayout&gt;&lt;Style&gt;SpringerBasicNumb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xeep5d99wefzf1e2de75p900wp0assr5afff&quot;&gt;My EndNote Library-Converted&lt;record-ids&gt;&lt;item&gt;760&lt;/item&gt;&lt;item&gt;846&lt;/item&gt;&lt;item&gt;862&lt;/item&gt;&lt;item&gt;874&lt;/item&gt;&lt;item&gt;879&lt;/item&gt;&lt;item&gt;881&lt;/item&gt;&lt;item&gt;883&lt;/item&gt;&lt;item&gt;891&lt;/item&gt;&lt;item&gt;892&lt;/item&gt;&lt;item&gt;893&lt;/item&gt;&lt;item&gt;895&lt;/item&gt;&lt;item&gt;896&lt;/item&gt;&lt;item&gt;900&lt;/item&gt;&lt;item&gt;904&lt;/item&gt;&lt;item&gt;906&lt;/item&gt;&lt;item&gt;908&lt;/item&gt;&lt;item&gt;909&lt;/item&gt;&lt;item&gt;910&lt;/item&gt;&lt;item&gt;911&lt;/item&gt;&lt;item&gt;912&lt;/item&gt;&lt;item&gt;913&lt;/item&gt;&lt;item&gt;914&lt;/item&gt;&lt;item&gt;915&lt;/item&gt;&lt;item&gt;916&lt;/item&gt;&lt;item&gt;917&lt;/item&gt;&lt;item&gt;918&lt;/item&gt;&lt;item&gt;919&lt;/item&gt;&lt;item&gt;920&lt;/item&gt;&lt;item&gt;921&lt;/item&gt;&lt;item&gt;922&lt;/item&gt;&lt;item&gt;923&lt;/item&gt;&lt;item&gt;924&lt;/item&gt;&lt;item&gt;925&lt;/item&gt;&lt;item&gt;926&lt;/item&gt;&lt;item&gt;927&lt;/item&gt;&lt;item&gt;928&lt;/item&gt;&lt;item&gt;930&lt;/item&gt;&lt;item&gt;931&lt;/item&gt;&lt;item&gt;944&lt;/item&gt;&lt;item&gt;1021&lt;/item&gt;&lt;item&gt;1022&lt;/item&gt;&lt;item&gt;1023&lt;/item&gt;&lt;item&gt;1027&lt;/item&gt;&lt;item&gt;1069&lt;/item&gt;&lt;/record-ids&gt;&lt;/item&gt;&lt;/Libraries&gt;"/>
  </w:docVars>
  <w:rsids>
    <w:rsidRoot w:val="00D640B8"/>
    <w:rsid w:val="0005200C"/>
    <w:rsid w:val="0006389C"/>
    <w:rsid w:val="00064152"/>
    <w:rsid w:val="00066ACB"/>
    <w:rsid w:val="00095B3B"/>
    <w:rsid w:val="000C3FDB"/>
    <w:rsid w:val="000C64A8"/>
    <w:rsid w:val="000D6F45"/>
    <w:rsid w:val="000E333E"/>
    <w:rsid w:val="000E7460"/>
    <w:rsid w:val="000F7D04"/>
    <w:rsid w:val="00117ECB"/>
    <w:rsid w:val="00123116"/>
    <w:rsid w:val="00123F8E"/>
    <w:rsid w:val="001309EC"/>
    <w:rsid w:val="00137E07"/>
    <w:rsid w:val="0014547D"/>
    <w:rsid w:val="001505EE"/>
    <w:rsid w:val="001529AB"/>
    <w:rsid w:val="001539BD"/>
    <w:rsid w:val="0016291D"/>
    <w:rsid w:val="001663AC"/>
    <w:rsid w:val="00180C83"/>
    <w:rsid w:val="001829D9"/>
    <w:rsid w:val="00184826"/>
    <w:rsid w:val="00186E96"/>
    <w:rsid w:val="00192EEA"/>
    <w:rsid w:val="001A275D"/>
    <w:rsid w:val="001A6965"/>
    <w:rsid w:val="001A73D5"/>
    <w:rsid w:val="001B673B"/>
    <w:rsid w:val="001C0918"/>
    <w:rsid w:val="001C16B6"/>
    <w:rsid w:val="001C4868"/>
    <w:rsid w:val="001D120D"/>
    <w:rsid w:val="001E75E0"/>
    <w:rsid w:val="001F75B6"/>
    <w:rsid w:val="00212048"/>
    <w:rsid w:val="0023068B"/>
    <w:rsid w:val="00240132"/>
    <w:rsid w:val="0024225B"/>
    <w:rsid w:val="00251EC4"/>
    <w:rsid w:val="00253E1E"/>
    <w:rsid w:val="002550C9"/>
    <w:rsid w:val="0026298B"/>
    <w:rsid w:val="00272741"/>
    <w:rsid w:val="00272DA6"/>
    <w:rsid w:val="002804C2"/>
    <w:rsid w:val="0029108C"/>
    <w:rsid w:val="00296525"/>
    <w:rsid w:val="00297EDA"/>
    <w:rsid w:val="002A1E1D"/>
    <w:rsid w:val="002B0487"/>
    <w:rsid w:val="002C0DAD"/>
    <w:rsid w:val="002C28F7"/>
    <w:rsid w:val="002C3060"/>
    <w:rsid w:val="002F2E56"/>
    <w:rsid w:val="002F3C8C"/>
    <w:rsid w:val="002F7B48"/>
    <w:rsid w:val="00300A06"/>
    <w:rsid w:val="003023D5"/>
    <w:rsid w:val="00306FF9"/>
    <w:rsid w:val="00311E5A"/>
    <w:rsid w:val="00313186"/>
    <w:rsid w:val="003531E4"/>
    <w:rsid w:val="00353735"/>
    <w:rsid w:val="00356C9D"/>
    <w:rsid w:val="0036100C"/>
    <w:rsid w:val="00363D8D"/>
    <w:rsid w:val="003742B6"/>
    <w:rsid w:val="00374DDD"/>
    <w:rsid w:val="00375AE2"/>
    <w:rsid w:val="00385AC4"/>
    <w:rsid w:val="00390950"/>
    <w:rsid w:val="003919AA"/>
    <w:rsid w:val="00393462"/>
    <w:rsid w:val="00396E27"/>
    <w:rsid w:val="003A3639"/>
    <w:rsid w:val="003B0FB7"/>
    <w:rsid w:val="003C2928"/>
    <w:rsid w:val="003C53F7"/>
    <w:rsid w:val="003D253C"/>
    <w:rsid w:val="003E5940"/>
    <w:rsid w:val="003E7853"/>
    <w:rsid w:val="00402E3E"/>
    <w:rsid w:val="00411FD4"/>
    <w:rsid w:val="0041481E"/>
    <w:rsid w:val="004210EC"/>
    <w:rsid w:val="00441A57"/>
    <w:rsid w:val="00445975"/>
    <w:rsid w:val="0045786C"/>
    <w:rsid w:val="00463ABD"/>
    <w:rsid w:val="00475C8D"/>
    <w:rsid w:val="00476A23"/>
    <w:rsid w:val="0047716A"/>
    <w:rsid w:val="004902EA"/>
    <w:rsid w:val="004A1C2B"/>
    <w:rsid w:val="004B2973"/>
    <w:rsid w:val="004B57BD"/>
    <w:rsid w:val="004C2C27"/>
    <w:rsid w:val="004D31B5"/>
    <w:rsid w:val="005102A3"/>
    <w:rsid w:val="005103CC"/>
    <w:rsid w:val="00523040"/>
    <w:rsid w:val="0052655A"/>
    <w:rsid w:val="0052775F"/>
    <w:rsid w:val="00537999"/>
    <w:rsid w:val="0054058B"/>
    <w:rsid w:val="005529D8"/>
    <w:rsid w:val="00552C02"/>
    <w:rsid w:val="00571E40"/>
    <w:rsid w:val="00583547"/>
    <w:rsid w:val="005A4449"/>
    <w:rsid w:val="005A69B8"/>
    <w:rsid w:val="005B68E9"/>
    <w:rsid w:val="005D46B1"/>
    <w:rsid w:val="005D5872"/>
    <w:rsid w:val="006115F4"/>
    <w:rsid w:val="00613573"/>
    <w:rsid w:val="00615CF2"/>
    <w:rsid w:val="006311B0"/>
    <w:rsid w:val="00634207"/>
    <w:rsid w:val="00635651"/>
    <w:rsid w:val="00640CC5"/>
    <w:rsid w:val="006462E4"/>
    <w:rsid w:val="006567EA"/>
    <w:rsid w:val="006668D0"/>
    <w:rsid w:val="00675B3D"/>
    <w:rsid w:val="00677843"/>
    <w:rsid w:val="00695544"/>
    <w:rsid w:val="006A2303"/>
    <w:rsid w:val="006A41FC"/>
    <w:rsid w:val="006A4EAA"/>
    <w:rsid w:val="006B18C0"/>
    <w:rsid w:val="006C4BE5"/>
    <w:rsid w:val="006C57E6"/>
    <w:rsid w:val="006C6699"/>
    <w:rsid w:val="006D6FAC"/>
    <w:rsid w:val="006E3393"/>
    <w:rsid w:val="006F4C75"/>
    <w:rsid w:val="00705C71"/>
    <w:rsid w:val="0071112B"/>
    <w:rsid w:val="007165D5"/>
    <w:rsid w:val="007168A0"/>
    <w:rsid w:val="00722259"/>
    <w:rsid w:val="0072721A"/>
    <w:rsid w:val="00736CE7"/>
    <w:rsid w:val="00775930"/>
    <w:rsid w:val="007861A0"/>
    <w:rsid w:val="007861C0"/>
    <w:rsid w:val="00787F9B"/>
    <w:rsid w:val="00794C2C"/>
    <w:rsid w:val="007A0BFB"/>
    <w:rsid w:val="007B4ECA"/>
    <w:rsid w:val="007B679C"/>
    <w:rsid w:val="007C0237"/>
    <w:rsid w:val="007D17E9"/>
    <w:rsid w:val="007F4E5E"/>
    <w:rsid w:val="00807B62"/>
    <w:rsid w:val="00810659"/>
    <w:rsid w:val="00810962"/>
    <w:rsid w:val="008206FD"/>
    <w:rsid w:val="00821970"/>
    <w:rsid w:val="008229F6"/>
    <w:rsid w:val="00825EAE"/>
    <w:rsid w:val="00830A1D"/>
    <w:rsid w:val="00830AEF"/>
    <w:rsid w:val="00834636"/>
    <w:rsid w:val="00835DB0"/>
    <w:rsid w:val="0084213C"/>
    <w:rsid w:val="008449F6"/>
    <w:rsid w:val="008528E5"/>
    <w:rsid w:val="00865280"/>
    <w:rsid w:val="00870467"/>
    <w:rsid w:val="00880C40"/>
    <w:rsid w:val="0088136E"/>
    <w:rsid w:val="008854DF"/>
    <w:rsid w:val="008920E0"/>
    <w:rsid w:val="008C1B1C"/>
    <w:rsid w:val="008C4B55"/>
    <w:rsid w:val="008C6B55"/>
    <w:rsid w:val="008D6511"/>
    <w:rsid w:val="008E6D08"/>
    <w:rsid w:val="008E75F7"/>
    <w:rsid w:val="008E7EBE"/>
    <w:rsid w:val="008F6F9E"/>
    <w:rsid w:val="00901D2A"/>
    <w:rsid w:val="00902F48"/>
    <w:rsid w:val="009049F1"/>
    <w:rsid w:val="0090613E"/>
    <w:rsid w:val="009062E1"/>
    <w:rsid w:val="00921EE0"/>
    <w:rsid w:val="0093603E"/>
    <w:rsid w:val="00964AB3"/>
    <w:rsid w:val="00966E00"/>
    <w:rsid w:val="00983D56"/>
    <w:rsid w:val="00990FB6"/>
    <w:rsid w:val="00994EC0"/>
    <w:rsid w:val="009B04E9"/>
    <w:rsid w:val="009B723E"/>
    <w:rsid w:val="009D4014"/>
    <w:rsid w:val="009D6136"/>
    <w:rsid w:val="009E4198"/>
    <w:rsid w:val="009F4372"/>
    <w:rsid w:val="009F4F82"/>
    <w:rsid w:val="00A03F7A"/>
    <w:rsid w:val="00A06AC4"/>
    <w:rsid w:val="00A20EB0"/>
    <w:rsid w:val="00A222F1"/>
    <w:rsid w:val="00A43FF8"/>
    <w:rsid w:val="00A44B4B"/>
    <w:rsid w:val="00A540D9"/>
    <w:rsid w:val="00A55224"/>
    <w:rsid w:val="00A576E7"/>
    <w:rsid w:val="00A605FE"/>
    <w:rsid w:val="00A62D6B"/>
    <w:rsid w:val="00A670A4"/>
    <w:rsid w:val="00A723D6"/>
    <w:rsid w:val="00A72524"/>
    <w:rsid w:val="00A752D1"/>
    <w:rsid w:val="00A7562F"/>
    <w:rsid w:val="00A901B8"/>
    <w:rsid w:val="00AB3D02"/>
    <w:rsid w:val="00AB792F"/>
    <w:rsid w:val="00AC6B6A"/>
    <w:rsid w:val="00AF24BC"/>
    <w:rsid w:val="00AF488E"/>
    <w:rsid w:val="00B14A11"/>
    <w:rsid w:val="00B17C37"/>
    <w:rsid w:val="00B249C1"/>
    <w:rsid w:val="00B25CEF"/>
    <w:rsid w:val="00B36447"/>
    <w:rsid w:val="00B36862"/>
    <w:rsid w:val="00B446DA"/>
    <w:rsid w:val="00B45996"/>
    <w:rsid w:val="00B55E70"/>
    <w:rsid w:val="00B71B4F"/>
    <w:rsid w:val="00B73D02"/>
    <w:rsid w:val="00B83F48"/>
    <w:rsid w:val="00B90E2E"/>
    <w:rsid w:val="00B976E6"/>
    <w:rsid w:val="00B97F21"/>
    <w:rsid w:val="00BB4FF2"/>
    <w:rsid w:val="00BC211D"/>
    <w:rsid w:val="00BC23D5"/>
    <w:rsid w:val="00BD157D"/>
    <w:rsid w:val="00BE2533"/>
    <w:rsid w:val="00BE60D6"/>
    <w:rsid w:val="00BF2A73"/>
    <w:rsid w:val="00BF5188"/>
    <w:rsid w:val="00C01719"/>
    <w:rsid w:val="00C160EA"/>
    <w:rsid w:val="00C17779"/>
    <w:rsid w:val="00C24554"/>
    <w:rsid w:val="00C2524E"/>
    <w:rsid w:val="00C27767"/>
    <w:rsid w:val="00C30AD2"/>
    <w:rsid w:val="00C3152C"/>
    <w:rsid w:val="00C341BE"/>
    <w:rsid w:val="00C35784"/>
    <w:rsid w:val="00C60B5D"/>
    <w:rsid w:val="00C64B4B"/>
    <w:rsid w:val="00C720C8"/>
    <w:rsid w:val="00C771A9"/>
    <w:rsid w:val="00C807BB"/>
    <w:rsid w:val="00C839A0"/>
    <w:rsid w:val="00C8724D"/>
    <w:rsid w:val="00C92919"/>
    <w:rsid w:val="00CC0C4C"/>
    <w:rsid w:val="00CE00A5"/>
    <w:rsid w:val="00CE66E7"/>
    <w:rsid w:val="00CE7A5C"/>
    <w:rsid w:val="00CF5112"/>
    <w:rsid w:val="00D07532"/>
    <w:rsid w:val="00D21482"/>
    <w:rsid w:val="00D2337E"/>
    <w:rsid w:val="00D278D1"/>
    <w:rsid w:val="00D301FB"/>
    <w:rsid w:val="00D42160"/>
    <w:rsid w:val="00D44673"/>
    <w:rsid w:val="00D51915"/>
    <w:rsid w:val="00D51C2E"/>
    <w:rsid w:val="00D56775"/>
    <w:rsid w:val="00D640B8"/>
    <w:rsid w:val="00D74F30"/>
    <w:rsid w:val="00D75593"/>
    <w:rsid w:val="00D767C2"/>
    <w:rsid w:val="00DA2976"/>
    <w:rsid w:val="00DA6739"/>
    <w:rsid w:val="00DB1DF0"/>
    <w:rsid w:val="00DC6E47"/>
    <w:rsid w:val="00DE0E78"/>
    <w:rsid w:val="00E0205F"/>
    <w:rsid w:val="00E14EA3"/>
    <w:rsid w:val="00E167C7"/>
    <w:rsid w:val="00E41C14"/>
    <w:rsid w:val="00E444C9"/>
    <w:rsid w:val="00E50CCC"/>
    <w:rsid w:val="00E50E01"/>
    <w:rsid w:val="00E63C10"/>
    <w:rsid w:val="00E642EB"/>
    <w:rsid w:val="00E6692D"/>
    <w:rsid w:val="00E86B6E"/>
    <w:rsid w:val="00E93988"/>
    <w:rsid w:val="00EA389B"/>
    <w:rsid w:val="00EE03D4"/>
    <w:rsid w:val="00F24314"/>
    <w:rsid w:val="00F415FC"/>
    <w:rsid w:val="00F42AB9"/>
    <w:rsid w:val="00F50090"/>
    <w:rsid w:val="00F513B3"/>
    <w:rsid w:val="00F60054"/>
    <w:rsid w:val="00F66D07"/>
    <w:rsid w:val="00F72B44"/>
    <w:rsid w:val="00F72E5E"/>
    <w:rsid w:val="00F741EB"/>
    <w:rsid w:val="00F82790"/>
    <w:rsid w:val="00F8562C"/>
    <w:rsid w:val="00FA3261"/>
    <w:rsid w:val="00FA5339"/>
    <w:rsid w:val="00FB4031"/>
    <w:rsid w:val="00FF65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6F254"/>
  <w15:chartTrackingRefBased/>
  <w15:docId w15:val="{8B06F2BA-443B-422B-951B-C67FC42C9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0B8"/>
  </w:style>
  <w:style w:type="paragraph" w:styleId="Heading2">
    <w:name w:val="heading 2"/>
    <w:basedOn w:val="Normal"/>
    <w:next w:val="Normal"/>
    <w:link w:val="Heading2Char"/>
    <w:uiPriority w:val="9"/>
    <w:unhideWhenUsed/>
    <w:qFormat/>
    <w:rsid w:val="006311B0"/>
    <w:pPr>
      <w:keepNext/>
      <w:keepLines/>
      <w:spacing w:after="0"/>
      <w:outlineLvl w:val="1"/>
    </w:pPr>
    <w:rPr>
      <w:rFonts w:ascii="Times New Roman" w:eastAsiaTheme="majorEastAsia" w:hAnsi="Times New Roman" w:cstheme="majorBidi"/>
      <w:b/>
      <w:i/>
      <w:sz w:val="24"/>
      <w:szCs w:val="26"/>
    </w:rPr>
  </w:style>
  <w:style w:type="paragraph" w:styleId="Heading3">
    <w:name w:val="heading 3"/>
    <w:basedOn w:val="Normal"/>
    <w:next w:val="Normal"/>
    <w:link w:val="Heading3Char"/>
    <w:uiPriority w:val="9"/>
    <w:semiHidden/>
    <w:unhideWhenUsed/>
    <w:qFormat/>
    <w:rsid w:val="00F415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640B8"/>
    <w:pPr>
      <w:spacing w:after="0" w:line="240" w:lineRule="auto"/>
    </w:pPr>
  </w:style>
  <w:style w:type="character" w:styleId="Hyperlink">
    <w:name w:val="Hyperlink"/>
    <w:basedOn w:val="DefaultParagraphFont"/>
    <w:uiPriority w:val="99"/>
    <w:unhideWhenUsed/>
    <w:rsid w:val="00D640B8"/>
    <w:rPr>
      <w:color w:val="0000FF"/>
      <w:u w:val="single"/>
    </w:rPr>
  </w:style>
  <w:style w:type="character" w:styleId="PlaceholderText">
    <w:name w:val="Placeholder Text"/>
    <w:basedOn w:val="DefaultParagraphFont"/>
    <w:uiPriority w:val="99"/>
    <w:semiHidden/>
    <w:rsid w:val="00D640B8"/>
    <w:rPr>
      <w:color w:val="808080"/>
    </w:rPr>
  </w:style>
  <w:style w:type="character" w:styleId="LineNumber">
    <w:name w:val="line number"/>
    <w:basedOn w:val="DefaultParagraphFont"/>
    <w:uiPriority w:val="99"/>
    <w:semiHidden/>
    <w:unhideWhenUsed/>
    <w:rsid w:val="00D640B8"/>
  </w:style>
  <w:style w:type="table" w:styleId="TableGrid">
    <w:name w:val="Table Grid"/>
    <w:basedOn w:val="TableNormal"/>
    <w:uiPriority w:val="39"/>
    <w:rsid w:val="00D64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640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0B8"/>
  </w:style>
  <w:style w:type="paragraph" w:styleId="Footer">
    <w:name w:val="footer"/>
    <w:basedOn w:val="Normal"/>
    <w:link w:val="FooterChar"/>
    <w:uiPriority w:val="99"/>
    <w:unhideWhenUsed/>
    <w:rsid w:val="00D640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0B8"/>
  </w:style>
  <w:style w:type="character" w:styleId="CommentReference">
    <w:name w:val="annotation reference"/>
    <w:basedOn w:val="DefaultParagraphFont"/>
    <w:uiPriority w:val="99"/>
    <w:semiHidden/>
    <w:unhideWhenUsed/>
    <w:rsid w:val="00D640B8"/>
    <w:rPr>
      <w:sz w:val="16"/>
      <w:szCs w:val="16"/>
    </w:rPr>
  </w:style>
  <w:style w:type="paragraph" w:styleId="CommentText">
    <w:name w:val="annotation text"/>
    <w:basedOn w:val="Normal"/>
    <w:link w:val="CommentTextChar"/>
    <w:uiPriority w:val="99"/>
    <w:unhideWhenUsed/>
    <w:rsid w:val="00D640B8"/>
    <w:pPr>
      <w:spacing w:line="240" w:lineRule="auto"/>
    </w:pPr>
    <w:rPr>
      <w:sz w:val="20"/>
      <w:szCs w:val="20"/>
    </w:rPr>
  </w:style>
  <w:style w:type="character" w:customStyle="1" w:styleId="CommentTextChar">
    <w:name w:val="Comment Text Char"/>
    <w:basedOn w:val="DefaultParagraphFont"/>
    <w:link w:val="CommentText"/>
    <w:uiPriority w:val="99"/>
    <w:rsid w:val="00D640B8"/>
    <w:rPr>
      <w:sz w:val="20"/>
      <w:szCs w:val="20"/>
    </w:rPr>
  </w:style>
  <w:style w:type="paragraph" w:styleId="CommentSubject">
    <w:name w:val="annotation subject"/>
    <w:basedOn w:val="CommentText"/>
    <w:next w:val="CommentText"/>
    <w:link w:val="CommentSubjectChar"/>
    <w:uiPriority w:val="99"/>
    <w:semiHidden/>
    <w:unhideWhenUsed/>
    <w:rsid w:val="00D640B8"/>
    <w:rPr>
      <w:b/>
      <w:bCs/>
    </w:rPr>
  </w:style>
  <w:style w:type="character" w:customStyle="1" w:styleId="CommentSubjectChar">
    <w:name w:val="Comment Subject Char"/>
    <w:basedOn w:val="CommentTextChar"/>
    <w:link w:val="CommentSubject"/>
    <w:uiPriority w:val="99"/>
    <w:semiHidden/>
    <w:rsid w:val="00D640B8"/>
    <w:rPr>
      <w:b/>
      <w:bCs/>
      <w:sz w:val="20"/>
      <w:szCs w:val="20"/>
    </w:rPr>
  </w:style>
  <w:style w:type="paragraph" w:styleId="BalloonText">
    <w:name w:val="Balloon Text"/>
    <w:basedOn w:val="Normal"/>
    <w:link w:val="BalloonTextChar"/>
    <w:uiPriority w:val="99"/>
    <w:semiHidden/>
    <w:unhideWhenUsed/>
    <w:rsid w:val="00D640B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640B8"/>
    <w:rPr>
      <w:rFonts w:ascii="Times New Roman" w:hAnsi="Times New Roman" w:cs="Times New Roman"/>
      <w:sz w:val="18"/>
      <w:szCs w:val="18"/>
    </w:rPr>
  </w:style>
  <w:style w:type="paragraph" w:styleId="NormalWeb">
    <w:name w:val="Normal (Web)"/>
    <w:basedOn w:val="Normal"/>
    <w:uiPriority w:val="99"/>
    <w:semiHidden/>
    <w:unhideWhenUsed/>
    <w:rsid w:val="00D640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D640B8"/>
    <w:rPr>
      <w:color w:val="605E5C"/>
      <w:shd w:val="clear" w:color="auto" w:fill="E1DFDD"/>
    </w:rPr>
  </w:style>
  <w:style w:type="paragraph" w:styleId="PlainText">
    <w:name w:val="Plain Text"/>
    <w:basedOn w:val="Normal"/>
    <w:link w:val="PlainTextChar"/>
    <w:uiPriority w:val="99"/>
    <w:unhideWhenUsed/>
    <w:rsid w:val="00D640B8"/>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D640B8"/>
    <w:rPr>
      <w:rFonts w:ascii="Calibri" w:hAnsi="Calibri"/>
      <w:szCs w:val="21"/>
    </w:rPr>
  </w:style>
  <w:style w:type="character" w:customStyle="1" w:styleId="NoSpacingChar">
    <w:name w:val="No Spacing Char"/>
    <w:basedOn w:val="DefaultParagraphFont"/>
    <w:link w:val="NoSpacing"/>
    <w:uiPriority w:val="1"/>
    <w:rsid w:val="00D640B8"/>
  </w:style>
  <w:style w:type="character" w:customStyle="1" w:styleId="Heading2Char">
    <w:name w:val="Heading 2 Char"/>
    <w:basedOn w:val="DefaultParagraphFont"/>
    <w:link w:val="Heading2"/>
    <w:uiPriority w:val="9"/>
    <w:rsid w:val="006311B0"/>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semiHidden/>
    <w:rsid w:val="00F415FC"/>
    <w:rPr>
      <w:rFonts w:asciiTheme="majorHAnsi" w:eastAsiaTheme="majorEastAsia" w:hAnsiTheme="majorHAnsi" w:cstheme="majorBidi"/>
      <w:color w:val="1F3763" w:themeColor="accent1" w:themeShade="7F"/>
      <w:sz w:val="24"/>
      <w:szCs w:val="24"/>
    </w:rPr>
  </w:style>
  <w:style w:type="paragraph" w:customStyle="1" w:styleId="EndNoteBibliographyTitle">
    <w:name w:val="EndNote Bibliography Title"/>
    <w:basedOn w:val="Normal"/>
    <w:link w:val="EndNoteBibliographyTitleChar"/>
    <w:rsid w:val="00F72E5E"/>
    <w:pPr>
      <w:spacing w:after="0"/>
      <w:jc w:val="center"/>
    </w:pPr>
    <w:rPr>
      <w:rFonts w:ascii="Times New Roman" w:hAnsi="Times New Roman" w:cs="Times New Roman"/>
      <w:noProof/>
      <w:sz w:val="24"/>
    </w:rPr>
  </w:style>
  <w:style w:type="character" w:customStyle="1" w:styleId="EndNoteBibliographyTitleChar">
    <w:name w:val="EndNote Bibliography Title Char"/>
    <w:basedOn w:val="NoSpacingChar"/>
    <w:link w:val="EndNoteBibliographyTitle"/>
    <w:rsid w:val="00F72E5E"/>
    <w:rPr>
      <w:rFonts w:ascii="Times New Roman" w:hAnsi="Times New Roman" w:cs="Times New Roman"/>
      <w:noProof/>
      <w:sz w:val="24"/>
    </w:rPr>
  </w:style>
  <w:style w:type="paragraph" w:customStyle="1" w:styleId="EndNoteBibliography">
    <w:name w:val="EndNote Bibliography"/>
    <w:basedOn w:val="Normal"/>
    <w:link w:val="EndNoteBibliographyChar"/>
    <w:rsid w:val="00F72E5E"/>
    <w:pPr>
      <w:spacing w:line="480" w:lineRule="auto"/>
    </w:pPr>
    <w:rPr>
      <w:rFonts w:ascii="Times New Roman" w:hAnsi="Times New Roman" w:cs="Times New Roman"/>
      <w:noProof/>
      <w:sz w:val="24"/>
    </w:rPr>
  </w:style>
  <w:style w:type="character" w:customStyle="1" w:styleId="EndNoteBibliographyChar">
    <w:name w:val="EndNote Bibliography Char"/>
    <w:basedOn w:val="NoSpacingChar"/>
    <w:link w:val="EndNoteBibliography"/>
    <w:rsid w:val="00F72E5E"/>
    <w:rPr>
      <w:rFonts w:ascii="Times New Roman" w:hAnsi="Times New Roman" w:cs="Times New Roman"/>
      <w:noProof/>
      <w:sz w:val="24"/>
    </w:rPr>
  </w:style>
  <w:style w:type="paragraph" w:styleId="Caption">
    <w:name w:val="caption"/>
    <w:basedOn w:val="Normal"/>
    <w:next w:val="Normal"/>
    <w:uiPriority w:val="35"/>
    <w:unhideWhenUsed/>
    <w:qFormat/>
    <w:rsid w:val="0071112B"/>
    <w:pPr>
      <w:spacing w:after="200" w:line="240" w:lineRule="auto"/>
    </w:pPr>
    <w:rPr>
      <w:rFonts w:ascii="Times New Roman" w:hAnsi="Times New Roman" w:cs="Times New Roman"/>
      <w:i/>
      <w:iCs/>
      <w:color w:val="44546A" w:themeColor="text2"/>
      <w:sz w:val="18"/>
      <w:szCs w:val="18"/>
    </w:rPr>
  </w:style>
  <w:style w:type="character" w:styleId="FollowedHyperlink">
    <w:name w:val="FollowedHyperlink"/>
    <w:basedOn w:val="DefaultParagraphFont"/>
    <w:uiPriority w:val="99"/>
    <w:semiHidden/>
    <w:unhideWhenUsed/>
    <w:rsid w:val="00E14EA3"/>
    <w:rPr>
      <w:color w:val="954F72" w:themeColor="followedHyperlink"/>
      <w:u w:val="single"/>
    </w:rPr>
  </w:style>
  <w:style w:type="paragraph" w:styleId="Revision">
    <w:name w:val="Revision"/>
    <w:hidden/>
    <w:uiPriority w:val="99"/>
    <w:semiHidden/>
    <w:rsid w:val="00BB4FF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8630003">
      <w:bodyDiv w:val="1"/>
      <w:marLeft w:val="0"/>
      <w:marRight w:val="0"/>
      <w:marTop w:val="0"/>
      <w:marBottom w:val="0"/>
      <w:divBdr>
        <w:top w:val="none" w:sz="0" w:space="0" w:color="auto"/>
        <w:left w:val="none" w:sz="0" w:space="0" w:color="auto"/>
        <w:bottom w:val="none" w:sz="0" w:space="0" w:color="auto"/>
        <w:right w:val="none" w:sz="0" w:space="0" w:color="auto"/>
      </w:divBdr>
    </w:div>
    <w:div w:id="1625383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comments" Target="comments.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Relationship Id="rId17" Type="http://schemas.openxmlformats.org/officeDocument/2006/relationships/fontTable" Target="fontTable.xml"/><Relationship Id="rId2" Type="http://schemas.openxmlformats.org/officeDocument/2006/relationships/numbering" Target="numbering.xml"/><Relationship Id="rId16"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3.tif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IF"/><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E4821-4BD3-4CDE-8FC3-60A8C8F0F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42</Pages>
  <Words>13177</Words>
  <Characters>75113</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Steven Roberts</dc:creator>
  <cp:keywords/>
  <dc:description/>
  <cp:lastModifiedBy>Grant Steven Roberts</cp:lastModifiedBy>
  <cp:revision>1</cp:revision>
  <dcterms:created xsi:type="dcterms:W3CDTF">2020-11-11T00:37:00Z</dcterms:created>
  <dcterms:modified xsi:type="dcterms:W3CDTF">2020-11-11T01:31:00Z</dcterms:modified>
</cp:coreProperties>
</file>