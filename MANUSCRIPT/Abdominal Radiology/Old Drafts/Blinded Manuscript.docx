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4B11F13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w:t>
      </w:r>
      <w:ins w:id="0" w:author="Grant Steven Roberts" w:date="2020-09-18T15:07:00Z">
        <w:r w:rsidR="00A06AC4">
          <w:rPr>
            <w:rFonts w:ascii="Times New Roman" w:hAnsi="Times New Roman" w:cs="Times New Roman"/>
            <w:sz w:val="24"/>
            <w:szCs w:val="24"/>
          </w:rPr>
          <w:t xml:space="preserve">MRA and </w:t>
        </w:r>
      </w:ins>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r w:rsidRPr="0029108C">
        <w:rPr>
          <w:rFonts w:ascii="Times New Roman" w:hAnsi="Times New Roman" w:cs="Times New Roman"/>
          <w:sz w:val="24"/>
          <w:szCs w:val="24"/>
        </w:rPr>
        <w:lastRenderedPageBreak/>
        <w:t>SCAo, 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SCAo,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4F6876F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1"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2" w:author="Grant Steven Roberts" w:date="2020-09-15T13:58:00Z">
        <w:r w:rsidR="00D74F30">
          <w:rPr>
            <w:rFonts w:ascii="Times New Roman" w:hAnsi="Times New Roman" w:cs="Times New Roman"/>
            <w:sz w:val="24"/>
            <w:szCs w:val="24"/>
          </w:rPr>
          <w:t>v</w:t>
        </w:r>
      </w:ins>
      <w:ins w:id="3"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 with currently no well-established diagnostic criteria</w:t>
      </w:r>
      <w:r w:rsidR="008E6D08">
        <w:rPr>
          <w:rFonts w:ascii="Times New Roman" w:hAnsi="Times New Roman" w:cs="Times New Roman"/>
          <w:sz w:val="24"/>
          <w:szCs w:val="24"/>
        </w:rPr>
        <w:t xml:space="preserve"> </w: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 </w:instrTex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EN.CITE.DATA </w:instrText>
      </w:r>
      <w:r w:rsidR="008E6D08">
        <w:rPr>
          <w:rFonts w:ascii="Times New Roman" w:hAnsi="Times New Roman" w:cs="Times New Roman"/>
          <w:sz w:val="24"/>
          <w:szCs w:val="24"/>
        </w:rPr>
      </w:r>
      <w:r w:rsidR="008E6D08">
        <w:rPr>
          <w:rFonts w:ascii="Times New Roman" w:hAnsi="Times New Roman" w:cs="Times New Roman"/>
          <w:sz w:val="24"/>
          <w:szCs w:val="24"/>
        </w:rPr>
        <w:fldChar w:fldCharType="end"/>
      </w:r>
      <w:r w:rsidR="008E6D08">
        <w:rPr>
          <w:rFonts w:ascii="Times New Roman" w:hAnsi="Times New Roman" w:cs="Times New Roman"/>
          <w:sz w:val="24"/>
          <w:szCs w:val="24"/>
        </w:rPr>
      </w:r>
      <w:r w:rsidR="008E6D08">
        <w:rPr>
          <w:rFonts w:ascii="Times New Roman" w:hAnsi="Times New Roman" w:cs="Times New Roman"/>
          <w:sz w:val="24"/>
          <w:szCs w:val="24"/>
        </w:rPr>
        <w:fldChar w:fldCharType="separate"/>
      </w:r>
      <w:r w:rsidR="008E6D08">
        <w:rPr>
          <w:rFonts w:ascii="Times New Roman" w:hAnsi="Times New Roman" w:cs="Times New Roman"/>
          <w:noProof/>
          <w:sz w:val="24"/>
          <w:szCs w:val="24"/>
        </w:rPr>
        <w:t>[5]</w:t>
      </w:r>
      <w:r w:rsidR="008E6D08">
        <w:rPr>
          <w:rFonts w:ascii="Times New Roman" w:hAnsi="Times New Roman" w:cs="Times New Roman"/>
          <w:sz w:val="24"/>
          <w:szCs w:val="24"/>
        </w:rPr>
        <w:fldChar w:fldCharType="end"/>
      </w:r>
      <w:r w:rsidRPr="0029108C">
        <w:rPr>
          <w:rFonts w:ascii="Times New Roman" w:hAnsi="Times New Roman" w:cs="Times New Roman"/>
          <w:sz w:val="24"/>
          <w:szCs w:val="24"/>
        </w:rPr>
        <w:t>.</w:t>
      </w:r>
    </w:p>
    <w:p w14:paraId="4778B413" w14:textId="12B822F0"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Q2l0ZT48L0VuZE5vdGU+AG==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Q2l0ZT48L0VuZE5vdGU+AG==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[6-8]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ZWNOdW0+OTIzPC9SZWNOdW0+PERpc3BsYXlUZXh0Pls5LDEwXTwvRGlzcGxheVRleHQ+PHJlY29y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bGFuZ3VhZ2U+ZW5nPC9sYW5ndWFnZT48L3JlY29yZD48L0NpdGU+PC9FbmROb3RlPgB=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PEVuZE5vdGU+PENpdGU+PEF1dGhvcj5DYXJsb3M8L0F1dGhvcj48WWVhcj4yMDAxPC9ZZWFyPjxS
ZWNOdW0+OTIzPC9SZWNOdW0+PERpc3BsYXlUZXh0Pls5LDEwXTwvRGlzcGxheVRleHQ+PHJlY29y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bGFuZ3VhZ2U+ZW5nPC9sYW5ndWFnZT48L3JlY29yZD48L0NpdGU+PC9FbmROb3RlPgB=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[9,10]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w:t>
      </w:r>
      <w:r w:rsidRPr="0029108C">
        <w:rPr>
          <w:rFonts w:ascii="Times New Roman" w:hAnsi="Times New Roman" w:cs="Times New Roman"/>
          <w:sz w:val="24"/>
          <w:szCs w:val="24"/>
        </w:rPr>
        <w:lastRenderedPageBreak/>
        <w:t xml:space="preserve">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ZWNOdW0+OTIxPC9SZWNOdW0+PERpc3BsYXlUZXh0PlsxMS0xM108L0Rpc3BsYXlUZXh0PjxyZWNv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PEVuZE5vdGU+PENpdGU+PEF1dGhvcj5ad29sYWs8L0F1dGhvcj48WWVhcj4xOTk4PC9ZZWFyPjxS
ZWNOdW0+OTIxPC9SZWNOdW0+PERpc3BsYXlUZXh0PlsxMS0xM108L0Rpc3BsYXlUZXh0PjxyZWNv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[11-13]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&lt;EndNote&gt;&lt;Cite&gt;&lt;Author&gt;Sabba&lt;/Author&gt;&lt;Year&gt;1990&lt;/Year&gt;&lt;RecNum&gt;908&lt;/RecNum&gt;&lt;DisplayText&gt;[14]&lt;/DisplayText&gt;&lt;record&gt;&lt;rec-number&gt;908&lt;/rec-number&gt;&lt;foreign-keys&gt;&lt;key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6E0972D6"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&lt;EndNote&gt;&lt;Cite&gt;&lt;Author&gt;Li&lt;/Author&gt;&lt;Year&gt;1994&lt;/Year&gt;&lt;RecNum&gt;919&lt;/RecNum&gt;&lt;DisplayText&gt;[15]&lt;/DisplayText&gt;&lt;record&gt;&lt;rec-number&gt;919&lt;/rec-number&gt;&lt;foreign-keys&gt;&lt;key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&lt;EndNote&gt;&lt;Cite&gt;&lt;Author&gt;Burkart&lt;/Author&gt;&lt;Year&gt;1995&lt;/Year&gt;&lt;RecNum&gt;892&lt;/RecNum&gt;&lt;DisplayText&gt;[16]&lt;/DisplayText&gt;&lt;record&gt;&lt;rec-number&gt;892&lt;/rec-number&gt;&lt;foreign-keys&gt;&lt;key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&lt;EndNote&gt;&lt;Cite&gt;&lt;Author&gt;Li&lt;/Author&gt;&lt;Year&gt;1995&lt;/Year&gt;&lt;RecNum&gt;918&lt;/RecNum&gt;&lt;DisplayText&gt;[17]&lt;/DisplayText&gt;&lt;record&gt;&lt;rec-number&gt;918&lt;/rec-number&gt;&lt;foreign-keys&gt;&lt;key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w:t>
      </w:r>
      <w:del w:id="4" w:author="Grant Steven Roberts" w:date="2020-09-18T15:15:00Z">
        <w:r w:rsidRPr="0029108C" w:rsidDel="00A540D9">
          <w:rPr>
            <w:rFonts w:ascii="Times New Roman" w:hAnsi="Times New Roman" w:cs="Times New Roman"/>
            <w:sz w:val="24"/>
            <w:szCs w:val="24"/>
          </w:rPr>
          <w:delText>good</w:delText>
        </w:r>
      </w:del>
      <w:ins w:id="5" w:author="Grant Steven Roberts" w:date="2020-09-18T15:15:00Z">
        <w:r w:rsidR="00A540D9">
          <w:rPr>
            <w:rFonts w:ascii="Times New Roman" w:hAnsi="Times New Roman" w:cs="Times New Roman"/>
            <w:sz w:val="24"/>
            <w:szCs w:val="24"/>
          </w:rPr>
          <w:t>high</w:t>
        </w:r>
      </w:ins>
      <w:r w:rsidRPr="0029108C">
        <w:rPr>
          <w:rFonts w:ascii="Times New Roman" w:hAnsi="Times New Roman" w:cs="Times New Roman"/>
          <w:sz w:val="24"/>
          <w:szCs w:val="24"/>
        </w:rPr>
        <w:t>-quality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0C3D437A"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w:t>
      </w:r>
      <w:r w:rsidRPr="0029108C">
        <w:rPr>
          <w:rFonts w:ascii="Times New Roman" w:hAnsi="Times New Roman" w:cs="Times New Roman"/>
          <w:sz w:val="24"/>
          <w:szCs w:val="24"/>
        </w:rPr>
        <w:lastRenderedPageBreak/>
        <w:t xml:space="preserve">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WWVhcj48UmVjTnVtPjkyNjwvUmVjTnVtPjxEaXNwbGF5VGV4dD5bMTksMjBdPC9EaXNwbGF5VGV4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WWVhcj48UmVjTnVtPjkyNjwvUmVjTnVtPjxEaXNwbGF5VGV4dD5bMTksMjBdPC9EaXNwbGF5VGV4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WWVhcj48UmVjTnVtPjg3NDwvUmVjTnVtPjxEaXNwbGF5VGV4dD5bMjFdPC9EaXNwbGF5VGV4dD48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WWVhcj48UmVjTnVtPjg3NDwvUmVjTnVtPjxEaXNwbGF5VGV4dD5bMjFdPC9EaXNwbGF5VGV4dD48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4727C13B"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 Of the 21 patients, 4D flow data were successfully obtained in 19 patients (14 females, mean age: 50.1 years [21-86], mean weight: 68.8 kg). Two cases could not be analyzed due to high levels of noise resultant from acquisition errors and were excluded from the study. Patients were subcategorized into positive (CMI+) and negative (CMI-) groups based on imaging and clinical findings. </w:t>
      </w:r>
      <w:bookmarkStart w:id="6" w:name="_Hlk51162790"/>
      <w:r w:rsidRPr="0029108C">
        <w:rPr>
          <w:rFonts w:ascii="Times New Roman" w:hAnsi="Times New Roman" w:cs="Times New Roman"/>
          <w:sz w:val="24"/>
          <w:szCs w:val="24"/>
        </w:rPr>
        <w:t xml:space="preserve">Patients were </w:t>
      </w:r>
      <w:ins w:id="7" w:author="Grant Steven Roberts" w:date="2020-09-16T15:39:00Z">
        <w:r w:rsidR="00F60054">
          <w:rPr>
            <w:rFonts w:ascii="Times New Roman" w:hAnsi="Times New Roman" w:cs="Times New Roman"/>
            <w:sz w:val="24"/>
            <w:szCs w:val="24"/>
          </w:rPr>
          <w:t xml:space="preserve">classified as </w:t>
        </w:r>
      </w:ins>
      <w:del w:id="8"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MRA </w:t>
      </w:r>
      <w:del w:id="9" w:author="Grant Steven Roberts" w:date="2020-09-16T15:39:00Z">
        <w:r w:rsidRPr="0029108C" w:rsidDel="00F60054">
          <w:rPr>
            <w:rFonts w:ascii="Times New Roman" w:hAnsi="Times New Roman" w:cs="Times New Roman"/>
            <w:sz w:val="24"/>
            <w:szCs w:val="24"/>
          </w:rPr>
          <w:delText xml:space="preserve">imaging </w:delText>
        </w:r>
      </w:del>
      <w:ins w:id="10" w:author="Grant Steven Roberts" w:date="2020-09-16T15:39:00Z">
        <w:r w:rsidR="00F60054">
          <w:rPr>
            <w:rFonts w:ascii="Times New Roman" w:hAnsi="Times New Roman" w:cs="Times New Roman"/>
            <w:sz w:val="24"/>
            <w:szCs w:val="24"/>
          </w:rPr>
          <w:t>showed significant stenoses (≥50%) in 2 or more primary vessels</w:t>
        </w:r>
        <w:r w:rsidR="00F60054" w:rsidRPr="0029108C">
          <w:rPr>
            <w:rFonts w:ascii="Times New Roman" w:hAnsi="Times New Roman" w:cs="Times New Roman"/>
            <w:sz w:val="24"/>
            <w:szCs w:val="24"/>
          </w:rPr>
          <w:t xml:space="preserve"> </w:t>
        </w:r>
      </w:ins>
      <w:del w:id="11"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&lt;EndNote&gt;&lt;Cite&gt;&lt;Author&gt;Carlos&lt;/Author&gt;&lt;Year&gt;2001&lt;/Year&gt;&lt;RecNum&gt;923&lt;/RecNum&gt;&lt;DisplayText&gt;[9]&lt;/DisplayText&gt;&lt;record&gt;&lt;rec-number&gt;923&lt;/rec-number&gt;&lt;foreign-keys&gt;&lt;key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if clinical findings strongly suggested CMI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r w:rsidRPr="00880C40">
        <w:rPr>
          <w:rFonts w:ascii="Times New Roman" w:hAnsi="Times New Roman" w:cs="Times New Roman"/>
          <w:sz w:val="24"/>
          <w:szCs w:val="24"/>
        </w:rPr>
        <w:t xml:space="preserve"> </w:t>
      </w:r>
      <w:bookmarkEnd w:id="6"/>
      <w:del w:id="12" w:author="Grant Steven Roberts" w:date="2020-09-18T15:19:00Z">
        <w:r w:rsidR="00880C40" w:rsidRPr="00880C40" w:rsidDel="00A540D9">
          <w:rPr>
            <w:rFonts w:ascii="Times New Roman" w:hAnsi="Times New Roman" w:cs="Times New Roman"/>
            <w:sz w:val="24"/>
            <w:szCs w:val="24"/>
          </w:rPr>
          <w:delText xml:space="preserve">While this does indeed exclude </w:delText>
        </w:r>
        <w:r w:rsidR="00880C40" w:rsidRPr="00880C40" w:rsidDel="00A540D9">
          <w:rPr>
            <w:rFonts w:ascii="Times New Roman" w:hAnsi="Times New Roman" w:cs="Times New Roman"/>
            <w:sz w:val="24"/>
            <w:szCs w:val="24"/>
          </w:rPr>
          <w:lastRenderedPageBreak/>
          <w:delText xml:space="preserve">patients with single-vessel CMI, the occurrence of single-vessel CMI remains relatively rare due to the degree of collateralization in the mesenteric vasculature. </w:delText>
        </w:r>
      </w:del>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259EDEB5"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ins w:id="13" w:author="Grant Steven Roberts" w:date="2020-09-15T10:15:00Z">
        <w:r w:rsidR="006B18C0">
          <w:rPr>
            <w:rFonts w:ascii="Times New Roman" w:hAnsi="Times New Roman" w:cs="Times New Roman"/>
            <w:sz w:val="24"/>
            <w:szCs w:val="24"/>
          </w:rPr>
          <w:t xml:space="preserve">d </w:t>
        </w:r>
      </w:ins>
      <w:del w:id="14"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UmVjTnVtPjg5MjwvUmVjTnVtPjxEaXNwbGF5VGV4dD5bMTYtMTgsMjFdPC9EaXNwbGF5VGV4dD48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UmVjTnVtPjg5MjwvUmVjTnVtPjxEaXNwbGF5VGV4dD5bMTYtMTgsMjFdPC9EaXNwbGF5VGV4dD48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sidR="00297EDA">
        <w:rPr>
          <w:rFonts w:ascii="Times New Roman" w:hAnsi="Times New Roman" w:cs="Times New Roman"/>
          <w:sz w:val="24"/>
          <w:szCs w:val="24"/>
        </w:rPr>
        <w:fldChar w:fldCharType="separate"/>
      </w:r>
      <w:r w:rsidR="00123F8E">
        <w:rPr>
          <w:rFonts w:ascii="Times New Roman" w:hAnsi="Times New Roman" w:cs="Times New Roman"/>
          <w:noProof/>
          <w:sz w:val="24"/>
          <w:szCs w:val="24"/>
        </w:rPr>
        <w:t>[16-18,21]</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WWVhcj48UmVjTnVtPjg3NDwvUmVjTnVtPjxEaXNwbGF5VGV4dD5bMjEsMjJdPC9EaXNwbGF5VGV4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DA2976">
        <w:rPr>
          <w:rFonts w:ascii="Times New Roman" w:hAnsi="Times New Roman" w:cs="Times New Roman"/>
          <w:sz w:val="24"/>
          <w:szCs w:val="24"/>
        </w:rPr>
        <w:instrText xml:space="preserve"> ADDIN EN.CITE </w:instrText>
      </w:r>
      <w:r w:rsidR="00DA2976">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WWVhcj48UmVjTnVtPjg3NDwvUmVjTnVtPjxEaXNwbGF5VGV4dD5bMjEsMjJdPC9EaXNwbGF5VGV4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DA2976">
        <w:rPr>
          <w:rFonts w:ascii="Times New Roman" w:hAnsi="Times New Roman" w:cs="Times New Roman"/>
          <w:sz w:val="24"/>
          <w:szCs w:val="24"/>
        </w:rPr>
        <w:instrText xml:space="preserve"> ADDIN EN.CITE.DATA </w:instrText>
      </w:r>
      <w:r w:rsidR="00DA2976">
        <w:rPr>
          <w:rFonts w:ascii="Times New Roman" w:hAnsi="Times New Roman" w:cs="Times New Roman"/>
          <w:sz w:val="24"/>
          <w:szCs w:val="24"/>
        </w:rPr>
      </w:r>
      <w:r w:rsidR="00DA2976">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DA2976">
        <w:rPr>
          <w:rFonts w:ascii="Times New Roman" w:hAnsi="Times New Roman" w:cs="Times New Roman"/>
          <w:noProof/>
          <w:sz w:val="24"/>
          <w:szCs w:val="24"/>
        </w:rPr>
        <w:t>[21,22]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71C6A782"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w:t>
      </w:r>
      <w:r w:rsidRPr="0029108C">
        <w:rPr>
          <w:rFonts w:ascii="Times New Roman" w:hAnsi="Times New Roman" w:cs="Times New Roman"/>
          <w:sz w:val="24"/>
          <w:szCs w:val="24"/>
        </w:rPr>
        <w:lastRenderedPageBreak/>
        <w:t xml:space="preserve">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bT43NjA8L1JlY051bT48RGlzcGxheVRleHQ+WzIzLDI0XTwvRGlzcGxheVRleHQ+PHJlY29yZD48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PEVuZE5vdGU+PENpdGU+PEF1dGhvcj5HdTwvQXV0aG9yPjxZZWFyPjIwMDU8L1llYXI+PFJlY051
bT43NjA8L1JlY051bT48RGlzcGxheVRleHQ+WzIzLDI0XTwvRGlzcGxheVRleHQ+PHJlY29yZD48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[23,24]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34C413E9"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15" w:author="Grant Steven Roberts" w:date="2020-09-17T09:44:00Z">
        <w:r w:rsidR="00A55224" w:rsidRPr="00A55224">
          <w:rPr>
            <w:rFonts w:ascii="Times New Roman" w:hAnsi="Times New Roman" w:cs="Times New Roman"/>
            <w:sz w:val="24"/>
            <w:szCs w:val="24"/>
          </w:rPr>
          <w:t>Re</w:t>
        </w:r>
      </w:ins>
      <w:ins w:id="16" w:author="Grant Steven Roberts" w:date="2020-09-17T09:45:00Z">
        <w:r w:rsidR="00A55224">
          <w:rPr>
            <w:rFonts w:ascii="Times New Roman" w:hAnsi="Times New Roman" w:cs="Times New Roman"/>
            <w:sz w:val="24"/>
            <w:szCs w:val="24"/>
          </w:rPr>
          <w:t>trospective re</w:t>
        </w:r>
      </w:ins>
      <w:ins w:id="17" w:author="Grant Steven Roberts" w:date="2020-09-17T09:44:00Z">
        <w:r w:rsidR="00A55224" w:rsidRPr="00A55224">
          <w:rPr>
            <w:rFonts w:ascii="Times New Roman" w:hAnsi="Times New Roman" w:cs="Times New Roman"/>
            <w:sz w:val="24"/>
            <w:szCs w:val="24"/>
          </w:rPr>
          <w:t xml:space="preserve">spiratory gating was performed with a 50% </w:t>
        </w:r>
      </w:ins>
      <w:ins w:id="18" w:author="Grant Steven Roberts" w:date="2020-09-17T10:05:00Z">
        <w:r w:rsidR="008528E5">
          <w:rPr>
            <w:rFonts w:ascii="Times New Roman" w:hAnsi="Times New Roman" w:cs="Times New Roman"/>
            <w:sz w:val="24"/>
            <w:szCs w:val="24"/>
          </w:rPr>
          <w:t>acceptance window</w:t>
        </w:r>
      </w:ins>
      <w:ins w:id="19" w:author="Grant Steven Roberts" w:date="2020-09-17T10:06:00Z">
        <w:r w:rsidR="008528E5">
          <w:rPr>
            <w:rFonts w:ascii="Times New Roman" w:hAnsi="Times New Roman" w:cs="Times New Roman"/>
            <w:sz w:val="24"/>
            <w:szCs w:val="24"/>
          </w:rPr>
          <w:t xml:space="preserve"> (</w:t>
        </w:r>
      </w:ins>
      <w:ins w:id="20" w:author="Grant Steven Roberts" w:date="2020-09-17T09:44:00Z">
        <w:r w:rsidR="00A55224" w:rsidRPr="00A55224">
          <w:rPr>
            <w:rFonts w:ascii="Times New Roman" w:hAnsi="Times New Roman" w:cs="Times New Roman"/>
            <w:sz w:val="24"/>
            <w:szCs w:val="24"/>
          </w:rPr>
          <w:t>expiration</w:t>
        </w:r>
      </w:ins>
      <w:ins w:id="21" w:author="Grant Steven Roberts" w:date="2020-09-17T10:06:00Z">
        <w:r w:rsidR="008528E5">
          <w:rPr>
            <w:rFonts w:ascii="Times New Roman" w:hAnsi="Times New Roman" w:cs="Times New Roman"/>
            <w:sz w:val="24"/>
            <w:szCs w:val="24"/>
          </w:rPr>
          <w:t xml:space="preserve"> phase)</w:t>
        </w:r>
      </w:ins>
      <w:ins w:id="22"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dW0+OTI3PC9SZWNOdW0+PERpc3BsYXlUZXh0PlsyNV08L0Rpc3BsYXlUZXh0PjxyZWNvcmQ+PHJl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PEVuZE5vdGU+PENpdGU+PEF1dGhvcj5MaXU8L0F1dGhvcj48WWVhcj4yMDA2PC9ZZWFyPjxSZWNO
dW0+OTI3PC9SZWNOdW0+PERpc3BsYXlUZXh0PlsyNV08L0Rpc3BsYXlUZXh0PjxyZWNvcmQ+PHJl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[25]</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&lt;EndNote&gt;&lt;Cite&gt;&lt;Author&gt;Walker&lt;/Author&gt;&lt;Year&gt;1993&lt;/Year&gt;&lt;RecNum&gt;911&lt;/RecNum&gt;&lt;DisplayText&gt;[26]&lt;/DisplayText&gt;&lt;record&gt;&lt;rec-number&gt;911&lt;/rec-number&gt;&lt;foreign-keys&gt;&lt;key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[26]</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23"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041456E0" w:rsidR="00F72E5E" w:rsidRDefault="0071112B" w:rsidP="007861C0">
      <w:pPr>
        <w:pStyle w:val="NoSpacing"/>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16DC8897" wp14:editId="72CF30F9">
            <wp:simplePos x="0" y="0"/>
            <wp:positionH relativeFrom="column">
              <wp:posOffset>28575</wp:posOffset>
            </wp:positionH>
            <wp:positionV relativeFrom="paragraph">
              <wp:posOffset>4046855</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F72E5E" w:rsidRPr="0029108C">
        <w:rPr>
          <w:rFonts w:ascii="Times New Roman" w:hAnsi="Times New Roman" w:cs="Times New Roman"/>
          <w:sz w:val="24"/>
          <w:szCs w:val="24"/>
        </w:rPr>
        <w:t xml:space="preserve">Angiograms and time-resolved velocity data were exported to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00F72E5E" w:rsidRPr="0029108C">
        <w:rPr>
          <w:rFonts w:ascii="Times New Roman" w:hAnsi="Times New Roman" w:cs="Times New Roman"/>
          <w:noProof/>
          <w:sz w:val="24"/>
          <w:szCs w:val="24"/>
        </w:rPr>
        <w:t>streamline</w:t>
      </w:r>
      <w:r w:rsidR="00F72E5E" w:rsidRPr="0029108C">
        <w:rPr>
          <w:rFonts w:ascii="Times New Roman" w:hAnsi="Times New Roman" w:cs="Times New Roman"/>
          <w:sz w:val="24"/>
          <w:szCs w:val="24"/>
        </w:rPr>
        <w:t xml:space="preserve"> images and particle traces were created in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00F72E5E"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00F72E5E"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00F72E5E"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1FC002EB" w:rsidR="0071112B" w:rsidRPr="0029108C" w:rsidRDefault="0071112B" w:rsidP="007861C0">
      <w:pPr>
        <w:pStyle w:val="NoSpacing"/>
        <w:spacing w:line="480" w:lineRule="auto"/>
        <w:ind w:firstLine="720"/>
        <w:jc w:val="both"/>
        <w:rPr>
          <w:rFonts w:ascii="Times New Roman" w:hAnsi="Times New Roman" w:cs="Times New Roman"/>
          <w:sz w:val="24"/>
          <w:szCs w:val="24"/>
        </w:rPr>
      </w:pP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lastRenderedPageBreak/>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379AF42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UmVjTnVtPjkxNjwvUmVjTnVtPjxEaXNwbGF5VGV4dD5bMjddPC9EaXNwbGF5VGV4dD48cmVjb3Jk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PEVuZE5vdGU+PENpdGU+PEF1dGhvcj5TdGFsZGVyPC9BdXRob3I+PFllYXI+MjAwODwvWWVhcj48
UmVjTnVtPjkxNjwvUmVjTnVtPjxEaXNwbGF5VGV4dD5bMjddPC9EaXNwbGF5VGV4dD48cmVjb3Jk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multiplying</w:t>
      </w:r>
      <w:del w:id="24"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25"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26"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27" w:author="Grant Steven Roberts" w:date="2020-09-15T13:41:00Z">
        <w:r w:rsidR="00CE66E7" w:rsidDel="00523040">
          <w:rPr>
            <w:rFonts w:ascii="Times New Roman" w:hAnsi="Times New Roman" w:cs="Times New Roman"/>
            <w:sz w:val="24"/>
            <w:szCs w:val="24"/>
          </w:rPr>
          <w:delText>then obtained by finding the</w:delText>
        </w:r>
      </w:del>
      <w:ins w:id="28" w:author="Grant Steven Roberts" w:date="2020-09-15T13:41:00Z">
        <w:r w:rsidR="00523040">
          <w:rPr>
            <w:rFonts w:ascii="Times New Roman" w:hAnsi="Times New Roman" w:cs="Times New Roman"/>
            <w:sz w:val="24"/>
            <w:szCs w:val="24"/>
          </w:rPr>
          <w:t xml:space="preserve">determined by </w:t>
        </w:r>
      </w:ins>
      <w:ins w:id="29"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cardiac cycle </w:t>
      </w:r>
      <w:ins w:id="30" w:author="Grant Steven Roberts" w:date="2020-09-15T13:45:00Z">
        <w:r w:rsidR="00523040">
          <w:rPr>
            <w:rFonts w:ascii="Times New Roman" w:hAnsi="Times New Roman" w:cs="Times New Roman"/>
            <w:sz w:val="24"/>
            <w:szCs w:val="24"/>
          </w:rPr>
          <w:t xml:space="preserve">and </w:t>
        </w:r>
      </w:ins>
      <w:ins w:id="31" w:author="Grant Steven Roberts" w:date="2020-09-15T13:46:00Z">
        <w:r w:rsidR="00523040">
          <w:rPr>
            <w:rFonts w:ascii="Times New Roman" w:hAnsi="Times New Roman" w:cs="Times New Roman"/>
            <w:sz w:val="24"/>
            <w:szCs w:val="24"/>
          </w:rPr>
          <w:t xml:space="preserve">multiplying this value by the subject’s heart rate to obtain </w:t>
        </w:r>
      </w:ins>
      <w:ins w:id="32" w:author="Grant Steven Roberts" w:date="2020-09-18T15:33:00Z">
        <w:r w:rsidR="00DA2976">
          <w:rPr>
            <w:rFonts w:ascii="Times New Roman" w:hAnsi="Times New Roman" w:cs="Times New Roman"/>
            <w:sz w:val="24"/>
            <w:szCs w:val="24"/>
          </w:rPr>
          <w:t xml:space="preserve">volumetric </w:t>
        </w:r>
      </w:ins>
      <w:ins w:id="33" w:author="Grant Steven Roberts" w:date="2020-09-15T13:46:00Z">
        <w:r w:rsidR="00523040">
          <w:rPr>
            <w:rFonts w:ascii="Times New Roman" w:hAnsi="Times New Roman" w:cs="Times New Roman"/>
            <w:sz w:val="24"/>
            <w:szCs w:val="24"/>
          </w:rPr>
          <w:t>flow</w:t>
        </w:r>
      </w:ins>
      <w:ins w:id="34" w:author="Grant Steven Roberts" w:date="2020-09-15T13:49:00Z">
        <w:r w:rsidR="00D74F30">
          <w:rPr>
            <w:rFonts w:ascii="Times New Roman" w:hAnsi="Times New Roman" w:cs="Times New Roman"/>
            <w:sz w:val="24"/>
            <w:szCs w:val="24"/>
          </w:rPr>
          <w:t xml:space="preserve"> </w:t>
        </w:r>
      </w:ins>
      <w:ins w:id="35" w:author="Grant Steven Roberts" w:date="2020-09-18T15:33:00Z">
        <w:r w:rsidR="00DA2976">
          <w:rPr>
            <w:rFonts w:ascii="Times New Roman" w:hAnsi="Times New Roman" w:cs="Times New Roman"/>
            <w:sz w:val="24"/>
            <w:szCs w:val="24"/>
          </w:rPr>
          <w:t>rates</w:t>
        </w:r>
      </w:ins>
      <w:ins w:id="36" w:author="Grant Steven Roberts" w:date="2020-09-15T13:46:00Z">
        <w:r w:rsidR="00523040">
          <w:rPr>
            <w:rFonts w:ascii="Times New Roman" w:hAnsi="Times New Roman" w:cs="Times New Roman"/>
            <w:sz w:val="24"/>
            <w:szCs w:val="24"/>
          </w:rPr>
          <w:t xml:space="preserve"> in </w:t>
        </w:r>
      </w:ins>
      <w:ins w:id="37" w:author="Grant Steven Roberts" w:date="2020-09-18T15:33:00Z">
        <w:r w:rsidR="00DA2976">
          <w:rPr>
            <w:rFonts w:ascii="Times New Roman" w:hAnsi="Times New Roman" w:cs="Times New Roman"/>
            <w:sz w:val="24"/>
            <w:szCs w:val="24"/>
          </w:rPr>
          <w:t xml:space="preserve">units of </w:t>
        </w:r>
      </w:ins>
      <w:ins w:id="38" w:author="Grant Steven Roberts" w:date="2020-09-15T13:49:00Z">
        <w:r w:rsidR="00D74F30">
          <w:rPr>
            <w:rFonts w:ascii="Times New Roman" w:hAnsi="Times New Roman" w:cs="Times New Roman"/>
            <w:sz w:val="24"/>
            <w:szCs w:val="24"/>
          </w:rPr>
          <w:t>time</w:t>
        </w:r>
      </w:ins>
      <w:ins w:id="39" w:author="Grant Steven Roberts" w:date="2020-09-15T13:46:00Z">
        <w:r w:rsidR="00523040">
          <w:rPr>
            <w:rFonts w:ascii="Times New Roman" w:hAnsi="Times New Roman" w:cs="Times New Roman"/>
            <w:sz w:val="24"/>
            <w:szCs w:val="24"/>
          </w:rPr>
          <w:t xml:space="preserve">. Flow rates were then </w:t>
        </w:r>
      </w:ins>
      <w:del w:id="40"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41" w:author="Grant Steven Roberts" w:date="2020-09-15T13:46:00Z">
        <w:r w:rsidR="00523040">
          <w:rPr>
            <w:rFonts w:ascii="Times New Roman" w:hAnsi="Times New Roman" w:cs="Times New Roman"/>
            <w:sz w:val="24"/>
            <w:szCs w:val="24"/>
          </w:rPr>
          <w:t>ed</w:t>
        </w:r>
      </w:ins>
      <w:del w:id="42"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UmVjTnVtPjg5MjwvUmVjTnVtPjxEaXNwbGF5VGV4dD5bMTYtMTgsMjgtMzBdPC9EaXNwbGF5VGV4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UmVjTnVtPjg5MjwvUmVjTnVtPjxEaXNwbGF5VGV4dD5bMTYtMTgsMjgtMzBdPC9EaXNwbGF5VGV4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[16-18,28-30]</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 xml:space="preserve">to be approximately equal to the sum of the flow of vessels </w:t>
      </w:r>
      <w:r w:rsidRPr="0029108C">
        <w:rPr>
          <w:rFonts w:ascii="Times New Roman" w:hAnsi="Times New Roman" w:cs="Times New Roman"/>
          <w:sz w:val="24"/>
          <w:szCs w:val="24"/>
        </w:rPr>
        <w:lastRenderedPageBreak/>
        <w:t>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1C0918"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1C0918"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w:t>
      </w:r>
      <w:proofErr w:type="spellStart"/>
      <w:r w:rsidRPr="0029108C">
        <w:rPr>
          <w:rFonts w:ascii="Times New Roman" w:eastAsiaTheme="minorEastAsia" w:hAnsi="Times New Roman" w:cs="Times New Roman"/>
          <w:sz w:val="24"/>
          <w:szCs w:val="24"/>
        </w:rPr>
        <w:t>ric</w:t>
      </w:r>
      <w:proofErr w:type="spellEnd"/>
      <w:r w:rsidRPr="0029108C">
        <w:rPr>
          <w:rFonts w:ascii="Times New Roman" w:eastAsiaTheme="minorEastAsia" w:hAnsi="Times New Roman" w:cs="Times New Roman"/>
          <w:sz w:val="24"/>
          <w:szCs w:val="24"/>
        </w:rPr>
        <w:t xml:space="preserve">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44100E74"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&lt;EndNote&gt;&lt;Cite&gt;&lt;Author&gt;Cohen&lt;/Author&gt;&lt;Year&gt;1988&lt;/Year&gt;&lt;RecNum&gt;912&lt;/RecNum&gt;&lt;DisplayText&gt;[31]&lt;/DisplayText&gt;&lt;record&gt;&lt;rec-number&gt;912&lt;/rec-number&gt;&lt;foreign-keys&gt;&lt;key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[31]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6B5027AE" w14:textId="349B5A97" w:rsidR="00184826" w:rsidRPr="00184826" w:rsidRDefault="00F72E5E" w:rsidP="00184826">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After subject categorization, the cohorts consisted of 13 CMI- patients  (7 females, mean age: 44.3 years [21-86], mean weight: 70.1 kg) in which findings did not support the diagnosis of CMI and 6 CMI+ patients (4 females, mean age: 62.5 years [42-80], mean weight: 64.2 kg), in which findings strongly suggested CMI.  In some subjects, vessels were not visualized.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1.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r w:rsidR="009D4014">
        <w:rPr>
          <w:rFonts w:ascii="Times New Roman" w:hAnsi="Times New Roman" w:cs="Times New Roman"/>
          <w:sz w:val="24"/>
          <w:szCs w:val="24"/>
        </w:rPr>
        <w:t>2</w:t>
      </w:r>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r w:rsidR="00184826">
        <w:rPr>
          <w:rFonts w:ascii="Times New Roman" w:hAnsi="Times New Roman" w:cs="Times New Roman"/>
          <w:b/>
          <w:sz w:val="24"/>
          <w:szCs w:val="24"/>
        </w:rPr>
        <w:br w:type="page"/>
      </w:r>
    </w:p>
    <w:p w14:paraId="513D6BE3" w14:textId="0992A362" w:rsidR="009D4014" w:rsidRPr="009D4014" w:rsidRDefault="00F50090" w:rsidP="00F72E5E">
      <w:pPr>
        <w:pStyle w:val="NoSpacing"/>
        <w:spacing w:line="480" w:lineRule="auto"/>
        <w:rPr>
          <w:rFonts w:ascii="Times New Roman" w:hAnsi="Times New Roman" w:cs="Times New Roman"/>
          <w:sz w:val="24"/>
          <w:szCs w:val="24"/>
        </w:rPr>
      </w:pPr>
      <w:r w:rsidRPr="009D4014">
        <w:rPr>
          <w:rFonts w:ascii="Times New Roman" w:hAnsi="Times New Roman" w:cs="Times New Roman"/>
          <w:b/>
          <w:sz w:val="24"/>
          <w:szCs w:val="24"/>
        </w:rPr>
        <w:lastRenderedPageBreak/>
        <w:t>Table 1</w:t>
      </w:r>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378"/>
        <w:gridCol w:w="1494"/>
        <w:gridCol w:w="396"/>
        <w:gridCol w:w="1476"/>
      </w:tblGrid>
      <w:tr w:rsidR="00184826" w14:paraId="6C56EB48" w14:textId="77777777" w:rsidTr="0071112B">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2250" w:type="dxa"/>
            <w:gridSpan w:val="2"/>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90" w:type="dxa"/>
            <w:gridSpan w:val="2"/>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476"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gridSpan w:val="2"/>
            <w:tcBorders>
              <w:top w:val="single" w:sz="12" w:space="0" w:color="auto"/>
              <w:left w:val="nil"/>
              <w:bottom w:val="nil"/>
              <w:right w:val="nil"/>
            </w:tcBorders>
            <w:vAlign w:val="center"/>
          </w:tcPr>
          <w:p w14:paraId="54862A6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44.6 ± 15.6</w:t>
            </w:r>
          </w:p>
        </w:tc>
        <w:tc>
          <w:tcPr>
            <w:tcW w:w="1872" w:type="dxa"/>
            <w:gridSpan w:val="2"/>
            <w:tcBorders>
              <w:top w:val="single" w:sz="12" w:space="0" w:color="auto"/>
              <w:left w:val="nil"/>
              <w:bottom w:val="nil"/>
            </w:tcBorders>
            <w:vAlign w:val="center"/>
          </w:tcPr>
          <w:p w14:paraId="3A14A0A8"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36.5 ± 10.4</w:t>
            </w:r>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gridSpan w:val="2"/>
            <w:tcBorders>
              <w:top w:val="nil"/>
              <w:left w:val="nil"/>
              <w:bottom w:val="single" w:sz="4" w:space="0" w:color="auto"/>
              <w:right w:val="nil"/>
            </w:tcBorders>
            <w:vAlign w:val="center"/>
          </w:tcPr>
          <w:p w14:paraId="63BA0D0A"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54.2 ± 22.3</w:t>
            </w:r>
          </w:p>
        </w:tc>
        <w:tc>
          <w:tcPr>
            <w:tcW w:w="1872" w:type="dxa"/>
            <w:gridSpan w:val="2"/>
            <w:tcBorders>
              <w:top w:val="nil"/>
              <w:left w:val="nil"/>
              <w:bottom w:val="single" w:sz="4" w:space="0" w:color="auto"/>
            </w:tcBorders>
            <w:vAlign w:val="center"/>
          </w:tcPr>
          <w:p w14:paraId="6DF60995" w14:textId="033B9C89" w:rsidR="009D4014" w:rsidRPr="00297EDA" w:rsidRDefault="009D4014" w:rsidP="00297EDA">
            <w:pPr>
              <w:jc w:val="center"/>
              <w:rPr>
                <w:rFonts w:ascii="Times New Roman" w:hAnsi="Times New Roman" w:cs="Times New Roman"/>
                <w:b/>
                <w:u w:val="single"/>
              </w:rPr>
            </w:pPr>
            <w:r w:rsidRPr="009D4014">
              <w:rPr>
                <w:rFonts w:ascii="Times New Roman" w:hAnsi="Times New Roman" w:cs="Times New Roman"/>
                <w:b/>
                <w:u w:val="single"/>
              </w:rPr>
              <w:t>35.3 ± 11.3</w:t>
            </w:r>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gridSpan w:val="2"/>
            <w:tcBorders>
              <w:top w:val="single" w:sz="4" w:space="0" w:color="auto"/>
              <w:left w:val="nil"/>
              <w:bottom w:val="nil"/>
              <w:right w:val="nil"/>
            </w:tcBorders>
            <w:vAlign w:val="center"/>
          </w:tcPr>
          <w:p w14:paraId="088CA5A7"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16.5 ± 6.50</w:t>
            </w:r>
          </w:p>
        </w:tc>
        <w:tc>
          <w:tcPr>
            <w:tcW w:w="1872" w:type="dxa"/>
            <w:gridSpan w:val="2"/>
            <w:tcBorders>
              <w:top w:val="single" w:sz="4" w:space="0" w:color="auto"/>
              <w:left w:val="nil"/>
              <w:bottom w:val="nil"/>
            </w:tcBorders>
            <w:vAlign w:val="center"/>
          </w:tcPr>
          <w:p w14:paraId="16BBB5A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19.1 ± 3.88</w:t>
            </w:r>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gridSpan w:val="2"/>
            <w:tcBorders>
              <w:top w:val="nil"/>
              <w:left w:val="nil"/>
              <w:bottom w:val="single" w:sz="4" w:space="0" w:color="auto"/>
              <w:right w:val="nil"/>
            </w:tcBorders>
            <w:vAlign w:val="center"/>
          </w:tcPr>
          <w:p w14:paraId="0ADB293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19.3 ± 6.93</w:t>
            </w:r>
          </w:p>
        </w:tc>
        <w:tc>
          <w:tcPr>
            <w:tcW w:w="1872" w:type="dxa"/>
            <w:gridSpan w:val="2"/>
            <w:tcBorders>
              <w:top w:val="nil"/>
              <w:left w:val="nil"/>
              <w:bottom w:val="single" w:sz="4" w:space="0" w:color="auto"/>
            </w:tcBorders>
            <w:vAlign w:val="center"/>
          </w:tcPr>
          <w:p w14:paraId="14C9C45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18.6 ± 7.00</w:t>
            </w:r>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gridSpan w:val="2"/>
            <w:tcBorders>
              <w:top w:val="single" w:sz="4" w:space="0" w:color="auto"/>
              <w:left w:val="nil"/>
              <w:bottom w:val="nil"/>
              <w:right w:val="nil"/>
            </w:tcBorders>
            <w:vAlign w:val="center"/>
          </w:tcPr>
          <w:p w14:paraId="7D96374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6.40 ± 2.73</w:t>
            </w:r>
          </w:p>
        </w:tc>
        <w:tc>
          <w:tcPr>
            <w:tcW w:w="1872" w:type="dxa"/>
            <w:gridSpan w:val="2"/>
            <w:tcBorders>
              <w:top w:val="single" w:sz="4" w:space="0" w:color="auto"/>
              <w:left w:val="nil"/>
              <w:bottom w:val="nil"/>
            </w:tcBorders>
            <w:vAlign w:val="center"/>
          </w:tcPr>
          <w:p w14:paraId="06D3341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6.68 ± 8.44</w:t>
            </w:r>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gridSpan w:val="2"/>
            <w:tcBorders>
              <w:top w:val="nil"/>
              <w:left w:val="nil"/>
              <w:bottom w:val="single" w:sz="4" w:space="0" w:color="auto"/>
              <w:right w:val="nil"/>
            </w:tcBorders>
            <w:vAlign w:val="center"/>
          </w:tcPr>
          <w:p w14:paraId="32E14B5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2.74</w:t>
            </w:r>
          </w:p>
        </w:tc>
        <w:tc>
          <w:tcPr>
            <w:tcW w:w="1872" w:type="dxa"/>
            <w:gridSpan w:val="2"/>
            <w:tcBorders>
              <w:top w:val="nil"/>
              <w:left w:val="nil"/>
              <w:bottom w:val="single" w:sz="4" w:space="0" w:color="auto"/>
            </w:tcBorders>
            <w:vAlign w:val="center"/>
          </w:tcPr>
          <w:p w14:paraId="0815432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6.37 ± 9.29</w:t>
            </w:r>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gridSpan w:val="2"/>
            <w:tcBorders>
              <w:top w:val="single" w:sz="4" w:space="0" w:color="auto"/>
              <w:left w:val="nil"/>
              <w:bottom w:val="nil"/>
              <w:right w:val="nil"/>
            </w:tcBorders>
            <w:vAlign w:val="center"/>
          </w:tcPr>
          <w:p w14:paraId="27E48F1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6.18 ± 2.99</w:t>
            </w:r>
          </w:p>
        </w:tc>
        <w:tc>
          <w:tcPr>
            <w:tcW w:w="1872" w:type="dxa"/>
            <w:gridSpan w:val="2"/>
            <w:tcBorders>
              <w:top w:val="single" w:sz="4" w:space="0" w:color="auto"/>
              <w:left w:val="nil"/>
              <w:bottom w:val="nil"/>
            </w:tcBorders>
            <w:vAlign w:val="center"/>
          </w:tcPr>
          <w:p w14:paraId="0651188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6.01 ± 6.37</w:t>
            </w:r>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gridSpan w:val="2"/>
            <w:tcBorders>
              <w:top w:val="nil"/>
              <w:left w:val="nil"/>
              <w:bottom w:val="single" w:sz="4" w:space="0" w:color="auto"/>
              <w:right w:val="nil"/>
            </w:tcBorders>
            <w:vAlign w:val="center"/>
          </w:tcPr>
          <w:p w14:paraId="78D6273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3.70</w:t>
            </w:r>
          </w:p>
        </w:tc>
        <w:tc>
          <w:tcPr>
            <w:tcW w:w="1872" w:type="dxa"/>
            <w:gridSpan w:val="2"/>
            <w:tcBorders>
              <w:top w:val="nil"/>
              <w:left w:val="nil"/>
              <w:bottom w:val="single" w:sz="4" w:space="0" w:color="auto"/>
            </w:tcBorders>
            <w:vAlign w:val="center"/>
          </w:tcPr>
          <w:p w14:paraId="4AAAFE6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3.82 ± 4.18</w:t>
            </w:r>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gridSpan w:val="2"/>
            <w:tcBorders>
              <w:top w:val="single" w:sz="4" w:space="0" w:color="auto"/>
              <w:left w:val="nil"/>
              <w:bottom w:val="nil"/>
              <w:right w:val="nil"/>
            </w:tcBorders>
            <w:vAlign w:val="center"/>
          </w:tcPr>
          <w:p w14:paraId="58441A9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8.04 ± 4.35</w:t>
            </w:r>
          </w:p>
        </w:tc>
        <w:tc>
          <w:tcPr>
            <w:tcW w:w="1872" w:type="dxa"/>
            <w:gridSpan w:val="2"/>
            <w:tcBorders>
              <w:top w:val="single" w:sz="4" w:space="0" w:color="auto"/>
              <w:left w:val="nil"/>
              <w:bottom w:val="nil"/>
            </w:tcBorders>
            <w:vAlign w:val="center"/>
          </w:tcPr>
          <w:p w14:paraId="47BC678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7.59 ± 3.13</w:t>
            </w:r>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gridSpan w:val="2"/>
            <w:tcBorders>
              <w:top w:val="nil"/>
              <w:left w:val="nil"/>
              <w:bottom w:val="single" w:sz="4" w:space="0" w:color="auto"/>
              <w:right w:val="nil"/>
            </w:tcBorders>
            <w:vAlign w:val="center"/>
          </w:tcPr>
          <w:p w14:paraId="0A3B610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12.5 ± 6.40</w:t>
            </w:r>
          </w:p>
        </w:tc>
        <w:tc>
          <w:tcPr>
            <w:tcW w:w="1872" w:type="dxa"/>
            <w:gridSpan w:val="2"/>
            <w:tcBorders>
              <w:top w:val="nil"/>
              <w:left w:val="nil"/>
              <w:bottom w:val="single" w:sz="4" w:space="0" w:color="auto"/>
            </w:tcBorders>
            <w:vAlign w:val="center"/>
          </w:tcPr>
          <w:p w14:paraId="2306F3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9.37 ± 4.52</w:t>
            </w:r>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gridSpan w:val="2"/>
            <w:tcBorders>
              <w:top w:val="single" w:sz="4" w:space="0" w:color="auto"/>
              <w:left w:val="nil"/>
              <w:bottom w:val="nil"/>
              <w:right w:val="nil"/>
            </w:tcBorders>
            <w:vAlign w:val="center"/>
          </w:tcPr>
          <w:p w14:paraId="45DB8920" w14:textId="4ECC5415" w:rsidR="003C53F7" w:rsidRPr="009D4014" w:rsidRDefault="003C53F7" w:rsidP="00297EDA">
            <w:pPr>
              <w:jc w:val="center"/>
              <w:rPr>
                <w:rFonts w:ascii="Times New Roman" w:hAnsi="Times New Roman" w:cs="Times New Roman"/>
                <w:b/>
              </w:rPr>
            </w:pPr>
            <w:r w:rsidRPr="009D4014">
              <w:rPr>
                <w:rFonts w:ascii="Times New Roman" w:hAnsi="Times New Roman" w:cs="Times New Roman"/>
                <w:b/>
              </w:rPr>
              <w:t>6.72 ± 3.54</w:t>
            </w:r>
          </w:p>
        </w:tc>
        <w:tc>
          <w:tcPr>
            <w:tcW w:w="1872" w:type="dxa"/>
            <w:gridSpan w:val="2"/>
            <w:tcBorders>
              <w:top w:val="single" w:sz="4" w:space="0" w:color="auto"/>
              <w:left w:val="nil"/>
              <w:bottom w:val="nil"/>
            </w:tcBorders>
            <w:vAlign w:val="center"/>
          </w:tcPr>
          <w:p w14:paraId="12286E5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7.80 ± 3.51</w:t>
            </w:r>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gridSpan w:val="2"/>
            <w:tcBorders>
              <w:top w:val="nil"/>
              <w:left w:val="nil"/>
              <w:bottom w:val="single" w:sz="4" w:space="0" w:color="auto"/>
              <w:right w:val="nil"/>
            </w:tcBorders>
            <w:vAlign w:val="center"/>
          </w:tcPr>
          <w:p w14:paraId="239D804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7.00 ± 4.42</w:t>
            </w:r>
          </w:p>
        </w:tc>
        <w:tc>
          <w:tcPr>
            <w:tcW w:w="1872" w:type="dxa"/>
            <w:gridSpan w:val="2"/>
            <w:tcBorders>
              <w:top w:val="nil"/>
              <w:left w:val="nil"/>
              <w:bottom w:val="single" w:sz="4" w:space="0" w:color="auto"/>
            </w:tcBorders>
            <w:vAlign w:val="center"/>
          </w:tcPr>
          <w:p w14:paraId="6C5025E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8.17 ± 3.96</w:t>
            </w:r>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gridSpan w:val="2"/>
            <w:tcBorders>
              <w:top w:val="single" w:sz="4" w:space="0" w:color="auto"/>
              <w:left w:val="nil"/>
              <w:bottom w:val="nil"/>
              <w:right w:val="nil"/>
            </w:tcBorders>
            <w:vAlign w:val="center"/>
          </w:tcPr>
          <w:p w14:paraId="6651200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6.89 ± 4.14</w:t>
            </w:r>
          </w:p>
        </w:tc>
        <w:tc>
          <w:tcPr>
            <w:tcW w:w="1872" w:type="dxa"/>
            <w:gridSpan w:val="2"/>
            <w:tcBorders>
              <w:top w:val="single" w:sz="4" w:space="0" w:color="auto"/>
              <w:left w:val="nil"/>
              <w:bottom w:val="nil"/>
            </w:tcBorders>
            <w:vAlign w:val="center"/>
          </w:tcPr>
          <w:p w14:paraId="37CCD3A5" w14:textId="00D3BC87" w:rsidR="003C53F7" w:rsidRPr="00297EDA" w:rsidRDefault="003C53F7" w:rsidP="00297EDA">
            <w:pPr>
              <w:jc w:val="center"/>
              <w:rPr>
                <w:rFonts w:ascii="Times New Roman" w:hAnsi="Times New Roman" w:cs="Times New Roman"/>
                <w:b/>
              </w:rPr>
            </w:pPr>
            <w:r w:rsidRPr="009D4014">
              <w:rPr>
                <w:rFonts w:ascii="Times New Roman" w:hAnsi="Times New Roman" w:cs="Times New Roman"/>
                <w:b/>
              </w:rPr>
              <w:t>10.7 ± 3.64</w:t>
            </w:r>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gridSpan w:val="2"/>
            <w:tcBorders>
              <w:top w:val="nil"/>
              <w:left w:val="nil"/>
              <w:bottom w:val="single" w:sz="4" w:space="0" w:color="auto"/>
              <w:right w:val="nil"/>
            </w:tcBorders>
            <w:vAlign w:val="center"/>
          </w:tcPr>
          <w:p w14:paraId="2BB1728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16.7 ± 7.23</w:t>
            </w:r>
          </w:p>
        </w:tc>
        <w:tc>
          <w:tcPr>
            <w:tcW w:w="1872" w:type="dxa"/>
            <w:gridSpan w:val="2"/>
            <w:tcBorders>
              <w:top w:val="nil"/>
              <w:left w:val="nil"/>
              <w:bottom w:val="single" w:sz="4" w:space="0" w:color="auto"/>
            </w:tcBorders>
            <w:vAlign w:val="center"/>
          </w:tcPr>
          <w:p w14:paraId="51825EE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15.5 ± 8.60</w:t>
            </w:r>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gridSpan w:val="2"/>
            <w:tcBorders>
              <w:top w:val="single" w:sz="4" w:space="0" w:color="auto"/>
              <w:left w:val="nil"/>
              <w:bottom w:val="nil"/>
              <w:right w:val="nil"/>
            </w:tcBorders>
            <w:vAlign w:val="center"/>
          </w:tcPr>
          <w:p w14:paraId="2DC402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6.46 ± 3.63</w:t>
            </w:r>
          </w:p>
        </w:tc>
        <w:tc>
          <w:tcPr>
            <w:tcW w:w="1872" w:type="dxa"/>
            <w:gridSpan w:val="2"/>
            <w:tcBorders>
              <w:top w:val="single" w:sz="4" w:space="0" w:color="auto"/>
              <w:left w:val="nil"/>
              <w:bottom w:val="nil"/>
            </w:tcBorders>
            <w:vAlign w:val="center"/>
          </w:tcPr>
          <w:p w14:paraId="53AB7AB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1.89</w:t>
            </w:r>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gridSpan w:val="2"/>
            <w:tcBorders>
              <w:top w:val="nil"/>
              <w:left w:val="nil"/>
              <w:bottom w:val="single" w:sz="4" w:space="0" w:color="auto"/>
              <w:right w:val="nil"/>
            </w:tcBorders>
            <w:vAlign w:val="center"/>
          </w:tcPr>
          <w:p w14:paraId="050059C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5.94 ± 3.85</w:t>
            </w:r>
          </w:p>
        </w:tc>
        <w:tc>
          <w:tcPr>
            <w:tcW w:w="1872" w:type="dxa"/>
            <w:gridSpan w:val="2"/>
            <w:tcBorders>
              <w:top w:val="nil"/>
              <w:left w:val="nil"/>
              <w:bottom w:val="single" w:sz="4" w:space="0" w:color="auto"/>
            </w:tcBorders>
            <w:vAlign w:val="center"/>
          </w:tcPr>
          <w:p w14:paraId="79800C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4.46 ± 1.67</w:t>
            </w:r>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gridSpan w:val="2"/>
            <w:tcBorders>
              <w:top w:val="single" w:sz="4" w:space="0" w:color="auto"/>
              <w:left w:val="nil"/>
              <w:bottom w:val="nil"/>
              <w:right w:val="nil"/>
            </w:tcBorders>
            <w:vAlign w:val="center"/>
          </w:tcPr>
          <w:p w14:paraId="6E6C267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13.5 ± 4.40</w:t>
            </w:r>
          </w:p>
        </w:tc>
        <w:tc>
          <w:tcPr>
            <w:tcW w:w="1872" w:type="dxa"/>
            <w:gridSpan w:val="2"/>
            <w:tcBorders>
              <w:top w:val="single" w:sz="4" w:space="0" w:color="auto"/>
              <w:left w:val="nil"/>
              <w:bottom w:val="nil"/>
            </w:tcBorders>
            <w:vAlign w:val="center"/>
          </w:tcPr>
          <w:p w14:paraId="460C367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17.7 ± 5.71</w:t>
            </w:r>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gridSpan w:val="2"/>
            <w:tcBorders>
              <w:top w:val="nil"/>
              <w:left w:val="nil"/>
              <w:bottom w:val="single" w:sz="4" w:space="0" w:color="auto"/>
              <w:right w:val="nil"/>
            </w:tcBorders>
            <w:vAlign w:val="center"/>
          </w:tcPr>
          <w:p w14:paraId="155A7C0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23.1 ± 6.56</w:t>
            </w:r>
          </w:p>
        </w:tc>
        <w:tc>
          <w:tcPr>
            <w:tcW w:w="1872" w:type="dxa"/>
            <w:gridSpan w:val="2"/>
            <w:tcBorders>
              <w:top w:val="nil"/>
              <w:left w:val="nil"/>
              <w:bottom w:val="single" w:sz="4" w:space="0" w:color="auto"/>
            </w:tcBorders>
            <w:vAlign w:val="center"/>
          </w:tcPr>
          <w:p w14:paraId="4B557A4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20.8 ±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119AD13D"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r>
        <w:rPr>
          <w:rFonts w:ascii="Times New Roman" w:hAnsi="Times New Roman" w:cs="Times New Roman"/>
          <w:b/>
          <w:sz w:val="24"/>
          <w:szCs w:val="20"/>
        </w:rPr>
        <w:t>2.</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6FC0A18C" w:rsidR="00296525" w:rsidRPr="00296525" w:rsidRDefault="00296525" w:rsidP="00296525">
            <w:pPr>
              <w:jc w:val="center"/>
              <w:rPr>
                <w:rFonts w:ascii="Times New Roman" w:hAnsi="Times New Roman" w:cs="Times New Roman"/>
              </w:rPr>
            </w:pPr>
            <w:r w:rsidRPr="007861C0">
              <w:rPr>
                <w:rFonts w:ascii="Times New Roman" w:hAnsi="Times New Roman" w:cs="Times New Roman"/>
              </w:rPr>
              <w:t>21.1 ± 16.6</w:t>
            </w:r>
          </w:p>
        </w:tc>
        <w:tc>
          <w:tcPr>
            <w:tcW w:w="1915" w:type="dxa"/>
            <w:gridSpan w:val="2"/>
            <w:tcBorders>
              <w:top w:val="single" w:sz="12" w:space="0" w:color="auto"/>
              <w:left w:val="nil"/>
              <w:bottom w:val="nil"/>
            </w:tcBorders>
            <w:vAlign w:val="center"/>
          </w:tcPr>
          <w:p w14:paraId="0CFA8DD3" w14:textId="2D30C14D" w:rsidR="00B36862" w:rsidRPr="000E333E" w:rsidRDefault="00296525" w:rsidP="000E333E">
            <w:pPr>
              <w:jc w:val="center"/>
              <w:rPr>
                <w:rFonts w:ascii="Times New Roman" w:hAnsi="Times New Roman" w:cs="Times New Roman"/>
                <w:b/>
                <w:u w:val="single"/>
              </w:rPr>
            </w:pPr>
            <w:r w:rsidRPr="007861C0">
              <w:rPr>
                <w:rFonts w:ascii="Times New Roman" w:hAnsi="Times New Roman" w:cs="Times New Roman"/>
                <w:b/>
                <w:u w:val="single"/>
              </w:rPr>
              <w:t>-2.57 ± 12.1</w:t>
            </w:r>
            <w:r w:rsidR="000E333E">
              <w:rPr>
                <w:rFonts w:ascii="Times New Roman" w:hAnsi="Times New Roman" w:cs="Times New Roman"/>
                <w:b/>
                <w:u w:val="single"/>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5851E209"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13/</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A3E737D" w14:textId="2307F937"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5/6</w:t>
            </w:r>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73FAA5F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13.0 ± 31.1</w:t>
            </w:r>
          </w:p>
        </w:tc>
        <w:tc>
          <w:tcPr>
            <w:tcW w:w="1915" w:type="dxa"/>
            <w:gridSpan w:val="2"/>
            <w:tcBorders>
              <w:top w:val="single" w:sz="4" w:space="0" w:color="auto"/>
              <w:left w:val="nil"/>
              <w:bottom w:val="nil"/>
            </w:tcBorders>
            <w:vAlign w:val="center"/>
          </w:tcPr>
          <w:p w14:paraId="73D4CBDB" w14:textId="01C51DE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-3.16 ± 27.1</w:t>
            </w:r>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00F4184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12/13</w:t>
            </w:r>
          </w:p>
        </w:tc>
        <w:tc>
          <w:tcPr>
            <w:tcW w:w="1915" w:type="dxa"/>
            <w:gridSpan w:val="2"/>
            <w:tcBorders>
              <w:top w:val="nil"/>
              <w:left w:val="nil"/>
              <w:bottom w:val="single" w:sz="4" w:space="0" w:color="auto"/>
            </w:tcBorders>
            <w:vAlign w:val="center"/>
          </w:tcPr>
          <w:p w14:paraId="4AD1BD67" w14:textId="24BB04C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w:t>
            </w:r>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2CC35EB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2.03 ± 21.0</w:t>
            </w:r>
          </w:p>
        </w:tc>
        <w:tc>
          <w:tcPr>
            <w:tcW w:w="1915" w:type="dxa"/>
            <w:gridSpan w:val="2"/>
            <w:tcBorders>
              <w:top w:val="single" w:sz="4" w:space="0" w:color="auto"/>
              <w:left w:val="nil"/>
              <w:bottom w:val="nil"/>
            </w:tcBorders>
            <w:vAlign w:val="center"/>
          </w:tcPr>
          <w:p w14:paraId="636FE5C1" w14:textId="691CC2C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-19.9 ± 26.1</w:t>
            </w:r>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47CE66B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13/13</w:t>
            </w:r>
          </w:p>
        </w:tc>
        <w:tc>
          <w:tcPr>
            <w:tcW w:w="1915" w:type="dxa"/>
            <w:gridSpan w:val="2"/>
            <w:tcBorders>
              <w:top w:val="nil"/>
              <w:left w:val="nil"/>
              <w:bottom w:val="single" w:sz="4" w:space="0" w:color="auto"/>
            </w:tcBorders>
            <w:vAlign w:val="center"/>
          </w:tcPr>
          <w:p w14:paraId="35D4E878" w14:textId="280B65A8"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6/6</w:t>
            </w:r>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1AF5800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-0.95 ± 19.0</w:t>
            </w:r>
          </w:p>
        </w:tc>
        <w:tc>
          <w:tcPr>
            <w:tcW w:w="1915" w:type="dxa"/>
            <w:gridSpan w:val="2"/>
            <w:tcBorders>
              <w:top w:val="single" w:sz="4" w:space="0" w:color="auto"/>
              <w:left w:val="nil"/>
              <w:bottom w:val="nil"/>
            </w:tcBorders>
            <w:vAlign w:val="center"/>
          </w:tcPr>
          <w:p w14:paraId="1F2D38E2" w14:textId="73C00C9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-35.7 ± 37.1</w:t>
            </w:r>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5B3CF13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2CB40118" w14:textId="490BA63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w:t>
            </w:r>
            <w:r w:rsidRPr="00296525">
              <w:rPr>
                <w:rFonts w:ascii="Times New Roman" w:hAnsi="Times New Roman" w:cs="Times New Roman"/>
                <w:bCs/>
              </w:rPr>
              <w:t>/6</w:t>
            </w:r>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D05731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62.7 ± 66.5</w:t>
            </w:r>
          </w:p>
        </w:tc>
        <w:tc>
          <w:tcPr>
            <w:tcW w:w="1915" w:type="dxa"/>
            <w:gridSpan w:val="2"/>
            <w:tcBorders>
              <w:top w:val="single" w:sz="4" w:space="0" w:color="auto"/>
              <w:left w:val="nil"/>
              <w:bottom w:val="nil"/>
            </w:tcBorders>
            <w:vAlign w:val="center"/>
          </w:tcPr>
          <w:p w14:paraId="1A60302E" w14:textId="0FD6F20F" w:rsidR="00184826" w:rsidRPr="000E333E" w:rsidRDefault="00184826" w:rsidP="00184826">
            <w:pPr>
              <w:jc w:val="center"/>
              <w:rPr>
                <w:rFonts w:ascii="Times New Roman" w:hAnsi="Times New Roman" w:cs="Times New Roman"/>
                <w:bCs/>
              </w:rPr>
            </w:pPr>
            <w:r w:rsidRPr="00296525">
              <w:rPr>
                <w:rFonts w:ascii="Times New Roman" w:hAnsi="Times New Roman" w:cs="Times New Roman"/>
                <w:b/>
              </w:rPr>
              <w:t>23.5 ± 32.7</w:t>
            </w:r>
            <w:r w:rsidR="000E333E">
              <w:rPr>
                <w:rFonts w:ascii="Times New Roman" w:hAnsi="Times New Roman" w:cs="Times New Roman"/>
                <w:b/>
              </w:rPr>
              <w:t xml:space="preserve"> </w:t>
            </w:r>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4BFFE70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EFCBC91" w14:textId="18993825" w:rsidR="00184826" w:rsidRPr="00296525" w:rsidRDefault="00184826" w:rsidP="00184826">
            <w:pPr>
              <w:jc w:val="center"/>
              <w:rPr>
                <w:rFonts w:ascii="Times New Roman" w:hAnsi="Times New Roman" w:cs="Times New Roman"/>
                <w:b/>
              </w:rPr>
            </w:pPr>
            <w:r w:rsidRPr="00296525">
              <w:rPr>
                <w:rFonts w:ascii="Times New Roman" w:hAnsi="Times New Roman" w:cs="Times New Roman"/>
                <w:bCs/>
              </w:rPr>
              <w:t>6/6</w:t>
            </w:r>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3E94AD4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0.93 ± 35.6</w:t>
            </w:r>
          </w:p>
        </w:tc>
        <w:tc>
          <w:tcPr>
            <w:tcW w:w="1915" w:type="dxa"/>
            <w:gridSpan w:val="2"/>
            <w:tcBorders>
              <w:top w:val="single" w:sz="4" w:space="0" w:color="auto"/>
              <w:left w:val="nil"/>
              <w:bottom w:val="nil"/>
            </w:tcBorders>
            <w:vAlign w:val="center"/>
          </w:tcPr>
          <w:p w14:paraId="42EAC84E" w14:textId="42652A7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4.52 ± 8.53</w:t>
            </w:r>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334E31D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1BFAED61" w14:textId="2BB34CE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5E11E38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178 ± 147</w:t>
            </w:r>
          </w:p>
        </w:tc>
        <w:tc>
          <w:tcPr>
            <w:tcW w:w="1915" w:type="dxa"/>
            <w:gridSpan w:val="2"/>
            <w:tcBorders>
              <w:top w:val="single" w:sz="4" w:space="0" w:color="auto"/>
              <w:left w:val="nil"/>
              <w:bottom w:val="nil"/>
            </w:tcBorders>
            <w:vAlign w:val="center"/>
          </w:tcPr>
          <w:p w14:paraId="7484DE05" w14:textId="31FFFB78"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40.3 ± 55.6</w:t>
            </w:r>
            <w:r w:rsidR="000E333E">
              <w:rPr>
                <w:rFonts w:ascii="Times New Roman" w:hAnsi="Times New Roman" w:cs="Times New Roman"/>
                <w:b/>
                <w:u w:val="single"/>
              </w:rPr>
              <w:t xml:space="preserve"> </w:t>
            </w:r>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59DBA19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27D80D3" w14:textId="3FC60B7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38236CE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-3.77 ± 36.0</w:t>
            </w:r>
          </w:p>
        </w:tc>
        <w:tc>
          <w:tcPr>
            <w:tcW w:w="1915" w:type="dxa"/>
            <w:gridSpan w:val="2"/>
            <w:tcBorders>
              <w:top w:val="single" w:sz="4" w:space="0" w:color="auto"/>
              <w:left w:val="nil"/>
              <w:bottom w:val="nil"/>
            </w:tcBorders>
            <w:vAlign w:val="center"/>
          </w:tcPr>
          <w:p w14:paraId="7AE302E7" w14:textId="04CF166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-11.7 ± 19.4</w:t>
            </w:r>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59D3AB9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1F38861" w14:textId="07A77F2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75C9805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72.1 ± 50.4</w:t>
            </w:r>
          </w:p>
        </w:tc>
        <w:tc>
          <w:tcPr>
            <w:tcW w:w="1915" w:type="dxa"/>
            <w:gridSpan w:val="2"/>
            <w:tcBorders>
              <w:top w:val="single" w:sz="4" w:space="0" w:color="auto"/>
              <w:left w:val="nil"/>
              <w:bottom w:val="nil"/>
            </w:tcBorders>
            <w:vAlign w:val="center"/>
          </w:tcPr>
          <w:p w14:paraId="0A42A474" w14:textId="01BC5B1C"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11.7 ± 30.9</w:t>
            </w:r>
            <w:r w:rsidR="000E333E">
              <w:rPr>
                <w:rFonts w:ascii="Times New Roman" w:hAnsi="Times New Roman" w:cs="Times New Roman"/>
                <w:b/>
                <w:u w:val="single"/>
              </w:rPr>
              <w:t xml:space="preserve"> </w:t>
            </w:r>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286AE2D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7A1FC95E" w14:textId="00FD11F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7777777" w:rsidR="0071112B" w:rsidRDefault="0071112B" w:rsidP="0071112B">
      <w:pPr>
        <w:pStyle w:val="Caption"/>
      </w:pPr>
      <w:r>
        <w:rPr>
          <w:noProof/>
        </w:rPr>
        <w:lastRenderedPageBreak/>
        <w:drawing>
          <wp:anchor distT="0" distB="0" distL="114300" distR="114300" simplePos="0" relativeHeight="251661312" behindDoc="0" locked="0" layoutInCell="1" allowOverlap="1" wp14:anchorId="36CEB03D" wp14:editId="324BE635">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0">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70D50286" w14:textId="4B1CE3A7"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46BC332A"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(p=0.005, d=0.507). In contrast, the CMI+ group showed no significant increase in blood flow after the meal (p=0.592, d=0.107). Postprandial SCAo flow rates for the CMI+ group were significantly lower than both the control group (p=0.013, d=0.875) and the CMI- group (p=0.033, d=0.825) while preprandial flow rates were not significantly different between subgroups. Percent change in SCAo flow for the CMI+ group was significantly less than both the CMI- group (p=0.008, d=1.15) and the control group (p=0.022, d=0.956). However, there was no significant difference in percent change in flow between controls and the CMI- group.</w:t>
      </w:r>
      <w:r w:rsidR="00300A06">
        <w:rPr>
          <w:rFonts w:ascii="Times New Roman" w:hAnsi="Times New Roman" w:cs="Times New Roman"/>
          <w:sz w:val="24"/>
          <w:szCs w:val="24"/>
        </w:rPr>
        <w:t xml:space="preserve"> </w:t>
      </w:r>
      <w:r w:rsidR="00300A06" w:rsidRPr="007165D5">
        <w:rPr>
          <w:rFonts w:ascii="Times New Roman" w:hAnsi="Times New Roman" w:cs="Times New Roman"/>
          <w:sz w:val="24"/>
          <w:szCs w:val="24"/>
        </w:rPr>
        <w:t xml:space="preserve">IRAo flow analysis demonstrated no significant differences </w:t>
      </w:r>
      <w:r w:rsidR="00300A06" w:rsidRPr="007165D5">
        <w:rPr>
          <w:rFonts w:ascii="Times New Roman" w:hAnsi="Times New Roman" w:cs="Times New Roman"/>
          <w:sz w:val="24"/>
          <w:szCs w:val="24"/>
        </w:rPr>
        <w:lastRenderedPageBreak/>
        <w:t xml:space="preserve">in pre- or postprandial IRAo flow rates between groups. There was also no significant difference in percent change in </w:t>
      </w:r>
      <w:ins w:id="43" w:author="Grant Steven Roberts" w:date="2020-09-18T15:54:00Z">
        <w:r w:rsidR="008449F6">
          <w:rPr>
            <w:rFonts w:ascii="Times New Roman" w:hAnsi="Times New Roman" w:cs="Times New Roman"/>
            <w:sz w:val="24"/>
            <w:szCs w:val="24"/>
          </w:rPr>
          <w:t xml:space="preserve">IRAo </w:t>
        </w:r>
      </w:ins>
      <w:r w:rsidR="00300A06" w:rsidRPr="007165D5">
        <w:rPr>
          <w:rFonts w:ascii="Times New Roman" w:hAnsi="Times New Roman" w:cs="Times New Roman"/>
          <w:sz w:val="24"/>
          <w:szCs w:val="24"/>
        </w:rPr>
        <w:t>blood flow between subgroups.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While not statistically significant, the CMI+ group trended towards decreased LRA percent change in flow values relative to the control group (p=0.080, d=0.774) and to the CMI- group (p=0.108, d=0.654). Similarly, percent change in RRA flow for the CMI+ group trended towards decreased values relative to the control group (p=0.060, d=1.04) and to the CMI- group (p=0.146, d=0.466) 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(p=0.016, d=0.491), the CMI+ group did not see a significant increase (p=0.193, d=0.465). Percent change in SMA flow was significantly less in the CMI+ group compared to the control group (p=0.003, d=0.865) but was not significantly less compared to the CMI- group (p=0.104, d=0.529).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3DEE5CED"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w:t>
      </w:r>
      <w:ins w:id="44" w:author="Grant Steven Roberts" w:date="2020-09-18T15:57:00Z">
        <w:r w:rsidR="006A2303">
          <w:rPr>
            <w:rFonts w:ascii="Times New Roman" w:hAnsi="Times New Roman" w:cs="Times New Roman"/>
            <w:sz w:val="24"/>
            <w:szCs w:val="24"/>
          </w:rPr>
          <w:t>lower</w:t>
        </w:r>
      </w:ins>
      <w:del w:id="45" w:author="Grant Steven Roberts" w:date="2020-09-18T15:57:00Z">
        <w:r w:rsidRPr="0029108C" w:rsidDel="006A2303">
          <w:rPr>
            <w:rFonts w:ascii="Times New Roman" w:hAnsi="Times New Roman" w:cs="Times New Roman"/>
            <w:sz w:val="24"/>
            <w:szCs w:val="24"/>
          </w:rPr>
          <w:delText>higher</w:delText>
        </w:r>
      </w:del>
      <w:r w:rsidRPr="0029108C">
        <w:rPr>
          <w:rFonts w:ascii="Times New Roman" w:hAnsi="Times New Roman" w:cs="Times New Roman"/>
          <w:sz w:val="24"/>
          <w:szCs w:val="24"/>
        </w:rPr>
        <w:t xml:space="preserve"> than the control group (p=0.023, d=0.581). Preprandial CA flow 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was not significantly different from controls (p=0.096, d=0.468).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(p=3.05e-06, d=1.67). The CMI+ group did not see any significant increase in SMV flow after a meal (p=0.120, d=0.777). For the CMI+ group, preprandial SMV flow was significantly higher than the control group (p=0.040, d=0.905) but was not significantly higher than the CMI- group (p=0.074, d=0.665).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(p=0.008, d=0.944) and the CMI- group (p=0.009, d=0.875).</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 subjects, PV blood flow increased significantly after a meal (p=1.17e-05, d=1.137) as did the CMI- group (p=1.60e-05, d=1.690) while the CMI+ group did not see a significant increase in PV blood flow after a meal (p=0.243, d=0.362). Additionally, percent change in flow for the CMI+ group was significantly less than the control group (p=0.018, d=0.788) and the CMI- group (p=0.006, d=1.02).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0E40A699"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 </w:instrTex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EN.CITE.DATA </w:instrText>
      </w:r>
      <w:r w:rsidR="007B4ECA">
        <w:rPr>
          <w:rFonts w:ascii="Times New Roman" w:hAnsi="Times New Roman" w:cs="Times New Roman"/>
          <w:sz w:val="24"/>
          <w:szCs w:val="24"/>
        </w:rPr>
      </w:r>
      <w:r w:rsidR="007B4EC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B4ECA">
        <w:rPr>
          <w:rFonts w:ascii="Times New Roman" w:hAnsi="Times New Roman" w:cs="Times New Roman"/>
          <w:noProof/>
          <w:sz w:val="24"/>
          <w:szCs w:val="24"/>
        </w:rPr>
        <w:t>[15-18,21,28-30,32-38]</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0EA9D524"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C771A9">
        <w:rPr>
          <w:rFonts w:ascii="Times New Roman" w:hAnsi="Times New Roman" w:cs="Times New Roman"/>
          <w:sz w:val="24"/>
          <w:szCs w:val="24"/>
        </w:rPr>
        <w:instrText xml:space="preserve"> ADDIN EN.CITE </w:instrText>
      </w:r>
      <w:r w:rsidR="00C771A9">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C771A9">
        <w:rPr>
          <w:rFonts w:ascii="Times New Roman" w:hAnsi="Times New Roman" w:cs="Times New Roman"/>
          <w:sz w:val="24"/>
          <w:szCs w:val="24"/>
        </w:rPr>
        <w:instrText xml:space="preserve"> ADDIN EN.CITE.DATA </w:instrText>
      </w:r>
      <w:r w:rsidR="00C771A9">
        <w:rPr>
          <w:rFonts w:ascii="Times New Roman" w:hAnsi="Times New Roman" w:cs="Times New Roman"/>
          <w:sz w:val="24"/>
          <w:szCs w:val="24"/>
        </w:rPr>
      </w:r>
      <w:r w:rsidR="00C771A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C771A9">
        <w:rPr>
          <w:rFonts w:ascii="Times New Roman" w:hAnsi="Times New Roman" w:cs="Times New Roman"/>
          <w:noProof/>
          <w:sz w:val="24"/>
          <w:szCs w:val="24"/>
        </w:rPr>
        <w:t>[15-18]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simultaneous acquisition of both hemodynamic information and a</w:t>
      </w:r>
      <w:ins w:id="46" w:author="Grant Steven Roberts" w:date="2020-09-18T16:24:00Z">
        <w:r w:rsidR="00C771A9">
          <w:rPr>
            <w:rFonts w:ascii="Times New Roman" w:hAnsi="Times New Roman" w:cs="Times New Roman"/>
            <w:sz w:val="24"/>
            <w:szCs w:val="24"/>
          </w:rPr>
          <w:t xml:space="preserve"> PC</w:t>
        </w:r>
      </w:ins>
      <w:del w:id="47" w:author="Grant Steven Roberts" w:date="2020-09-18T16:24:00Z">
        <w:r w:rsidRPr="0029108C" w:rsidDel="00C771A9">
          <w:rPr>
            <w:rFonts w:ascii="Times New Roman" w:hAnsi="Times New Roman" w:cs="Times New Roman"/>
            <w:sz w:val="24"/>
            <w:szCs w:val="24"/>
          </w:rPr>
          <w:delText>n</w:delText>
        </w:r>
      </w:del>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PFJlY051bT45NDQ8L1JlY051bT48RGlzcGxheVRleHQ+WzM5XTwvRGlzcGxheVRleHQ+PHJlY29y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PEVuZE5vdGU+PENpdGU+PEF1dGhvcj5GcmFuY29pczwvQXV0aG9yPjxZZWFyPjIwMTE8L1llYXI+
PFJlY051bT45NDQ8L1JlY051bT48RGlzcGxheVRleHQ+WzM5XTwvRGlzcGxheVRleHQ+PHJlY29y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[39]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&lt;EndNote&gt;&lt;Cite&gt;&lt;Author&gt;Wasser&lt;/Author&gt;&lt;Year&gt;1996&lt;/Year&gt;&lt;RecNum&gt;917&lt;/RecNum&gt;&lt;DisplayText&gt;[40]&lt;/DisplayText&gt;&lt;record&gt;&lt;rec-number&gt;917&lt;/rec-number&gt;&lt;foreign-keys&gt;&lt;key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[40]</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439D87F8"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ins w:id="48" w:author="Grant Steven Roberts" w:date="2020-09-18T16:09:00Z">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 </w:instrTex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EN.CITE.DATA </w:instrText>
        </w:r>
        <w:r w:rsidR="007B4ECA">
          <w:rPr>
            <w:rFonts w:ascii="Times New Roman" w:hAnsi="Times New Roman" w:cs="Times New Roman"/>
            <w:sz w:val="24"/>
            <w:szCs w:val="24"/>
          </w:rPr>
        </w:r>
        <w:r w:rsidR="007B4ECA">
          <w:rPr>
            <w:rFonts w:ascii="Times New Roman" w:hAnsi="Times New Roman" w:cs="Times New Roman"/>
            <w:sz w:val="24"/>
            <w:szCs w:val="24"/>
          </w:rPr>
          <w:fldChar w:fldCharType="end"/>
        </w:r>
        <w:r w:rsidR="007B4ECA">
          <w:rPr>
            <w:rFonts w:ascii="Times New Roman" w:hAnsi="Times New Roman" w:cs="Times New Roman"/>
            <w:sz w:val="24"/>
            <w:szCs w:val="24"/>
          </w:rPr>
          <w:fldChar w:fldCharType="separate"/>
        </w:r>
        <w:r w:rsidR="007B4ECA">
          <w:rPr>
            <w:rFonts w:ascii="Times New Roman" w:hAnsi="Times New Roman" w:cs="Times New Roman"/>
            <w:noProof/>
            <w:sz w:val="24"/>
            <w:szCs w:val="24"/>
          </w:rPr>
          <w:t>[15-18,21,28-30,32-38]</w:t>
        </w:r>
        <w:r w:rsidR="007B4ECA">
          <w:rPr>
            <w:rFonts w:ascii="Times New Roman" w:hAnsi="Times New Roman" w:cs="Times New Roman"/>
            <w:sz w:val="24"/>
            <w:szCs w:val="24"/>
          </w:rPr>
          <w:fldChar w:fldCharType="end"/>
        </w:r>
      </w:ins>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02ED87F7" w:rsidR="001C0918" w:rsidRDefault="00F72E5E" w:rsidP="007861C0">
      <w:pPr>
        <w:pStyle w:val="NoSpacing"/>
        <w:spacing w:line="480" w:lineRule="auto"/>
        <w:jc w:val="both"/>
        <w:rPr>
          <w:ins w:id="49" w:author="Grant Steven Roberts" w:date="2020-09-18T10:42:00Z"/>
          <w:rFonts w:ascii="Times New Roman" w:hAnsi="Times New Roman" w:cs="Times New Roman"/>
          <w:sz w:val="24"/>
          <w:szCs w:val="24"/>
        </w:rPr>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ZWNOdW0+OTA5PC9SZWNOdW0+PERpc3BsYXlUZXh0PlszNCwyMl08L0Rpc3BsYXlUZXh0PjxyZWNv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PEVuZE5vdGU+PENpdGU+PEF1dGhvcj5TaWViZXI8L0F1dGhvcj48WWVhcj4xOTkxPC9ZZWFyPjxS
ZWNOdW0+OTA5PC9SZWNOdW0+PERpc3BsYXlUZXh0PlszNCwyMl08L0Rpc3BsYXlUZXh0PjxyZWNv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[34,22]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w:t>
      </w:r>
      <w:del w:id="50" w:author="Grant Steven Roberts" w:date="2020-09-17T10:40:00Z">
        <w:r w:rsidRPr="0029108C" w:rsidDel="001529AB">
          <w:rPr>
            <w:rFonts w:ascii="Times New Roman" w:hAnsi="Times New Roman" w:cs="Times New Roman"/>
            <w:sz w:val="24"/>
            <w:szCs w:val="24"/>
          </w:rPr>
          <w:delText>an increase in</w:delText>
        </w:r>
      </w:del>
      <w:ins w:id="51" w:author="Grant Steven Roberts" w:date="2020-09-17T10:40:00Z">
        <w:r w:rsidR="001529AB">
          <w:rPr>
            <w:rFonts w:ascii="Times New Roman" w:hAnsi="Times New Roman" w:cs="Times New Roman"/>
            <w:sz w:val="24"/>
            <w:szCs w:val="24"/>
          </w:rPr>
          <w:t>a significant increase in</w:t>
        </w:r>
      </w:ins>
      <w:r w:rsidRPr="0029108C">
        <w:rPr>
          <w:rFonts w:ascii="Times New Roman" w:hAnsi="Times New Roman" w:cs="Times New Roman"/>
          <w:sz w:val="24"/>
          <w:szCs w:val="24"/>
        </w:rPr>
        <w:t xml:space="preserve">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&lt;EndNote&gt;&lt;Cite&gt;&lt;Author&gt;Waaler&lt;/Author&gt;&lt;Year&gt;1991&lt;/Year&gt;&lt;RecNum&gt;910&lt;/RecNum&gt;&lt;DisplayText&gt;[41]&lt;/DisplayText&gt;&lt;record&gt;&lt;rec-number&gt;910&lt;/rec-number&gt;&lt;foreign-keys&gt;&lt;key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E5940">
        <w:rPr>
          <w:rFonts w:ascii="Times New Roman" w:hAnsi="Times New Roman" w:cs="Times New Roman"/>
          <w:sz w:val="24"/>
          <w:szCs w:val="24"/>
        </w:rPr>
        <w:instrText xml:space="preserve"> ADDIN EN.CITE </w:instrText>
      </w:r>
      <w:r w:rsidR="003E5940">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E5940">
        <w:rPr>
          <w:rFonts w:ascii="Times New Roman" w:hAnsi="Times New Roman" w:cs="Times New Roman"/>
          <w:sz w:val="24"/>
          <w:szCs w:val="24"/>
        </w:rPr>
        <w:instrText xml:space="preserve"> ADDIN EN.CITE.DATA </w:instrText>
      </w:r>
      <w:r w:rsidR="003E5940">
        <w:rPr>
          <w:rFonts w:ascii="Times New Roman" w:hAnsi="Times New Roman" w:cs="Times New Roman"/>
          <w:sz w:val="24"/>
          <w:szCs w:val="24"/>
        </w:rPr>
      </w:r>
      <w:r w:rsidR="003E5940">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3E5940">
        <w:rPr>
          <w:rFonts w:ascii="Times New Roman" w:hAnsi="Times New Roman" w:cs="Times New Roman"/>
          <w:noProof/>
          <w:sz w:val="24"/>
          <w:szCs w:val="24"/>
        </w:rPr>
        <w:t>[15-18]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Postprandial blood flow responses in the SCAo were also decreased in CMI patients compared to controls which has not been previously shown. </w:t>
      </w:r>
      <w:ins w:id="52" w:author="Grant Steven Roberts" w:date="2020-09-18T10:42:00Z">
        <w:r w:rsidR="001C0918">
          <w:rPr>
            <w:rFonts w:ascii="Times New Roman" w:hAnsi="Times New Roman" w:cs="Times New Roman"/>
            <w:sz w:val="24"/>
            <w:szCs w:val="24"/>
          </w:rPr>
          <w:t xml:space="preserve">It is theorized that </w:t>
        </w:r>
      </w:ins>
      <w:ins w:id="53" w:author="Grant Steven Roberts" w:date="2020-09-18T16:37:00Z">
        <w:r w:rsidR="008E75F7">
          <w:rPr>
            <w:rFonts w:ascii="Times New Roman" w:hAnsi="Times New Roman" w:cs="Times New Roman"/>
            <w:sz w:val="24"/>
            <w:szCs w:val="24"/>
          </w:rPr>
          <w:t xml:space="preserve">potential arteriosclerosis </w:t>
        </w:r>
        <w:r w:rsidR="008E75F7">
          <w:rPr>
            <w:rFonts w:ascii="Times New Roman" w:hAnsi="Times New Roman" w:cs="Times New Roman"/>
            <w:sz w:val="24"/>
            <w:szCs w:val="24"/>
          </w:rPr>
          <w:t xml:space="preserve">and </w:t>
        </w:r>
      </w:ins>
      <w:ins w:id="54" w:author="Grant Steven Roberts" w:date="2020-09-18T10:42:00Z">
        <w:r w:rsidR="001C0918">
          <w:rPr>
            <w:rFonts w:ascii="Times New Roman" w:hAnsi="Times New Roman" w:cs="Times New Roman"/>
            <w:sz w:val="24"/>
            <w:szCs w:val="24"/>
          </w:rPr>
          <w:t xml:space="preserve">downstream stenoses </w:t>
        </w:r>
      </w:ins>
      <w:ins w:id="55" w:author="Grant Steven Roberts" w:date="2020-09-18T16:38:00Z">
        <w:r w:rsidR="008E75F7">
          <w:rPr>
            <w:rFonts w:ascii="Times New Roman" w:hAnsi="Times New Roman" w:cs="Times New Roman"/>
            <w:sz w:val="24"/>
            <w:szCs w:val="24"/>
          </w:rPr>
          <w:t>are</w:t>
        </w:r>
      </w:ins>
      <w:ins w:id="56" w:author="Grant Steven Roberts" w:date="2020-09-18T10:42:00Z">
        <w:r w:rsidR="001C0918">
          <w:rPr>
            <w:rFonts w:ascii="Times New Roman" w:hAnsi="Times New Roman" w:cs="Times New Roman"/>
            <w:sz w:val="24"/>
            <w:szCs w:val="24"/>
          </w:rPr>
          <w:t xml:space="preserve"> leading to increased vascular resistance in some CMI+ patients. This may be causing decreased cardiac output, explaining the observed decreased </w:t>
        </w:r>
      </w:ins>
      <w:ins w:id="57" w:author="Grant Steven Roberts" w:date="2020-09-18T10:43:00Z">
        <w:r w:rsidR="001C0918">
          <w:rPr>
            <w:rFonts w:ascii="Times New Roman" w:hAnsi="Times New Roman" w:cs="Times New Roman"/>
            <w:sz w:val="24"/>
            <w:szCs w:val="24"/>
          </w:rPr>
          <w:t xml:space="preserve">SCAo </w:t>
        </w:r>
      </w:ins>
      <w:ins w:id="58" w:author="Grant Steven Roberts" w:date="2020-09-18T10:42:00Z">
        <w:r w:rsidR="001C0918">
          <w:rPr>
            <w:rFonts w:ascii="Times New Roman" w:hAnsi="Times New Roman" w:cs="Times New Roman"/>
            <w:sz w:val="24"/>
            <w:szCs w:val="24"/>
          </w:rPr>
          <w:t xml:space="preserve">volumetric flow rates and flow responses in </w:t>
        </w:r>
      </w:ins>
      <w:ins w:id="59" w:author="Grant Steven Roberts" w:date="2020-09-18T10:43:00Z">
        <w:r w:rsidR="001C0918">
          <w:rPr>
            <w:rFonts w:ascii="Times New Roman" w:hAnsi="Times New Roman" w:cs="Times New Roman"/>
            <w:sz w:val="24"/>
            <w:szCs w:val="24"/>
          </w:rPr>
          <w:t>the CMI+</w:t>
        </w:r>
      </w:ins>
      <w:ins w:id="60" w:author="Grant Steven Roberts" w:date="2020-09-18T10:42:00Z">
        <w:r w:rsidR="001C0918">
          <w:rPr>
            <w:rFonts w:ascii="Times New Roman" w:hAnsi="Times New Roman" w:cs="Times New Roman"/>
            <w:sz w:val="24"/>
            <w:szCs w:val="24"/>
          </w:rPr>
          <w:t xml:space="preserve"> group.</w:t>
        </w:r>
      </w:ins>
    </w:p>
    <w:p w14:paraId="142D14DA" w14:textId="2C5872C5" w:rsidR="00F72E5E" w:rsidRPr="0029108C" w:rsidRDefault="00F72E5E" w:rsidP="001C0918">
      <w:pPr>
        <w:pStyle w:val="NoSpacing"/>
        <w:spacing w:line="480" w:lineRule="auto"/>
        <w:ind w:firstLine="720"/>
        <w:jc w:val="both"/>
        <w:rPr>
          <w:rFonts w:ascii="Times New Roman" w:hAnsi="Times New Roman" w:cs="Times New Roman"/>
          <w:sz w:val="24"/>
          <w:szCs w:val="24"/>
        </w:rPr>
        <w:pPrChange w:id="61" w:author="Grant Steven Roberts" w:date="2020-09-18T10:42:00Z">
          <w:pPr>
            <w:pStyle w:val="NoSpacing"/>
            <w:spacing w:line="480" w:lineRule="auto"/>
            <w:jc w:val="both"/>
          </w:pPr>
        </w:pPrChange>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&lt;EndNote&gt;&lt;Cite&gt;&lt;Author&gt;Someya&lt;/Author&gt;&lt;Year&gt;2008&lt;/Year&gt;&lt;RecNum&gt;879&lt;/RecNum&gt;&lt;DisplayText&gt;[22]&lt;/DisplayText&gt;&lt;record&gt;&lt;rec-number&gt;879&lt;/rec-number&gt;&lt;foreign-keys&gt;&lt;key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p>
    <w:p w14:paraId="2085B6D4" w14:textId="350DD088"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In addition, </w:t>
      </w:r>
      <w:del w:id="62" w:author="Grant Steven Roberts" w:date="2020-09-17T10:39:00Z">
        <w:r w:rsidRPr="0029108C" w:rsidDel="001529AB">
          <w:rPr>
            <w:rFonts w:ascii="Times New Roman" w:hAnsi="Times New Roman" w:cs="Times New Roman"/>
            <w:sz w:val="24"/>
            <w:szCs w:val="24"/>
          </w:rPr>
          <w:delText xml:space="preserve">postprandial </w:delText>
        </w:r>
      </w:del>
      <w:r w:rsidRPr="0029108C">
        <w:rPr>
          <w:rFonts w:ascii="Times New Roman" w:hAnsi="Times New Roman" w:cs="Times New Roman"/>
          <w:sz w:val="24"/>
          <w:szCs w:val="24"/>
        </w:rPr>
        <w:t xml:space="preserve">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It should also be noted that, in these patients, SMV and PV flow still increased to normal levels.  </w:t>
      </w:r>
    </w:p>
    <w:p w14:paraId="44C3AF5E" w14:textId="767197A2"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679D2CE7" w:rsidR="00E14EA3" w:rsidRDefault="00F72E5E" w:rsidP="007861C0">
      <w:pPr>
        <w:pStyle w:val="NoSpacing"/>
        <w:spacing w:line="480" w:lineRule="auto"/>
        <w:jc w:val="both"/>
        <w:rPr>
          <w:ins w:id="63" w:author="Grant Steven Roberts" w:date="2020-09-18T10:52:00Z"/>
          <w:rFonts w:ascii="Times New Roman" w:hAnsi="Times New Roman" w:cs="Times New Roman"/>
          <w:sz w:val="24"/>
          <w:szCs w:val="24"/>
        </w:rPr>
      </w:pPr>
      <w:r w:rsidRPr="0029108C">
        <w:rPr>
          <w:rFonts w:ascii="Times New Roman" w:hAnsi="Times New Roman" w:cs="Times New Roman"/>
          <w:sz w:val="24"/>
          <w:szCs w:val="24"/>
        </w:rPr>
        <w:t xml:space="preserve">Due to the nature of this retrospective study, scans were acquired with 1.5T and 3.0T scanners and with slightly varying imaging protocols.  While this might affect image quality, it should have very 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lassifying patients as ischemic versus non-ischemic based on MRA stenoses measurements and clinical findings may be prone to error due to the lack of a widely-accepted gold standard imaging method</w:t>
      </w:r>
      <w:ins w:id="64" w:author="Grant Steven Roberts" w:date="2020-09-18T16:42:00Z">
        <w:r w:rsidR="008E75F7">
          <w:rPr>
            <w:rFonts w:ascii="Times New Roman" w:hAnsi="Times New Roman" w:cs="Times New Roman"/>
            <w:sz w:val="24"/>
            <w:szCs w:val="24"/>
          </w:rPr>
          <w:t>, which is identified as a major limitation of this study</w:t>
        </w:r>
      </w:ins>
      <w:ins w:id="65" w:author="Grant Steven Roberts" w:date="2020-09-18T16:48:00Z">
        <w:r w:rsidR="007861A0">
          <w:rPr>
            <w:rFonts w:ascii="Times New Roman" w:hAnsi="Times New Roman" w:cs="Times New Roman"/>
            <w:sz w:val="24"/>
            <w:szCs w:val="24"/>
          </w:rPr>
          <w:t>.</w:t>
        </w:r>
      </w:ins>
      <w:r w:rsidRPr="0029108C">
        <w:rPr>
          <w:rFonts w:ascii="Times New Roman" w:hAnsi="Times New Roman" w:cs="Times New Roman"/>
          <w:sz w:val="24"/>
          <w:szCs w:val="24"/>
        </w:rPr>
        <w:t xml:space="preserve"> </w:t>
      </w:r>
      <w:ins w:id="66" w:author="Grant Steven Roberts" w:date="2020-09-18T16:48:00Z">
        <w:r w:rsidR="007861A0">
          <w:rPr>
            <w:rFonts w:ascii="Times New Roman" w:hAnsi="Times New Roman" w:cs="Times New Roman"/>
            <w:sz w:val="24"/>
            <w:szCs w:val="24"/>
          </w:rPr>
          <w:t>Specifically</w:t>
        </w:r>
      </w:ins>
      <w:ins w:id="67" w:author="Grant Steven Roberts" w:date="2020-09-18T16:47:00Z">
        <w:r w:rsidR="007861A0">
          <w:rPr>
            <w:rFonts w:ascii="Times New Roman" w:hAnsi="Times New Roman" w:cs="Times New Roman"/>
            <w:sz w:val="24"/>
            <w:szCs w:val="24"/>
          </w:rPr>
          <w:t>, c</w:t>
        </w:r>
      </w:ins>
      <w:ins w:id="68" w:author="Grant Steven Roberts" w:date="2020-09-18T14:16:00Z">
        <w:r w:rsidR="00363D8D">
          <w:rPr>
            <w:rFonts w:ascii="Times New Roman" w:hAnsi="Times New Roman" w:cs="Times New Roman"/>
            <w:sz w:val="24"/>
            <w:szCs w:val="24"/>
          </w:rPr>
          <w:t xml:space="preserve">lassifying patients with single vessel </w:t>
        </w:r>
      </w:ins>
      <w:ins w:id="69" w:author="Grant Steven Roberts" w:date="2020-09-18T14:20:00Z">
        <w:r w:rsidR="00990FB6">
          <w:rPr>
            <w:rFonts w:ascii="Times New Roman" w:hAnsi="Times New Roman" w:cs="Times New Roman"/>
            <w:sz w:val="24"/>
            <w:szCs w:val="24"/>
          </w:rPr>
          <w:t xml:space="preserve">disease </w:t>
        </w:r>
      </w:ins>
      <w:ins w:id="70" w:author="Grant Steven Roberts" w:date="2020-09-18T14:16:00Z">
        <w:r w:rsidR="00363D8D">
          <w:rPr>
            <w:rFonts w:ascii="Times New Roman" w:hAnsi="Times New Roman" w:cs="Times New Roman"/>
            <w:sz w:val="24"/>
            <w:szCs w:val="24"/>
          </w:rPr>
          <w:t>as CMI- could result in misclassification</w:t>
        </w:r>
      </w:ins>
      <w:ins w:id="71" w:author="Grant Steven Roberts" w:date="2020-09-18T14:21:00Z">
        <w:r w:rsidR="00990FB6">
          <w:rPr>
            <w:rFonts w:ascii="Times New Roman" w:hAnsi="Times New Roman" w:cs="Times New Roman"/>
            <w:sz w:val="24"/>
            <w:szCs w:val="24"/>
          </w:rPr>
          <w:t>, as individuals with single vessel disease have been reported</w:t>
        </w:r>
      </w:ins>
      <w:ins w:id="72" w:author="Grant Steven Roberts" w:date="2020-09-18T14:22:00Z">
        <w:r w:rsidR="00990FB6">
          <w:rPr>
            <w:rFonts w:ascii="Times New Roman" w:hAnsi="Times New Roman" w:cs="Times New Roman"/>
            <w:sz w:val="24"/>
            <w:szCs w:val="24"/>
          </w:rPr>
          <w:t xml:space="preserve">, albeit </w:t>
        </w:r>
      </w:ins>
      <w:ins w:id="73" w:author="Grant Steven Roberts" w:date="2020-09-18T14:23:00Z">
        <w:r w:rsidR="00990FB6">
          <w:rPr>
            <w:rFonts w:ascii="Times New Roman" w:hAnsi="Times New Roman" w:cs="Times New Roman"/>
            <w:sz w:val="24"/>
            <w:szCs w:val="24"/>
          </w:rPr>
          <w:t>uncommon.</w:t>
        </w:r>
      </w:ins>
      <w:ins w:id="74" w:author="Grant Steven Roberts" w:date="2020-09-18T16:48:00Z">
        <w:r w:rsidR="007861A0">
          <w:rPr>
            <w:rFonts w:ascii="Times New Roman" w:hAnsi="Times New Roman" w:cs="Times New Roman"/>
            <w:sz w:val="24"/>
            <w:szCs w:val="24"/>
          </w:rPr>
          <w:t xml:space="preserve"> </w:t>
        </w:r>
      </w:ins>
      <w:ins w:id="75" w:author="Grant Steven Roberts" w:date="2020-09-18T11:00:00Z">
        <w:r w:rsidR="005103CC">
          <w:rPr>
            <w:rFonts w:ascii="Times New Roman" w:hAnsi="Times New Roman" w:cs="Times New Roman"/>
            <w:sz w:val="24"/>
            <w:szCs w:val="24"/>
          </w:rPr>
          <w:t>Additionally, differences in male to female ratio within the patient groups may induced measurement bias, as s</w:t>
        </w:r>
        <w:r w:rsidR="005103CC" w:rsidRPr="00E14EA3">
          <w:rPr>
            <w:rFonts w:ascii="Times New Roman" w:hAnsi="Times New Roman" w:cs="Times New Roman"/>
            <w:sz w:val="24"/>
            <w:szCs w:val="24"/>
          </w:rPr>
          <w:t>ignificantly higher flow volumes have been 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ZWNOdW0+MTAyNzwvUmVjTnVtPjxEaXNwbGF5VGV4dD5bMjBdPC9EaXNwbGF5VGV4dD48cmVjb3Jk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ins>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PEVuZE5vdGU+PENpdGU+PEF1dGhvcj5TaWVkZWs8L0F1dGhvcj48WWVhcj4yMDE4PC9ZZWFyPjxS
ZWNOdW0+MTAyNzwvUmVjTnVtPjxEaXNwbGF5VGV4dD5bMjBdPC9EaXNwbGF5VGV4dD48cmVjb3Jk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ins w:id="76" w:author="Grant Steven Roberts" w:date="2020-09-18T11:00:00Z">
        <w:r w:rsidR="005103CC">
          <w:rPr>
            <w:rFonts w:ascii="Times New Roman" w:hAnsi="Times New Roman" w:cs="Times New Roman"/>
            <w:sz w:val="24"/>
            <w:szCs w:val="24"/>
          </w:rPr>
          <w:fldChar w:fldCharType="separate"/>
        </w:r>
      </w:ins>
      <w:r w:rsidR="00123F8E">
        <w:rPr>
          <w:rFonts w:ascii="Times New Roman" w:hAnsi="Times New Roman" w:cs="Times New Roman"/>
          <w:noProof/>
          <w:sz w:val="24"/>
          <w:szCs w:val="24"/>
        </w:rPr>
        <w:t>[20]</w:t>
      </w:r>
      <w:ins w:id="77" w:author="Grant Steven Roberts" w:date="2020-09-18T11:00:00Z">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ins>
      <w:r w:rsidR="003E7853">
        <w:rPr>
          <w:rFonts w:ascii="Times New Roman" w:hAnsi="Times New Roman" w:cs="Times New Roman"/>
          <w:sz w:val="24"/>
          <w:szCs w:val="24"/>
        </w:rPr>
        <w:t xml:space="preserve"> </w:t>
      </w:r>
      <w:ins w:id="78" w:author="Grant Steven Roberts" w:date="2020-09-18T13:53:00Z">
        <w:r w:rsidR="003E7853">
          <w:rPr>
            <w:rFonts w:ascii="Times New Roman" w:hAnsi="Times New Roman" w:cs="Times New Roman"/>
            <w:sz w:val="24"/>
            <w:szCs w:val="24"/>
          </w:rPr>
          <w:t xml:space="preserve">Due to the finite acquisition time of </w:t>
        </w:r>
        <w:r w:rsidR="003E7853">
          <w:rPr>
            <w:rFonts w:ascii="Times New Roman" w:hAnsi="Times New Roman" w:cs="Times New Roman"/>
            <w:sz w:val="24"/>
            <w:szCs w:val="24"/>
          </w:rPr>
          <w:lastRenderedPageBreak/>
          <w:t xml:space="preserve">the PC-VIPR pulse sequence (~11 minutes), changes that occur </w:t>
        </w:r>
      </w:ins>
      <w:ins w:id="79" w:author="Grant Steven Roberts" w:date="2020-09-18T13:55:00Z">
        <w:r w:rsidR="003E7853">
          <w:rPr>
            <w:rFonts w:ascii="Times New Roman" w:hAnsi="Times New Roman" w:cs="Times New Roman"/>
            <w:sz w:val="24"/>
            <w:szCs w:val="24"/>
          </w:rPr>
          <w:t>within</w:t>
        </w:r>
      </w:ins>
      <w:ins w:id="80" w:author="Grant Steven Roberts" w:date="2020-09-18T13:53:00Z">
        <w:r w:rsidR="003E7853">
          <w:rPr>
            <w:rFonts w:ascii="Times New Roman" w:hAnsi="Times New Roman" w:cs="Times New Roman"/>
            <w:sz w:val="24"/>
            <w:szCs w:val="24"/>
          </w:rPr>
          <w:t xml:space="preserve"> this digestion phase </w:t>
        </w:r>
      </w:ins>
      <w:ins w:id="81" w:author="Grant Steven Roberts" w:date="2020-09-18T13:55:00Z">
        <w:r w:rsidR="003E7853">
          <w:rPr>
            <w:rFonts w:ascii="Times New Roman" w:hAnsi="Times New Roman" w:cs="Times New Roman"/>
            <w:sz w:val="24"/>
            <w:szCs w:val="24"/>
          </w:rPr>
          <w:t>will</w:t>
        </w:r>
      </w:ins>
      <w:ins w:id="82" w:author="Grant Steven Roberts" w:date="2020-09-18T13:53:00Z">
        <w:r w:rsidR="003E7853">
          <w:rPr>
            <w:rFonts w:ascii="Times New Roman" w:hAnsi="Times New Roman" w:cs="Times New Roman"/>
            <w:sz w:val="24"/>
            <w:szCs w:val="24"/>
          </w:rPr>
          <w:t xml:space="preserve"> not be captured</w:t>
        </w:r>
      </w:ins>
      <w:ins w:id="83" w:author="Grant Steven Roberts" w:date="2020-09-18T17:14:00Z">
        <w:r w:rsidR="001E75E0">
          <w:rPr>
            <w:rFonts w:ascii="Times New Roman" w:hAnsi="Times New Roman" w:cs="Times New Roman"/>
            <w:sz w:val="24"/>
            <w:szCs w:val="24"/>
          </w:rPr>
          <w:t xml:space="preserve"> and is noted as an additi</w:t>
        </w:r>
      </w:ins>
      <w:ins w:id="84" w:author="Grant Steven Roberts" w:date="2020-09-18T17:15:00Z">
        <w:r w:rsidR="001E75E0">
          <w:rPr>
            <w:rFonts w:ascii="Times New Roman" w:hAnsi="Times New Roman" w:cs="Times New Roman"/>
            <w:sz w:val="24"/>
            <w:szCs w:val="24"/>
          </w:rPr>
          <w:t>onal limitation.</w:t>
        </w:r>
      </w:ins>
    </w:p>
    <w:p w14:paraId="7AD40F80" w14:textId="6A20EA56" w:rsidR="00F72E5E" w:rsidRDefault="00F72E5E" w:rsidP="00E14EA3">
      <w:pPr>
        <w:pStyle w:val="NoSpacing"/>
        <w:spacing w:line="480" w:lineRule="auto"/>
        <w:ind w:firstLine="720"/>
        <w:jc w:val="both"/>
        <w:rPr>
          <w:rFonts w:ascii="Times New Roman" w:hAnsi="Times New Roman" w:cs="Times New Roman"/>
          <w:sz w:val="24"/>
          <w:szCs w:val="24"/>
        </w:rPr>
        <w:pPrChange w:id="85" w:author="Grant Steven Roberts" w:date="2020-09-18T10:52:00Z">
          <w:pPr>
            <w:pStyle w:val="NoSpacing"/>
            <w:spacing w:line="480" w:lineRule="auto"/>
            <w:jc w:val="both"/>
          </w:pPr>
        </w:pPrChange>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ins w:id="86"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moveToRangeStart w:id="87" w:author="Grant Steven Roberts" w:date="2020-09-18T16:56:00Z" w:name="move51340624"/>
      <w:moveTo w:id="88" w:author="Grant Steven Roberts" w:date="2020-09-18T16:56:00Z">
        <w:r w:rsidR="00571E40" w:rsidRPr="0029108C">
          <w:rPr>
            <w:rFonts w:ascii="Times New Roman" w:hAnsi="Times New Roman" w:cs="Times New Roman"/>
            <w:sz w:val="24"/>
            <w:szCs w:val="24"/>
          </w:rPr>
          <w:t xml:space="preserve">This problem could be alleviated by developing an automated pipeline for image segmentation and flow analysis. </w:t>
        </w:r>
      </w:moveTo>
      <w:moveToRangeEnd w:id="87"/>
      <w:r w:rsidR="00EA389B">
        <w:rPr>
          <w:rFonts w:ascii="Times New Roman" w:hAnsi="Times New Roman" w:cs="Times New Roman"/>
          <w:sz w:val="24"/>
          <w:szCs w:val="24"/>
        </w:rPr>
        <w:t xml:space="preserve">Despite performing respiratory gating on expiration, patients with median arcuate ligament syndrome may experience more drastic changes </w:t>
      </w:r>
      <w:del w:id="89"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moveFromRangeStart w:id="90" w:author="Grant Steven Roberts" w:date="2020-09-18T16:56:00Z" w:name="move51340624"/>
      <w:moveFrom w:id="91" w:author="Grant Steven Roberts" w:date="2020-09-18T16:56:00Z">
        <w:r w:rsidRPr="0029108C" w:rsidDel="00571E40">
          <w:rPr>
            <w:rFonts w:ascii="Times New Roman" w:hAnsi="Times New Roman" w:cs="Times New Roman"/>
            <w:sz w:val="24"/>
            <w:szCs w:val="24"/>
          </w:rPr>
          <w:t xml:space="preserve">This problem could be alleviated by developing an automated pipeline for image segmentation and flow analysis. </w:t>
        </w:r>
      </w:moveFrom>
      <w:moveFromRangeEnd w:id="90"/>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4470C19E"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Further classification of patients based on stenoses location and severity obtained from either MRA or PC MRA angiograms may also be warranted to provide more insight into distinct hemodynamic flow patterns in the mesenteric vessels and associated collaterals. Additional information may also be gained by investigating the temporal evolution of blood flow </w:t>
      </w:r>
      <w:r w:rsidRPr="0029108C">
        <w:rPr>
          <w:rFonts w:ascii="Times New Roman" w:hAnsi="Times New Roman" w:cs="Times New Roman"/>
          <w:sz w:val="24"/>
          <w:szCs w:val="24"/>
        </w:rPr>
        <w:lastRenderedPageBreak/>
        <w:t xml:space="preserve">patterns in the primary mesenteric vessels (CA, SMA, and IMA) and collaterals using 4D flow MRI. It has been theorized </w:t>
      </w:r>
      <w:r>
        <w:rPr>
          <w:rFonts w:ascii="Times New Roman" w:hAnsi="Times New Roman" w:cs="Times New Roman"/>
          <w:sz w:val="24"/>
          <w:szCs w:val="24"/>
        </w:rPr>
        <w:fldChar w:fldCharType="begin"/>
      </w:r>
      <w:r w:rsidR="005103CC">
        <w:rPr>
          <w:rFonts w:ascii="Times New Roman" w:hAnsi="Times New Roman" w:cs="Times New Roman"/>
          <w:sz w:val="24"/>
          <w:szCs w:val="24"/>
        </w:rPr>
        <w:instrText xml:space="preserve"> ADDIN EN.CITE &lt;EndNote&gt;&lt;Cite&gt;&lt;Author&gt;Poole&lt;/Author&gt;&lt;Year&gt;1987&lt;/Year&gt;&lt;RecNum&gt;906&lt;/RecNum&gt;&lt;DisplayText&gt;[42]&lt;/DisplayText&gt;&lt;record&gt;&lt;rec-number&gt;906&lt;/rec-number&gt;&lt;foreign-keys&gt;&lt;key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103CC">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&lt;EndNote&gt;&lt;Cite&gt;&lt;Author&gt;Someya&lt;/Author&gt;&lt;Year&gt;2008&lt;/Year&gt;&lt;RecNum&gt;879&lt;/RecNum&gt;&lt;DisplayText&gt;[22]&lt;/DisplayText&gt;&lt;record&gt;&lt;rec-number&gt;879&lt;/rec-number&gt;&lt;foreign-keys&gt;&lt;key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92"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92"/>
      <w:r w:rsidRPr="0029108C">
        <w:rPr>
          <w:rFonts w:ascii="Times New Roman" w:hAnsi="Times New Roman" w:cs="Times New Roman"/>
          <w:sz w:val="24"/>
          <w:szCs w:val="24"/>
        </w:rPr>
        <w:t>. Accelerated 4D flow MRI approaches such as PC-VIPR are well-suited for this type of investigation</w:t>
      </w:r>
      <w:ins w:id="93" w:author="Grant Steven Roberts" w:date="2020-09-18T17:18:00Z">
        <w:r w:rsidR="007C0237">
          <w:rPr>
            <w:rFonts w:ascii="Times New Roman" w:hAnsi="Times New Roman" w:cs="Times New Roman"/>
            <w:sz w:val="24"/>
            <w:szCs w:val="24"/>
          </w:rPr>
          <w:t xml:space="preserve">, and when coupled with </w:t>
        </w:r>
      </w:ins>
      <w:ins w:id="94" w:author="Grant Steven Roberts" w:date="2020-09-18T17:19:00Z">
        <w:r w:rsidR="007C0237">
          <w:rPr>
            <w:rFonts w:ascii="Times New Roman" w:hAnsi="Times New Roman" w:cs="Times New Roman"/>
            <w:sz w:val="24"/>
            <w:szCs w:val="24"/>
          </w:rPr>
          <w:t xml:space="preserve">advanced, constrained reconstruction techniques, </w:t>
        </w:r>
      </w:ins>
      <w:del w:id="95" w:author="Grant Steven Roberts" w:date="2020-09-18T17:18:00Z">
        <w:r w:rsidRPr="0029108C" w:rsidDel="007C0237">
          <w:rPr>
            <w:rFonts w:ascii="Times New Roman" w:hAnsi="Times New Roman" w:cs="Times New Roman"/>
            <w:sz w:val="24"/>
            <w:szCs w:val="24"/>
          </w:rPr>
          <w:delText xml:space="preserve"> because of short scan times, </w:delText>
        </w:r>
      </w:del>
      <w:ins w:id="96" w:author="Grant Steven Roberts" w:date="2020-09-18T17:19:00Z">
        <w:r w:rsidR="007C0237">
          <w:rPr>
            <w:rFonts w:ascii="Times New Roman" w:hAnsi="Times New Roman" w:cs="Times New Roman"/>
            <w:sz w:val="24"/>
            <w:szCs w:val="24"/>
          </w:rPr>
          <w:t xml:space="preserve"> can allow</w:t>
        </w:r>
      </w:ins>
      <w:del w:id="97" w:author="Grant Steven Roberts" w:date="2020-09-18T17:19:00Z">
        <w:r w:rsidRPr="0029108C" w:rsidDel="007C0237">
          <w:rPr>
            <w:rFonts w:ascii="Times New Roman" w:hAnsi="Times New Roman" w:cs="Times New Roman"/>
            <w:sz w:val="24"/>
            <w:szCs w:val="24"/>
          </w:rPr>
          <w:delText>allowing</w:delText>
        </w:r>
      </w:del>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232CBFD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t>
      </w:r>
      <w:del w:id="98" w:author="Grant Steven Roberts" w:date="2020-09-18T17:25:00Z">
        <w:r w:rsidRPr="0029108C" w:rsidDel="007C0237">
          <w:rPr>
            <w:rFonts w:ascii="Times New Roman" w:hAnsi="Times New Roman" w:cs="Times New Roman"/>
            <w:sz w:val="24"/>
            <w:szCs w:val="24"/>
          </w:rPr>
          <w:delText xml:space="preserve">results </w:delText>
        </w:r>
      </w:del>
      <w:r w:rsidRPr="0029108C">
        <w:rPr>
          <w:rFonts w:ascii="Times New Roman" w:hAnsi="Times New Roman" w:cs="Times New Roman"/>
          <w:sz w:val="24"/>
          <w:szCs w:val="24"/>
        </w:rPr>
        <w:t xml:space="preserve">were comparable to prior 2D PC-MRI and ultrasound studies measuring mesenteric blood flow. Here, we found quantifiable differences in blood flow hemodynamics in the aorta, SMA, SMV, and PV between individuals diagnosed with CMI, those who were symptomatic but did not have </w:t>
      </w:r>
      <w:r w:rsidRPr="0029108C">
        <w:rPr>
          <w:rFonts w:ascii="Times New Roman" w:hAnsi="Times New Roman" w:cs="Times New Roman"/>
          <w:sz w:val="24"/>
          <w:szCs w:val="24"/>
        </w:rPr>
        <w:lastRenderedPageBreak/>
        <w:t xml:space="preserve">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2C37A648" w14:textId="77777777" w:rsidR="003E5940" w:rsidRPr="003E5940" w:rsidRDefault="00F72E5E" w:rsidP="003E5940">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3E5940" w:rsidRPr="003E5940">
        <w:t>1. van Bockel JH, Geelkerken RH, Wasser MN (2001) Chronic splanchnic ischaemia. Best Pract Res Clin Gastroenterol 15 (1):99-119. doi:10.1053/bega.2001.0158</w:t>
      </w:r>
    </w:p>
    <w:p w14:paraId="2C5C6E4D" w14:textId="77777777" w:rsidR="003E5940" w:rsidRPr="003E5940" w:rsidRDefault="003E5940" w:rsidP="003E5940">
      <w:pPr>
        <w:pStyle w:val="EndNoteBibliography"/>
        <w:spacing w:after="0"/>
      </w:pPr>
      <w:r w:rsidRPr="003E5940">
        <w:t>2. Kolkman JJ, Geelkerken RH (2017) Diagnosis and treatment of chronic mesenteric ischemia: An update. Best Pract Res Clin Gastroenterol 31 (1):49-57. doi:10.1016/j.bpg.2017.01.003</w:t>
      </w:r>
    </w:p>
    <w:p w14:paraId="30BCA933" w14:textId="77777777" w:rsidR="003E5940" w:rsidRPr="003E5940" w:rsidRDefault="003E5940" w:rsidP="003E5940">
      <w:pPr>
        <w:pStyle w:val="EndNoteBibliography"/>
        <w:spacing w:after="0"/>
      </w:pPr>
      <w:r w:rsidRPr="003E5940">
        <w:t>3. Sreenarasimhaiah J (2005) Chronic mesenteric ischemia. Best Pract Res Clin Gastroenterol 19 (2):283-295. doi:10.1016/j.bpg.2004.11.002</w:t>
      </w:r>
    </w:p>
    <w:p w14:paraId="698B1788" w14:textId="77777777" w:rsidR="003E5940" w:rsidRPr="003E5940" w:rsidRDefault="003E5940" w:rsidP="003E5940">
      <w:pPr>
        <w:pStyle w:val="EndNoteBibliography"/>
        <w:spacing w:after="0"/>
      </w:pPr>
      <w:r w:rsidRPr="003E5940">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12A6B357" w14:textId="77777777" w:rsidR="003E5940" w:rsidRPr="003E5940" w:rsidRDefault="003E5940" w:rsidP="003E5940">
      <w:pPr>
        <w:pStyle w:val="EndNoteBibliography"/>
        <w:spacing w:after="0"/>
      </w:pPr>
      <w:r w:rsidRPr="003E5940">
        <w:t xml:space="preserve">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Interventional Radiological Society of Europe, and Dutch Mesenteric Ischemia Study group </w:t>
      </w:r>
      <w:r w:rsidRPr="003E5940">
        <w:lastRenderedPageBreak/>
        <w:t>clinical guidelines on the diagnosis and treatment of patients with chronic mesenteric ischaemia. United European Gastroenterol J 8 (4):371-395. doi:10.1177/2050640620916681</w:t>
      </w:r>
    </w:p>
    <w:p w14:paraId="4AFB7A32" w14:textId="77777777" w:rsidR="003E5940" w:rsidRPr="003E5940" w:rsidRDefault="003E5940" w:rsidP="003E5940">
      <w:pPr>
        <w:pStyle w:val="EndNoteBibliography"/>
        <w:spacing w:after="0"/>
      </w:pPr>
      <w:r w:rsidRPr="003E5940">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442F36BF" w14:textId="77777777" w:rsidR="003E5940" w:rsidRPr="003E5940" w:rsidRDefault="003E5940" w:rsidP="003E5940">
      <w:pPr>
        <w:pStyle w:val="EndNoteBibliography"/>
        <w:spacing w:after="0"/>
      </w:pPr>
      <w:r w:rsidRPr="003E5940">
        <w:t>7. Amin MA, Nooman NA, Moussa GI (2014) Acute and chronic mesenteric ischemia: Multidetector CT and CT angiographic findings. The Egyptian Journal of Radiology and Nuclear Medicine 45 (4):1063-1070. doi:10.1016/j.ejrnm.2014.06.001</w:t>
      </w:r>
    </w:p>
    <w:p w14:paraId="5BF0C120" w14:textId="77777777" w:rsidR="003E5940" w:rsidRPr="003E5940" w:rsidRDefault="003E5940" w:rsidP="003E5940">
      <w:pPr>
        <w:pStyle w:val="EndNoteBibliography"/>
        <w:spacing w:after="0"/>
      </w:pPr>
      <w:r w:rsidRPr="003E5940">
        <w:t>8. Mazzei MA, Guerrini S, Cioffi Squitieri N, Genovese EA, Mazzei FG, Volterrani L (2012) [Diagnosis of acute mesenteric ischemia/infarction in the era of multislice CT]. Recenti Prog Med 103 (11):435-437. doi:10.1701/1166.12884</w:t>
      </w:r>
    </w:p>
    <w:p w14:paraId="3C3F7A2D" w14:textId="77777777" w:rsidR="003E5940" w:rsidRPr="003E5940" w:rsidRDefault="003E5940" w:rsidP="003E5940">
      <w:pPr>
        <w:pStyle w:val="EndNoteBibliography"/>
        <w:spacing w:after="0"/>
      </w:pPr>
      <w:r w:rsidRPr="003E5940">
        <w:t>9. Carlos RC, Stanley JC, Stafford-Johnson D, Prince MR (2001) Interobserver variability in the evaluation of chronic mesenteric ischemia with gadolinium-enhanced MR angiography. Acad Radiol 8 (9):879-887. doi:10.1016/s1076-6332(03)80767-5</w:t>
      </w:r>
    </w:p>
    <w:p w14:paraId="6A521DCC" w14:textId="77777777" w:rsidR="003E5940" w:rsidRPr="003E5940" w:rsidRDefault="003E5940" w:rsidP="003E5940">
      <w:pPr>
        <w:pStyle w:val="EndNoteBibliography"/>
        <w:spacing w:after="0"/>
      </w:pPr>
      <w:r w:rsidRPr="003E5940">
        <w:t>10. Meaney JF, Prince MR, Nostrant TT, Stanley JC (1997) Gadolinium-enhanced MR angiography of visceral arteries in patients with suspected chronic mesenteric ischemia. J Magn Reson Imaging 7 (1):171-176. doi:10.1002/jmri.1880070126</w:t>
      </w:r>
    </w:p>
    <w:p w14:paraId="50C68FF5" w14:textId="77777777" w:rsidR="003E5940" w:rsidRPr="003E5940" w:rsidRDefault="003E5940" w:rsidP="003E5940">
      <w:pPr>
        <w:pStyle w:val="EndNoteBibliography"/>
        <w:spacing w:after="0"/>
      </w:pPr>
      <w:r w:rsidRPr="003E5940">
        <w:t>11. Zwolak RM, Fillinger MF, Walsh DB, LaBombard FE, Musson A, Darling CE, Cronenwett JL (1998) Mesenteric and celiac duplex scanning: a validation study. J Vasc Surg 27 (6):1078-1087; discussion 1088. doi:10.1016/s0741-5214(98)60010-0</w:t>
      </w:r>
    </w:p>
    <w:p w14:paraId="24DFFA5A" w14:textId="77777777" w:rsidR="003E5940" w:rsidRPr="003E5940" w:rsidRDefault="003E5940" w:rsidP="003E5940">
      <w:pPr>
        <w:pStyle w:val="EndNoteBibliography"/>
        <w:spacing w:after="0"/>
      </w:pPr>
      <w:r w:rsidRPr="003E5940">
        <w:t>12. Muller AF (1992) Role of duplex Doppler ultrasound in the assessment of patients with postprandial abdominal pain. Gut 33 (4):460-465. doi:10.1136/gut.33.4.460</w:t>
      </w:r>
    </w:p>
    <w:p w14:paraId="43F5BC32" w14:textId="77777777" w:rsidR="003E5940" w:rsidRPr="003E5940" w:rsidRDefault="003E5940" w:rsidP="003E5940">
      <w:pPr>
        <w:pStyle w:val="EndNoteBibliography"/>
        <w:spacing w:after="0"/>
      </w:pPr>
      <w:r w:rsidRPr="003E5940">
        <w:lastRenderedPageBreak/>
        <w:t>13. Gentile AT, Moneta GL, Lee RW, Masser PA, Taylor LM, Jr., Porter JM (1995) Usefulness of fasting and postprandial duplex ultrasound examinations for predicting high-grade superior mesenteric artery stenosis. Am J Surg 169 (5):476-479. doi:10.1016/s0002-9610(99)80198-6</w:t>
      </w:r>
    </w:p>
    <w:p w14:paraId="7C595B70" w14:textId="77777777" w:rsidR="003E5940" w:rsidRPr="003E5940" w:rsidRDefault="003E5940" w:rsidP="003E5940">
      <w:pPr>
        <w:pStyle w:val="EndNoteBibliography"/>
        <w:spacing w:after="0"/>
      </w:pPr>
      <w:r w:rsidRPr="003E5940">
        <w:t>14. Sabba C, Ferraioli G, Sarin SK, Lerner E, Groszmann RJ, Taylor KJ (1990) Feasibility spectrum for Doppler flowmetry of splanchnic vessels. In normal and cirrhotic populations. J Ultrasound Med 9 (12):705-710. doi:10.7863/jum.1990.9.12.705</w:t>
      </w:r>
    </w:p>
    <w:p w14:paraId="17121DED" w14:textId="77777777" w:rsidR="003E5940" w:rsidRPr="003E5940" w:rsidRDefault="003E5940" w:rsidP="003E5940">
      <w:pPr>
        <w:pStyle w:val="EndNoteBibliography"/>
        <w:spacing w:after="0"/>
      </w:pPr>
      <w:r w:rsidRPr="003E5940">
        <w:t>15. Li KC, Whitney WS, McDonnell CH, Fredrickson JO, Pelc NJ, Dalman RL, Jeffrey RB, Jr. (1994) Chronic mesenteric ischemia: evaluation with phase-contrast cine MR imaging. Radiology 190 (1):175-179. doi:10.1148/radiology.190.1.8259400</w:t>
      </w:r>
    </w:p>
    <w:p w14:paraId="43831D5C" w14:textId="77777777" w:rsidR="003E5940" w:rsidRPr="003E5940" w:rsidRDefault="003E5940" w:rsidP="003E5940">
      <w:pPr>
        <w:pStyle w:val="EndNoteBibliography"/>
        <w:spacing w:after="0"/>
      </w:pPr>
      <w:r w:rsidRPr="003E5940">
        <w:t>16. Burkart DJ, Johnson CD, Reading CC, Ehman RL (1995) MR measurements of mesenteric venous flow: prospective evaluation in healthy volunteers and patients with suspected chronic mesenteric ischemia. Radiology 194 (3):801-806. doi:10.1148/radiology.194.3.7862982</w:t>
      </w:r>
    </w:p>
    <w:p w14:paraId="75910DBF" w14:textId="77777777" w:rsidR="003E5940" w:rsidRPr="003E5940" w:rsidRDefault="003E5940" w:rsidP="003E5940">
      <w:pPr>
        <w:pStyle w:val="EndNoteBibliography"/>
        <w:spacing w:after="0"/>
      </w:pPr>
      <w:r w:rsidRPr="003E5940">
        <w:t>17.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74F2FF96" w14:textId="77777777" w:rsidR="003E5940" w:rsidRPr="003E5940" w:rsidRDefault="003E5940" w:rsidP="003E5940">
      <w:pPr>
        <w:pStyle w:val="EndNoteBibliography"/>
        <w:spacing w:after="0"/>
      </w:pPr>
      <w:r w:rsidRPr="003E5940">
        <w:t>18. Dalman RL, Li KC, Moon WK, Chen I, Zarins CK (1996) Diminished postprandial hyperemia in patients with aortic and mesenteric arterial occlusive disease. Quantification by magnetic resonance flow imaging. Circulation 94 (9 Suppl):Ii206-210</w:t>
      </w:r>
    </w:p>
    <w:p w14:paraId="3299256A" w14:textId="77777777" w:rsidR="003E5940" w:rsidRPr="003E5940" w:rsidRDefault="003E5940" w:rsidP="003E5940">
      <w:pPr>
        <w:pStyle w:val="EndNoteBibliography"/>
        <w:spacing w:after="0"/>
      </w:pPr>
      <w:r w:rsidRPr="003E5940">
        <w:t>19. Roldan-Alzate A, Francois CJ, Wieben O, Reeder SB (2016) Emerging Applications of Abdominal 4D Flow MRI. AJR Am J Roentgenol 207 (1):58-66. doi:10.2214/ajr.15.15995</w:t>
      </w:r>
    </w:p>
    <w:p w14:paraId="79AC4D9C" w14:textId="77777777" w:rsidR="003E5940" w:rsidRPr="003E5940" w:rsidRDefault="003E5940" w:rsidP="003E5940">
      <w:pPr>
        <w:pStyle w:val="EndNoteBibliography"/>
        <w:spacing w:after="0"/>
      </w:pPr>
      <w:r w:rsidRPr="003E5940">
        <w:lastRenderedPageBreak/>
        <w:t>20. Siedek F, Giese D, Weiss K, Ekdawi S, Brinkmann S, Schroeder W, Bruns C, Chang DH, Persigehl T, Maintz D, Haneder S (2018) 4D flow MRI for the analysis of celiac trunk and mesenteric artery stenoses. Magn Reson Imaging 53:52-62. doi:10.1016/j.mri.2018.06.021</w:t>
      </w:r>
    </w:p>
    <w:p w14:paraId="119374E0" w14:textId="77777777" w:rsidR="003E5940" w:rsidRPr="003E5940" w:rsidRDefault="003E5940" w:rsidP="003E5940">
      <w:pPr>
        <w:pStyle w:val="EndNoteBibliography"/>
        <w:spacing w:after="0"/>
      </w:pPr>
      <w:r w:rsidRPr="003E5940">
        <w:t>21. Roldan-Alzate A, Frydrychowicz A, Said A, Johnson KM, Francois CJ, Wieben O, Reeder SB (2015) Impaired regulation of portal venous flow in response to a meal challenge as quantified by 4D flow MRI. J Magn Reson Imaging 42 (4):1009-1017. doi:10.1002/jmri.24886</w:t>
      </w:r>
    </w:p>
    <w:p w14:paraId="75676943" w14:textId="77777777" w:rsidR="003E5940" w:rsidRPr="003E5940" w:rsidRDefault="003E5940" w:rsidP="003E5940">
      <w:pPr>
        <w:pStyle w:val="EndNoteBibliography"/>
        <w:spacing w:after="0"/>
      </w:pPr>
      <w:r w:rsidRPr="003E5940">
        <w:t>22. Someya N, Endo MY, Fukuba Y, Hayashi N (2008) Blood flow responses in celiac and superior mesenteric arteries in the initial phase of digestion. Am J Physiol Regul Integr Comp Physiol 294 (6):R1790-1796. doi:10.1152/ajpregu.00553.2007</w:t>
      </w:r>
    </w:p>
    <w:p w14:paraId="2D7F86CB" w14:textId="77777777" w:rsidR="003E5940" w:rsidRPr="003E5940" w:rsidRDefault="003E5940" w:rsidP="003E5940">
      <w:pPr>
        <w:pStyle w:val="EndNoteBibliography"/>
        <w:spacing w:after="0"/>
      </w:pPr>
      <w:r w:rsidRPr="003E5940">
        <w:t>23. Gu T, Korosec FR, Block WF, Fain SB, Turk Q, Lum D, Zhou Y, Grist TM, Haughton V, Mistretta CA (2005) PC VIPR: a high-speed 3D phase-contrast method for flow quantification and high-resolution angiography. AJNR Am J Neuroradiol 26 (4):743-749</w:t>
      </w:r>
    </w:p>
    <w:p w14:paraId="2619E1DA" w14:textId="77777777" w:rsidR="003E5940" w:rsidRPr="003E5940" w:rsidRDefault="003E5940" w:rsidP="003E5940">
      <w:pPr>
        <w:pStyle w:val="EndNoteBibliography"/>
        <w:spacing w:after="0"/>
      </w:pPr>
      <w:r w:rsidRPr="003E5940">
        <w:t>24. Johnson KM, Markl M (2010) Improved SNR in phase contrast velocimetry with five-point balanced flow encoding. Magn Reson Med 63 (2):349-355. doi:10.1002/mrm.22202</w:t>
      </w:r>
    </w:p>
    <w:p w14:paraId="2F9CBCFD" w14:textId="77777777" w:rsidR="003E5940" w:rsidRPr="003E5940" w:rsidRDefault="003E5940" w:rsidP="003E5940">
      <w:pPr>
        <w:pStyle w:val="EndNoteBibliography"/>
        <w:spacing w:after="0"/>
      </w:pPr>
      <w:r w:rsidRPr="003E5940">
        <w:t>25.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56E007CC" w14:textId="77777777" w:rsidR="003E5940" w:rsidRPr="003E5940" w:rsidRDefault="003E5940" w:rsidP="003E5940">
      <w:pPr>
        <w:pStyle w:val="EndNoteBibliography"/>
        <w:spacing w:after="0"/>
      </w:pPr>
      <w:r w:rsidRPr="003E5940">
        <w:t>26. Walker PG, Cranney GB, Scheidegger MB, Waseleski G, Pohost GM, Yoganathan AP (1993) Semiautomated method for noise reduction and background phase error correction in MR phase velocity data. J Magn Reson Imaging 3 (3):521-530. doi:10.1002/jmri.1880030315</w:t>
      </w:r>
    </w:p>
    <w:p w14:paraId="22D9ADA4" w14:textId="77777777" w:rsidR="003E5940" w:rsidRPr="003E5940" w:rsidRDefault="003E5940" w:rsidP="003E5940">
      <w:pPr>
        <w:pStyle w:val="EndNoteBibliography"/>
        <w:spacing w:after="0"/>
      </w:pPr>
      <w:r w:rsidRPr="003E5940">
        <w:lastRenderedPageBreak/>
        <w:t>27. Stalder AF, Russe MF, Frydrychowicz A, Bock J, Hennig J, Markl M (2008) Quantitative 2D and 3D phase contrast MRI: optimized analysis of blood flow and vessel wall parameters. Magn Reson Med 60 (5):1218-1231. doi:10.1002/mrm.21778</w:t>
      </w:r>
    </w:p>
    <w:p w14:paraId="36F4C91E" w14:textId="77777777" w:rsidR="003E5940" w:rsidRPr="003E5940" w:rsidRDefault="003E5940" w:rsidP="003E5940">
      <w:pPr>
        <w:pStyle w:val="EndNoteBibliography"/>
        <w:spacing w:after="0"/>
      </w:pPr>
      <w:r w:rsidRPr="003E5940">
        <w:t>28. Burkart DJ, Johnson CD, Ehman RL (1993) Correlation of arterial and venous blood flow in the mesenteric system based on MR findings. 1993 ARRS Executive Council Award. AJR Am J Roentgenol 161 (6):1279-1282. doi:10.2214/ajr.161.6.8249742</w:t>
      </w:r>
    </w:p>
    <w:p w14:paraId="71931A62" w14:textId="77777777" w:rsidR="003E5940" w:rsidRPr="003E5940" w:rsidRDefault="003E5940" w:rsidP="003E5940">
      <w:pPr>
        <w:pStyle w:val="EndNoteBibliography"/>
        <w:spacing w:after="0"/>
      </w:pPr>
      <w:r w:rsidRPr="003E5940">
        <w:t>29. Burkart DJ, Johnson CD, Morton MJ, Wolf RL, Ehman RL (1993) Volumetric flow rates in the portal venous system: measurement with cine phase-contrast MR imaging. AJR Am J Roentgenol 160 (5):1113-1118. doi:10.2214/ajr.160.5.8470589</w:t>
      </w:r>
    </w:p>
    <w:p w14:paraId="0232B82F" w14:textId="77777777" w:rsidR="003E5940" w:rsidRPr="003E5940" w:rsidRDefault="003E5940" w:rsidP="003E5940">
      <w:pPr>
        <w:pStyle w:val="EndNoteBibliography"/>
        <w:spacing w:after="0"/>
      </w:pPr>
      <w:r w:rsidRPr="003E5940">
        <w:t>30. Moriyasu F, Ban N, Nishida O, Nakamura T, Miyake T, Uchino H, Kanematsu Y, Koizumi S (1986) Clinical application of an ultrasonic duplex system in the quantitative measurement of portal blood flow. J Clin Ultrasound 14 (8):579-588. doi:10.1002/jcu.1870140802</w:t>
      </w:r>
    </w:p>
    <w:p w14:paraId="5399ABFB" w14:textId="77777777" w:rsidR="003E5940" w:rsidRPr="003E5940" w:rsidRDefault="003E5940" w:rsidP="003E5940">
      <w:pPr>
        <w:pStyle w:val="EndNoteBibliography"/>
        <w:spacing w:after="0"/>
      </w:pPr>
      <w:r w:rsidRPr="003E5940">
        <w:t>31. Cohen J (1988) Statistical power analysis for the behavioral sciences. L. Erlbaum Associates, Hillsdale, N.J.</w:t>
      </w:r>
    </w:p>
    <w:p w14:paraId="7DE95127" w14:textId="77777777" w:rsidR="003E5940" w:rsidRPr="003E5940" w:rsidRDefault="003E5940" w:rsidP="003E5940">
      <w:pPr>
        <w:pStyle w:val="EndNoteBibliography"/>
        <w:spacing w:after="0"/>
      </w:pPr>
      <w:r w:rsidRPr="003E5940">
        <w:t>32. Les AS, Yeung JJ, Schultz GM, Herfkens RJ, Dalman RL, Taylor CA (2010) Supraceliac and Infrarenal Aortic Flow in Patients with Abdominal Aortic Aneurysms: Mean Flows, Waveforms, and Allometric Scaling Relationships. Cardiovasc Eng Technol 1 (1). doi:10.1007/s13239-010-0004-8</w:t>
      </w:r>
    </w:p>
    <w:p w14:paraId="6A5E344E" w14:textId="77777777" w:rsidR="003E5940" w:rsidRPr="003E5940" w:rsidRDefault="003E5940" w:rsidP="003E5940">
      <w:pPr>
        <w:pStyle w:val="EndNoteBibliography"/>
        <w:spacing w:after="0"/>
      </w:pPr>
      <w:r w:rsidRPr="003E5940">
        <w:t>33. Taylor CA, Cheng CP, Espinosa LA, Tang BT, Parker D, Herfkens RJ (2002) In vivo quantification of blood flow and wall shear stress in the human abdominal aorta during lower limb exercise. Ann Biomed Eng 30 (3):402-408. doi:10.1114/1.1476016</w:t>
      </w:r>
    </w:p>
    <w:p w14:paraId="2280E1D7" w14:textId="77777777" w:rsidR="003E5940" w:rsidRPr="003E5940" w:rsidRDefault="003E5940" w:rsidP="003E5940">
      <w:pPr>
        <w:pStyle w:val="EndNoteBibliography"/>
        <w:spacing w:after="0"/>
      </w:pPr>
      <w:r w:rsidRPr="003E5940">
        <w:lastRenderedPageBreak/>
        <w:t>34. Sieber C, Beglinger C, Jaeger K, Hildebrand P, Stalder GA (1991) Regulation of postprandial mesenteric blood flow in humans: evidence for a cholinergic nervous reflex. Gut 32 (4):361-366. doi:10.1136/gut.32.4.361</w:t>
      </w:r>
    </w:p>
    <w:p w14:paraId="527DEADC" w14:textId="77777777" w:rsidR="003E5940" w:rsidRPr="003E5940" w:rsidRDefault="003E5940" w:rsidP="003E5940">
      <w:pPr>
        <w:pStyle w:val="EndNoteBibliography"/>
        <w:spacing w:after="0"/>
      </w:pPr>
      <w:r w:rsidRPr="003E5940">
        <w:t>35. Moneta GL, Taylor DC, Helton WS, Mulholland MW, Strandness DE, Jr. (1988) Duplex ultrasound measurement of postprandial intestinal blood flow: effect of meal composition. Gastroenterology 95 (5):1294-1301. doi:10.1016/0016-5085(88)90364-2</w:t>
      </w:r>
    </w:p>
    <w:p w14:paraId="719F72F1" w14:textId="77777777" w:rsidR="003E5940" w:rsidRPr="003E5940" w:rsidRDefault="003E5940" w:rsidP="003E5940">
      <w:pPr>
        <w:pStyle w:val="EndNoteBibliography"/>
        <w:spacing w:after="0"/>
      </w:pPr>
      <w:r w:rsidRPr="003E5940">
        <w:t>36. Cooper AM, Braatvedt GD, Qamar MI, Brown H, Thomas DM, Halliwell M, Read AE, Corrall RJ (1991) Fasting and post-prandial splanchnic blood flow is reduced by a somatostatin analogue (octreotide) in man. Clin Sci (Lond) 81 (2):169-175. doi:10.1042/cs0810169</w:t>
      </w:r>
    </w:p>
    <w:p w14:paraId="27666201" w14:textId="77777777" w:rsidR="003E5940" w:rsidRPr="003E5940" w:rsidRDefault="003E5940" w:rsidP="003E5940">
      <w:pPr>
        <w:pStyle w:val="EndNoteBibliography"/>
        <w:spacing w:after="0"/>
      </w:pPr>
      <w:r w:rsidRPr="003E5940">
        <w:t>37.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513BC741" w14:textId="77777777" w:rsidR="003E5940" w:rsidRPr="003E5940" w:rsidRDefault="003E5940" w:rsidP="003E5940">
      <w:pPr>
        <w:pStyle w:val="EndNoteBibliography"/>
        <w:spacing w:after="0"/>
      </w:pPr>
      <w:r w:rsidRPr="003E5940">
        <w:t>38. Gaiani S, Bolondi L, Bassi SL, Santi V, Zironi G, Barbara L (1989) Effect of meal on portal hemodynamics in healthy humans and in patients with chronic liver disease. Hepatology 9 (6):815-819. doi:10.1002/hep.1840090604</w:t>
      </w:r>
    </w:p>
    <w:p w14:paraId="681F749C" w14:textId="77777777" w:rsidR="003E5940" w:rsidRPr="003E5940" w:rsidRDefault="003E5940" w:rsidP="003E5940">
      <w:pPr>
        <w:pStyle w:val="EndNoteBibliography"/>
        <w:spacing w:after="0"/>
      </w:pPr>
      <w:r w:rsidRPr="003E5940">
        <w:t>39.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0F8DF86C" w14:textId="77777777" w:rsidR="003E5940" w:rsidRPr="003E5940" w:rsidRDefault="003E5940" w:rsidP="003E5940">
      <w:pPr>
        <w:pStyle w:val="EndNoteBibliography"/>
        <w:spacing w:after="0"/>
      </w:pPr>
      <w:r w:rsidRPr="003E5940">
        <w:t xml:space="preserve">40. Wasser MN, Geelkerken RH, Kouwenhoven M, van Bockel JH, Hermans J, Schultze Kool LJ, de Roos A (1996) Systolically gated 3D phase contrast MRA of mesenteric arteries in </w:t>
      </w:r>
      <w:r w:rsidRPr="003E5940">
        <w:lastRenderedPageBreak/>
        <w:t>suspected mesenteric ischemia. J Comput Assist Tomogr 20 (2):262-268. doi:10.1097/00004728-199603000-00017</w:t>
      </w:r>
    </w:p>
    <w:p w14:paraId="4BFB92B6" w14:textId="77777777" w:rsidR="003E5940" w:rsidRPr="003E5940" w:rsidRDefault="003E5940" w:rsidP="003E5940">
      <w:pPr>
        <w:pStyle w:val="EndNoteBibliography"/>
        <w:spacing w:after="0"/>
      </w:pPr>
      <w:r w:rsidRPr="003E5940">
        <w:t>41. Waaler BA, Eriksen M, Toska K (1991) The effect of meal size on postprandial increase in cardiac output. Acta Physiol Scand 142 (1):33-39. doi:10.1111/j.1748-1716.1991.tb09125.x</w:t>
      </w:r>
    </w:p>
    <w:p w14:paraId="13152AD3" w14:textId="77777777" w:rsidR="003E5940" w:rsidRPr="003E5940" w:rsidRDefault="003E5940" w:rsidP="003E5940">
      <w:pPr>
        <w:pStyle w:val="EndNoteBibliography"/>
      </w:pPr>
      <w:r w:rsidRPr="003E5940">
        <w:t>42. Poole JW, Sammartano RJ, Boley SJ (1987) Hemodynamic basis of the pain of chronic mesenteric ischemia. Am J Surg 153 (2):171-176. doi:10.1016/0002-9610(87)90809-9</w:t>
      </w:r>
    </w:p>
    <w:p w14:paraId="52B2DD08" w14:textId="40FBB32A" w:rsidR="00F72E5E" w:rsidRDefault="00F72E5E" w:rsidP="00FB4031">
      <w:pPr>
        <w:spacing w:after="0" w:line="480" w:lineRule="auto"/>
        <w:jc w:val="both"/>
      </w:pPr>
      <w:r w:rsidRPr="00675B3D">
        <w:rPr>
          <w:rFonts w:ascii="Times New Roman" w:hAnsi="Times New Roman" w:cs="Times New Roman"/>
          <w:sz w:val="24"/>
          <w:szCs w:val="24"/>
        </w:rPr>
        <w:fldChar w:fldCharType="end"/>
      </w:r>
    </w:p>
    <w:sectPr w:rsidR="00F72E5E" w:rsidSect="00D640B8">
      <w:headerReference w:type="default" r:id="rId13"/>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32E28" w14:textId="77777777" w:rsidR="00175A4F" w:rsidRDefault="00175A4F" w:rsidP="00D640B8">
      <w:pPr>
        <w:spacing w:after="0" w:line="240" w:lineRule="auto"/>
      </w:pPr>
      <w:r>
        <w:separator/>
      </w:r>
    </w:p>
  </w:endnote>
  <w:endnote w:type="continuationSeparator" w:id="0">
    <w:p w14:paraId="2C6E64FD" w14:textId="77777777" w:rsidR="00175A4F" w:rsidRDefault="00175A4F"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5EB91" w14:textId="77777777" w:rsidR="00175A4F" w:rsidRDefault="00175A4F" w:rsidP="00D640B8">
      <w:pPr>
        <w:spacing w:after="0" w:line="240" w:lineRule="auto"/>
      </w:pPr>
      <w:r>
        <w:separator/>
      </w:r>
    </w:p>
  </w:footnote>
  <w:footnote w:type="continuationSeparator" w:id="0">
    <w:p w14:paraId="1CF5146A" w14:textId="77777777" w:rsidR="00175A4F" w:rsidRDefault="00175A4F"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0109EA47" w:rsidR="007B4ECA" w:rsidRDefault="007B4E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7B4ECA" w:rsidRDefault="007B4E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rQUAhfVvkSw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0&lt;/item&gt;&lt;item&gt;1022&lt;/item&gt;&lt;item&gt;1027&lt;/item&gt;&lt;/record-ids&gt;&lt;/item&gt;&lt;/Libraries&gt;"/>
  </w:docVars>
  <w:rsids>
    <w:rsidRoot w:val="00D640B8"/>
    <w:rsid w:val="0005200C"/>
    <w:rsid w:val="0006389C"/>
    <w:rsid w:val="00095B3B"/>
    <w:rsid w:val="000E333E"/>
    <w:rsid w:val="000E7460"/>
    <w:rsid w:val="00117ECB"/>
    <w:rsid w:val="00123116"/>
    <w:rsid w:val="00123F8E"/>
    <w:rsid w:val="001309EC"/>
    <w:rsid w:val="00137E07"/>
    <w:rsid w:val="001505EE"/>
    <w:rsid w:val="001529AB"/>
    <w:rsid w:val="00175A4F"/>
    <w:rsid w:val="001829D9"/>
    <w:rsid w:val="00184826"/>
    <w:rsid w:val="001A275D"/>
    <w:rsid w:val="001B673B"/>
    <w:rsid w:val="001C0918"/>
    <w:rsid w:val="001C4868"/>
    <w:rsid w:val="001E75E0"/>
    <w:rsid w:val="001F75B6"/>
    <w:rsid w:val="00212048"/>
    <w:rsid w:val="0024225B"/>
    <w:rsid w:val="00251EC4"/>
    <w:rsid w:val="0029108C"/>
    <w:rsid w:val="00296525"/>
    <w:rsid w:val="00297EDA"/>
    <w:rsid w:val="002A1E1D"/>
    <w:rsid w:val="002B0487"/>
    <w:rsid w:val="002C0DAD"/>
    <w:rsid w:val="002F2E56"/>
    <w:rsid w:val="002F7B48"/>
    <w:rsid w:val="00300A06"/>
    <w:rsid w:val="003023D5"/>
    <w:rsid w:val="00311E5A"/>
    <w:rsid w:val="003531E4"/>
    <w:rsid w:val="00356C9D"/>
    <w:rsid w:val="0036100C"/>
    <w:rsid w:val="00363D8D"/>
    <w:rsid w:val="003742B6"/>
    <w:rsid w:val="00396E27"/>
    <w:rsid w:val="003C2928"/>
    <w:rsid w:val="003C53F7"/>
    <w:rsid w:val="003D253C"/>
    <w:rsid w:val="003E5940"/>
    <w:rsid w:val="003E7853"/>
    <w:rsid w:val="00411FD4"/>
    <w:rsid w:val="0041481E"/>
    <w:rsid w:val="00476A23"/>
    <w:rsid w:val="004B2973"/>
    <w:rsid w:val="005103CC"/>
    <w:rsid w:val="00523040"/>
    <w:rsid w:val="0052655A"/>
    <w:rsid w:val="00537999"/>
    <w:rsid w:val="005529D8"/>
    <w:rsid w:val="00571E40"/>
    <w:rsid w:val="005A4449"/>
    <w:rsid w:val="005D46B1"/>
    <w:rsid w:val="006311B0"/>
    <w:rsid w:val="00635651"/>
    <w:rsid w:val="00640CC5"/>
    <w:rsid w:val="006567EA"/>
    <w:rsid w:val="006668D0"/>
    <w:rsid w:val="00675B3D"/>
    <w:rsid w:val="006A2303"/>
    <w:rsid w:val="006B18C0"/>
    <w:rsid w:val="006C6699"/>
    <w:rsid w:val="006E3393"/>
    <w:rsid w:val="006F4C75"/>
    <w:rsid w:val="0071112B"/>
    <w:rsid w:val="007165D5"/>
    <w:rsid w:val="00722259"/>
    <w:rsid w:val="0072721A"/>
    <w:rsid w:val="007861A0"/>
    <w:rsid w:val="007861C0"/>
    <w:rsid w:val="00794C2C"/>
    <w:rsid w:val="007B4ECA"/>
    <w:rsid w:val="007C0237"/>
    <w:rsid w:val="00810962"/>
    <w:rsid w:val="00830A1D"/>
    <w:rsid w:val="0084213C"/>
    <w:rsid w:val="008449F6"/>
    <w:rsid w:val="008528E5"/>
    <w:rsid w:val="00880C40"/>
    <w:rsid w:val="0088136E"/>
    <w:rsid w:val="008854DF"/>
    <w:rsid w:val="008920E0"/>
    <w:rsid w:val="008C1B1C"/>
    <w:rsid w:val="008C4B55"/>
    <w:rsid w:val="008E6D08"/>
    <w:rsid w:val="008E75F7"/>
    <w:rsid w:val="008F6F9E"/>
    <w:rsid w:val="00902F48"/>
    <w:rsid w:val="009049F1"/>
    <w:rsid w:val="0090613E"/>
    <w:rsid w:val="00921EE0"/>
    <w:rsid w:val="0093603E"/>
    <w:rsid w:val="00983D56"/>
    <w:rsid w:val="00990FB6"/>
    <w:rsid w:val="00994EC0"/>
    <w:rsid w:val="009B04E9"/>
    <w:rsid w:val="009D4014"/>
    <w:rsid w:val="009F4372"/>
    <w:rsid w:val="00A06AC4"/>
    <w:rsid w:val="00A222F1"/>
    <w:rsid w:val="00A43FF8"/>
    <w:rsid w:val="00A540D9"/>
    <w:rsid w:val="00A55224"/>
    <w:rsid w:val="00A576E7"/>
    <w:rsid w:val="00A72524"/>
    <w:rsid w:val="00A7562F"/>
    <w:rsid w:val="00AC6B6A"/>
    <w:rsid w:val="00AF488E"/>
    <w:rsid w:val="00B14A11"/>
    <w:rsid w:val="00B17C37"/>
    <w:rsid w:val="00B36862"/>
    <w:rsid w:val="00B71B4F"/>
    <w:rsid w:val="00B73D02"/>
    <w:rsid w:val="00B976E6"/>
    <w:rsid w:val="00B97F21"/>
    <w:rsid w:val="00BC211D"/>
    <w:rsid w:val="00BD157D"/>
    <w:rsid w:val="00BF5188"/>
    <w:rsid w:val="00C01719"/>
    <w:rsid w:val="00C17779"/>
    <w:rsid w:val="00C27767"/>
    <w:rsid w:val="00C3152C"/>
    <w:rsid w:val="00C341BE"/>
    <w:rsid w:val="00C60B5D"/>
    <w:rsid w:val="00C64B4B"/>
    <w:rsid w:val="00C771A9"/>
    <w:rsid w:val="00C807BB"/>
    <w:rsid w:val="00CC0C4C"/>
    <w:rsid w:val="00CE66E7"/>
    <w:rsid w:val="00CE7A5C"/>
    <w:rsid w:val="00D2337E"/>
    <w:rsid w:val="00D301FB"/>
    <w:rsid w:val="00D44673"/>
    <w:rsid w:val="00D51C2E"/>
    <w:rsid w:val="00D640B8"/>
    <w:rsid w:val="00D74F30"/>
    <w:rsid w:val="00D767C2"/>
    <w:rsid w:val="00DA2976"/>
    <w:rsid w:val="00DC6E47"/>
    <w:rsid w:val="00DE0E78"/>
    <w:rsid w:val="00E0205F"/>
    <w:rsid w:val="00E14EA3"/>
    <w:rsid w:val="00E50CCC"/>
    <w:rsid w:val="00E50E01"/>
    <w:rsid w:val="00E86B6E"/>
    <w:rsid w:val="00E93988"/>
    <w:rsid w:val="00EA389B"/>
    <w:rsid w:val="00F24314"/>
    <w:rsid w:val="00F415FC"/>
    <w:rsid w:val="00F50090"/>
    <w:rsid w:val="00F60054"/>
    <w:rsid w:val="00F72B44"/>
    <w:rsid w:val="00F72E5E"/>
    <w:rsid w:val="00F82790"/>
    <w:rsid w:val="00F8562C"/>
    <w:rsid w:val="00FA5339"/>
    <w:rsid w:val="00FB4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1AE6EDB1-8CE8-4E05-A3FB-4931BDE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32</Pages>
  <Words>11753</Words>
  <Characters>66996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16</cp:revision>
  <dcterms:created xsi:type="dcterms:W3CDTF">2020-06-14T23:48:00Z</dcterms:created>
  <dcterms:modified xsi:type="dcterms:W3CDTF">2020-09-18T22:27:00Z</dcterms:modified>
</cp:coreProperties>
</file>