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4B11F13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w:t>
      </w:r>
      <w:ins w:id="0" w:author="Grant Steven Roberts" w:date="2020-09-18T15:07:00Z">
        <w:r w:rsidR="00A06AC4">
          <w:rPr>
            <w:rFonts w:ascii="Times New Roman" w:hAnsi="Times New Roman" w:cs="Times New Roman"/>
            <w:sz w:val="24"/>
            <w:szCs w:val="24"/>
          </w:rPr>
          <w:t xml:space="preserve">MRA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F6876F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1"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2" w:author="Grant Steven Roberts" w:date="2020-09-15T13:58:00Z">
        <w:r w:rsidR="00D74F30">
          <w:rPr>
            <w:rFonts w:ascii="Times New Roman" w:hAnsi="Times New Roman" w:cs="Times New Roman"/>
            <w:sz w:val="24"/>
            <w:szCs w:val="24"/>
          </w:rPr>
          <w:t>v</w:t>
        </w:r>
      </w:ins>
      <w:ins w:id="3"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r w:rsidR="008E6D08">
        <w:rPr>
          <w:rFonts w:ascii="Times New Roman" w:hAnsi="Times New Roman" w:cs="Times New Roman"/>
          <w:sz w:val="24"/>
          <w:szCs w:val="24"/>
        </w:rPr>
        <w:t xml:space="preserve"> </w: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 </w:instrTex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EN.CITE.DATA </w:instrText>
      </w:r>
      <w:r w:rsidR="008E6D08">
        <w:rPr>
          <w:rFonts w:ascii="Times New Roman" w:hAnsi="Times New Roman" w:cs="Times New Roman"/>
          <w:sz w:val="24"/>
          <w:szCs w:val="24"/>
        </w:rPr>
      </w:r>
      <w:r w:rsidR="008E6D08">
        <w:rPr>
          <w:rFonts w:ascii="Times New Roman" w:hAnsi="Times New Roman" w:cs="Times New Roman"/>
          <w:sz w:val="24"/>
          <w:szCs w:val="24"/>
        </w:rPr>
        <w:fldChar w:fldCharType="end"/>
      </w:r>
      <w:r w:rsidR="008E6D08">
        <w:rPr>
          <w:rFonts w:ascii="Times New Roman" w:hAnsi="Times New Roman" w:cs="Times New Roman"/>
          <w:sz w:val="24"/>
          <w:szCs w:val="24"/>
        </w:rPr>
      </w:r>
      <w:r w:rsidR="008E6D08">
        <w:rPr>
          <w:rFonts w:ascii="Times New Roman" w:hAnsi="Times New Roman" w:cs="Times New Roman"/>
          <w:sz w:val="24"/>
          <w:szCs w:val="24"/>
        </w:rPr>
        <w:fldChar w:fldCharType="separate"/>
      </w:r>
      <w:r w:rsidR="008E6D08">
        <w:rPr>
          <w:rFonts w:ascii="Times New Roman" w:hAnsi="Times New Roman" w:cs="Times New Roman"/>
          <w:noProof/>
          <w:sz w:val="24"/>
          <w:szCs w:val="24"/>
        </w:rPr>
        <w:t>[5]</w:t>
      </w:r>
      <w:r w:rsidR="008E6D08">
        <w:rPr>
          <w:rFonts w:ascii="Times New Roman" w:hAnsi="Times New Roman" w:cs="Times New Roman"/>
          <w:sz w:val="24"/>
          <w:szCs w:val="24"/>
        </w:rPr>
        <w:fldChar w:fldCharType="end"/>
      </w:r>
      <w:r w:rsidRPr="0029108C">
        <w:rPr>
          <w:rFonts w:ascii="Times New Roman" w:hAnsi="Times New Roman" w:cs="Times New Roman"/>
          <w:sz w:val="24"/>
          <w:szCs w:val="24"/>
        </w:rPr>
        <w:t>.</w:t>
      </w:r>
    </w:p>
    <w:p w14:paraId="4778B413" w14:textId="7FBE31D0"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[6-9]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PjxhbHQtdGl0bGU+V29ybGQgSiBHYXN0cm9lbnRlcm9sPC9hbHQtdGl0bGU+PC90aXRsZXM+PHBl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=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PjxhbHQtdGl0bGU+V29ybGQgSiBHYXN0cm9lbnRlcm9sPC9hbHQtdGl0bGU+PC90aXRsZXM+PHBl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=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[10-12]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w:t>
      </w:r>
      <w:r w:rsidRPr="0029108C">
        <w:rPr>
          <w:rFonts w:ascii="Times New Roman" w:hAnsi="Times New Roman" w:cs="Times New Roman"/>
          <w:sz w:val="24"/>
          <w:szCs w:val="24"/>
        </w:rPr>
        <w:lastRenderedPageBreak/>
        <w:t xml:space="preserve">that 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[13-15]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&lt;EndNote&gt;&lt;Cite&gt;&lt;Author&gt;Sabba&lt;/Author&gt;&lt;Year&gt;1990&lt;/Year&gt;&lt;RecNum&gt;908&lt;/RecNum&gt;&lt;DisplayText&gt;[16]&lt;/DisplayText&gt;&lt;record&gt;&lt;rec-number&gt;908&lt;/rec-number&gt;&lt;foreign-keys&gt;&lt;key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7C7461B1"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&lt;EndNote&gt;&lt;Cite&gt;&lt;Author&gt;Li&lt;/Author&gt;&lt;Year&gt;1994&lt;/Year&gt;&lt;RecNum&gt;919&lt;/RecNum&gt;&lt;DisplayText&gt;[17]&lt;/DisplayText&gt;&lt;record&gt;&lt;rec-number&gt;919&lt;/rec-number&gt;&lt;foreign-keys&gt;&lt;key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&lt;EndNote&gt;&lt;Cite&gt;&lt;Author&gt;Burkart&lt;/Author&gt;&lt;Year&gt;1995&lt;/Year&gt;&lt;RecNum&gt;892&lt;/RecNum&gt;&lt;DisplayText&gt;[18]&lt;/DisplayText&gt;&lt;record&gt;&lt;rec-number&gt;892&lt;/rec-number&gt;&lt;foreign-keys&gt;&lt;key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&lt;EndNote&gt;&lt;Cite&gt;&lt;Author&gt;Li&lt;/Author&gt;&lt;Year&gt;1995&lt;/Year&gt;&lt;RecNum&gt;918&lt;/RecNum&gt;&lt;DisplayText&gt;[19]&lt;/DisplayText&gt;&lt;record&gt;&lt;rec-number&gt;918&lt;/rec-number&gt;&lt;foreign-keys&gt;&lt;key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del w:id="4" w:author="Grant Steven Roberts" w:date="2020-09-18T15:15:00Z">
        <w:r w:rsidRPr="0029108C" w:rsidDel="00A540D9">
          <w:rPr>
            <w:rFonts w:ascii="Times New Roman" w:hAnsi="Times New Roman" w:cs="Times New Roman"/>
            <w:sz w:val="24"/>
            <w:szCs w:val="24"/>
          </w:rPr>
          <w:delText>good</w:delText>
        </w:r>
      </w:del>
      <w:ins w:id="5"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2E370ADD"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[21,22]</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52337C5E"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w:t>
      </w:r>
      <w:r w:rsidR="00A605FE" w:rsidRPr="0029108C">
        <w:rPr>
          <w:rFonts w:ascii="Times New Roman" w:hAnsi="Times New Roman" w:cs="Times New Roman"/>
          <w:sz w:val="24"/>
          <w:szCs w:val="24"/>
        </w:rPr>
        <w:t>1</w:t>
      </w:r>
      <w:r w:rsidR="00A605FE">
        <w:rPr>
          <w:rFonts w:ascii="Times New Roman" w:hAnsi="Times New Roman" w:cs="Times New Roman"/>
          <w:sz w:val="24"/>
          <w:szCs w:val="24"/>
        </w:rPr>
        <w:t>1</w:t>
      </w:r>
      <w:r w:rsidR="00A605FE" w:rsidRPr="0029108C">
        <w:rPr>
          <w:rFonts w:ascii="Times New Roman" w:hAnsi="Times New Roman" w:cs="Times New Roman"/>
          <w:sz w:val="24"/>
          <w:szCs w:val="24"/>
        </w:rPr>
        <w:t xml:space="preserve"> </w:t>
      </w:r>
      <w:r w:rsidRPr="0029108C">
        <w:rPr>
          <w:rFonts w:ascii="Times New Roman" w:hAnsi="Times New Roman" w:cs="Times New Roman"/>
          <w:sz w:val="24"/>
          <w:szCs w:val="24"/>
        </w:rPr>
        <w:t>females, mean age: 50.1 years [21-86], mean weight: 6</w:t>
      </w:r>
      <w:r w:rsidR="00A605FE">
        <w:rPr>
          <w:rFonts w:ascii="Times New Roman" w:hAnsi="Times New Roman" w:cs="Times New Roman"/>
          <w:sz w:val="24"/>
          <w:szCs w:val="24"/>
        </w:rPr>
        <w:t>9</w:t>
      </w:r>
      <w:r w:rsidRPr="0029108C">
        <w:rPr>
          <w:rFonts w:ascii="Times New Roman" w:hAnsi="Times New Roman" w:cs="Times New Roman"/>
          <w:sz w:val="24"/>
          <w:szCs w:val="24"/>
        </w:rPr>
        <w:t>.</w:t>
      </w:r>
      <w:r w:rsidR="00A605FE">
        <w:rPr>
          <w:rFonts w:ascii="Times New Roman" w:hAnsi="Times New Roman" w:cs="Times New Roman"/>
          <w:sz w:val="24"/>
          <w:szCs w:val="24"/>
        </w:rPr>
        <w:t>4</w:t>
      </w:r>
      <w:r w:rsidRPr="0029108C">
        <w:rPr>
          <w:rFonts w:ascii="Times New Roman" w:hAnsi="Times New Roman" w:cs="Times New Roman"/>
          <w:sz w:val="24"/>
          <w:szCs w:val="24"/>
        </w:rPr>
        <w:t xml:space="preserve"> kg). Two cases could not be analyzed due to high levels of noise resultant from acquisition errors and were excluded from the study. Patients were subcategorized into positive (CMI+) and negative (CMI-) groups based on imaging and clinical findings. </w:t>
      </w:r>
      <w:bookmarkStart w:id="6" w:name="_Hlk51162790"/>
      <w:r w:rsidRPr="0029108C">
        <w:rPr>
          <w:rFonts w:ascii="Times New Roman" w:hAnsi="Times New Roman" w:cs="Times New Roman"/>
          <w:sz w:val="24"/>
          <w:szCs w:val="24"/>
        </w:rPr>
        <w:t xml:space="preserve">Patients were </w:t>
      </w:r>
      <w:ins w:id="7" w:author="Grant Steven Roberts" w:date="2020-09-16T15:39:00Z">
        <w:r w:rsidR="00F60054">
          <w:rPr>
            <w:rFonts w:ascii="Times New Roman" w:hAnsi="Times New Roman" w:cs="Times New Roman"/>
            <w:sz w:val="24"/>
            <w:szCs w:val="24"/>
          </w:rPr>
          <w:t xml:space="preserve">classified as </w:t>
        </w:r>
      </w:ins>
      <w:del w:id="8"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MRA </w:t>
      </w:r>
      <w:del w:id="9" w:author="Grant Steven Roberts" w:date="2020-09-16T15:39:00Z">
        <w:r w:rsidRPr="0029108C" w:rsidDel="00F60054">
          <w:rPr>
            <w:rFonts w:ascii="Times New Roman" w:hAnsi="Times New Roman" w:cs="Times New Roman"/>
            <w:sz w:val="24"/>
            <w:szCs w:val="24"/>
          </w:rPr>
          <w:delText xml:space="preserve">imaging </w:delText>
        </w:r>
      </w:del>
      <w:ins w:id="10" w:author="Grant Steven Roberts" w:date="2020-09-16T15:39:00Z">
        <w:r w:rsidR="00F60054">
          <w:rPr>
            <w:rFonts w:ascii="Times New Roman" w:hAnsi="Times New Roman" w:cs="Times New Roman"/>
            <w:sz w:val="24"/>
            <w:szCs w:val="24"/>
          </w:rPr>
          <w:t>showed significant stenoses (≥50%) in 2 or more primary vessels</w:t>
        </w:r>
        <w:r w:rsidR="00F60054" w:rsidRPr="0029108C">
          <w:rPr>
            <w:rFonts w:ascii="Times New Roman" w:hAnsi="Times New Roman" w:cs="Times New Roman"/>
            <w:sz w:val="24"/>
            <w:szCs w:val="24"/>
          </w:rPr>
          <w:t xml:space="preserve"> </w:t>
        </w:r>
      </w:ins>
      <w:del w:id="11"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&lt;EndNote&gt;&lt;Cite&gt;&lt;Author&gt;Carlos&lt;/Author&gt;&lt;Year&gt;2001&lt;/Year&gt;&lt;RecNum&gt;923&lt;/RecNum&gt;&lt;DisplayText&gt;[10]&lt;/DisplayText&gt;&lt;record&gt;&lt;rec-number&gt;923&lt;/rec-number&gt;&lt;foreign-keys&gt;&lt;key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r w:rsidRPr="00880C40">
        <w:rPr>
          <w:rFonts w:ascii="Times New Roman" w:hAnsi="Times New Roman" w:cs="Times New Roman"/>
          <w:sz w:val="24"/>
          <w:szCs w:val="24"/>
        </w:rPr>
        <w:t xml:space="preserve"> </w:t>
      </w:r>
      <w:bookmarkEnd w:id="6"/>
      <w:del w:id="12" w:author="Grant Steven Roberts" w:date="2020-09-18T15:19:00Z">
        <w:r w:rsidR="00880C40" w:rsidRPr="00880C40" w:rsidDel="00A540D9">
          <w:rPr>
            <w:rFonts w:ascii="Times New Roman" w:hAnsi="Times New Roman" w:cs="Times New Roman"/>
            <w:sz w:val="24"/>
            <w:szCs w:val="24"/>
          </w:rPr>
          <w:delText xml:space="preserve">While this does indeed exclude </w:delText>
        </w:r>
        <w:r w:rsidR="00880C40" w:rsidRPr="00880C40" w:rsidDel="00A540D9">
          <w:rPr>
            <w:rFonts w:ascii="Times New Roman" w:hAnsi="Times New Roman" w:cs="Times New Roman"/>
            <w:sz w:val="24"/>
            <w:szCs w:val="24"/>
          </w:rPr>
          <w:lastRenderedPageBreak/>
          <w:delText xml:space="preserve">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3259944B"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13" w:author="Grant Steven Roberts" w:date="2020-09-15T10:15:00Z">
        <w:r w:rsidR="006B18C0">
          <w:rPr>
            <w:rFonts w:ascii="Times New Roman" w:hAnsi="Times New Roman" w:cs="Times New Roman"/>
            <w:sz w:val="24"/>
            <w:szCs w:val="24"/>
          </w:rPr>
          <w:t xml:space="preserve">d </w:t>
        </w:r>
      </w:ins>
      <w:del w:id="14"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sidR="00297EDA">
        <w:rPr>
          <w:rFonts w:ascii="Times New Roman" w:hAnsi="Times New Roman" w:cs="Times New Roman"/>
          <w:sz w:val="24"/>
          <w:szCs w:val="24"/>
        </w:rPr>
      </w:r>
      <w:r w:rsidR="00297EDA">
        <w:rPr>
          <w:rFonts w:ascii="Times New Roman" w:hAnsi="Times New Roman" w:cs="Times New Roman"/>
          <w:sz w:val="24"/>
          <w:szCs w:val="24"/>
        </w:rPr>
        <w:fldChar w:fldCharType="separate"/>
      </w:r>
      <w:r w:rsidR="005B68E9">
        <w:rPr>
          <w:rFonts w:ascii="Times New Roman" w:hAnsi="Times New Roman" w:cs="Times New Roman"/>
          <w:noProof/>
          <w:sz w:val="24"/>
          <w:szCs w:val="24"/>
        </w:rPr>
        <w:t>[18-20,23]</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[23,24]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553166CA"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w:t>
      </w:r>
      <w:r w:rsidRPr="0029108C">
        <w:rPr>
          <w:rFonts w:ascii="Times New Roman" w:hAnsi="Times New Roman" w:cs="Times New Roman"/>
          <w:sz w:val="24"/>
          <w:szCs w:val="24"/>
        </w:rPr>
        <w:lastRenderedPageBreak/>
        <w:t xml:space="preserve">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[25,26]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37334010"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15" w:author="Grant Steven Roberts" w:date="2020-09-17T09:44:00Z">
        <w:r w:rsidR="00A55224" w:rsidRPr="00A55224">
          <w:rPr>
            <w:rFonts w:ascii="Times New Roman" w:hAnsi="Times New Roman" w:cs="Times New Roman"/>
            <w:sz w:val="24"/>
            <w:szCs w:val="24"/>
          </w:rPr>
          <w:t>Re</w:t>
        </w:r>
      </w:ins>
      <w:ins w:id="16" w:author="Grant Steven Roberts" w:date="2020-09-17T09:45:00Z">
        <w:r w:rsidR="00A55224">
          <w:rPr>
            <w:rFonts w:ascii="Times New Roman" w:hAnsi="Times New Roman" w:cs="Times New Roman"/>
            <w:sz w:val="24"/>
            <w:szCs w:val="24"/>
          </w:rPr>
          <w:t>trospective re</w:t>
        </w:r>
      </w:ins>
      <w:ins w:id="17" w:author="Grant Steven Roberts" w:date="2020-09-17T09:44:00Z">
        <w:r w:rsidR="00A55224" w:rsidRPr="00A55224">
          <w:rPr>
            <w:rFonts w:ascii="Times New Roman" w:hAnsi="Times New Roman" w:cs="Times New Roman"/>
            <w:sz w:val="24"/>
            <w:szCs w:val="24"/>
          </w:rPr>
          <w:t xml:space="preserve">spiratory gating was performed with a 50% </w:t>
        </w:r>
      </w:ins>
      <w:ins w:id="18" w:author="Grant Steven Roberts" w:date="2020-09-17T10:05:00Z">
        <w:r w:rsidR="008528E5">
          <w:rPr>
            <w:rFonts w:ascii="Times New Roman" w:hAnsi="Times New Roman" w:cs="Times New Roman"/>
            <w:sz w:val="24"/>
            <w:szCs w:val="24"/>
          </w:rPr>
          <w:t>acceptance window</w:t>
        </w:r>
      </w:ins>
      <w:ins w:id="19" w:author="Grant Steven Roberts" w:date="2020-09-17T10:06:00Z">
        <w:r w:rsidR="008528E5">
          <w:rPr>
            <w:rFonts w:ascii="Times New Roman" w:hAnsi="Times New Roman" w:cs="Times New Roman"/>
            <w:sz w:val="24"/>
            <w:szCs w:val="24"/>
          </w:rPr>
          <w:t xml:space="preserve"> (</w:t>
        </w:r>
      </w:ins>
      <w:ins w:id="20" w:author="Grant Steven Roberts" w:date="2020-09-17T09:44:00Z">
        <w:r w:rsidR="00A55224" w:rsidRPr="00A55224">
          <w:rPr>
            <w:rFonts w:ascii="Times New Roman" w:hAnsi="Times New Roman" w:cs="Times New Roman"/>
            <w:sz w:val="24"/>
            <w:szCs w:val="24"/>
          </w:rPr>
          <w:t>expiration</w:t>
        </w:r>
      </w:ins>
      <w:ins w:id="21" w:author="Grant Steven Roberts" w:date="2020-09-17T10:06:00Z">
        <w:r w:rsidR="008528E5">
          <w:rPr>
            <w:rFonts w:ascii="Times New Roman" w:hAnsi="Times New Roman" w:cs="Times New Roman"/>
            <w:sz w:val="24"/>
            <w:szCs w:val="24"/>
          </w:rPr>
          <w:t xml:space="preserve"> phase)</w:t>
        </w:r>
      </w:ins>
      <w:ins w:id="22"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&lt;EndNote&gt;&lt;Cite&gt;&lt;Author&gt;Walker&lt;/Author&gt;&lt;Year&gt;1993&lt;/Year&gt;&lt;RecNum&gt;911&lt;/RecNum&gt;&lt;DisplayText&gt;[28]&lt;/DisplayText&gt;&lt;record&gt;&lt;rec-number&gt;911&lt;/rec-number&gt;&lt;foreign-keys&gt;&lt;key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23"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7524544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Angiograms and time-resolved velocity data were exported to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Pr="0029108C">
        <w:rPr>
          <w:rFonts w:ascii="Times New Roman" w:hAnsi="Times New Roman" w:cs="Times New Roman"/>
          <w:noProof/>
          <w:sz w:val="24"/>
          <w:szCs w:val="24"/>
        </w:rPr>
        <w:t>streamline</w:t>
      </w:r>
      <w:r w:rsidRPr="0029108C">
        <w:rPr>
          <w:rFonts w:ascii="Times New Roman" w:hAnsi="Times New Roman" w:cs="Times New Roman"/>
          <w:sz w:val="24"/>
          <w:szCs w:val="24"/>
        </w:rPr>
        <w:t xml:space="preserve"> images and particle traces were created in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w:t>
      </w:r>
      <w:r w:rsidRPr="0029108C">
        <w:rPr>
          <w:rFonts w:ascii="Times New Roman" w:hAnsi="Times New Roman" w:cs="Times New Roman"/>
          <w:sz w:val="24"/>
          <w:szCs w:val="24"/>
        </w:rPr>
        <w:lastRenderedPageBreak/>
        <w:t xml:space="preserve">could not be well visualized on the PC angiogram due to either an insufficient size of the imaging volume, vessel occlusions, or very slow flows. In these cases, flow analysis was not performed. </w:t>
      </w:r>
    </w:p>
    <w:p w14:paraId="78F34931" w14:textId="0DC2F41A" w:rsidR="0071112B" w:rsidRPr="0029108C" w:rsidRDefault="007A0BFB" w:rsidP="007861C0">
      <w:pPr>
        <w:pStyle w:val="NoSpacing"/>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DC8897" wp14:editId="18AE294A">
            <wp:simplePos x="0" y="0"/>
            <wp:positionH relativeFrom="column">
              <wp:posOffset>-57690</wp:posOffset>
            </wp:positionH>
            <wp:positionV relativeFrom="paragraph">
              <wp:posOffset>212186</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108B4AEF"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24"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25"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26"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27" w:author="Grant Steven Roberts" w:date="2020-09-15T13:41:00Z">
        <w:r w:rsidR="00CE66E7" w:rsidDel="00523040">
          <w:rPr>
            <w:rFonts w:ascii="Times New Roman" w:hAnsi="Times New Roman" w:cs="Times New Roman"/>
            <w:sz w:val="24"/>
            <w:szCs w:val="24"/>
          </w:rPr>
          <w:delText>then obtained by finding the</w:delText>
        </w:r>
      </w:del>
      <w:ins w:id="28" w:author="Grant Steven Roberts" w:date="2020-09-15T13:41:00Z">
        <w:r w:rsidR="00523040">
          <w:rPr>
            <w:rFonts w:ascii="Times New Roman" w:hAnsi="Times New Roman" w:cs="Times New Roman"/>
            <w:sz w:val="24"/>
            <w:szCs w:val="24"/>
          </w:rPr>
          <w:t xml:space="preserve">determined by </w:t>
        </w:r>
      </w:ins>
      <w:ins w:id="29"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w:t>
      </w:r>
      <w:r w:rsidR="00CE66E7">
        <w:rPr>
          <w:rFonts w:ascii="Times New Roman" w:hAnsi="Times New Roman" w:cs="Times New Roman"/>
          <w:sz w:val="24"/>
          <w:szCs w:val="24"/>
        </w:rPr>
        <w:lastRenderedPageBreak/>
        <w:t xml:space="preserve">cardiac cycle </w:t>
      </w:r>
      <w:ins w:id="30" w:author="Grant Steven Roberts" w:date="2020-09-15T13:45:00Z">
        <w:r w:rsidR="00523040">
          <w:rPr>
            <w:rFonts w:ascii="Times New Roman" w:hAnsi="Times New Roman" w:cs="Times New Roman"/>
            <w:sz w:val="24"/>
            <w:szCs w:val="24"/>
          </w:rPr>
          <w:t xml:space="preserve">and </w:t>
        </w:r>
      </w:ins>
      <w:ins w:id="31" w:author="Grant Steven Roberts" w:date="2020-09-15T13:46:00Z">
        <w:r w:rsidR="00523040">
          <w:rPr>
            <w:rFonts w:ascii="Times New Roman" w:hAnsi="Times New Roman" w:cs="Times New Roman"/>
            <w:sz w:val="24"/>
            <w:szCs w:val="24"/>
          </w:rPr>
          <w:t xml:space="preserve">multiplying this value by the subject’s heart rate to obtain </w:t>
        </w:r>
      </w:ins>
      <w:ins w:id="32" w:author="Grant Steven Roberts" w:date="2020-09-18T15:33:00Z">
        <w:r w:rsidR="00DA2976">
          <w:rPr>
            <w:rFonts w:ascii="Times New Roman" w:hAnsi="Times New Roman" w:cs="Times New Roman"/>
            <w:sz w:val="24"/>
            <w:szCs w:val="24"/>
          </w:rPr>
          <w:t xml:space="preserve">volumetric </w:t>
        </w:r>
      </w:ins>
      <w:ins w:id="33" w:author="Grant Steven Roberts" w:date="2020-09-15T13:46:00Z">
        <w:r w:rsidR="00523040">
          <w:rPr>
            <w:rFonts w:ascii="Times New Roman" w:hAnsi="Times New Roman" w:cs="Times New Roman"/>
            <w:sz w:val="24"/>
            <w:szCs w:val="24"/>
          </w:rPr>
          <w:t>flow</w:t>
        </w:r>
      </w:ins>
      <w:ins w:id="34" w:author="Grant Steven Roberts" w:date="2020-09-15T13:49:00Z">
        <w:r w:rsidR="00D74F30">
          <w:rPr>
            <w:rFonts w:ascii="Times New Roman" w:hAnsi="Times New Roman" w:cs="Times New Roman"/>
            <w:sz w:val="24"/>
            <w:szCs w:val="24"/>
          </w:rPr>
          <w:t xml:space="preserve"> </w:t>
        </w:r>
      </w:ins>
      <w:ins w:id="35" w:author="Grant Steven Roberts" w:date="2020-09-18T15:33:00Z">
        <w:r w:rsidR="00DA2976">
          <w:rPr>
            <w:rFonts w:ascii="Times New Roman" w:hAnsi="Times New Roman" w:cs="Times New Roman"/>
            <w:sz w:val="24"/>
            <w:szCs w:val="24"/>
          </w:rPr>
          <w:t>rates</w:t>
        </w:r>
      </w:ins>
      <w:ins w:id="36" w:author="Grant Steven Roberts" w:date="2020-09-15T13:46:00Z">
        <w:r w:rsidR="00523040">
          <w:rPr>
            <w:rFonts w:ascii="Times New Roman" w:hAnsi="Times New Roman" w:cs="Times New Roman"/>
            <w:sz w:val="24"/>
            <w:szCs w:val="24"/>
          </w:rPr>
          <w:t xml:space="preserve"> in </w:t>
        </w:r>
      </w:ins>
      <w:ins w:id="37" w:author="Grant Steven Roberts" w:date="2020-09-18T15:33:00Z">
        <w:r w:rsidR="00DA2976">
          <w:rPr>
            <w:rFonts w:ascii="Times New Roman" w:hAnsi="Times New Roman" w:cs="Times New Roman"/>
            <w:sz w:val="24"/>
            <w:szCs w:val="24"/>
          </w:rPr>
          <w:t xml:space="preserve">units of </w:t>
        </w:r>
      </w:ins>
      <w:ins w:id="38" w:author="Grant Steven Roberts" w:date="2020-09-15T13:49:00Z">
        <w:r w:rsidR="00D74F30">
          <w:rPr>
            <w:rFonts w:ascii="Times New Roman" w:hAnsi="Times New Roman" w:cs="Times New Roman"/>
            <w:sz w:val="24"/>
            <w:szCs w:val="24"/>
          </w:rPr>
          <w:t>time</w:t>
        </w:r>
      </w:ins>
      <w:ins w:id="39" w:author="Grant Steven Roberts" w:date="2020-09-15T13:46:00Z">
        <w:r w:rsidR="00523040">
          <w:rPr>
            <w:rFonts w:ascii="Times New Roman" w:hAnsi="Times New Roman" w:cs="Times New Roman"/>
            <w:sz w:val="24"/>
            <w:szCs w:val="24"/>
          </w:rPr>
          <w:t xml:space="preserve">. </w:t>
        </w:r>
      </w:ins>
      <w:ins w:id="40" w:author="Grant Steven Roberts" w:date="2020-10-04T10:39:00Z">
        <w:r w:rsidR="00192EEA">
          <w:rPr>
            <w:rFonts w:ascii="Times New Roman" w:hAnsi="Times New Roman" w:cs="Times New Roman"/>
            <w:sz w:val="24"/>
            <w:szCs w:val="24"/>
          </w:rPr>
          <w:t>All f</w:t>
        </w:r>
      </w:ins>
      <w:ins w:id="41" w:author="Grant Steven Roberts" w:date="2020-09-15T13:46:00Z">
        <w:r w:rsidR="00523040">
          <w:rPr>
            <w:rFonts w:ascii="Times New Roman" w:hAnsi="Times New Roman" w:cs="Times New Roman"/>
            <w:sz w:val="24"/>
            <w:szCs w:val="24"/>
          </w:rPr>
          <w:t xml:space="preserve">low rates were then </w:t>
        </w:r>
      </w:ins>
      <w:del w:id="42"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43" w:author="Grant Steven Roberts" w:date="2020-09-15T13:46:00Z">
        <w:r w:rsidR="00523040">
          <w:rPr>
            <w:rFonts w:ascii="Times New Roman" w:hAnsi="Times New Roman" w:cs="Times New Roman"/>
            <w:sz w:val="24"/>
            <w:szCs w:val="24"/>
          </w:rPr>
          <w:t>ed</w:t>
        </w:r>
      </w:ins>
      <w:del w:id="44"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[18-20,30-32]</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ins w:id="45" w:author="Grant Steven Roberts" w:date="2020-10-04T10:27:00Z">
        <w:r w:rsidR="00F66D07">
          <w:rPr>
            <w:rFonts w:ascii="Times New Roman" w:hAnsi="Times New Roman" w:cs="Times New Roman"/>
            <w:sz w:val="24"/>
            <w:szCs w:val="24"/>
          </w:rPr>
          <w:t xml:space="preserve"> </w:t>
        </w:r>
      </w:ins>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be approximately equal to the sum of the flow of vessels 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D84EE8"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D84EE8"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1AA8849D"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&lt;EndNote&gt;&lt;Cite&gt;&lt;Author&gt;Cohen&lt;/Author&gt;&lt;Year&gt;1988&lt;/Year&gt;&lt;RecNum&gt;912&lt;/RecNum&gt;&lt;DisplayText&gt;[33]&lt;/DisplayText&gt;&lt;record&gt;&lt;rec-number&gt;912&lt;/rec-number&gt;&lt;foreign-keys&gt;&lt;key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[33]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3826BF36" w14:textId="386FCC51" w:rsidR="00F741EB" w:rsidRDefault="00F72E5E" w:rsidP="00184826">
      <w:pPr>
        <w:pStyle w:val="NoSpacing"/>
        <w:spacing w:line="480" w:lineRule="auto"/>
        <w:jc w:val="both"/>
        <w:rPr>
          <w:ins w:id="46" w:author="Grant Steven Roberts" w:date="2020-11-04T18:55:00Z"/>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w:t>
      </w:r>
      <w:ins w:id="47" w:author="Grant Steven Roberts" w:date="2020-11-04T21:39:00Z">
        <w:r w:rsidR="00445975">
          <w:rPr>
            <w:rFonts w:ascii="Times New Roman" w:hAnsi="Times New Roman" w:cs="Times New Roman"/>
            <w:sz w:val="24"/>
            <w:szCs w:val="24"/>
          </w:rPr>
          <w:t>A summarized list of clinically relevant</w:t>
        </w:r>
      </w:ins>
      <w:ins w:id="48" w:author="Grant Steven Roberts" w:date="2020-11-04T21:38:00Z">
        <w:r w:rsidR="002804C2">
          <w:rPr>
            <w:rFonts w:ascii="Times New Roman" w:hAnsi="Times New Roman" w:cs="Times New Roman"/>
            <w:sz w:val="24"/>
            <w:szCs w:val="24"/>
          </w:rPr>
          <w:t xml:space="preserve"> comorbidities, </w:t>
        </w:r>
        <w:r w:rsidR="00445975">
          <w:rPr>
            <w:rFonts w:ascii="Times New Roman" w:hAnsi="Times New Roman" w:cs="Times New Roman"/>
            <w:sz w:val="24"/>
            <w:szCs w:val="24"/>
          </w:rPr>
          <w:t xml:space="preserve">risk factors, and presenting symptoms are </w:t>
        </w:r>
      </w:ins>
      <w:ins w:id="49" w:author="Grant Steven Roberts" w:date="2020-11-04T21:39:00Z">
        <w:r w:rsidR="00445975">
          <w:rPr>
            <w:rFonts w:ascii="Times New Roman" w:hAnsi="Times New Roman" w:cs="Times New Roman"/>
            <w:sz w:val="24"/>
            <w:szCs w:val="24"/>
          </w:rPr>
          <w:t xml:space="preserve">presented for CMI+ and CMI- subjects in Table 1. </w:t>
        </w:r>
      </w:ins>
      <w:r w:rsidRPr="0029108C">
        <w:rPr>
          <w:rFonts w:ascii="Times New Roman" w:hAnsi="Times New Roman" w:cs="Times New Roman"/>
          <w:sz w:val="24"/>
          <w:szCs w:val="24"/>
        </w:rPr>
        <w:t xml:space="preserve">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w:t>
      </w:r>
      <w:r w:rsidRPr="0029108C">
        <w:rPr>
          <w:rFonts w:ascii="Times New Roman" w:hAnsi="Times New Roman" w:cs="Times New Roman"/>
          <w:sz w:val="24"/>
          <w:szCs w:val="24"/>
        </w:rPr>
        <w:lastRenderedPageBreak/>
        <w:t xml:space="preserve">in </w:t>
      </w:r>
      <w:r w:rsidR="009D4014" w:rsidRPr="0029108C">
        <w:rPr>
          <w:rFonts w:ascii="Times New Roman" w:hAnsi="Times New Roman" w:cs="Times New Roman"/>
          <w:sz w:val="24"/>
          <w:szCs w:val="24"/>
        </w:rPr>
        <w:t xml:space="preserve">Table </w:t>
      </w:r>
      <w:del w:id="50" w:author="Grant Steven Roberts" w:date="2020-11-04T21:38:00Z">
        <w:r w:rsidR="009D4014" w:rsidRPr="0029108C" w:rsidDel="002804C2">
          <w:rPr>
            <w:rFonts w:ascii="Times New Roman" w:hAnsi="Times New Roman" w:cs="Times New Roman"/>
            <w:sz w:val="24"/>
            <w:szCs w:val="24"/>
          </w:rPr>
          <w:delText>1</w:delText>
        </w:r>
      </w:del>
      <w:ins w:id="51" w:author="Grant Steven Roberts" w:date="2020-11-04T21:38:00Z">
        <w:r w:rsidR="002804C2">
          <w:rPr>
            <w:rFonts w:ascii="Times New Roman" w:hAnsi="Times New Roman" w:cs="Times New Roman"/>
            <w:sz w:val="24"/>
            <w:szCs w:val="24"/>
          </w:rPr>
          <w:t>2</w:t>
        </w:r>
      </w:ins>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del w:id="52" w:author="Grant Steven Roberts" w:date="2020-11-04T21:38:00Z">
        <w:r w:rsidR="009D4014" w:rsidDel="002804C2">
          <w:rPr>
            <w:rFonts w:ascii="Times New Roman" w:hAnsi="Times New Roman" w:cs="Times New Roman"/>
            <w:sz w:val="24"/>
            <w:szCs w:val="24"/>
          </w:rPr>
          <w:delText>2</w:delText>
        </w:r>
        <w:r w:rsidR="009D4014" w:rsidRPr="0029108C" w:rsidDel="002804C2">
          <w:rPr>
            <w:rFonts w:ascii="Times New Roman" w:hAnsi="Times New Roman" w:cs="Times New Roman"/>
            <w:sz w:val="24"/>
            <w:szCs w:val="24"/>
          </w:rPr>
          <w:delText xml:space="preserve"> </w:delText>
        </w:r>
      </w:del>
      <w:ins w:id="53" w:author="Grant Steven Roberts" w:date="2020-11-04T21:38:00Z">
        <w:r w:rsidR="002804C2">
          <w:rPr>
            <w:rFonts w:ascii="Times New Roman" w:hAnsi="Times New Roman" w:cs="Times New Roman"/>
            <w:sz w:val="24"/>
            <w:szCs w:val="24"/>
          </w:rPr>
          <w:t>3</w:t>
        </w:r>
        <w:r w:rsidR="002804C2" w:rsidRPr="0029108C">
          <w:rPr>
            <w:rFonts w:ascii="Times New Roman" w:hAnsi="Times New Roman" w:cs="Times New Roman"/>
            <w:sz w:val="24"/>
            <w:szCs w:val="24"/>
          </w:rPr>
          <w:t xml:space="preserve"> </w:t>
        </w:r>
      </w:ins>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p>
    <w:p w14:paraId="6B5027AE" w14:textId="384357DC" w:rsidR="00184826" w:rsidRPr="00184826" w:rsidRDefault="00184826" w:rsidP="0018482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br w:type="page"/>
      </w:r>
    </w:p>
    <w:p w14:paraId="0A2ADD82" w14:textId="77777777" w:rsidR="00E63C10" w:rsidRDefault="00E63C10">
      <w:pPr>
        <w:rPr>
          <w:rFonts w:ascii="Times New Roman" w:hAnsi="Times New Roman" w:cs="Times New Roman"/>
          <w:b/>
          <w:sz w:val="24"/>
          <w:szCs w:val="24"/>
        </w:rPr>
        <w:sectPr w:rsidR="00E63C10" w:rsidSect="00D640B8">
          <w:headerReference w:type="default" r:id="rId10"/>
          <w:pgSz w:w="12240" w:h="15840" w:code="1"/>
          <w:pgMar w:top="1440" w:right="1440" w:bottom="1440" w:left="1440" w:header="720" w:footer="720" w:gutter="0"/>
          <w:lnNumType w:countBy="1" w:restart="continuous"/>
          <w:cols w:space="720"/>
          <w:docGrid w:linePitch="360"/>
        </w:sectPr>
      </w:pPr>
    </w:p>
    <w:p w14:paraId="1BCC3230" w14:textId="73BC0111" w:rsidR="00F741EB" w:rsidRPr="009D4014" w:rsidRDefault="00F741EB" w:rsidP="00F741EB">
      <w:pPr>
        <w:pStyle w:val="NoSpacing"/>
        <w:spacing w:line="480" w:lineRule="auto"/>
        <w:rPr>
          <w:ins w:id="54" w:author="Grant Steven Roberts" w:date="2020-11-04T18:55:00Z"/>
          <w:rFonts w:ascii="Times New Roman" w:hAnsi="Times New Roman" w:cs="Times New Roman"/>
          <w:sz w:val="24"/>
          <w:szCs w:val="24"/>
        </w:rPr>
      </w:pPr>
      <w:ins w:id="55" w:author="Grant Steven Roberts" w:date="2020-11-04T18:55:00Z">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w:t>
        </w:r>
      </w:ins>
      <w:ins w:id="56" w:author="Grant Steven Roberts" w:date="2020-11-04T21:37:00Z">
        <w:r w:rsidR="002804C2">
          <w:rPr>
            <w:rFonts w:ascii="Times New Roman" w:hAnsi="Times New Roman" w:cs="Times New Roman"/>
            <w:b/>
            <w:sz w:val="24"/>
            <w:szCs w:val="24"/>
          </w:rPr>
          <w:t>Comorbidities, Risk Factors, and Presenting Symptoms of CMI+ and CMI- Subjects</w:t>
        </w:r>
      </w:ins>
    </w:p>
    <w:tbl>
      <w:tblPr>
        <w:tblStyle w:val="TableGrid"/>
        <w:tblW w:w="0" w:type="auto"/>
        <w:tblInd w:w="3325" w:type="dxa"/>
        <w:tblLook w:val="04A0" w:firstRow="1" w:lastRow="0" w:firstColumn="1" w:lastColumn="0" w:noHBand="0" w:noVBand="1"/>
      </w:tblPr>
      <w:tblGrid>
        <w:gridCol w:w="2975"/>
        <w:gridCol w:w="1620"/>
        <w:gridCol w:w="1702"/>
      </w:tblGrid>
      <w:tr w:rsidR="002804C2" w:rsidRPr="00CE056F" w14:paraId="3D46811B" w14:textId="77777777" w:rsidTr="000947C6">
        <w:trPr>
          <w:trHeight w:val="576"/>
          <w:ins w:id="57" w:author="Grant Steven Roberts" w:date="2020-11-04T21:32:00Z"/>
        </w:trPr>
        <w:tc>
          <w:tcPr>
            <w:tcW w:w="2975" w:type="dxa"/>
            <w:tcBorders>
              <w:top w:val="nil"/>
              <w:left w:val="nil"/>
              <w:right w:val="nil"/>
            </w:tcBorders>
            <w:vAlign w:val="bottom"/>
          </w:tcPr>
          <w:p w14:paraId="23D4CA5F" w14:textId="77777777" w:rsidR="002804C2" w:rsidRDefault="002804C2" w:rsidP="000947C6">
            <w:pPr>
              <w:rPr>
                <w:ins w:id="58" w:author="Grant Steven Roberts" w:date="2020-11-04T21:32:00Z"/>
                <w:rFonts w:ascii="Times New Roman" w:hAnsi="Times New Roman" w:cs="Times New Roman"/>
                <w:i/>
                <w:iCs/>
              </w:rPr>
            </w:pPr>
          </w:p>
        </w:tc>
        <w:tc>
          <w:tcPr>
            <w:tcW w:w="1620" w:type="dxa"/>
            <w:tcBorders>
              <w:top w:val="nil"/>
              <w:left w:val="nil"/>
              <w:right w:val="nil"/>
            </w:tcBorders>
            <w:vAlign w:val="bottom"/>
          </w:tcPr>
          <w:p w14:paraId="35646159" w14:textId="77777777" w:rsidR="002804C2" w:rsidRPr="00CE056F" w:rsidRDefault="002804C2" w:rsidP="000947C6">
            <w:pPr>
              <w:jc w:val="center"/>
              <w:rPr>
                <w:ins w:id="59" w:author="Grant Steven Roberts" w:date="2020-11-04T21:32:00Z"/>
                <w:rFonts w:ascii="Times New Roman" w:hAnsi="Times New Roman" w:cs="Times New Roman"/>
              </w:rPr>
            </w:pPr>
          </w:p>
        </w:tc>
        <w:tc>
          <w:tcPr>
            <w:tcW w:w="1702" w:type="dxa"/>
            <w:tcBorders>
              <w:top w:val="nil"/>
              <w:left w:val="nil"/>
              <w:right w:val="nil"/>
            </w:tcBorders>
            <w:vAlign w:val="bottom"/>
          </w:tcPr>
          <w:p w14:paraId="66F76E11" w14:textId="77777777" w:rsidR="002804C2" w:rsidRPr="00CE056F" w:rsidRDefault="002804C2" w:rsidP="000947C6">
            <w:pPr>
              <w:jc w:val="center"/>
              <w:rPr>
                <w:ins w:id="60" w:author="Grant Steven Roberts" w:date="2020-11-04T21:32:00Z"/>
                <w:rFonts w:ascii="Times New Roman" w:hAnsi="Times New Roman" w:cs="Times New Roman"/>
              </w:rPr>
            </w:pPr>
          </w:p>
        </w:tc>
      </w:tr>
      <w:tr w:rsidR="002804C2" w:rsidRPr="00CE056F" w14:paraId="4F857365" w14:textId="77777777" w:rsidTr="000947C6">
        <w:trPr>
          <w:trHeight w:val="576"/>
          <w:ins w:id="61" w:author="Grant Steven Roberts" w:date="2020-11-04T21:32:00Z"/>
        </w:trPr>
        <w:tc>
          <w:tcPr>
            <w:tcW w:w="2975" w:type="dxa"/>
            <w:tcBorders>
              <w:top w:val="nil"/>
              <w:left w:val="nil"/>
              <w:right w:val="nil"/>
            </w:tcBorders>
            <w:vAlign w:val="bottom"/>
          </w:tcPr>
          <w:p w14:paraId="54D3B71C" w14:textId="77777777" w:rsidR="002804C2" w:rsidRDefault="002804C2" w:rsidP="000947C6">
            <w:pPr>
              <w:rPr>
                <w:ins w:id="62" w:author="Grant Steven Roberts" w:date="2020-11-04T21:32:00Z"/>
                <w:rFonts w:ascii="Times New Roman" w:hAnsi="Times New Roman" w:cs="Times New Roman"/>
                <w:i/>
                <w:iCs/>
              </w:rPr>
            </w:pPr>
            <w:ins w:id="63" w:author="Grant Steven Roberts" w:date="2020-11-04T21:32:00Z">
              <w:r w:rsidRPr="00CE056F">
                <w:rPr>
                  <w:rFonts w:ascii="Times New Roman" w:hAnsi="Times New Roman" w:cs="Times New Roman"/>
                  <w:i/>
                  <w:iCs/>
                </w:rPr>
                <w:t>Relevant Comorbidities</w:t>
              </w:r>
            </w:ins>
          </w:p>
          <w:p w14:paraId="59247FE4" w14:textId="77777777" w:rsidR="002804C2" w:rsidRDefault="002804C2" w:rsidP="000947C6">
            <w:pPr>
              <w:rPr>
                <w:ins w:id="64" w:author="Grant Steven Roberts" w:date="2020-11-04T21:32:00Z"/>
                <w:rFonts w:ascii="Times New Roman" w:hAnsi="Times New Roman" w:cs="Times New Roman"/>
                <w:i/>
                <w:iCs/>
              </w:rPr>
            </w:pPr>
            <w:ins w:id="65" w:author="Grant Steven Roberts" w:date="2020-11-04T21:32:00Z">
              <w:r>
                <w:rPr>
                  <w:rFonts w:ascii="Times New Roman" w:hAnsi="Times New Roman" w:cs="Times New Roman"/>
                  <w:i/>
                  <w:iCs/>
                </w:rPr>
                <w:t xml:space="preserve">&amp; </w:t>
              </w:r>
              <w:r w:rsidRPr="00CE056F">
                <w:rPr>
                  <w:rFonts w:ascii="Times New Roman" w:hAnsi="Times New Roman" w:cs="Times New Roman"/>
                  <w:i/>
                  <w:iCs/>
                </w:rPr>
                <w:t>Risk Factors</w:t>
              </w:r>
              <w:r>
                <w:rPr>
                  <w:rFonts w:ascii="Times New Roman" w:hAnsi="Times New Roman" w:cs="Times New Roman"/>
                  <w:i/>
                  <w:iCs/>
                </w:rPr>
                <w:t xml:space="preserve"> –</w:t>
              </w:r>
              <w:r w:rsidRPr="00CE056F">
                <w:rPr>
                  <w:rFonts w:ascii="Times New Roman" w:hAnsi="Times New Roman" w:cs="Times New Roman"/>
                  <w:i/>
                  <w:iCs/>
                </w:rPr>
                <w:t xml:space="preserve"> </w:t>
              </w:r>
              <w:r>
                <w:rPr>
                  <w:rFonts w:ascii="Times New Roman" w:hAnsi="Times New Roman" w:cs="Times New Roman"/>
                  <w:i/>
                  <w:iCs/>
                </w:rPr>
                <w:t xml:space="preserve">N </w:t>
              </w:r>
              <w:r w:rsidRPr="00CE056F">
                <w:rPr>
                  <w:rFonts w:ascii="Times New Roman" w:hAnsi="Times New Roman" w:cs="Times New Roman"/>
                  <w:i/>
                  <w:iCs/>
                </w:rPr>
                <w:t>[%]</w:t>
              </w:r>
            </w:ins>
          </w:p>
        </w:tc>
        <w:tc>
          <w:tcPr>
            <w:tcW w:w="1620" w:type="dxa"/>
            <w:tcBorders>
              <w:top w:val="nil"/>
              <w:left w:val="nil"/>
              <w:right w:val="nil"/>
            </w:tcBorders>
            <w:vAlign w:val="bottom"/>
          </w:tcPr>
          <w:p w14:paraId="684B3C0C" w14:textId="77777777" w:rsidR="002804C2" w:rsidRPr="00CE056F" w:rsidRDefault="002804C2" w:rsidP="000947C6">
            <w:pPr>
              <w:jc w:val="center"/>
              <w:rPr>
                <w:ins w:id="66" w:author="Grant Steven Roberts" w:date="2020-11-04T21:32:00Z"/>
                <w:rFonts w:ascii="Times New Roman" w:hAnsi="Times New Roman" w:cs="Times New Roman"/>
              </w:rPr>
            </w:pPr>
            <w:ins w:id="67" w:author="Grant Steven Roberts" w:date="2020-11-04T21:32: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702" w:type="dxa"/>
            <w:tcBorders>
              <w:top w:val="nil"/>
              <w:left w:val="nil"/>
              <w:right w:val="nil"/>
            </w:tcBorders>
            <w:vAlign w:val="bottom"/>
          </w:tcPr>
          <w:p w14:paraId="294B799E" w14:textId="77777777" w:rsidR="002804C2" w:rsidRPr="00CE056F" w:rsidRDefault="002804C2" w:rsidP="000947C6">
            <w:pPr>
              <w:jc w:val="center"/>
              <w:rPr>
                <w:ins w:id="68" w:author="Grant Steven Roberts" w:date="2020-11-04T21:32:00Z"/>
                <w:rFonts w:ascii="Times New Roman" w:hAnsi="Times New Roman" w:cs="Times New Roman"/>
              </w:rPr>
            </w:pPr>
            <w:ins w:id="69" w:author="Grant Steven Roberts" w:date="2020-11-04T21:32: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2804C2" w:rsidRPr="00CE056F" w14:paraId="114801F6" w14:textId="77777777" w:rsidTr="000947C6">
        <w:trPr>
          <w:ins w:id="70" w:author="Grant Steven Roberts" w:date="2020-11-04T21:32:00Z"/>
        </w:trPr>
        <w:tc>
          <w:tcPr>
            <w:tcW w:w="2975" w:type="dxa"/>
            <w:tcBorders>
              <w:left w:val="nil"/>
              <w:bottom w:val="nil"/>
              <w:right w:val="nil"/>
            </w:tcBorders>
            <w:vAlign w:val="center"/>
          </w:tcPr>
          <w:p w14:paraId="4DA8D118" w14:textId="77777777" w:rsidR="002804C2" w:rsidRPr="00CE056F" w:rsidRDefault="002804C2" w:rsidP="000947C6">
            <w:pPr>
              <w:rPr>
                <w:ins w:id="71" w:author="Grant Steven Roberts" w:date="2020-11-04T21:32:00Z"/>
                <w:rFonts w:ascii="Times New Roman" w:hAnsi="Times New Roman" w:cs="Times New Roman"/>
              </w:rPr>
            </w:pPr>
            <w:ins w:id="72" w:author="Grant Steven Roberts" w:date="2020-11-04T21:32:00Z">
              <w:r w:rsidRPr="00CE056F">
                <w:rPr>
                  <w:rFonts w:ascii="Times New Roman" w:hAnsi="Times New Roman" w:cs="Times New Roman"/>
                </w:rPr>
                <w:t>Hypertension</w:t>
              </w:r>
            </w:ins>
          </w:p>
        </w:tc>
        <w:tc>
          <w:tcPr>
            <w:tcW w:w="1620" w:type="dxa"/>
            <w:tcBorders>
              <w:left w:val="nil"/>
              <w:bottom w:val="nil"/>
              <w:right w:val="nil"/>
            </w:tcBorders>
          </w:tcPr>
          <w:p w14:paraId="606A52AB" w14:textId="77777777" w:rsidR="002804C2" w:rsidRPr="00CE056F" w:rsidRDefault="002804C2" w:rsidP="000947C6">
            <w:pPr>
              <w:jc w:val="center"/>
              <w:rPr>
                <w:ins w:id="73" w:author="Grant Steven Roberts" w:date="2020-11-04T21:32:00Z"/>
                <w:rFonts w:ascii="Times New Roman" w:hAnsi="Times New Roman" w:cs="Times New Roman"/>
              </w:rPr>
            </w:pPr>
            <w:ins w:id="74" w:author="Grant Steven Roberts" w:date="2020-11-04T21:32:00Z">
              <w:r w:rsidRPr="00CE056F">
                <w:rPr>
                  <w:rFonts w:ascii="Times New Roman" w:hAnsi="Times New Roman" w:cs="Times New Roman"/>
                </w:rPr>
                <w:t>6 [100%]</w:t>
              </w:r>
            </w:ins>
          </w:p>
        </w:tc>
        <w:tc>
          <w:tcPr>
            <w:tcW w:w="1702" w:type="dxa"/>
            <w:tcBorders>
              <w:left w:val="nil"/>
              <w:bottom w:val="nil"/>
              <w:right w:val="nil"/>
            </w:tcBorders>
          </w:tcPr>
          <w:p w14:paraId="69F258DD" w14:textId="77777777" w:rsidR="002804C2" w:rsidRPr="00CE056F" w:rsidRDefault="002804C2" w:rsidP="000947C6">
            <w:pPr>
              <w:jc w:val="center"/>
              <w:rPr>
                <w:ins w:id="75" w:author="Grant Steven Roberts" w:date="2020-11-04T21:32:00Z"/>
                <w:rFonts w:ascii="Times New Roman" w:hAnsi="Times New Roman" w:cs="Times New Roman"/>
              </w:rPr>
            </w:pPr>
            <w:ins w:id="76" w:author="Grant Steven Roberts" w:date="2020-11-04T21:32:00Z">
              <w:r w:rsidRPr="00CE056F">
                <w:rPr>
                  <w:rFonts w:ascii="Times New Roman" w:hAnsi="Times New Roman" w:cs="Times New Roman"/>
                </w:rPr>
                <w:t>7 [54%]</w:t>
              </w:r>
            </w:ins>
          </w:p>
        </w:tc>
      </w:tr>
      <w:tr w:rsidR="002804C2" w:rsidRPr="00CE056F" w14:paraId="6B3472A4" w14:textId="77777777" w:rsidTr="000947C6">
        <w:trPr>
          <w:ins w:id="77" w:author="Grant Steven Roberts" w:date="2020-11-04T21:32:00Z"/>
        </w:trPr>
        <w:tc>
          <w:tcPr>
            <w:tcW w:w="2975" w:type="dxa"/>
            <w:tcBorders>
              <w:top w:val="nil"/>
              <w:left w:val="nil"/>
              <w:bottom w:val="nil"/>
              <w:right w:val="nil"/>
            </w:tcBorders>
            <w:vAlign w:val="center"/>
          </w:tcPr>
          <w:p w14:paraId="127FEE85" w14:textId="77777777" w:rsidR="002804C2" w:rsidRPr="00CE056F" w:rsidRDefault="002804C2" w:rsidP="000947C6">
            <w:pPr>
              <w:rPr>
                <w:ins w:id="78" w:author="Grant Steven Roberts" w:date="2020-11-04T21:32:00Z"/>
                <w:rFonts w:ascii="Times New Roman" w:hAnsi="Times New Roman" w:cs="Times New Roman"/>
              </w:rPr>
            </w:pPr>
            <w:ins w:id="79" w:author="Grant Steven Roberts" w:date="2020-11-04T21:32:00Z">
              <w:r w:rsidRPr="00CE056F">
                <w:rPr>
                  <w:rFonts w:ascii="Times New Roman" w:hAnsi="Times New Roman" w:cs="Times New Roman"/>
                </w:rPr>
                <w:t>Obesity</w:t>
              </w:r>
            </w:ins>
          </w:p>
        </w:tc>
        <w:tc>
          <w:tcPr>
            <w:tcW w:w="1620" w:type="dxa"/>
            <w:tcBorders>
              <w:top w:val="nil"/>
              <w:left w:val="nil"/>
              <w:bottom w:val="nil"/>
              <w:right w:val="nil"/>
            </w:tcBorders>
          </w:tcPr>
          <w:p w14:paraId="50EE27FA" w14:textId="77777777" w:rsidR="002804C2" w:rsidRPr="00CE056F" w:rsidRDefault="002804C2" w:rsidP="000947C6">
            <w:pPr>
              <w:jc w:val="center"/>
              <w:rPr>
                <w:ins w:id="80" w:author="Grant Steven Roberts" w:date="2020-11-04T21:32:00Z"/>
                <w:rFonts w:ascii="Times New Roman" w:hAnsi="Times New Roman" w:cs="Times New Roman"/>
              </w:rPr>
            </w:pPr>
            <w:ins w:id="81" w:author="Grant Steven Roberts" w:date="2020-11-04T21:32:00Z">
              <w:r w:rsidRPr="00CE056F">
                <w:rPr>
                  <w:rFonts w:ascii="Times New Roman" w:hAnsi="Times New Roman" w:cs="Times New Roman"/>
                </w:rPr>
                <w:t>2 [33%]</w:t>
              </w:r>
            </w:ins>
          </w:p>
        </w:tc>
        <w:tc>
          <w:tcPr>
            <w:tcW w:w="1702" w:type="dxa"/>
            <w:tcBorders>
              <w:top w:val="nil"/>
              <w:left w:val="nil"/>
              <w:bottom w:val="nil"/>
              <w:right w:val="nil"/>
            </w:tcBorders>
          </w:tcPr>
          <w:p w14:paraId="5B807C7B" w14:textId="77777777" w:rsidR="002804C2" w:rsidRPr="00CE056F" w:rsidRDefault="002804C2" w:rsidP="000947C6">
            <w:pPr>
              <w:jc w:val="center"/>
              <w:rPr>
                <w:ins w:id="82" w:author="Grant Steven Roberts" w:date="2020-11-04T21:32:00Z"/>
                <w:rFonts w:ascii="Times New Roman" w:hAnsi="Times New Roman" w:cs="Times New Roman"/>
              </w:rPr>
            </w:pPr>
            <w:ins w:id="83" w:author="Grant Steven Roberts" w:date="2020-11-04T21:32:00Z">
              <w:r w:rsidRPr="00CE056F">
                <w:rPr>
                  <w:rFonts w:ascii="Times New Roman" w:hAnsi="Times New Roman" w:cs="Times New Roman"/>
                </w:rPr>
                <w:t>8 [62%]</w:t>
              </w:r>
            </w:ins>
          </w:p>
        </w:tc>
      </w:tr>
      <w:tr w:rsidR="002804C2" w:rsidRPr="00CE056F" w14:paraId="00616C96" w14:textId="77777777" w:rsidTr="000947C6">
        <w:trPr>
          <w:ins w:id="84" w:author="Grant Steven Roberts" w:date="2020-11-04T21:32:00Z"/>
        </w:trPr>
        <w:tc>
          <w:tcPr>
            <w:tcW w:w="2975" w:type="dxa"/>
            <w:tcBorders>
              <w:top w:val="nil"/>
              <w:left w:val="nil"/>
              <w:bottom w:val="nil"/>
              <w:right w:val="nil"/>
            </w:tcBorders>
            <w:vAlign w:val="center"/>
          </w:tcPr>
          <w:p w14:paraId="561EF65D" w14:textId="77777777" w:rsidR="002804C2" w:rsidRPr="00CE056F" w:rsidRDefault="002804C2" w:rsidP="000947C6">
            <w:pPr>
              <w:rPr>
                <w:ins w:id="85" w:author="Grant Steven Roberts" w:date="2020-11-04T21:32:00Z"/>
                <w:rFonts w:ascii="Times New Roman" w:hAnsi="Times New Roman" w:cs="Times New Roman"/>
              </w:rPr>
            </w:pPr>
            <w:ins w:id="86" w:author="Grant Steven Roberts" w:date="2020-11-04T21:32:00Z">
              <w:r w:rsidRPr="00CE056F">
                <w:rPr>
                  <w:rFonts w:ascii="Times New Roman" w:hAnsi="Times New Roman" w:cs="Times New Roman"/>
                </w:rPr>
                <w:t>Former Smoker</w:t>
              </w:r>
            </w:ins>
          </w:p>
        </w:tc>
        <w:tc>
          <w:tcPr>
            <w:tcW w:w="1620" w:type="dxa"/>
            <w:tcBorders>
              <w:top w:val="nil"/>
              <w:left w:val="nil"/>
              <w:bottom w:val="nil"/>
              <w:right w:val="nil"/>
            </w:tcBorders>
          </w:tcPr>
          <w:p w14:paraId="7CDE2021" w14:textId="77777777" w:rsidR="002804C2" w:rsidRPr="00CE056F" w:rsidRDefault="002804C2" w:rsidP="000947C6">
            <w:pPr>
              <w:jc w:val="center"/>
              <w:rPr>
                <w:ins w:id="87" w:author="Grant Steven Roberts" w:date="2020-11-04T21:32:00Z"/>
                <w:rFonts w:ascii="Times New Roman" w:hAnsi="Times New Roman" w:cs="Times New Roman"/>
              </w:rPr>
            </w:pPr>
            <w:ins w:id="88" w:author="Grant Steven Roberts" w:date="2020-11-04T21:32:00Z">
              <w:r w:rsidRPr="00CE056F">
                <w:rPr>
                  <w:rFonts w:ascii="Times New Roman" w:hAnsi="Times New Roman" w:cs="Times New Roman"/>
                </w:rPr>
                <w:t>4 [67%]</w:t>
              </w:r>
            </w:ins>
          </w:p>
        </w:tc>
        <w:tc>
          <w:tcPr>
            <w:tcW w:w="1702" w:type="dxa"/>
            <w:tcBorders>
              <w:top w:val="nil"/>
              <w:left w:val="nil"/>
              <w:bottom w:val="nil"/>
              <w:right w:val="nil"/>
            </w:tcBorders>
          </w:tcPr>
          <w:p w14:paraId="708383BA" w14:textId="77777777" w:rsidR="002804C2" w:rsidRPr="00CE056F" w:rsidRDefault="002804C2" w:rsidP="000947C6">
            <w:pPr>
              <w:jc w:val="center"/>
              <w:rPr>
                <w:ins w:id="89" w:author="Grant Steven Roberts" w:date="2020-11-04T21:32:00Z"/>
                <w:rFonts w:ascii="Times New Roman" w:hAnsi="Times New Roman" w:cs="Times New Roman"/>
              </w:rPr>
            </w:pPr>
            <w:ins w:id="90" w:author="Grant Steven Roberts" w:date="2020-11-04T21:32:00Z">
              <w:r w:rsidRPr="00CE056F">
                <w:rPr>
                  <w:rFonts w:ascii="Times New Roman" w:hAnsi="Times New Roman" w:cs="Times New Roman"/>
                </w:rPr>
                <w:t>5 [38%]</w:t>
              </w:r>
            </w:ins>
          </w:p>
        </w:tc>
      </w:tr>
      <w:tr w:rsidR="002804C2" w:rsidRPr="00CE056F" w14:paraId="7271BD9B" w14:textId="77777777" w:rsidTr="000947C6">
        <w:trPr>
          <w:ins w:id="91" w:author="Grant Steven Roberts" w:date="2020-11-04T21:32:00Z"/>
        </w:trPr>
        <w:tc>
          <w:tcPr>
            <w:tcW w:w="2975" w:type="dxa"/>
            <w:tcBorders>
              <w:top w:val="nil"/>
              <w:left w:val="nil"/>
              <w:bottom w:val="nil"/>
              <w:right w:val="nil"/>
            </w:tcBorders>
            <w:vAlign w:val="center"/>
          </w:tcPr>
          <w:p w14:paraId="348F6D44" w14:textId="77777777" w:rsidR="002804C2" w:rsidRPr="00CE056F" w:rsidRDefault="002804C2" w:rsidP="000947C6">
            <w:pPr>
              <w:rPr>
                <w:ins w:id="92" w:author="Grant Steven Roberts" w:date="2020-11-04T21:32:00Z"/>
                <w:rFonts w:ascii="Times New Roman" w:hAnsi="Times New Roman" w:cs="Times New Roman"/>
              </w:rPr>
            </w:pPr>
            <w:ins w:id="93" w:author="Grant Steven Roberts" w:date="2020-11-04T21:32:00Z">
              <w:r w:rsidRPr="00CE056F">
                <w:rPr>
                  <w:rFonts w:ascii="Times New Roman" w:hAnsi="Times New Roman" w:cs="Times New Roman"/>
                </w:rPr>
                <w:t>Dyslipidemia</w:t>
              </w:r>
            </w:ins>
          </w:p>
        </w:tc>
        <w:tc>
          <w:tcPr>
            <w:tcW w:w="1620" w:type="dxa"/>
            <w:tcBorders>
              <w:top w:val="nil"/>
              <w:left w:val="nil"/>
              <w:bottom w:val="nil"/>
              <w:right w:val="nil"/>
            </w:tcBorders>
          </w:tcPr>
          <w:p w14:paraId="7D5F9B13" w14:textId="77777777" w:rsidR="002804C2" w:rsidRPr="00CE056F" w:rsidRDefault="002804C2" w:rsidP="000947C6">
            <w:pPr>
              <w:jc w:val="center"/>
              <w:rPr>
                <w:ins w:id="94" w:author="Grant Steven Roberts" w:date="2020-11-04T21:32:00Z"/>
                <w:rFonts w:ascii="Times New Roman" w:hAnsi="Times New Roman" w:cs="Times New Roman"/>
              </w:rPr>
            </w:pPr>
            <w:ins w:id="95" w:author="Grant Steven Roberts" w:date="2020-11-04T21:32:00Z">
              <w:r w:rsidRPr="00CE056F">
                <w:rPr>
                  <w:rFonts w:ascii="Times New Roman" w:hAnsi="Times New Roman" w:cs="Times New Roman"/>
                </w:rPr>
                <w:t>3 [50%]</w:t>
              </w:r>
            </w:ins>
          </w:p>
        </w:tc>
        <w:tc>
          <w:tcPr>
            <w:tcW w:w="1702" w:type="dxa"/>
            <w:tcBorders>
              <w:top w:val="nil"/>
              <w:left w:val="nil"/>
              <w:bottom w:val="nil"/>
              <w:right w:val="nil"/>
            </w:tcBorders>
          </w:tcPr>
          <w:p w14:paraId="57CD1A2B" w14:textId="77777777" w:rsidR="002804C2" w:rsidRPr="00CE056F" w:rsidRDefault="002804C2" w:rsidP="000947C6">
            <w:pPr>
              <w:jc w:val="center"/>
              <w:rPr>
                <w:ins w:id="96" w:author="Grant Steven Roberts" w:date="2020-11-04T21:32:00Z"/>
                <w:rFonts w:ascii="Times New Roman" w:hAnsi="Times New Roman" w:cs="Times New Roman"/>
              </w:rPr>
            </w:pPr>
            <w:ins w:id="97" w:author="Grant Steven Roberts" w:date="2020-11-04T21:32:00Z">
              <w:r w:rsidRPr="00CE056F">
                <w:rPr>
                  <w:rFonts w:ascii="Times New Roman" w:hAnsi="Times New Roman" w:cs="Times New Roman"/>
                </w:rPr>
                <w:t>3 [23%]</w:t>
              </w:r>
            </w:ins>
          </w:p>
        </w:tc>
      </w:tr>
      <w:tr w:rsidR="002804C2" w:rsidRPr="00CE056F" w14:paraId="596C24C5" w14:textId="77777777" w:rsidTr="000947C6">
        <w:trPr>
          <w:ins w:id="98" w:author="Grant Steven Roberts" w:date="2020-11-04T21:32:00Z"/>
        </w:trPr>
        <w:tc>
          <w:tcPr>
            <w:tcW w:w="2975" w:type="dxa"/>
            <w:tcBorders>
              <w:top w:val="nil"/>
              <w:left w:val="nil"/>
              <w:bottom w:val="nil"/>
              <w:right w:val="nil"/>
            </w:tcBorders>
            <w:vAlign w:val="center"/>
          </w:tcPr>
          <w:p w14:paraId="1083E949" w14:textId="77777777" w:rsidR="002804C2" w:rsidRPr="00CE056F" w:rsidRDefault="002804C2" w:rsidP="000947C6">
            <w:pPr>
              <w:rPr>
                <w:ins w:id="99" w:author="Grant Steven Roberts" w:date="2020-11-04T21:32:00Z"/>
                <w:rFonts w:ascii="Times New Roman" w:hAnsi="Times New Roman" w:cs="Times New Roman"/>
              </w:rPr>
            </w:pPr>
            <w:ins w:id="100" w:author="Grant Steven Roberts" w:date="2020-11-04T21:32:00Z">
              <w:r w:rsidRPr="00CE056F">
                <w:rPr>
                  <w:rFonts w:ascii="Times New Roman" w:hAnsi="Times New Roman" w:cs="Times New Roman"/>
                </w:rPr>
                <w:t>Esophageal Reflux</w:t>
              </w:r>
            </w:ins>
          </w:p>
        </w:tc>
        <w:tc>
          <w:tcPr>
            <w:tcW w:w="1620" w:type="dxa"/>
            <w:tcBorders>
              <w:top w:val="nil"/>
              <w:left w:val="nil"/>
              <w:bottom w:val="nil"/>
              <w:right w:val="nil"/>
            </w:tcBorders>
          </w:tcPr>
          <w:p w14:paraId="2F99404E" w14:textId="77777777" w:rsidR="002804C2" w:rsidRPr="00CE056F" w:rsidRDefault="002804C2" w:rsidP="000947C6">
            <w:pPr>
              <w:jc w:val="center"/>
              <w:rPr>
                <w:ins w:id="101" w:author="Grant Steven Roberts" w:date="2020-11-04T21:32:00Z"/>
                <w:rFonts w:ascii="Times New Roman" w:hAnsi="Times New Roman" w:cs="Times New Roman"/>
              </w:rPr>
            </w:pPr>
            <w:ins w:id="102" w:author="Grant Steven Roberts" w:date="2020-11-04T21:32:00Z">
              <w:r w:rsidRPr="00CE056F">
                <w:rPr>
                  <w:rFonts w:ascii="Times New Roman" w:hAnsi="Times New Roman" w:cs="Times New Roman"/>
                </w:rPr>
                <w:t>2 [33%]</w:t>
              </w:r>
            </w:ins>
          </w:p>
        </w:tc>
        <w:tc>
          <w:tcPr>
            <w:tcW w:w="1702" w:type="dxa"/>
            <w:tcBorders>
              <w:top w:val="nil"/>
              <w:left w:val="nil"/>
              <w:bottom w:val="nil"/>
              <w:right w:val="nil"/>
            </w:tcBorders>
          </w:tcPr>
          <w:p w14:paraId="2544BF50" w14:textId="77777777" w:rsidR="002804C2" w:rsidRPr="00CE056F" w:rsidRDefault="002804C2" w:rsidP="000947C6">
            <w:pPr>
              <w:jc w:val="center"/>
              <w:rPr>
                <w:ins w:id="103" w:author="Grant Steven Roberts" w:date="2020-11-04T21:32:00Z"/>
                <w:rFonts w:ascii="Times New Roman" w:hAnsi="Times New Roman" w:cs="Times New Roman"/>
              </w:rPr>
            </w:pPr>
            <w:ins w:id="104" w:author="Grant Steven Roberts" w:date="2020-11-04T21:32:00Z">
              <w:r w:rsidRPr="00CE056F">
                <w:rPr>
                  <w:rFonts w:ascii="Times New Roman" w:hAnsi="Times New Roman" w:cs="Times New Roman"/>
                </w:rPr>
                <w:t>3 [23%]</w:t>
              </w:r>
            </w:ins>
          </w:p>
        </w:tc>
      </w:tr>
      <w:tr w:rsidR="002804C2" w:rsidRPr="00CE056F" w14:paraId="382E473B" w14:textId="77777777" w:rsidTr="000947C6">
        <w:trPr>
          <w:ins w:id="105" w:author="Grant Steven Roberts" w:date="2020-11-04T21:32:00Z"/>
        </w:trPr>
        <w:tc>
          <w:tcPr>
            <w:tcW w:w="2975" w:type="dxa"/>
            <w:tcBorders>
              <w:top w:val="nil"/>
              <w:left w:val="nil"/>
              <w:bottom w:val="nil"/>
              <w:right w:val="nil"/>
            </w:tcBorders>
            <w:vAlign w:val="center"/>
          </w:tcPr>
          <w:p w14:paraId="24CB8910" w14:textId="77777777" w:rsidR="002804C2" w:rsidRPr="00CE056F" w:rsidRDefault="002804C2" w:rsidP="000947C6">
            <w:pPr>
              <w:rPr>
                <w:ins w:id="106" w:author="Grant Steven Roberts" w:date="2020-11-04T21:32:00Z"/>
                <w:rFonts w:ascii="Times New Roman" w:hAnsi="Times New Roman" w:cs="Times New Roman"/>
              </w:rPr>
            </w:pPr>
            <w:ins w:id="107" w:author="Grant Steven Roberts" w:date="2020-11-04T21:32:00Z">
              <w:r w:rsidRPr="00CE056F">
                <w:rPr>
                  <w:rFonts w:ascii="Times New Roman" w:hAnsi="Times New Roman" w:cs="Times New Roman"/>
                </w:rPr>
                <w:t>Current Smoker</w:t>
              </w:r>
            </w:ins>
          </w:p>
        </w:tc>
        <w:tc>
          <w:tcPr>
            <w:tcW w:w="1620" w:type="dxa"/>
            <w:tcBorders>
              <w:top w:val="nil"/>
              <w:left w:val="nil"/>
              <w:bottom w:val="nil"/>
              <w:right w:val="nil"/>
            </w:tcBorders>
          </w:tcPr>
          <w:p w14:paraId="2F55E914" w14:textId="77777777" w:rsidR="002804C2" w:rsidRPr="00CE056F" w:rsidRDefault="002804C2" w:rsidP="000947C6">
            <w:pPr>
              <w:jc w:val="center"/>
              <w:rPr>
                <w:ins w:id="108" w:author="Grant Steven Roberts" w:date="2020-11-04T21:32:00Z"/>
                <w:rFonts w:ascii="Times New Roman" w:hAnsi="Times New Roman" w:cs="Times New Roman"/>
              </w:rPr>
            </w:pPr>
            <w:ins w:id="109" w:author="Grant Steven Roberts" w:date="2020-11-04T21:32:00Z">
              <w:r w:rsidRPr="00CE056F">
                <w:rPr>
                  <w:rFonts w:ascii="Times New Roman" w:hAnsi="Times New Roman" w:cs="Times New Roman"/>
                </w:rPr>
                <w:t>1 [17%]</w:t>
              </w:r>
            </w:ins>
          </w:p>
        </w:tc>
        <w:tc>
          <w:tcPr>
            <w:tcW w:w="1702" w:type="dxa"/>
            <w:tcBorders>
              <w:top w:val="nil"/>
              <w:left w:val="nil"/>
              <w:bottom w:val="nil"/>
              <w:right w:val="nil"/>
            </w:tcBorders>
          </w:tcPr>
          <w:p w14:paraId="0DDB7BEF" w14:textId="77777777" w:rsidR="002804C2" w:rsidRPr="00CE056F" w:rsidRDefault="002804C2" w:rsidP="000947C6">
            <w:pPr>
              <w:jc w:val="center"/>
              <w:rPr>
                <w:ins w:id="110" w:author="Grant Steven Roberts" w:date="2020-11-04T21:32:00Z"/>
                <w:rFonts w:ascii="Times New Roman" w:hAnsi="Times New Roman" w:cs="Times New Roman"/>
              </w:rPr>
            </w:pPr>
            <w:ins w:id="111" w:author="Grant Steven Roberts" w:date="2020-11-04T21:32:00Z">
              <w:r w:rsidRPr="00CE056F">
                <w:rPr>
                  <w:rFonts w:ascii="Times New Roman" w:hAnsi="Times New Roman" w:cs="Times New Roman"/>
                </w:rPr>
                <w:t>3 [23%]</w:t>
              </w:r>
            </w:ins>
          </w:p>
        </w:tc>
      </w:tr>
      <w:tr w:rsidR="002804C2" w:rsidRPr="00CE056F" w14:paraId="3FEFF3B7" w14:textId="77777777" w:rsidTr="000947C6">
        <w:trPr>
          <w:ins w:id="112" w:author="Grant Steven Roberts" w:date="2020-11-04T21:32:00Z"/>
        </w:trPr>
        <w:tc>
          <w:tcPr>
            <w:tcW w:w="2975" w:type="dxa"/>
            <w:tcBorders>
              <w:top w:val="nil"/>
              <w:left w:val="nil"/>
              <w:bottom w:val="nil"/>
              <w:right w:val="nil"/>
            </w:tcBorders>
            <w:vAlign w:val="center"/>
          </w:tcPr>
          <w:p w14:paraId="626F803E" w14:textId="77777777" w:rsidR="002804C2" w:rsidRPr="00CE056F" w:rsidRDefault="002804C2" w:rsidP="000947C6">
            <w:pPr>
              <w:rPr>
                <w:ins w:id="113" w:author="Grant Steven Roberts" w:date="2020-11-04T21:32:00Z"/>
                <w:rFonts w:ascii="Times New Roman" w:hAnsi="Times New Roman" w:cs="Times New Roman"/>
              </w:rPr>
            </w:pPr>
            <w:ins w:id="114" w:author="Grant Steven Roberts" w:date="2020-11-04T21:32:00Z">
              <w:r w:rsidRPr="00CE056F">
                <w:rPr>
                  <w:rFonts w:ascii="Times New Roman" w:hAnsi="Times New Roman" w:cs="Times New Roman"/>
                </w:rPr>
                <w:t>Pancreatic disease</w:t>
              </w:r>
            </w:ins>
          </w:p>
        </w:tc>
        <w:tc>
          <w:tcPr>
            <w:tcW w:w="1620" w:type="dxa"/>
            <w:tcBorders>
              <w:top w:val="nil"/>
              <w:left w:val="nil"/>
              <w:bottom w:val="nil"/>
              <w:right w:val="nil"/>
            </w:tcBorders>
          </w:tcPr>
          <w:p w14:paraId="6A97B43F" w14:textId="77777777" w:rsidR="002804C2" w:rsidRPr="00CE056F" w:rsidRDefault="002804C2" w:rsidP="000947C6">
            <w:pPr>
              <w:jc w:val="center"/>
              <w:rPr>
                <w:ins w:id="115" w:author="Grant Steven Roberts" w:date="2020-11-04T21:32:00Z"/>
                <w:rFonts w:ascii="Times New Roman" w:hAnsi="Times New Roman" w:cs="Times New Roman"/>
              </w:rPr>
            </w:pPr>
            <w:ins w:id="116" w:author="Grant Steven Roberts" w:date="2020-11-04T21:32:00Z">
              <w:r w:rsidRPr="00CE056F">
                <w:rPr>
                  <w:rFonts w:ascii="Times New Roman" w:hAnsi="Times New Roman" w:cs="Times New Roman"/>
                </w:rPr>
                <w:t>1</w:t>
              </w:r>
              <w:r>
                <w:rPr>
                  <w:rFonts w:ascii="Times New Roman" w:hAnsi="Times New Roman" w:cs="Times New Roman"/>
                </w:rPr>
                <w:t xml:space="preserve"> [17%]</w:t>
              </w:r>
            </w:ins>
          </w:p>
        </w:tc>
        <w:tc>
          <w:tcPr>
            <w:tcW w:w="1702" w:type="dxa"/>
            <w:tcBorders>
              <w:top w:val="nil"/>
              <w:left w:val="nil"/>
              <w:bottom w:val="nil"/>
              <w:right w:val="nil"/>
            </w:tcBorders>
          </w:tcPr>
          <w:p w14:paraId="58EABA0A" w14:textId="77777777" w:rsidR="002804C2" w:rsidRPr="00CE056F" w:rsidRDefault="002804C2" w:rsidP="000947C6">
            <w:pPr>
              <w:jc w:val="center"/>
              <w:rPr>
                <w:ins w:id="117" w:author="Grant Steven Roberts" w:date="2020-11-04T21:32:00Z"/>
                <w:rFonts w:ascii="Times New Roman" w:hAnsi="Times New Roman" w:cs="Times New Roman"/>
              </w:rPr>
            </w:pPr>
            <w:ins w:id="118" w:author="Grant Steven Roberts" w:date="2020-11-04T21:32:00Z">
              <w:r w:rsidRPr="00CE056F">
                <w:rPr>
                  <w:rFonts w:ascii="Times New Roman" w:hAnsi="Times New Roman" w:cs="Times New Roman"/>
                </w:rPr>
                <w:t>2 [15%]</w:t>
              </w:r>
            </w:ins>
          </w:p>
        </w:tc>
      </w:tr>
      <w:tr w:rsidR="002804C2" w:rsidRPr="00CE056F" w14:paraId="37B0A5F2" w14:textId="77777777" w:rsidTr="000947C6">
        <w:trPr>
          <w:trHeight w:val="144"/>
          <w:ins w:id="119" w:author="Grant Steven Roberts" w:date="2020-11-04T21:32:00Z"/>
        </w:trPr>
        <w:tc>
          <w:tcPr>
            <w:tcW w:w="2975" w:type="dxa"/>
            <w:tcBorders>
              <w:top w:val="nil"/>
              <w:left w:val="nil"/>
              <w:bottom w:val="nil"/>
              <w:right w:val="nil"/>
            </w:tcBorders>
            <w:vAlign w:val="center"/>
          </w:tcPr>
          <w:p w14:paraId="73658466" w14:textId="77777777" w:rsidR="002804C2" w:rsidRPr="00CE056F" w:rsidRDefault="002804C2" w:rsidP="000947C6">
            <w:pPr>
              <w:rPr>
                <w:ins w:id="120" w:author="Grant Steven Roberts" w:date="2020-11-04T21:32:00Z"/>
                <w:rFonts w:ascii="Times New Roman" w:hAnsi="Times New Roman" w:cs="Times New Roman"/>
              </w:rPr>
            </w:pPr>
            <w:ins w:id="121" w:author="Grant Steven Roberts" w:date="2020-11-04T21:32:00Z">
              <w:r w:rsidRPr="00CE056F">
                <w:rPr>
                  <w:rFonts w:ascii="Times New Roman" w:hAnsi="Times New Roman" w:cs="Times New Roman"/>
                </w:rPr>
                <w:t>Vasculitis</w:t>
              </w:r>
            </w:ins>
          </w:p>
        </w:tc>
        <w:tc>
          <w:tcPr>
            <w:tcW w:w="1620" w:type="dxa"/>
            <w:tcBorders>
              <w:top w:val="nil"/>
              <w:left w:val="nil"/>
              <w:bottom w:val="nil"/>
              <w:right w:val="nil"/>
            </w:tcBorders>
          </w:tcPr>
          <w:p w14:paraId="189543DA" w14:textId="77777777" w:rsidR="002804C2" w:rsidRPr="00CE056F" w:rsidRDefault="002804C2" w:rsidP="000947C6">
            <w:pPr>
              <w:jc w:val="center"/>
              <w:rPr>
                <w:ins w:id="122" w:author="Grant Steven Roberts" w:date="2020-11-04T21:32:00Z"/>
                <w:rFonts w:ascii="Times New Roman" w:hAnsi="Times New Roman" w:cs="Times New Roman"/>
              </w:rPr>
            </w:pPr>
            <w:ins w:id="123" w:author="Grant Steven Roberts" w:date="2020-11-04T21:32:00Z">
              <w:r w:rsidRPr="00CE056F">
                <w:rPr>
                  <w:rFonts w:ascii="Times New Roman" w:hAnsi="Times New Roman" w:cs="Times New Roman"/>
                </w:rPr>
                <w:t>1 [17%]</w:t>
              </w:r>
            </w:ins>
          </w:p>
        </w:tc>
        <w:tc>
          <w:tcPr>
            <w:tcW w:w="1702" w:type="dxa"/>
            <w:tcBorders>
              <w:top w:val="nil"/>
              <w:left w:val="nil"/>
              <w:bottom w:val="nil"/>
              <w:right w:val="nil"/>
            </w:tcBorders>
          </w:tcPr>
          <w:p w14:paraId="3158D358" w14:textId="77777777" w:rsidR="002804C2" w:rsidRPr="00CE056F" w:rsidRDefault="002804C2" w:rsidP="000947C6">
            <w:pPr>
              <w:jc w:val="center"/>
              <w:rPr>
                <w:ins w:id="124" w:author="Grant Steven Roberts" w:date="2020-11-04T21:32:00Z"/>
                <w:rFonts w:ascii="Times New Roman" w:hAnsi="Times New Roman" w:cs="Times New Roman"/>
              </w:rPr>
            </w:pPr>
            <w:ins w:id="125" w:author="Grant Steven Roberts" w:date="2020-11-04T21:32:00Z">
              <w:r w:rsidRPr="00CE056F">
                <w:rPr>
                  <w:rFonts w:ascii="Times New Roman" w:hAnsi="Times New Roman" w:cs="Times New Roman"/>
                </w:rPr>
                <w:t>1 [8%]</w:t>
              </w:r>
            </w:ins>
          </w:p>
        </w:tc>
      </w:tr>
      <w:tr w:rsidR="002804C2" w:rsidRPr="00CE056F" w14:paraId="56FDF431" w14:textId="77777777" w:rsidTr="000947C6">
        <w:trPr>
          <w:trHeight w:val="432"/>
          <w:ins w:id="126" w:author="Grant Steven Roberts" w:date="2020-11-04T21:32:00Z"/>
        </w:trPr>
        <w:tc>
          <w:tcPr>
            <w:tcW w:w="2975" w:type="dxa"/>
            <w:tcBorders>
              <w:top w:val="nil"/>
              <w:left w:val="nil"/>
              <w:right w:val="nil"/>
            </w:tcBorders>
            <w:vAlign w:val="bottom"/>
          </w:tcPr>
          <w:p w14:paraId="0EDAF9A0" w14:textId="77777777" w:rsidR="002804C2" w:rsidRPr="00CE056F" w:rsidRDefault="002804C2" w:rsidP="000947C6">
            <w:pPr>
              <w:rPr>
                <w:ins w:id="127" w:author="Grant Steven Roberts" w:date="2020-11-04T21:32:00Z"/>
                <w:rFonts w:ascii="Times New Roman" w:hAnsi="Times New Roman" w:cs="Times New Roman"/>
              </w:rPr>
            </w:pPr>
            <w:ins w:id="128" w:author="Grant Steven Roberts" w:date="2020-11-04T21:32:00Z">
              <w:r w:rsidRPr="00CE056F">
                <w:rPr>
                  <w:rFonts w:ascii="Times New Roman" w:hAnsi="Times New Roman" w:cs="Times New Roman"/>
                  <w:i/>
                  <w:iCs/>
                </w:rPr>
                <w:t>Presenting Symptoms</w:t>
              </w:r>
              <w:r>
                <w:rPr>
                  <w:rFonts w:ascii="Times New Roman" w:hAnsi="Times New Roman" w:cs="Times New Roman"/>
                  <w:i/>
                  <w:iCs/>
                </w:rPr>
                <w:t xml:space="preserve"> – N [%]</w:t>
              </w:r>
            </w:ins>
          </w:p>
        </w:tc>
        <w:tc>
          <w:tcPr>
            <w:tcW w:w="1620" w:type="dxa"/>
            <w:tcBorders>
              <w:top w:val="nil"/>
              <w:left w:val="nil"/>
              <w:right w:val="nil"/>
            </w:tcBorders>
            <w:vAlign w:val="bottom"/>
          </w:tcPr>
          <w:p w14:paraId="01A73842" w14:textId="77777777" w:rsidR="002804C2" w:rsidRPr="00CE056F" w:rsidRDefault="002804C2" w:rsidP="000947C6">
            <w:pPr>
              <w:jc w:val="center"/>
              <w:rPr>
                <w:ins w:id="129" w:author="Grant Steven Roberts" w:date="2020-11-04T21:32:00Z"/>
                <w:rFonts w:ascii="Times New Roman" w:hAnsi="Times New Roman" w:cs="Times New Roman"/>
              </w:rPr>
            </w:pPr>
            <w:ins w:id="130" w:author="Grant Steven Roberts" w:date="2020-11-04T21:32: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702" w:type="dxa"/>
            <w:tcBorders>
              <w:top w:val="nil"/>
              <w:left w:val="nil"/>
              <w:right w:val="nil"/>
            </w:tcBorders>
            <w:vAlign w:val="bottom"/>
          </w:tcPr>
          <w:p w14:paraId="0725FA3F" w14:textId="77777777" w:rsidR="002804C2" w:rsidRPr="00CE056F" w:rsidRDefault="002804C2" w:rsidP="000947C6">
            <w:pPr>
              <w:jc w:val="center"/>
              <w:rPr>
                <w:ins w:id="131" w:author="Grant Steven Roberts" w:date="2020-11-04T21:32:00Z"/>
                <w:rFonts w:ascii="Times New Roman" w:hAnsi="Times New Roman" w:cs="Times New Roman"/>
              </w:rPr>
            </w:pPr>
            <w:ins w:id="132" w:author="Grant Steven Roberts" w:date="2020-11-04T21:32: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2804C2" w:rsidRPr="00CE056F" w14:paraId="3716C1FE" w14:textId="77777777" w:rsidTr="000947C6">
        <w:trPr>
          <w:ins w:id="133" w:author="Grant Steven Roberts" w:date="2020-11-04T21:32:00Z"/>
        </w:trPr>
        <w:tc>
          <w:tcPr>
            <w:tcW w:w="2975" w:type="dxa"/>
            <w:tcBorders>
              <w:left w:val="nil"/>
              <w:bottom w:val="nil"/>
              <w:right w:val="nil"/>
            </w:tcBorders>
            <w:vAlign w:val="center"/>
          </w:tcPr>
          <w:p w14:paraId="678DCEB5" w14:textId="77777777" w:rsidR="002804C2" w:rsidRPr="00CE056F" w:rsidRDefault="002804C2" w:rsidP="000947C6">
            <w:pPr>
              <w:rPr>
                <w:ins w:id="134" w:author="Grant Steven Roberts" w:date="2020-11-04T21:32:00Z"/>
                <w:rFonts w:ascii="Times New Roman" w:hAnsi="Times New Roman" w:cs="Times New Roman"/>
              </w:rPr>
            </w:pPr>
            <w:ins w:id="135" w:author="Grant Steven Roberts" w:date="2020-11-04T21:32:00Z">
              <w:r w:rsidRPr="00CE056F">
                <w:rPr>
                  <w:rFonts w:ascii="Times New Roman" w:hAnsi="Times New Roman" w:cs="Times New Roman"/>
                </w:rPr>
                <w:t>Postprandial abdominal pain</w:t>
              </w:r>
            </w:ins>
          </w:p>
        </w:tc>
        <w:tc>
          <w:tcPr>
            <w:tcW w:w="1620" w:type="dxa"/>
            <w:tcBorders>
              <w:left w:val="nil"/>
              <w:bottom w:val="nil"/>
              <w:right w:val="nil"/>
            </w:tcBorders>
          </w:tcPr>
          <w:p w14:paraId="463FE240" w14:textId="77777777" w:rsidR="002804C2" w:rsidRPr="00CE056F" w:rsidRDefault="002804C2" w:rsidP="000947C6">
            <w:pPr>
              <w:jc w:val="center"/>
              <w:rPr>
                <w:ins w:id="136" w:author="Grant Steven Roberts" w:date="2020-11-04T21:32:00Z"/>
                <w:rFonts w:ascii="Times New Roman" w:hAnsi="Times New Roman" w:cs="Times New Roman"/>
              </w:rPr>
            </w:pPr>
            <w:ins w:id="137" w:author="Grant Steven Roberts" w:date="2020-11-04T21:32:00Z">
              <w:r w:rsidRPr="00CE056F">
                <w:rPr>
                  <w:rFonts w:ascii="Times New Roman" w:hAnsi="Times New Roman" w:cs="Times New Roman"/>
                </w:rPr>
                <w:t>4 [67%]</w:t>
              </w:r>
            </w:ins>
          </w:p>
        </w:tc>
        <w:tc>
          <w:tcPr>
            <w:tcW w:w="1702" w:type="dxa"/>
            <w:tcBorders>
              <w:left w:val="nil"/>
              <w:bottom w:val="nil"/>
              <w:right w:val="nil"/>
            </w:tcBorders>
          </w:tcPr>
          <w:p w14:paraId="1BD78BB1" w14:textId="77777777" w:rsidR="002804C2" w:rsidRPr="00CE056F" w:rsidRDefault="002804C2" w:rsidP="000947C6">
            <w:pPr>
              <w:jc w:val="center"/>
              <w:rPr>
                <w:ins w:id="138" w:author="Grant Steven Roberts" w:date="2020-11-04T21:32:00Z"/>
                <w:rFonts w:ascii="Times New Roman" w:hAnsi="Times New Roman" w:cs="Times New Roman"/>
              </w:rPr>
            </w:pPr>
            <w:ins w:id="139" w:author="Grant Steven Roberts" w:date="2020-11-04T21:32:00Z">
              <w:r w:rsidRPr="00CE056F">
                <w:rPr>
                  <w:rFonts w:ascii="Times New Roman" w:hAnsi="Times New Roman" w:cs="Times New Roman"/>
                </w:rPr>
                <w:t>9 [69%]</w:t>
              </w:r>
            </w:ins>
          </w:p>
        </w:tc>
      </w:tr>
      <w:tr w:rsidR="002804C2" w:rsidRPr="00CE056F" w14:paraId="11E0B48D" w14:textId="77777777" w:rsidTr="000947C6">
        <w:trPr>
          <w:ins w:id="140" w:author="Grant Steven Roberts" w:date="2020-11-04T21:32:00Z"/>
        </w:trPr>
        <w:tc>
          <w:tcPr>
            <w:tcW w:w="2975" w:type="dxa"/>
            <w:tcBorders>
              <w:top w:val="nil"/>
              <w:left w:val="nil"/>
              <w:bottom w:val="nil"/>
              <w:right w:val="nil"/>
            </w:tcBorders>
            <w:vAlign w:val="center"/>
          </w:tcPr>
          <w:p w14:paraId="7F1D0C0E" w14:textId="77777777" w:rsidR="002804C2" w:rsidRPr="00CE056F" w:rsidRDefault="002804C2" w:rsidP="000947C6">
            <w:pPr>
              <w:rPr>
                <w:ins w:id="141" w:author="Grant Steven Roberts" w:date="2020-11-04T21:32:00Z"/>
                <w:rFonts w:ascii="Times New Roman" w:hAnsi="Times New Roman" w:cs="Times New Roman"/>
              </w:rPr>
            </w:pPr>
            <w:ins w:id="142" w:author="Grant Steven Roberts" w:date="2020-11-04T21:32:00Z">
              <w:r w:rsidRPr="00CE056F">
                <w:rPr>
                  <w:rFonts w:ascii="Times New Roman" w:hAnsi="Times New Roman" w:cs="Times New Roman"/>
                </w:rPr>
                <w:t>Nausea</w:t>
              </w:r>
            </w:ins>
          </w:p>
        </w:tc>
        <w:tc>
          <w:tcPr>
            <w:tcW w:w="1620" w:type="dxa"/>
            <w:tcBorders>
              <w:top w:val="nil"/>
              <w:left w:val="nil"/>
              <w:bottom w:val="nil"/>
              <w:right w:val="nil"/>
            </w:tcBorders>
          </w:tcPr>
          <w:p w14:paraId="18646CAD" w14:textId="77777777" w:rsidR="002804C2" w:rsidRPr="00CE056F" w:rsidRDefault="002804C2" w:rsidP="000947C6">
            <w:pPr>
              <w:jc w:val="center"/>
              <w:rPr>
                <w:ins w:id="143" w:author="Grant Steven Roberts" w:date="2020-11-04T21:32:00Z"/>
                <w:rFonts w:ascii="Times New Roman" w:hAnsi="Times New Roman" w:cs="Times New Roman"/>
              </w:rPr>
            </w:pPr>
            <w:ins w:id="144" w:author="Grant Steven Roberts" w:date="2020-11-04T21:32:00Z">
              <w:r w:rsidRPr="00CE056F">
                <w:rPr>
                  <w:rFonts w:ascii="Times New Roman" w:hAnsi="Times New Roman" w:cs="Times New Roman"/>
                </w:rPr>
                <w:t>3 [50%]</w:t>
              </w:r>
            </w:ins>
          </w:p>
        </w:tc>
        <w:tc>
          <w:tcPr>
            <w:tcW w:w="1702" w:type="dxa"/>
            <w:tcBorders>
              <w:top w:val="nil"/>
              <w:left w:val="nil"/>
              <w:bottom w:val="nil"/>
              <w:right w:val="nil"/>
            </w:tcBorders>
          </w:tcPr>
          <w:p w14:paraId="5FA9D86D" w14:textId="77777777" w:rsidR="002804C2" w:rsidRPr="00CE056F" w:rsidRDefault="002804C2" w:rsidP="000947C6">
            <w:pPr>
              <w:jc w:val="center"/>
              <w:rPr>
                <w:ins w:id="145" w:author="Grant Steven Roberts" w:date="2020-11-04T21:32:00Z"/>
                <w:rFonts w:ascii="Times New Roman" w:hAnsi="Times New Roman" w:cs="Times New Roman"/>
              </w:rPr>
            </w:pPr>
            <w:ins w:id="146" w:author="Grant Steven Roberts" w:date="2020-11-04T21:32:00Z">
              <w:r w:rsidRPr="00CE056F">
                <w:rPr>
                  <w:rFonts w:ascii="Times New Roman" w:hAnsi="Times New Roman" w:cs="Times New Roman"/>
                </w:rPr>
                <w:t>6 [46%]</w:t>
              </w:r>
            </w:ins>
          </w:p>
        </w:tc>
      </w:tr>
      <w:tr w:rsidR="002804C2" w:rsidRPr="00CE056F" w14:paraId="4A0E4AB6" w14:textId="77777777" w:rsidTr="000947C6">
        <w:trPr>
          <w:ins w:id="147" w:author="Grant Steven Roberts" w:date="2020-11-04T21:32:00Z"/>
        </w:trPr>
        <w:tc>
          <w:tcPr>
            <w:tcW w:w="2975" w:type="dxa"/>
            <w:tcBorders>
              <w:top w:val="nil"/>
              <w:left w:val="nil"/>
              <w:bottom w:val="nil"/>
              <w:right w:val="nil"/>
            </w:tcBorders>
            <w:vAlign w:val="center"/>
          </w:tcPr>
          <w:p w14:paraId="747B4EB9" w14:textId="77777777" w:rsidR="002804C2" w:rsidRPr="00CE056F" w:rsidRDefault="002804C2" w:rsidP="000947C6">
            <w:pPr>
              <w:rPr>
                <w:ins w:id="148" w:author="Grant Steven Roberts" w:date="2020-11-04T21:32:00Z"/>
                <w:rFonts w:ascii="Times New Roman" w:hAnsi="Times New Roman" w:cs="Times New Roman"/>
              </w:rPr>
            </w:pPr>
            <w:ins w:id="149" w:author="Grant Steven Roberts" w:date="2020-11-04T21:32:00Z">
              <w:r w:rsidRPr="00CE056F">
                <w:rPr>
                  <w:rFonts w:ascii="Times New Roman" w:hAnsi="Times New Roman" w:cs="Times New Roman"/>
                </w:rPr>
                <w:t>Weight Loss</w:t>
              </w:r>
            </w:ins>
          </w:p>
        </w:tc>
        <w:tc>
          <w:tcPr>
            <w:tcW w:w="1620" w:type="dxa"/>
            <w:tcBorders>
              <w:top w:val="nil"/>
              <w:left w:val="nil"/>
              <w:bottom w:val="nil"/>
              <w:right w:val="nil"/>
            </w:tcBorders>
          </w:tcPr>
          <w:p w14:paraId="398816AE" w14:textId="77777777" w:rsidR="002804C2" w:rsidRPr="00CE056F" w:rsidRDefault="002804C2" w:rsidP="000947C6">
            <w:pPr>
              <w:jc w:val="center"/>
              <w:rPr>
                <w:ins w:id="150" w:author="Grant Steven Roberts" w:date="2020-11-04T21:32:00Z"/>
                <w:rFonts w:ascii="Times New Roman" w:hAnsi="Times New Roman" w:cs="Times New Roman"/>
              </w:rPr>
            </w:pPr>
            <w:ins w:id="151" w:author="Grant Steven Roberts" w:date="2020-11-04T21:32:00Z">
              <w:r w:rsidRPr="00CE056F">
                <w:rPr>
                  <w:rFonts w:ascii="Times New Roman" w:hAnsi="Times New Roman" w:cs="Times New Roman"/>
                </w:rPr>
                <w:t>3 [50%]</w:t>
              </w:r>
            </w:ins>
          </w:p>
        </w:tc>
        <w:tc>
          <w:tcPr>
            <w:tcW w:w="1702" w:type="dxa"/>
            <w:tcBorders>
              <w:top w:val="nil"/>
              <w:left w:val="nil"/>
              <w:bottom w:val="nil"/>
              <w:right w:val="nil"/>
            </w:tcBorders>
          </w:tcPr>
          <w:p w14:paraId="34DAD446" w14:textId="77777777" w:rsidR="002804C2" w:rsidRPr="00CE056F" w:rsidRDefault="002804C2" w:rsidP="000947C6">
            <w:pPr>
              <w:jc w:val="center"/>
              <w:rPr>
                <w:ins w:id="152" w:author="Grant Steven Roberts" w:date="2020-11-04T21:32:00Z"/>
                <w:rFonts w:ascii="Times New Roman" w:hAnsi="Times New Roman" w:cs="Times New Roman"/>
              </w:rPr>
            </w:pPr>
            <w:ins w:id="153" w:author="Grant Steven Roberts" w:date="2020-11-04T21:32:00Z">
              <w:r w:rsidRPr="00CE056F">
                <w:rPr>
                  <w:rFonts w:ascii="Times New Roman" w:hAnsi="Times New Roman" w:cs="Times New Roman"/>
                </w:rPr>
                <w:t>6 [46%]</w:t>
              </w:r>
            </w:ins>
          </w:p>
        </w:tc>
      </w:tr>
      <w:tr w:rsidR="002804C2" w:rsidRPr="00CE056F" w14:paraId="270BA87C" w14:textId="77777777" w:rsidTr="000947C6">
        <w:trPr>
          <w:ins w:id="154" w:author="Grant Steven Roberts" w:date="2020-11-04T21:32:00Z"/>
        </w:trPr>
        <w:tc>
          <w:tcPr>
            <w:tcW w:w="2975" w:type="dxa"/>
            <w:tcBorders>
              <w:top w:val="nil"/>
              <w:left w:val="nil"/>
              <w:bottom w:val="nil"/>
              <w:right w:val="nil"/>
            </w:tcBorders>
            <w:vAlign w:val="center"/>
          </w:tcPr>
          <w:p w14:paraId="2154F452" w14:textId="77777777" w:rsidR="002804C2" w:rsidRPr="00CE056F" w:rsidRDefault="002804C2" w:rsidP="000947C6">
            <w:pPr>
              <w:rPr>
                <w:ins w:id="155" w:author="Grant Steven Roberts" w:date="2020-11-04T21:32:00Z"/>
                <w:rFonts w:ascii="Times New Roman" w:hAnsi="Times New Roman" w:cs="Times New Roman"/>
              </w:rPr>
            </w:pPr>
            <w:ins w:id="156" w:author="Grant Steven Roberts" w:date="2020-11-04T21:32:00Z">
              <w:r w:rsidRPr="00CE056F">
                <w:rPr>
                  <w:rFonts w:ascii="Times New Roman" w:hAnsi="Times New Roman" w:cs="Times New Roman"/>
                </w:rPr>
                <w:t>Vomiting</w:t>
              </w:r>
            </w:ins>
          </w:p>
        </w:tc>
        <w:tc>
          <w:tcPr>
            <w:tcW w:w="1620" w:type="dxa"/>
            <w:tcBorders>
              <w:top w:val="nil"/>
              <w:left w:val="nil"/>
              <w:bottom w:val="nil"/>
              <w:right w:val="nil"/>
            </w:tcBorders>
          </w:tcPr>
          <w:p w14:paraId="532DBD36" w14:textId="77777777" w:rsidR="002804C2" w:rsidRPr="00CE056F" w:rsidRDefault="002804C2" w:rsidP="000947C6">
            <w:pPr>
              <w:jc w:val="center"/>
              <w:rPr>
                <w:ins w:id="157" w:author="Grant Steven Roberts" w:date="2020-11-04T21:32:00Z"/>
                <w:rFonts w:ascii="Times New Roman" w:hAnsi="Times New Roman" w:cs="Times New Roman"/>
              </w:rPr>
            </w:pPr>
            <w:ins w:id="158" w:author="Grant Steven Roberts" w:date="2020-11-04T21:32:00Z">
              <w:r w:rsidRPr="00CE056F">
                <w:rPr>
                  <w:rFonts w:ascii="Times New Roman" w:hAnsi="Times New Roman" w:cs="Times New Roman"/>
                </w:rPr>
                <w:t>1 [17%]</w:t>
              </w:r>
            </w:ins>
          </w:p>
        </w:tc>
        <w:tc>
          <w:tcPr>
            <w:tcW w:w="1702" w:type="dxa"/>
            <w:tcBorders>
              <w:top w:val="nil"/>
              <w:left w:val="nil"/>
              <w:bottom w:val="nil"/>
              <w:right w:val="nil"/>
            </w:tcBorders>
          </w:tcPr>
          <w:p w14:paraId="1CC0AF24" w14:textId="77777777" w:rsidR="002804C2" w:rsidRPr="00CE056F" w:rsidRDefault="002804C2" w:rsidP="000947C6">
            <w:pPr>
              <w:jc w:val="center"/>
              <w:rPr>
                <w:ins w:id="159" w:author="Grant Steven Roberts" w:date="2020-11-04T21:32:00Z"/>
                <w:rFonts w:ascii="Times New Roman" w:hAnsi="Times New Roman" w:cs="Times New Roman"/>
              </w:rPr>
            </w:pPr>
            <w:ins w:id="160" w:author="Grant Steven Roberts" w:date="2020-11-04T21:32:00Z">
              <w:r w:rsidRPr="00CE056F">
                <w:rPr>
                  <w:rFonts w:ascii="Times New Roman" w:hAnsi="Times New Roman" w:cs="Times New Roman"/>
                </w:rPr>
                <w:t>3 [23%]</w:t>
              </w:r>
            </w:ins>
          </w:p>
        </w:tc>
      </w:tr>
      <w:tr w:rsidR="002804C2" w:rsidRPr="00CE056F" w14:paraId="2BDF0180" w14:textId="77777777" w:rsidTr="000947C6">
        <w:trPr>
          <w:ins w:id="161" w:author="Grant Steven Roberts" w:date="2020-11-04T21:32:00Z"/>
        </w:trPr>
        <w:tc>
          <w:tcPr>
            <w:tcW w:w="2975" w:type="dxa"/>
            <w:tcBorders>
              <w:top w:val="nil"/>
              <w:left w:val="nil"/>
              <w:bottom w:val="nil"/>
              <w:right w:val="nil"/>
            </w:tcBorders>
            <w:vAlign w:val="center"/>
          </w:tcPr>
          <w:p w14:paraId="054B5D90" w14:textId="77777777" w:rsidR="002804C2" w:rsidRPr="00CE056F" w:rsidRDefault="002804C2" w:rsidP="000947C6">
            <w:pPr>
              <w:rPr>
                <w:ins w:id="162" w:author="Grant Steven Roberts" w:date="2020-11-04T21:32:00Z"/>
                <w:rFonts w:ascii="Times New Roman" w:hAnsi="Times New Roman" w:cs="Times New Roman"/>
              </w:rPr>
            </w:pPr>
            <w:ins w:id="163" w:author="Grant Steven Roberts" w:date="2020-11-04T21:32:00Z">
              <w:r w:rsidRPr="00CE056F">
                <w:rPr>
                  <w:rFonts w:ascii="Times New Roman" w:hAnsi="Times New Roman" w:cs="Times New Roman"/>
                </w:rPr>
                <w:t>Diarrhea</w:t>
              </w:r>
            </w:ins>
          </w:p>
        </w:tc>
        <w:tc>
          <w:tcPr>
            <w:tcW w:w="1620" w:type="dxa"/>
            <w:tcBorders>
              <w:top w:val="nil"/>
              <w:left w:val="nil"/>
              <w:bottom w:val="nil"/>
              <w:right w:val="nil"/>
            </w:tcBorders>
          </w:tcPr>
          <w:p w14:paraId="37511FDA" w14:textId="77777777" w:rsidR="002804C2" w:rsidRPr="00CE056F" w:rsidRDefault="002804C2" w:rsidP="000947C6">
            <w:pPr>
              <w:jc w:val="center"/>
              <w:rPr>
                <w:ins w:id="164" w:author="Grant Steven Roberts" w:date="2020-11-04T21:32:00Z"/>
                <w:rFonts w:ascii="Times New Roman" w:hAnsi="Times New Roman" w:cs="Times New Roman"/>
              </w:rPr>
            </w:pPr>
            <w:ins w:id="165" w:author="Grant Steven Roberts" w:date="2020-11-04T21:32:00Z">
              <w:r w:rsidRPr="00CE056F">
                <w:rPr>
                  <w:rFonts w:ascii="Times New Roman" w:hAnsi="Times New Roman" w:cs="Times New Roman"/>
                </w:rPr>
                <w:t>1 [17%]</w:t>
              </w:r>
            </w:ins>
          </w:p>
        </w:tc>
        <w:tc>
          <w:tcPr>
            <w:tcW w:w="1702" w:type="dxa"/>
            <w:tcBorders>
              <w:top w:val="nil"/>
              <w:left w:val="nil"/>
              <w:bottom w:val="nil"/>
              <w:right w:val="nil"/>
            </w:tcBorders>
          </w:tcPr>
          <w:p w14:paraId="3E3FAD10" w14:textId="77777777" w:rsidR="002804C2" w:rsidRPr="00CE056F" w:rsidRDefault="002804C2" w:rsidP="000947C6">
            <w:pPr>
              <w:jc w:val="center"/>
              <w:rPr>
                <w:ins w:id="166" w:author="Grant Steven Roberts" w:date="2020-11-04T21:32:00Z"/>
                <w:rFonts w:ascii="Times New Roman" w:hAnsi="Times New Roman" w:cs="Times New Roman"/>
              </w:rPr>
            </w:pPr>
            <w:ins w:id="167" w:author="Grant Steven Roberts" w:date="2020-11-04T21:32:00Z">
              <w:r w:rsidRPr="00CE056F">
                <w:rPr>
                  <w:rFonts w:ascii="Times New Roman" w:hAnsi="Times New Roman" w:cs="Times New Roman"/>
                </w:rPr>
                <w:t>1 [8%]</w:t>
              </w:r>
            </w:ins>
          </w:p>
        </w:tc>
      </w:tr>
    </w:tbl>
    <w:p w14:paraId="515579C6" w14:textId="223C9B9F" w:rsidR="00E63C10" w:rsidDel="002804C2" w:rsidRDefault="00E63C10">
      <w:pPr>
        <w:rPr>
          <w:del w:id="168" w:author="Grant Steven Roberts" w:date="2020-11-04T21:32:00Z"/>
          <w:rFonts w:ascii="Times New Roman" w:hAnsi="Times New Roman" w:cs="Times New Roman"/>
          <w:b/>
          <w:sz w:val="24"/>
          <w:szCs w:val="24"/>
        </w:rPr>
      </w:pPr>
      <w:del w:id="169" w:author="Grant Steven Roberts" w:date="2020-11-04T21:32:00Z">
        <w:r w:rsidDel="002804C2">
          <w:rPr>
            <w:rFonts w:ascii="Times New Roman" w:hAnsi="Times New Roman" w:cs="Times New Roman"/>
            <w:b/>
            <w:sz w:val="24"/>
            <w:szCs w:val="24"/>
          </w:rPr>
          <w:br w:type="page"/>
        </w:r>
      </w:del>
    </w:p>
    <w:p w14:paraId="04736500" w14:textId="77777777" w:rsidR="00E63C10" w:rsidRDefault="00E63C10">
      <w:pPr>
        <w:sectPr w:rsidR="00E63C10" w:rsidSect="00E63C10">
          <w:pgSz w:w="15840" w:h="12240" w:orient="landscape" w:code="1"/>
          <w:pgMar w:top="1440" w:right="1440" w:bottom="1440" w:left="1440" w:header="720" w:footer="720" w:gutter="0"/>
          <w:lnNumType w:countBy="1" w:restart="continuous"/>
          <w:cols w:space="720"/>
          <w:docGrid w:linePitch="360"/>
        </w:sectPr>
        <w:pPrChange w:id="170" w:author="Grant Steven Roberts" w:date="2020-11-04T21:32:00Z">
          <w:pPr>
            <w:pStyle w:val="NoSpacing"/>
            <w:spacing w:line="480" w:lineRule="auto"/>
          </w:pPr>
        </w:pPrChange>
      </w:pPr>
    </w:p>
    <w:p w14:paraId="513D6BE3" w14:textId="77746CBB"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 xml:space="preserve">Table </w:t>
      </w:r>
      <w:del w:id="171" w:author="Grant Steven Roberts" w:date="2020-11-04T21:38:00Z">
        <w:r w:rsidRPr="009D4014" w:rsidDel="002804C2">
          <w:rPr>
            <w:rFonts w:ascii="Times New Roman" w:hAnsi="Times New Roman" w:cs="Times New Roman"/>
            <w:b/>
            <w:sz w:val="24"/>
            <w:szCs w:val="24"/>
          </w:rPr>
          <w:delText>1</w:delText>
        </w:r>
      </w:del>
      <w:ins w:id="172" w:author="Grant Steven Roberts" w:date="2020-11-04T21:38:00Z">
        <w:r w:rsidR="002804C2">
          <w:rPr>
            <w:rFonts w:ascii="Times New Roman" w:hAnsi="Times New Roman" w:cs="Times New Roman"/>
            <w:b/>
            <w:sz w:val="24"/>
            <w:szCs w:val="24"/>
          </w:rPr>
          <w:t>2</w:t>
        </w:r>
      </w:ins>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76284589"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del w:id="173" w:author="Grant Steven Roberts" w:date="2020-11-04T21:38:00Z">
        <w:r w:rsidDel="002804C2">
          <w:rPr>
            <w:rFonts w:ascii="Times New Roman" w:hAnsi="Times New Roman" w:cs="Times New Roman"/>
            <w:b/>
            <w:sz w:val="24"/>
            <w:szCs w:val="20"/>
          </w:rPr>
          <w:delText>2</w:delText>
        </w:r>
      </w:del>
      <w:ins w:id="174" w:author="Grant Steven Roberts" w:date="2020-11-04T21:38:00Z">
        <w:r w:rsidR="002804C2">
          <w:rPr>
            <w:rFonts w:ascii="Times New Roman" w:hAnsi="Times New Roman" w:cs="Times New Roman"/>
            <w:b/>
            <w:sz w:val="24"/>
            <w:szCs w:val="20"/>
          </w:rPr>
          <w:t>3</w:t>
        </w:r>
      </w:ins>
      <w:r>
        <w:rPr>
          <w:rFonts w:ascii="Times New Roman" w:hAnsi="Times New Roman" w:cs="Times New Roman"/>
          <w:b/>
          <w:sz w:val="24"/>
          <w:szCs w:val="20"/>
        </w:rPr>
        <w:t>.</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lastRenderedPageBreak/>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1">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24E433DB"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w:t>
      </w:r>
      <w:del w:id="175" w:author="Grant Steven Roberts" w:date="2020-10-04T11:12:00Z">
        <w:r w:rsidRPr="0029108C" w:rsidDel="009E4198">
          <w:rPr>
            <w:rFonts w:ascii="Times New Roman" w:hAnsi="Times New Roman" w:cs="Times New Roman"/>
            <w:sz w:val="24"/>
            <w:szCs w:val="24"/>
          </w:rPr>
          <w:delText>, d=0.107</w:delText>
        </w:r>
      </w:del>
      <w:r w:rsidRPr="0029108C">
        <w:rPr>
          <w:rFonts w:ascii="Times New Roman" w:hAnsi="Times New Roman" w:cs="Times New Roman"/>
          <w:sz w:val="24"/>
          <w:szCs w:val="24"/>
        </w:rPr>
        <w:t>). Postprandial SCAo flow rates for the CMI+ group were significantly lower than both the control group (p=0.013, d=</w:t>
      </w:r>
      <w:ins w:id="176" w:author="Grant Steven Roberts" w:date="2020-10-04T11:00:00Z">
        <w:r w:rsidR="00C24554">
          <w:rPr>
            <w:rFonts w:ascii="Times New Roman" w:hAnsi="Times New Roman" w:cs="Times New Roman"/>
            <w:sz w:val="24"/>
            <w:szCs w:val="24"/>
          </w:rPr>
          <w:t>-</w:t>
        </w:r>
      </w:ins>
      <w:r w:rsidRPr="0029108C">
        <w:rPr>
          <w:rFonts w:ascii="Times New Roman" w:hAnsi="Times New Roman" w:cs="Times New Roman"/>
          <w:sz w:val="24"/>
          <w:szCs w:val="24"/>
        </w:rPr>
        <w:t>0.875) and the CMI- group (p=0.033, d=</w:t>
      </w:r>
      <w:ins w:id="177" w:author="Grant Steven Roberts" w:date="2020-10-04T11:00:00Z">
        <w:r w:rsidR="00C24554">
          <w:rPr>
            <w:rFonts w:ascii="Times New Roman" w:hAnsi="Times New Roman" w:cs="Times New Roman"/>
            <w:sz w:val="24"/>
            <w:szCs w:val="24"/>
          </w:rPr>
          <w:t>-</w:t>
        </w:r>
      </w:ins>
      <w:r w:rsidRPr="0029108C">
        <w:rPr>
          <w:rFonts w:ascii="Times New Roman" w:hAnsi="Times New Roman" w:cs="Times New Roman"/>
          <w:sz w:val="24"/>
          <w:szCs w:val="24"/>
        </w:rPr>
        <w:t>0.825) while preprandial flow rates were not significantly different between subgroups. Percent change in SCAo flow for the CMI+ group was significantly less than both the CMI- group (p=0.008, d=</w:t>
      </w:r>
      <w:ins w:id="178" w:author="Grant Steven Roberts" w:date="2020-10-04T11:01:00Z">
        <w:r w:rsidR="00C24554">
          <w:rPr>
            <w:rFonts w:ascii="Times New Roman" w:hAnsi="Times New Roman" w:cs="Times New Roman"/>
            <w:sz w:val="24"/>
            <w:szCs w:val="24"/>
          </w:rPr>
          <w:t>-</w:t>
        </w:r>
      </w:ins>
      <w:r w:rsidRPr="0029108C">
        <w:rPr>
          <w:rFonts w:ascii="Times New Roman" w:hAnsi="Times New Roman" w:cs="Times New Roman"/>
          <w:sz w:val="24"/>
          <w:szCs w:val="24"/>
        </w:rPr>
        <w:t>1.15) and the control group (p=0.022, d=</w:t>
      </w:r>
      <w:ins w:id="179" w:author="Grant Steven Roberts" w:date="2020-10-04T11:01:00Z">
        <w:r w:rsidR="00C24554">
          <w:rPr>
            <w:rFonts w:ascii="Times New Roman" w:hAnsi="Times New Roman" w:cs="Times New Roman"/>
            <w:sz w:val="24"/>
            <w:szCs w:val="24"/>
          </w:rPr>
          <w:t>-</w:t>
        </w:r>
      </w:ins>
      <w:r w:rsidRPr="0029108C">
        <w:rPr>
          <w:rFonts w:ascii="Times New Roman" w:hAnsi="Times New Roman" w:cs="Times New Roman"/>
          <w:sz w:val="24"/>
          <w:szCs w:val="24"/>
        </w:rPr>
        <w:t>0.956). However, there was no significant difference in percent change in flow between controls and the CMI- group.</w:t>
      </w:r>
      <w:r w:rsidR="00300A06">
        <w:rPr>
          <w:rFonts w:ascii="Times New Roman" w:hAnsi="Times New Roman" w:cs="Times New Roman"/>
          <w:sz w:val="24"/>
          <w:szCs w:val="24"/>
        </w:rPr>
        <w:t xml:space="preserve"> </w:t>
      </w:r>
      <w:r w:rsidR="00300A06" w:rsidRPr="007165D5">
        <w:rPr>
          <w:rFonts w:ascii="Times New Roman" w:hAnsi="Times New Roman" w:cs="Times New Roman"/>
          <w:sz w:val="24"/>
          <w:szCs w:val="24"/>
        </w:rPr>
        <w:t xml:space="preserve">IRAo flow analysis demonstrated no significant differences </w:t>
      </w:r>
      <w:r w:rsidR="00300A06" w:rsidRPr="007165D5">
        <w:rPr>
          <w:rFonts w:ascii="Times New Roman" w:hAnsi="Times New Roman" w:cs="Times New Roman"/>
          <w:sz w:val="24"/>
          <w:szCs w:val="24"/>
        </w:rPr>
        <w:lastRenderedPageBreak/>
        <w:t xml:space="preserve">in pre- or postprandial IRAo flow rates between groups. There was also no significant difference in percent change in </w:t>
      </w:r>
      <w:ins w:id="180"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blood flow between subgroups.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76E6290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not statistically significant, the CMI+ group trended towards decreased LRA percent change in flow values relative to the control group (p=0.080</w:t>
      </w:r>
      <w:del w:id="181" w:author="Grant Steven Roberts" w:date="2020-10-04T11:11:00Z">
        <w:r w:rsidRPr="0029108C" w:rsidDel="009E4198">
          <w:rPr>
            <w:rFonts w:ascii="Times New Roman" w:hAnsi="Times New Roman" w:cs="Times New Roman"/>
            <w:sz w:val="24"/>
            <w:szCs w:val="24"/>
          </w:rPr>
          <w:delText>, d=0.774</w:delText>
        </w:r>
      </w:del>
      <w:r w:rsidRPr="0029108C">
        <w:rPr>
          <w:rFonts w:ascii="Times New Roman" w:hAnsi="Times New Roman" w:cs="Times New Roman"/>
          <w:sz w:val="24"/>
          <w:szCs w:val="24"/>
        </w:rPr>
        <w:t>) and to the CMI- group (p=0.108</w:t>
      </w:r>
      <w:del w:id="182" w:author="Grant Steven Roberts" w:date="2020-10-04T11:11:00Z">
        <w:r w:rsidRPr="0029108C" w:rsidDel="009E4198">
          <w:rPr>
            <w:rFonts w:ascii="Times New Roman" w:hAnsi="Times New Roman" w:cs="Times New Roman"/>
            <w:sz w:val="24"/>
            <w:szCs w:val="24"/>
          </w:rPr>
          <w:delText>, d=0.654</w:delText>
        </w:r>
      </w:del>
      <w:r w:rsidRPr="0029108C">
        <w:rPr>
          <w:rFonts w:ascii="Times New Roman" w:hAnsi="Times New Roman" w:cs="Times New Roman"/>
          <w:sz w:val="24"/>
          <w:szCs w:val="24"/>
        </w:rPr>
        <w:t>). Similarly, percent change in RRA flow for the CMI+ group trended towards decreased values relative to the control group (p=0.060</w:t>
      </w:r>
      <w:del w:id="183" w:author="Grant Steven Roberts" w:date="2020-10-04T11:11:00Z">
        <w:r w:rsidRPr="0029108C" w:rsidDel="009E4198">
          <w:rPr>
            <w:rFonts w:ascii="Times New Roman" w:hAnsi="Times New Roman" w:cs="Times New Roman"/>
            <w:sz w:val="24"/>
            <w:szCs w:val="24"/>
          </w:rPr>
          <w:delText>, d=1.04</w:delText>
        </w:r>
      </w:del>
      <w:r w:rsidRPr="0029108C">
        <w:rPr>
          <w:rFonts w:ascii="Times New Roman" w:hAnsi="Times New Roman" w:cs="Times New Roman"/>
          <w:sz w:val="24"/>
          <w:szCs w:val="24"/>
        </w:rPr>
        <w:t>) and to the CMI- group (p=0.146</w:t>
      </w:r>
      <w:del w:id="184" w:author="Grant Steven Roberts" w:date="2020-10-04T11:11:00Z">
        <w:r w:rsidRPr="0029108C" w:rsidDel="009E4198">
          <w:rPr>
            <w:rFonts w:ascii="Times New Roman" w:hAnsi="Times New Roman" w:cs="Times New Roman"/>
            <w:sz w:val="24"/>
            <w:szCs w:val="24"/>
          </w:rPr>
          <w:delText>, d=0.466</w:delText>
        </w:r>
      </w:del>
      <w:r w:rsidRPr="0029108C">
        <w:rPr>
          <w:rFonts w:ascii="Times New Roman" w:hAnsi="Times New Roman" w:cs="Times New Roman"/>
          <w:sz w:val="24"/>
          <w:szCs w:val="24"/>
        </w:rPr>
        <w:t xml:space="preserve">)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3AA8A0CB"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w:t>
      </w:r>
      <w:del w:id="185" w:author="Grant Steven Roberts" w:date="2020-10-04T11:10:00Z">
        <w:r w:rsidRPr="0029108C" w:rsidDel="009E4198">
          <w:rPr>
            <w:rFonts w:ascii="Times New Roman" w:hAnsi="Times New Roman" w:cs="Times New Roman"/>
            <w:sz w:val="24"/>
            <w:szCs w:val="24"/>
          </w:rPr>
          <w:delText xml:space="preserve"> d=0.465</w:delText>
        </w:r>
      </w:del>
      <w:r w:rsidRPr="0029108C">
        <w:rPr>
          <w:rFonts w:ascii="Times New Roman" w:hAnsi="Times New Roman" w:cs="Times New Roman"/>
          <w:sz w:val="24"/>
          <w:szCs w:val="24"/>
        </w:rPr>
        <w:t>). Percent change in SMA flow was significantly less in the CMI+ group compared to the control group (p=0.003, d=</w:t>
      </w:r>
      <w:ins w:id="186" w:author="Grant Steven Roberts" w:date="2020-10-04T11:26:00Z">
        <w:r w:rsidR="0014547D">
          <w:rPr>
            <w:rFonts w:ascii="Times New Roman" w:hAnsi="Times New Roman" w:cs="Times New Roman"/>
            <w:sz w:val="24"/>
            <w:szCs w:val="24"/>
          </w:rPr>
          <w:t>-</w:t>
        </w:r>
      </w:ins>
      <w:r w:rsidRPr="0029108C">
        <w:rPr>
          <w:rFonts w:ascii="Times New Roman" w:hAnsi="Times New Roman" w:cs="Times New Roman"/>
          <w:sz w:val="24"/>
          <w:szCs w:val="24"/>
        </w:rPr>
        <w:t>0.865) but was not significantly less compared to the CMI- group (p=0.104</w:t>
      </w:r>
      <w:del w:id="187" w:author="Grant Steven Roberts" w:date="2020-10-04T11:10:00Z">
        <w:r w:rsidRPr="0029108C" w:rsidDel="009E4198">
          <w:rPr>
            <w:rFonts w:ascii="Times New Roman" w:hAnsi="Times New Roman" w:cs="Times New Roman"/>
            <w:sz w:val="24"/>
            <w:szCs w:val="24"/>
          </w:rPr>
          <w:delText>, d=0.529</w:delText>
        </w:r>
      </w:del>
      <w:r w:rsidRPr="0029108C">
        <w:rPr>
          <w:rFonts w:ascii="Times New Roman" w:hAnsi="Times New Roman" w:cs="Times New Roman"/>
          <w:sz w:val="24"/>
          <w:szCs w:val="24"/>
        </w:rPr>
        <w:t>).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1BEF66D4"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w:t>
      </w:r>
      <w:ins w:id="188" w:author="Grant Steven Roberts" w:date="2020-09-18T15:57:00Z">
        <w:r w:rsidR="006A2303">
          <w:rPr>
            <w:rFonts w:ascii="Times New Roman" w:hAnsi="Times New Roman" w:cs="Times New Roman"/>
            <w:sz w:val="24"/>
            <w:szCs w:val="24"/>
          </w:rPr>
          <w:t>lower</w:t>
        </w:r>
      </w:ins>
      <w:del w:id="189"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(p=0.023, d=</w:t>
      </w:r>
      <w:ins w:id="190" w:author="Grant Steven Roberts" w:date="2020-10-04T11:10:00Z">
        <w:r w:rsidR="009E4198">
          <w:rPr>
            <w:rFonts w:ascii="Times New Roman" w:hAnsi="Times New Roman" w:cs="Times New Roman"/>
            <w:sz w:val="24"/>
            <w:szCs w:val="24"/>
          </w:rPr>
          <w:t>-</w:t>
        </w:r>
      </w:ins>
      <w:r w:rsidRPr="0029108C">
        <w:rPr>
          <w:rFonts w:ascii="Times New Roman" w:hAnsi="Times New Roman" w:cs="Times New Roman"/>
          <w:sz w:val="24"/>
          <w:szCs w:val="24"/>
        </w:rPr>
        <w:t xml:space="preserve">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w:t>
      </w:r>
      <w:del w:id="191" w:author="Grant Steven Roberts" w:date="2020-10-04T11:10:00Z">
        <w:r w:rsidRPr="0029108C" w:rsidDel="009E4198">
          <w:rPr>
            <w:rFonts w:ascii="Times New Roman" w:hAnsi="Times New Roman" w:cs="Times New Roman"/>
            <w:sz w:val="24"/>
            <w:szCs w:val="24"/>
          </w:rPr>
          <w:delText>, d=0.468</w:delText>
        </w:r>
      </w:del>
      <w:r w:rsidRPr="0029108C">
        <w:rPr>
          <w:rFonts w:ascii="Times New Roman" w:hAnsi="Times New Roman" w:cs="Times New Roman"/>
          <w:sz w:val="24"/>
          <w:szCs w:val="24"/>
        </w:rPr>
        <w:t xml:space="preserve">).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7E3E2069" w:rsidR="00F72E5E" w:rsidRPr="0029108C" w:rsidDel="00475C8D" w:rsidRDefault="00F72E5E" w:rsidP="007861C0">
      <w:pPr>
        <w:pStyle w:val="NoSpacing"/>
        <w:spacing w:line="480" w:lineRule="auto"/>
        <w:jc w:val="both"/>
        <w:rPr>
          <w:del w:id="192" w:author="Grant Steven Roberts" w:date="2020-10-04T11:31:00Z"/>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(p=3.05e-06, d=1.67). The CMI+ group did not see any significant increase in SMV flow after a meal (p=0.120</w:t>
      </w:r>
      <w:del w:id="193" w:author="Grant Steven Roberts" w:date="2020-10-04T11:11:00Z">
        <w:r w:rsidRPr="0029108C" w:rsidDel="009E4198">
          <w:rPr>
            <w:rFonts w:ascii="Times New Roman" w:hAnsi="Times New Roman" w:cs="Times New Roman"/>
            <w:sz w:val="24"/>
            <w:szCs w:val="24"/>
          </w:rPr>
          <w:delText>, d=0.777</w:delText>
        </w:r>
      </w:del>
      <w:r w:rsidRPr="0029108C">
        <w:rPr>
          <w:rFonts w:ascii="Times New Roman" w:hAnsi="Times New Roman" w:cs="Times New Roman"/>
          <w:sz w:val="24"/>
          <w:szCs w:val="24"/>
        </w:rPr>
        <w:t>). For the CMI+ group, preprandial SMV flow was significantly higher than the control group (p=0.040, d=0.905) but was not significantly higher than the CMI- group (p=0.074</w:t>
      </w:r>
      <w:del w:id="194" w:author="Grant Steven Roberts" w:date="2020-10-04T11:11:00Z">
        <w:r w:rsidRPr="0029108C" w:rsidDel="009E4198">
          <w:rPr>
            <w:rFonts w:ascii="Times New Roman" w:hAnsi="Times New Roman" w:cs="Times New Roman"/>
            <w:sz w:val="24"/>
            <w:szCs w:val="24"/>
          </w:rPr>
          <w:delText>, d=0.665</w:delText>
        </w:r>
      </w:del>
      <w:r w:rsidRPr="0029108C">
        <w:rPr>
          <w:rFonts w:ascii="Times New Roman" w:hAnsi="Times New Roman" w:cs="Times New Roman"/>
          <w:sz w:val="24"/>
          <w:szCs w:val="24"/>
        </w:rPr>
        <w:t>).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(p=0.008, d=</w:t>
      </w:r>
      <w:ins w:id="195"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0.944) and the CMI- group (p=0.009, d=</w:t>
      </w:r>
      <w:ins w:id="196"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0.875).</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0D444018"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PV blood flow increased significantly after a meal (p=1.17e-05, d=1.137) as did the CMI- group (p=1.60e-05, d=1.690) while the CMI+ group did not see a significant increase in PV blood flow after a meal (p=0.243</w:t>
      </w:r>
      <w:del w:id="197" w:author="Grant Steven Roberts" w:date="2020-10-04T11:12:00Z">
        <w:r w:rsidRPr="0029108C" w:rsidDel="009E4198">
          <w:rPr>
            <w:rFonts w:ascii="Times New Roman" w:hAnsi="Times New Roman" w:cs="Times New Roman"/>
            <w:sz w:val="24"/>
            <w:szCs w:val="24"/>
          </w:rPr>
          <w:delText>, d=0.362</w:delText>
        </w:r>
      </w:del>
      <w:r w:rsidRPr="0029108C">
        <w:rPr>
          <w:rFonts w:ascii="Times New Roman" w:hAnsi="Times New Roman" w:cs="Times New Roman"/>
          <w:sz w:val="24"/>
          <w:szCs w:val="24"/>
        </w:rPr>
        <w:t>). Additionally, percent change in flow for the CMI+ group was significantly less than the control group (p=0.018, d=</w:t>
      </w:r>
      <w:ins w:id="198"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0.788) and the CMI- group (p=0.006, d=</w:t>
      </w:r>
      <w:ins w:id="199" w:author="Grant Steven Roberts" w:date="2020-10-04T11:27:00Z">
        <w:r w:rsidR="0014547D">
          <w:rPr>
            <w:rFonts w:ascii="Times New Roman" w:hAnsi="Times New Roman" w:cs="Times New Roman"/>
            <w:sz w:val="24"/>
            <w:szCs w:val="24"/>
          </w:rPr>
          <w:t>-</w:t>
        </w:r>
      </w:ins>
      <w:r w:rsidRPr="0029108C">
        <w:rPr>
          <w:rFonts w:ascii="Times New Roman" w:hAnsi="Times New Roman" w:cs="Times New Roman"/>
          <w:sz w:val="24"/>
          <w:szCs w:val="24"/>
        </w:rPr>
        <w:t>1.02</w:t>
      </w:r>
      <w:ins w:id="200" w:author="Grant Steven Roberts" w:date="2020-10-04T11:27:00Z">
        <w:r w:rsidR="0014547D">
          <w:rPr>
            <w:rFonts w:ascii="Times New Roman" w:hAnsi="Times New Roman" w:cs="Times New Roman"/>
            <w:sz w:val="24"/>
            <w:szCs w:val="24"/>
          </w:rPr>
          <w:t>2</w:t>
        </w:r>
      </w:ins>
      <w:r w:rsidRPr="0029108C">
        <w:rPr>
          <w:rFonts w:ascii="Times New Roman" w:hAnsi="Times New Roman" w:cs="Times New Roman"/>
          <w:sz w:val="24"/>
          <w:szCs w:val="24"/>
        </w:rPr>
        <w:t xml:space="preserve">).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0E7B289D"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[17-20,23,30-32,34-40]</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2">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3">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72A197AD"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simultaneous acquisition of both hemodynamic information and a</w:t>
      </w:r>
      <w:ins w:id="201" w:author="Grant Steven Roberts" w:date="2020-09-18T16:24:00Z">
        <w:r w:rsidR="00C771A9">
          <w:rPr>
            <w:rFonts w:ascii="Times New Roman" w:hAnsi="Times New Roman" w:cs="Times New Roman"/>
            <w:sz w:val="24"/>
            <w:szCs w:val="24"/>
          </w:rPr>
          <w:t xml:space="preserve"> PC</w:t>
        </w:r>
      </w:ins>
      <w:del w:id="202"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&lt;EndNote&gt;&lt;Cite&gt;&lt;Author&gt;Wasser&lt;/Author&gt;&lt;Year&gt;1996&lt;/Year&gt;&lt;RecNum&gt;917&lt;/RecNum&gt;&lt;DisplayText&gt;[42]&lt;/DisplayText&gt;&lt;record&gt;&lt;rec-number&gt;917&lt;/rec-number&gt;&lt;foreign-keys&gt;&lt;key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5CDECD5A"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203"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ins>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ins w:id="204" w:author="Grant Steven Roberts" w:date="2020-09-18T16:09:00Z">
        <w:r w:rsidR="007B4ECA">
          <w:rPr>
            <w:rFonts w:ascii="Times New Roman" w:hAnsi="Times New Roman" w:cs="Times New Roman"/>
            <w:sz w:val="24"/>
            <w:szCs w:val="24"/>
          </w:rPr>
        </w:r>
        <w:r w:rsidR="007B4ECA">
          <w:rPr>
            <w:rFonts w:ascii="Times New Roman" w:hAnsi="Times New Roman" w:cs="Times New Roman"/>
            <w:sz w:val="24"/>
            <w:szCs w:val="24"/>
          </w:rPr>
          <w:fldChar w:fldCharType="separate"/>
        </w:r>
      </w:ins>
      <w:r w:rsidR="005B68E9">
        <w:rPr>
          <w:rFonts w:ascii="Times New Roman" w:hAnsi="Times New Roman" w:cs="Times New Roman"/>
          <w:noProof/>
          <w:sz w:val="24"/>
          <w:szCs w:val="24"/>
        </w:rPr>
        <w:t>[17-20,23,30-32,34-40]</w:t>
      </w:r>
      <w:ins w:id="205" w:author="Grant Steven Roberts" w:date="2020-09-18T16:09:00Z">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799589D0" w:rsidR="001C0918" w:rsidRDefault="00F72E5E" w:rsidP="007861C0">
      <w:pPr>
        <w:pStyle w:val="NoSpacing"/>
        <w:spacing w:line="480" w:lineRule="auto"/>
        <w:jc w:val="both"/>
        <w:rPr>
          <w:ins w:id="206" w:author="Grant Steven Roberts" w:date="2020-09-18T10:42:00Z"/>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[36,24]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w:t>
      </w:r>
      <w:del w:id="207" w:author="Grant Steven Roberts" w:date="2020-09-17T10:40:00Z">
        <w:r w:rsidRPr="0029108C" w:rsidDel="001529AB">
          <w:rPr>
            <w:rFonts w:ascii="Times New Roman" w:hAnsi="Times New Roman" w:cs="Times New Roman"/>
            <w:sz w:val="24"/>
            <w:szCs w:val="24"/>
          </w:rPr>
          <w:delText>an increase in</w:delText>
        </w:r>
      </w:del>
      <w:ins w:id="208" w:author="Grant Steven Roberts" w:date="2020-09-17T10:40:00Z">
        <w:r w:rsidR="001529AB">
          <w:rPr>
            <w:rFonts w:ascii="Times New Roman" w:hAnsi="Times New Roman" w:cs="Times New Roman"/>
            <w:sz w:val="24"/>
            <w:szCs w:val="24"/>
          </w:rPr>
          <w:t>a significant increase in</w:t>
        </w:r>
      </w:ins>
      <w:r w:rsidRPr="0029108C">
        <w:rPr>
          <w:rFonts w:ascii="Times New Roman" w:hAnsi="Times New Roman" w:cs="Times New Roman"/>
          <w:sz w:val="24"/>
          <w:szCs w:val="24"/>
        </w:rPr>
        <w:t xml:space="preserve">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&lt;EndNote&gt;&lt;Cite&gt;&lt;Author&gt;Waaler&lt;/Author&gt;&lt;Year&gt;1991&lt;/Year&gt;&lt;RecNum&gt;910&lt;/RecNum&gt;&lt;DisplayText&gt;[43]&lt;/DisplayText&gt;&lt;record&gt;&lt;rec-number&gt;910&lt;/rec-number&gt;&lt;foreign-keys&gt;&lt;key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w:t>
      </w:r>
      <w:ins w:id="209" w:author="Grant Steven Roberts" w:date="2020-09-18T10:42:00Z">
        <w:r w:rsidR="001C0918">
          <w:rPr>
            <w:rFonts w:ascii="Times New Roman" w:hAnsi="Times New Roman" w:cs="Times New Roman"/>
            <w:sz w:val="24"/>
            <w:szCs w:val="24"/>
          </w:rPr>
          <w:t xml:space="preserve">It is theorized that </w:t>
        </w:r>
      </w:ins>
      <w:ins w:id="210" w:author="Grant Steven Roberts" w:date="2020-09-18T16:37:00Z">
        <w:r w:rsidR="008E75F7">
          <w:rPr>
            <w:rFonts w:ascii="Times New Roman" w:hAnsi="Times New Roman" w:cs="Times New Roman"/>
            <w:sz w:val="24"/>
            <w:szCs w:val="24"/>
          </w:rPr>
          <w:t xml:space="preserve">potential arteriosclerosis and </w:t>
        </w:r>
      </w:ins>
      <w:ins w:id="211" w:author="Grant Steven Roberts" w:date="2020-09-18T10:42:00Z">
        <w:r w:rsidR="001C0918">
          <w:rPr>
            <w:rFonts w:ascii="Times New Roman" w:hAnsi="Times New Roman" w:cs="Times New Roman"/>
            <w:sz w:val="24"/>
            <w:szCs w:val="24"/>
          </w:rPr>
          <w:t xml:space="preserve">downstream stenoses </w:t>
        </w:r>
      </w:ins>
      <w:ins w:id="212" w:author="Grant Steven Roberts" w:date="2020-09-18T16:38:00Z">
        <w:r w:rsidR="008E75F7">
          <w:rPr>
            <w:rFonts w:ascii="Times New Roman" w:hAnsi="Times New Roman" w:cs="Times New Roman"/>
            <w:sz w:val="24"/>
            <w:szCs w:val="24"/>
          </w:rPr>
          <w:t>are</w:t>
        </w:r>
      </w:ins>
      <w:ins w:id="213" w:author="Grant Steven Roberts" w:date="2020-09-18T10:42:00Z">
        <w:r w:rsidR="001C0918">
          <w:rPr>
            <w:rFonts w:ascii="Times New Roman" w:hAnsi="Times New Roman" w:cs="Times New Roman"/>
            <w:sz w:val="24"/>
            <w:szCs w:val="24"/>
          </w:rPr>
          <w:t xml:space="preserve"> leading to increased vascular resistance in some CMI+ patients. This may be causing decreased cardiac output, explaining the observed decreased </w:t>
        </w:r>
      </w:ins>
      <w:ins w:id="214" w:author="Grant Steven Roberts" w:date="2020-09-18T10:43:00Z">
        <w:r w:rsidR="001C0918">
          <w:rPr>
            <w:rFonts w:ascii="Times New Roman" w:hAnsi="Times New Roman" w:cs="Times New Roman"/>
            <w:sz w:val="24"/>
            <w:szCs w:val="24"/>
          </w:rPr>
          <w:t xml:space="preserve">SCAo </w:t>
        </w:r>
      </w:ins>
      <w:ins w:id="215" w:author="Grant Steven Roberts" w:date="2020-09-18T10:42:00Z">
        <w:r w:rsidR="001C0918">
          <w:rPr>
            <w:rFonts w:ascii="Times New Roman" w:hAnsi="Times New Roman" w:cs="Times New Roman"/>
            <w:sz w:val="24"/>
            <w:szCs w:val="24"/>
          </w:rPr>
          <w:t>volumetric flow rates</w:t>
        </w:r>
      </w:ins>
      <w:ins w:id="216" w:author="Grant Steven Roberts" w:date="2020-10-04T11:38:00Z">
        <w:r w:rsidR="00475C8D">
          <w:rPr>
            <w:rFonts w:ascii="Times New Roman" w:hAnsi="Times New Roman" w:cs="Times New Roman"/>
            <w:sz w:val="24"/>
            <w:szCs w:val="24"/>
          </w:rPr>
          <w:t xml:space="preserve"> and </w:t>
        </w:r>
      </w:ins>
      <w:ins w:id="217" w:author="Grant Steven Roberts" w:date="2020-09-18T10:42:00Z">
        <w:r w:rsidR="001C0918">
          <w:rPr>
            <w:rFonts w:ascii="Times New Roman" w:hAnsi="Times New Roman" w:cs="Times New Roman"/>
            <w:sz w:val="24"/>
            <w:szCs w:val="24"/>
          </w:rPr>
          <w:t>flow responses</w:t>
        </w:r>
      </w:ins>
      <w:ins w:id="218" w:author="Grant Steven Roberts" w:date="2020-10-04T11:38:00Z">
        <w:r w:rsidR="00475C8D">
          <w:rPr>
            <w:rFonts w:ascii="Times New Roman" w:hAnsi="Times New Roman" w:cs="Times New Roman"/>
            <w:sz w:val="24"/>
            <w:szCs w:val="24"/>
          </w:rPr>
          <w:t xml:space="preserve"> </w:t>
        </w:r>
      </w:ins>
      <w:ins w:id="219" w:author="Grant Steven Roberts" w:date="2020-09-18T10:42:00Z">
        <w:r w:rsidR="001C0918">
          <w:rPr>
            <w:rFonts w:ascii="Times New Roman" w:hAnsi="Times New Roman" w:cs="Times New Roman"/>
            <w:sz w:val="24"/>
            <w:szCs w:val="24"/>
          </w:rPr>
          <w:t xml:space="preserve">in </w:t>
        </w:r>
      </w:ins>
      <w:ins w:id="220" w:author="Grant Steven Roberts" w:date="2020-09-18T10:43:00Z">
        <w:r w:rsidR="001C0918">
          <w:rPr>
            <w:rFonts w:ascii="Times New Roman" w:hAnsi="Times New Roman" w:cs="Times New Roman"/>
            <w:sz w:val="24"/>
            <w:szCs w:val="24"/>
          </w:rPr>
          <w:t>the CMI+</w:t>
        </w:r>
      </w:ins>
      <w:ins w:id="221" w:author="Grant Steven Roberts" w:date="2020-09-18T10:42:00Z">
        <w:r w:rsidR="001C0918">
          <w:rPr>
            <w:rFonts w:ascii="Times New Roman" w:hAnsi="Times New Roman" w:cs="Times New Roman"/>
            <w:sz w:val="24"/>
            <w:szCs w:val="24"/>
          </w:rPr>
          <w:t xml:space="preserve"> group.</w:t>
        </w:r>
      </w:ins>
    </w:p>
    <w:p w14:paraId="142D14DA" w14:textId="2A30AB22" w:rsidR="00F72E5E" w:rsidRPr="0029108C" w:rsidRDefault="00F72E5E" w:rsidP="00306FF9">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ins w:id="222" w:author="Grant Steven Roberts" w:date="2020-10-04T11:33:00Z">
        <w:r w:rsidR="00475C8D">
          <w:rPr>
            <w:rFonts w:ascii="Times New Roman" w:hAnsi="Times New Roman" w:cs="Times New Roman"/>
            <w:sz w:val="24"/>
            <w:szCs w:val="24"/>
          </w:rPr>
          <w:t xml:space="preserve"> </w:t>
        </w:r>
      </w:ins>
    </w:p>
    <w:p w14:paraId="2085B6D4" w14:textId="7ACE0F5A"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In addition, </w:t>
      </w:r>
      <w:del w:id="223" w:author="Grant Steven Roberts" w:date="2020-09-17T10:39:00Z">
        <w:r w:rsidRPr="0029108C" w:rsidDel="001529AB">
          <w:rPr>
            <w:rFonts w:ascii="Times New Roman" w:hAnsi="Times New Roman" w:cs="Times New Roman"/>
            <w:sz w:val="24"/>
            <w:szCs w:val="24"/>
          </w:rPr>
          <w:delText xml:space="preserve">postprandial </w:delText>
        </w:r>
      </w:del>
      <w:r w:rsidRPr="0029108C">
        <w:rPr>
          <w:rFonts w:ascii="Times New Roman" w:hAnsi="Times New Roman" w:cs="Times New Roman"/>
          <w:sz w:val="24"/>
          <w:szCs w:val="24"/>
        </w:rPr>
        <w: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702C9ED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5B68E9">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62AA0D2C" w:rsidR="00E14EA3" w:rsidRDefault="00F72E5E" w:rsidP="007861C0">
      <w:pPr>
        <w:pStyle w:val="NoSpacing"/>
        <w:spacing w:line="480" w:lineRule="auto"/>
        <w:jc w:val="both"/>
        <w:rPr>
          <w:ins w:id="224"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lassifying patients as ischemic versus non-ischemic based on MRA stenoses measurements and clinical findings may be prone to error due to the lack of a widely-accepted gold standard imaging method</w:t>
      </w:r>
      <w:ins w:id="225" w:author="Grant Steven Roberts" w:date="2020-09-18T16:42:00Z">
        <w:r w:rsidR="008E75F7">
          <w:rPr>
            <w:rFonts w:ascii="Times New Roman" w:hAnsi="Times New Roman" w:cs="Times New Roman"/>
            <w:sz w:val="24"/>
            <w:szCs w:val="24"/>
          </w:rPr>
          <w:t>, which is identified as a major limitation of this study</w:t>
        </w:r>
      </w:ins>
      <w:ins w:id="226"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227" w:author="Grant Steven Roberts" w:date="2020-09-18T16:48:00Z">
        <w:r w:rsidR="007861A0">
          <w:rPr>
            <w:rFonts w:ascii="Times New Roman" w:hAnsi="Times New Roman" w:cs="Times New Roman"/>
            <w:sz w:val="24"/>
            <w:szCs w:val="24"/>
          </w:rPr>
          <w:t>Specifically</w:t>
        </w:r>
      </w:ins>
      <w:ins w:id="228" w:author="Grant Steven Roberts" w:date="2020-09-18T16:47:00Z">
        <w:r w:rsidR="007861A0">
          <w:rPr>
            <w:rFonts w:ascii="Times New Roman" w:hAnsi="Times New Roman" w:cs="Times New Roman"/>
            <w:sz w:val="24"/>
            <w:szCs w:val="24"/>
          </w:rPr>
          <w:t>, c</w:t>
        </w:r>
      </w:ins>
      <w:ins w:id="229" w:author="Grant Steven Roberts" w:date="2020-09-18T14:16:00Z">
        <w:r w:rsidR="00363D8D">
          <w:rPr>
            <w:rFonts w:ascii="Times New Roman" w:hAnsi="Times New Roman" w:cs="Times New Roman"/>
            <w:sz w:val="24"/>
            <w:szCs w:val="24"/>
          </w:rPr>
          <w:t xml:space="preserve">lassifying patients with single vessel </w:t>
        </w:r>
      </w:ins>
      <w:ins w:id="230" w:author="Grant Steven Roberts" w:date="2020-09-18T14:20:00Z">
        <w:r w:rsidR="00990FB6">
          <w:rPr>
            <w:rFonts w:ascii="Times New Roman" w:hAnsi="Times New Roman" w:cs="Times New Roman"/>
            <w:sz w:val="24"/>
            <w:szCs w:val="24"/>
          </w:rPr>
          <w:t xml:space="preserve">disease </w:t>
        </w:r>
      </w:ins>
      <w:ins w:id="231" w:author="Grant Steven Roberts" w:date="2020-09-18T14:16:00Z">
        <w:r w:rsidR="00363D8D">
          <w:rPr>
            <w:rFonts w:ascii="Times New Roman" w:hAnsi="Times New Roman" w:cs="Times New Roman"/>
            <w:sz w:val="24"/>
            <w:szCs w:val="24"/>
          </w:rPr>
          <w:t>as CMI- could result in misclassification</w:t>
        </w:r>
      </w:ins>
      <w:ins w:id="232" w:author="Grant Steven Roberts" w:date="2020-09-18T14:21:00Z">
        <w:r w:rsidR="00990FB6">
          <w:rPr>
            <w:rFonts w:ascii="Times New Roman" w:hAnsi="Times New Roman" w:cs="Times New Roman"/>
            <w:sz w:val="24"/>
            <w:szCs w:val="24"/>
          </w:rPr>
          <w:t>, as individuals with single vessel disease have been reported</w:t>
        </w:r>
      </w:ins>
      <w:ins w:id="233" w:author="Grant Steven Roberts" w:date="2020-09-18T14:22:00Z">
        <w:r w:rsidR="00990FB6">
          <w:rPr>
            <w:rFonts w:ascii="Times New Roman" w:hAnsi="Times New Roman" w:cs="Times New Roman"/>
            <w:sz w:val="24"/>
            <w:szCs w:val="24"/>
          </w:rPr>
          <w:t xml:space="preserve">, albeit </w:t>
        </w:r>
      </w:ins>
      <w:ins w:id="234" w:author="Grant Steven Roberts" w:date="2020-09-18T14:23:00Z">
        <w:r w:rsidR="00990FB6">
          <w:rPr>
            <w:rFonts w:ascii="Times New Roman" w:hAnsi="Times New Roman" w:cs="Times New Roman"/>
            <w:sz w:val="24"/>
            <w:szCs w:val="24"/>
          </w:rPr>
          <w:t>uncommon.</w:t>
        </w:r>
      </w:ins>
      <w:ins w:id="235" w:author="Grant Steven Roberts" w:date="2020-09-18T16:48:00Z">
        <w:r w:rsidR="007861A0">
          <w:rPr>
            <w:rFonts w:ascii="Times New Roman" w:hAnsi="Times New Roman" w:cs="Times New Roman"/>
            <w:sz w:val="24"/>
            <w:szCs w:val="24"/>
          </w:rPr>
          <w:t xml:space="preserve"> </w:t>
        </w:r>
      </w:ins>
      <w:ins w:id="236" w:author="Grant Steven Roberts" w:date="2020-09-18T11:00:00Z">
        <w:r w:rsidR="005103CC">
          <w:rPr>
            <w:rFonts w:ascii="Times New Roman" w:hAnsi="Times New Roman" w:cs="Times New Roman"/>
            <w:sz w:val="24"/>
            <w:szCs w:val="24"/>
          </w:rPr>
          <w:t>Additionally, differences in male to female ratio within the patient groups may induced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5B68E9">
        <w:rPr>
          <w:rFonts w:ascii="Times New Roman" w:hAnsi="Times New Roman" w:cs="Times New Roman"/>
          <w:sz w:val="24"/>
          <w:szCs w:val="24"/>
        </w:rPr>
        <w:instrText xml:space="preserve"> ADDIN EN.CITE </w:instrText>
      </w:r>
      <w:r w:rsidR="005B68E9">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5B68E9">
        <w:rPr>
          <w:rFonts w:ascii="Times New Roman" w:hAnsi="Times New Roman" w:cs="Times New Roman"/>
          <w:sz w:val="24"/>
          <w:szCs w:val="24"/>
        </w:rPr>
        <w:instrText xml:space="preserve"> ADDIN EN.CITE.DATA </w:instrText>
      </w:r>
      <w:r w:rsidR="005B68E9">
        <w:rPr>
          <w:rFonts w:ascii="Times New Roman" w:hAnsi="Times New Roman" w:cs="Times New Roman"/>
          <w:sz w:val="24"/>
          <w:szCs w:val="24"/>
        </w:rPr>
      </w:r>
      <w:r w:rsidR="005B68E9">
        <w:rPr>
          <w:rFonts w:ascii="Times New Roman" w:hAnsi="Times New Roman" w:cs="Times New Roman"/>
          <w:sz w:val="24"/>
          <w:szCs w:val="24"/>
        </w:rPr>
        <w:fldChar w:fldCharType="end"/>
      </w:r>
      <w:ins w:id="237" w:author="Grant Steven Roberts" w:date="2020-09-18T11:00:00Z">
        <w:r w:rsidR="005103CC">
          <w:rPr>
            <w:rFonts w:ascii="Times New Roman" w:hAnsi="Times New Roman" w:cs="Times New Roman"/>
            <w:sz w:val="24"/>
            <w:szCs w:val="24"/>
          </w:rPr>
        </w:r>
        <w:r w:rsidR="005103CC">
          <w:rPr>
            <w:rFonts w:ascii="Times New Roman" w:hAnsi="Times New Roman" w:cs="Times New Roman"/>
            <w:sz w:val="24"/>
            <w:szCs w:val="24"/>
          </w:rPr>
          <w:fldChar w:fldCharType="separate"/>
        </w:r>
      </w:ins>
      <w:r w:rsidR="005B68E9">
        <w:rPr>
          <w:rFonts w:ascii="Times New Roman" w:hAnsi="Times New Roman" w:cs="Times New Roman"/>
          <w:noProof/>
          <w:sz w:val="24"/>
          <w:szCs w:val="24"/>
        </w:rPr>
        <w:t>[22]</w:t>
      </w:r>
      <w:ins w:id="238"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239" w:author="Grant Steven Roberts" w:date="2020-09-18T13:53:00Z">
        <w:r w:rsidR="003E7853">
          <w:rPr>
            <w:rFonts w:ascii="Times New Roman" w:hAnsi="Times New Roman" w:cs="Times New Roman"/>
            <w:sz w:val="24"/>
            <w:szCs w:val="24"/>
          </w:rPr>
          <w:t xml:space="preserve">Due to the finite acquisition time of </w:t>
        </w:r>
        <w:r w:rsidR="003E7853">
          <w:rPr>
            <w:rFonts w:ascii="Times New Roman" w:hAnsi="Times New Roman" w:cs="Times New Roman"/>
            <w:sz w:val="24"/>
            <w:szCs w:val="24"/>
          </w:rPr>
          <w:lastRenderedPageBreak/>
          <w:t xml:space="preserve">the PC-VIPR pulse sequence (~11 minutes), changes that occur </w:t>
        </w:r>
      </w:ins>
      <w:ins w:id="240" w:author="Grant Steven Roberts" w:date="2020-09-18T13:55:00Z">
        <w:r w:rsidR="003E7853">
          <w:rPr>
            <w:rFonts w:ascii="Times New Roman" w:hAnsi="Times New Roman" w:cs="Times New Roman"/>
            <w:sz w:val="24"/>
            <w:szCs w:val="24"/>
          </w:rPr>
          <w:t>within</w:t>
        </w:r>
      </w:ins>
      <w:ins w:id="241" w:author="Grant Steven Roberts" w:date="2020-09-18T13:53:00Z">
        <w:r w:rsidR="003E7853">
          <w:rPr>
            <w:rFonts w:ascii="Times New Roman" w:hAnsi="Times New Roman" w:cs="Times New Roman"/>
            <w:sz w:val="24"/>
            <w:szCs w:val="24"/>
          </w:rPr>
          <w:t xml:space="preserve"> this digestion phase </w:t>
        </w:r>
      </w:ins>
      <w:ins w:id="242" w:author="Grant Steven Roberts" w:date="2020-09-18T13:55:00Z">
        <w:r w:rsidR="003E7853">
          <w:rPr>
            <w:rFonts w:ascii="Times New Roman" w:hAnsi="Times New Roman" w:cs="Times New Roman"/>
            <w:sz w:val="24"/>
            <w:szCs w:val="24"/>
          </w:rPr>
          <w:t>will</w:t>
        </w:r>
      </w:ins>
      <w:ins w:id="243" w:author="Grant Steven Roberts" w:date="2020-09-18T13:53:00Z">
        <w:r w:rsidR="003E7853">
          <w:rPr>
            <w:rFonts w:ascii="Times New Roman" w:hAnsi="Times New Roman" w:cs="Times New Roman"/>
            <w:sz w:val="24"/>
            <w:szCs w:val="24"/>
          </w:rPr>
          <w:t xml:space="preserve"> not be captured</w:t>
        </w:r>
      </w:ins>
      <w:ins w:id="244" w:author="Grant Steven Roberts" w:date="2020-09-18T17:14:00Z">
        <w:r w:rsidR="001E75E0">
          <w:rPr>
            <w:rFonts w:ascii="Times New Roman" w:hAnsi="Times New Roman" w:cs="Times New Roman"/>
            <w:sz w:val="24"/>
            <w:szCs w:val="24"/>
          </w:rPr>
          <w:t xml:space="preserve"> and is noted as an additi</w:t>
        </w:r>
      </w:ins>
      <w:ins w:id="245"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pPr>
        <w:pStyle w:val="NoSpacing"/>
        <w:spacing w:line="480" w:lineRule="auto"/>
        <w:ind w:firstLine="720"/>
        <w:jc w:val="both"/>
        <w:rPr>
          <w:rFonts w:ascii="Times New Roman" w:hAnsi="Times New Roman" w:cs="Times New Roman"/>
          <w:sz w:val="24"/>
          <w:szCs w:val="24"/>
        </w:rPr>
        <w:pPrChange w:id="246" w:author="Grant Steven Roberts" w:date="2020-09-18T10:52:00Z">
          <w:pPr>
            <w:pStyle w:val="NoSpacing"/>
            <w:spacing w:line="480" w:lineRule="auto"/>
            <w:jc w:val="both"/>
          </w:pPr>
        </w:pPrChange>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247"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248" w:author="Grant Steven Roberts" w:date="2020-09-18T16:56:00Z" w:name="move51340624"/>
      <w:moveTo w:id="249"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248"/>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250"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251" w:author="Grant Steven Roberts" w:date="2020-09-18T16:56:00Z" w:name="move51340624"/>
      <w:moveFrom w:id="252"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251"/>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1C93CA45"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Additional information may also be gained by investigating the temporal evolution of blood flow </w:t>
      </w:r>
      <w:r w:rsidRPr="0029108C">
        <w:rPr>
          <w:rFonts w:ascii="Times New Roman" w:hAnsi="Times New Roman" w:cs="Times New Roman"/>
          <w:sz w:val="24"/>
          <w:szCs w:val="24"/>
        </w:rPr>
        <w:lastRenderedPageBreak/>
        <w:t xml:space="preserve">patterns in the primary mesenteric vessels (CA, SMA, and IMA) and collaterals using 4D flow MRI. It has been theorized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&lt;EndNote&gt;&lt;Cite&gt;&lt;Author&gt;Poole&lt;/Author&gt;&lt;Year&gt;1987&lt;/Year&gt;&lt;RecNum&gt;906&lt;/RecNum&gt;&lt;DisplayText&gt;[44]&lt;/DisplayText&gt;&lt;record&gt;&lt;rec-number&gt;906&lt;/rec-number&gt;&lt;foreign-keys&gt;&lt;key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[44]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5B68E9">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5B68E9">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253"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253"/>
      <w:r w:rsidRPr="0029108C">
        <w:rPr>
          <w:rFonts w:ascii="Times New Roman" w:hAnsi="Times New Roman" w:cs="Times New Roman"/>
          <w:sz w:val="24"/>
          <w:szCs w:val="24"/>
        </w:rPr>
        <w:t>. Accelerated 4D flow MRI approaches such as PC-VIPR are well-suited for this type of investigation</w:t>
      </w:r>
      <w:ins w:id="254" w:author="Grant Steven Roberts" w:date="2020-09-18T17:18:00Z">
        <w:r w:rsidR="007C0237">
          <w:rPr>
            <w:rFonts w:ascii="Times New Roman" w:hAnsi="Times New Roman" w:cs="Times New Roman"/>
            <w:sz w:val="24"/>
            <w:szCs w:val="24"/>
          </w:rPr>
          <w:t xml:space="preserve">, and when coupled with </w:t>
        </w:r>
      </w:ins>
      <w:ins w:id="255" w:author="Grant Steven Roberts" w:date="2020-09-18T17:19:00Z">
        <w:r w:rsidR="007C0237">
          <w:rPr>
            <w:rFonts w:ascii="Times New Roman" w:hAnsi="Times New Roman" w:cs="Times New Roman"/>
            <w:sz w:val="24"/>
            <w:szCs w:val="24"/>
          </w:rPr>
          <w:t xml:space="preserve">advanced, constrained reconstruction techniques, </w:t>
        </w:r>
      </w:ins>
      <w:del w:id="256" w:author="Grant Steven Roberts" w:date="2020-09-18T17:18:00Z">
        <w:r w:rsidRPr="0029108C" w:rsidDel="007C0237">
          <w:rPr>
            <w:rFonts w:ascii="Times New Roman" w:hAnsi="Times New Roman" w:cs="Times New Roman"/>
            <w:sz w:val="24"/>
            <w:szCs w:val="24"/>
          </w:rPr>
          <w:delText xml:space="preserve"> because of short scan times, </w:delText>
        </w:r>
      </w:del>
      <w:ins w:id="257" w:author="Grant Steven Roberts" w:date="2020-09-18T17:19:00Z">
        <w:r w:rsidR="007C0237">
          <w:rPr>
            <w:rFonts w:ascii="Times New Roman" w:hAnsi="Times New Roman" w:cs="Times New Roman"/>
            <w:sz w:val="24"/>
            <w:szCs w:val="24"/>
          </w:rPr>
          <w:t xml:space="preserve"> can allow</w:t>
        </w:r>
      </w:ins>
      <w:del w:id="258"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259"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ultrasound studies measuring mesenteric blood flow. Here, we found quantifiable differences in blood flow hemodynamics in the aorta, SMA, SMV, and PV between individuals diagnosed with CMI, those who were symptomatic but did not have </w:t>
      </w:r>
      <w:r w:rsidRPr="0029108C">
        <w:rPr>
          <w:rFonts w:ascii="Times New Roman" w:hAnsi="Times New Roman" w:cs="Times New Roman"/>
          <w:sz w:val="24"/>
          <w:szCs w:val="24"/>
        </w:rPr>
        <w:lastRenderedPageBreak/>
        <w:t xml:space="preserve">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1F9506DA" w14:textId="77777777" w:rsidR="005B68E9" w:rsidRPr="005B68E9" w:rsidRDefault="00F72E5E" w:rsidP="005B68E9">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5B68E9" w:rsidRPr="005B68E9">
        <w:t>1. van Bockel JH, Geelkerken RH, Wasser MN (2001) Chronic splanchnic ischaemia. Best Pract Res Clin Gastroenterol 15 (1):99-119. doi:10.1053/bega.2001.0158</w:t>
      </w:r>
    </w:p>
    <w:p w14:paraId="12674789" w14:textId="77777777" w:rsidR="005B68E9" w:rsidRPr="005B68E9" w:rsidRDefault="005B68E9" w:rsidP="005B68E9">
      <w:pPr>
        <w:pStyle w:val="EndNoteBibliography"/>
        <w:spacing w:after="0"/>
      </w:pPr>
      <w:r w:rsidRPr="005B68E9">
        <w:t>2. Kolkman JJ, Geelkerken RH (2017) Diagnosis and treatment of chronic mesenteric ischemia: An update. Best Pract Res Clin Gastroenterol 31 (1):49-57. doi:10.1016/j.bpg.2017.01.003</w:t>
      </w:r>
    </w:p>
    <w:p w14:paraId="14045E2E" w14:textId="77777777" w:rsidR="005B68E9" w:rsidRPr="005B68E9" w:rsidRDefault="005B68E9" w:rsidP="005B68E9">
      <w:pPr>
        <w:pStyle w:val="EndNoteBibliography"/>
        <w:spacing w:after="0"/>
      </w:pPr>
      <w:r w:rsidRPr="005B68E9">
        <w:t>3. Sreenarasimhaiah J (2005) Chronic mesenteric ischemia. Best Pract Res Clin Gastroenterol 19 (2):283-295. doi:10.1016/j.bpg.2004.11.002</w:t>
      </w:r>
    </w:p>
    <w:p w14:paraId="31EFE9D3" w14:textId="77777777" w:rsidR="005B68E9" w:rsidRPr="005B68E9" w:rsidRDefault="005B68E9" w:rsidP="005B68E9">
      <w:pPr>
        <w:pStyle w:val="EndNoteBibliography"/>
        <w:spacing w:after="0"/>
      </w:pPr>
      <w:r w:rsidRPr="005B68E9">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13DE7CC7" w14:textId="77777777" w:rsidR="005B68E9" w:rsidRPr="005B68E9" w:rsidRDefault="005B68E9" w:rsidP="005B68E9">
      <w:pPr>
        <w:pStyle w:val="EndNoteBibliography"/>
        <w:spacing w:after="0"/>
      </w:pPr>
      <w:r w:rsidRPr="005B68E9">
        <w:t xml:space="preserve">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w:t>
      </w:r>
      <w:r w:rsidRPr="005B68E9">
        <w:lastRenderedPageBreak/>
        <w:t>clinical guidelines on the diagnosis and treatment of patients with chronic mesenteric ischaemia. United European Gastroenterol J 8 (4):371-395. doi:10.1177/2050640620916681</w:t>
      </w:r>
    </w:p>
    <w:p w14:paraId="2D285F57" w14:textId="77777777" w:rsidR="005B68E9" w:rsidRPr="005B68E9" w:rsidRDefault="005B68E9" w:rsidP="005B68E9">
      <w:pPr>
        <w:pStyle w:val="EndNoteBibliography"/>
        <w:spacing w:after="0"/>
      </w:pPr>
      <w:r w:rsidRPr="005B68E9">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778A5189" w14:textId="77777777" w:rsidR="005B68E9" w:rsidRPr="005B68E9" w:rsidRDefault="005B68E9" w:rsidP="005B68E9">
      <w:pPr>
        <w:pStyle w:val="EndNoteBibliography"/>
        <w:spacing w:after="0"/>
      </w:pPr>
      <w:r w:rsidRPr="005B68E9">
        <w:t>7. Amin MA, Nooman NA, Moussa GI (2014) Acute and chronic mesenteric ischemia: Multidetector CT and CT angiographic findings. The Egyptian Journal of Radiology and Nuclear Medicine 45 (4):1063-1070. doi:10.1016/j.ejrnm.2014.06.001</w:t>
      </w:r>
    </w:p>
    <w:p w14:paraId="2D13DD75" w14:textId="77777777" w:rsidR="005B68E9" w:rsidRPr="005B68E9" w:rsidRDefault="005B68E9" w:rsidP="005B68E9">
      <w:pPr>
        <w:pStyle w:val="EndNoteBibliography"/>
        <w:spacing w:after="0"/>
      </w:pPr>
      <w:r w:rsidRPr="005B68E9">
        <w:t>8. Mazzei MA, Guerrini S, Cioffi Squitieri N, Genovese EA, Mazzei FG, Volterrani L (2012) [Diagnosis of acute mesenteric ischemia/infarction in the era of multislice CT]. Recenti Prog Med 103 (11):435-437. doi:10.1701/1166.12884</w:t>
      </w:r>
    </w:p>
    <w:p w14:paraId="033AA44E" w14:textId="77777777" w:rsidR="005B68E9" w:rsidRPr="005B68E9" w:rsidRDefault="005B68E9" w:rsidP="005B68E9">
      <w:pPr>
        <w:pStyle w:val="EndNoteBibliography"/>
        <w:spacing w:after="0"/>
      </w:pPr>
      <w:r w:rsidRPr="005B68E9">
        <w:t>9. Mazzei MA, Guerrini S, Cioffi Squitieri N, Vindigni C, Imbriaco G, Gentili F, Berritto D, Mazzei FG, Grassi R, Volterrani L (2016) Reperfusion in non-occlusive mesenteric ischaemia (NOMI): effectiveness of CT in an emergency setting. Br J Radiol 89 (1061):20150956-20150956. doi:10.1259/bjr.20150956</w:t>
      </w:r>
    </w:p>
    <w:p w14:paraId="2028F5DE" w14:textId="77777777" w:rsidR="005B68E9" w:rsidRPr="005B68E9" w:rsidRDefault="005B68E9" w:rsidP="005B68E9">
      <w:pPr>
        <w:pStyle w:val="EndNoteBibliography"/>
        <w:spacing w:after="0"/>
      </w:pPr>
      <w:r w:rsidRPr="005B68E9">
        <w:t>10. Carlos RC, Stanley JC, Stafford-Johnson D, Prince MR (2001) Interobserver variability in the evaluation of chronic mesenteric ischemia with gadolinium-enhanced MR angiography. Acad Radiol 8 (9):879-887. doi:10.1016/s1076-6332(03)80767-5</w:t>
      </w:r>
    </w:p>
    <w:p w14:paraId="2E6F8B90" w14:textId="77777777" w:rsidR="005B68E9" w:rsidRPr="005B68E9" w:rsidRDefault="005B68E9" w:rsidP="005B68E9">
      <w:pPr>
        <w:pStyle w:val="EndNoteBibliography"/>
        <w:spacing w:after="0"/>
      </w:pPr>
      <w:r w:rsidRPr="005B68E9">
        <w:t>11. Meaney JF, Prince MR, Nostrant TT, Stanley JC (1997) Gadolinium-enhanced MR angiography of visceral arteries in patients with suspected chronic mesenteric ischemia. J Magn Reson Imaging 7 (1):171-176. doi:10.1002/jmri.1880070126</w:t>
      </w:r>
    </w:p>
    <w:p w14:paraId="7257252B" w14:textId="77777777" w:rsidR="005B68E9" w:rsidRPr="005B68E9" w:rsidRDefault="005B68E9" w:rsidP="005B68E9">
      <w:pPr>
        <w:pStyle w:val="EndNoteBibliography"/>
        <w:spacing w:after="0"/>
      </w:pPr>
      <w:r w:rsidRPr="005B68E9">
        <w:lastRenderedPageBreak/>
        <w:t>12. Mazzei MA, Guerrini S, Cioffi Squitieri N, Imbriaco G, Chieca R, Civitelli S, Savelli V, Mazzei FG, Volterrani L (2013) Magnetic resonance imaging: is there a role in clinical management for acute ischemic colitis? World J Gastroenterol 19 (8):1256-1263. doi:10.3748/wjg.v19.i8.1256</w:t>
      </w:r>
    </w:p>
    <w:p w14:paraId="506EA6ED" w14:textId="77777777" w:rsidR="005B68E9" w:rsidRPr="005B68E9" w:rsidRDefault="005B68E9" w:rsidP="005B68E9">
      <w:pPr>
        <w:pStyle w:val="EndNoteBibliography"/>
        <w:spacing w:after="0"/>
      </w:pPr>
      <w:r w:rsidRPr="005B68E9">
        <w:t>13. Zwolak RM, Fillinger MF, Walsh DB, LaBombard FE, Musson A, Darling CE, Cronenwett JL (1998) Mesenteric and celiac duplex scanning: a validation study. J Vasc Surg 27 (6):1078-1087; discussion 1088. doi:10.1016/s0741-5214(98)60010-0</w:t>
      </w:r>
    </w:p>
    <w:p w14:paraId="606C5838" w14:textId="77777777" w:rsidR="005B68E9" w:rsidRPr="005B68E9" w:rsidRDefault="005B68E9" w:rsidP="005B68E9">
      <w:pPr>
        <w:pStyle w:val="EndNoteBibliography"/>
        <w:spacing w:after="0"/>
      </w:pPr>
      <w:r w:rsidRPr="005B68E9">
        <w:t>14. Muller AF (1992) Role of duplex Doppler ultrasound in the assessment of patients with postprandial abdominal pain. Gut 33 (4):460-465. doi:10.1136/gut.33.4.460</w:t>
      </w:r>
    </w:p>
    <w:p w14:paraId="447CB945" w14:textId="77777777" w:rsidR="005B68E9" w:rsidRPr="005B68E9" w:rsidRDefault="005B68E9" w:rsidP="005B68E9">
      <w:pPr>
        <w:pStyle w:val="EndNoteBibliography"/>
        <w:spacing w:after="0"/>
      </w:pPr>
      <w:r w:rsidRPr="005B68E9">
        <w:t>15. Gentile AT, Moneta GL, Lee RW, Masser PA, Taylor LM, Jr., Porter JM (1995) Usefulness of fasting and postprandial duplex ultrasound examinations for predicting high-grade superior mesenteric artery stenosis. Am J Surg 169 (5):476-479. doi:10.1016/s0002-9610(99)80198-6</w:t>
      </w:r>
    </w:p>
    <w:p w14:paraId="3499D38D" w14:textId="77777777" w:rsidR="005B68E9" w:rsidRPr="005B68E9" w:rsidRDefault="005B68E9" w:rsidP="005B68E9">
      <w:pPr>
        <w:pStyle w:val="EndNoteBibliography"/>
        <w:spacing w:after="0"/>
      </w:pPr>
      <w:r w:rsidRPr="005B68E9">
        <w:t>16. Sabba C, Ferraioli G, Sarin SK, Lerner E, Groszmann RJ, Taylor KJ (1990) Feasibility spectrum for Doppler flowmetry of splanchnic vessels. In normal and cirrhotic populations. J Ultrasound Med 9 (12):705-710. doi:10.7863/jum.1990.9.12.705</w:t>
      </w:r>
    </w:p>
    <w:p w14:paraId="5FFA1EEC" w14:textId="77777777" w:rsidR="005B68E9" w:rsidRPr="005B68E9" w:rsidRDefault="005B68E9" w:rsidP="005B68E9">
      <w:pPr>
        <w:pStyle w:val="EndNoteBibliography"/>
        <w:spacing w:after="0"/>
      </w:pPr>
      <w:r w:rsidRPr="005B68E9">
        <w:t>17. Li KC, Whitney WS, McDonnell CH, Fredrickson JO, Pelc NJ, Dalman RL, Jeffrey RB, Jr. (1994) Chronic mesenteric ischemia: evaluation with phase-contrast cine MR imaging. Radiology 190 (1):175-179. doi:10.1148/radiology.190.1.8259400</w:t>
      </w:r>
    </w:p>
    <w:p w14:paraId="63B6C0AA" w14:textId="77777777" w:rsidR="005B68E9" w:rsidRPr="005B68E9" w:rsidRDefault="005B68E9" w:rsidP="005B68E9">
      <w:pPr>
        <w:pStyle w:val="EndNoteBibliography"/>
        <w:spacing w:after="0"/>
      </w:pPr>
      <w:r w:rsidRPr="005B68E9">
        <w:t>18. Burkart DJ, Johnson CD, Reading CC, Ehman RL (1995) MR measurements of mesenteric venous flow: prospective evaluation in healthy volunteers and patients with suspected chronic mesenteric ischemia. Radiology 194 (3):801-806. doi:10.1148/radiology.194.3.7862982</w:t>
      </w:r>
    </w:p>
    <w:p w14:paraId="688BD5E9" w14:textId="77777777" w:rsidR="005B68E9" w:rsidRPr="005B68E9" w:rsidRDefault="005B68E9" w:rsidP="005B68E9">
      <w:pPr>
        <w:pStyle w:val="EndNoteBibliography"/>
        <w:spacing w:after="0"/>
      </w:pPr>
      <w:r w:rsidRPr="005B68E9">
        <w:t xml:space="preserve">19. Li KC, Hopkins KL, Dalman RL, Song CK (1995) Simultaneous measurement of flow in the superior mesenteric vein and artery with cine phase-contrast MR imaging: value in diagnosis of </w:t>
      </w:r>
      <w:r w:rsidRPr="005B68E9">
        <w:lastRenderedPageBreak/>
        <w:t>chronic mesenteric ischemia. Work in progress. Radiology 194 (2):327-330. doi:10.1148/radiology.194.2.7824706</w:t>
      </w:r>
    </w:p>
    <w:p w14:paraId="3315CE2A" w14:textId="77777777" w:rsidR="005B68E9" w:rsidRPr="005B68E9" w:rsidRDefault="005B68E9" w:rsidP="005B68E9">
      <w:pPr>
        <w:pStyle w:val="EndNoteBibliography"/>
        <w:spacing w:after="0"/>
      </w:pPr>
      <w:r w:rsidRPr="005B68E9">
        <w:t>20. Dalman RL, Li KC, Moon WK, Chen I, Zarins CK (1996) Diminished postprandial hyperemia in patients with aortic and mesenteric arterial occlusive disease. Quantification by magnetic resonance flow imaging. Circulation 94 (9 Suppl):Ii206-210</w:t>
      </w:r>
    </w:p>
    <w:p w14:paraId="4D28DE0F" w14:textId="77777777" w:rsidR="005B68E9" w:rsidRPr="005B68E9" w:rsidRDefault="005B68E9" w:rsidP="005B68E9">
      <w:pPr>
        <w:pStyle w:val="EndNoteBibliography"/>
        <w:spacing w:after="0"/>
      </w:pPr>
      <w:r w:rsidRPr="005B68E9">
        <w:t>21. Roldan-Alzate A, Francois CJ, Wieben O, Reeder SB (2016) Emerging Applications of Abdominal 4D Flow MRI. AJR Am J Roentgenol 207 (1):58-66. doi:10.2214/ajr.15.15995</w:t>
      </w:r>
    </w:p>
    <w:p w14:paraId="364A5EC0" w14:textId="77777777" w:rsidR="005B68E9" w:rsidRPr="005B68E9" w:rsidRDefault="005B68E9" w:rsidP="005B68E9">
      <w:pPr>
        <w:pStyle w:val="EndNoteBibliography"/>
        <w:spacing w:after="0"/>
      </w:pPr>
      <w:r w:rsidRPr="005B68E9">
        <w:t>22. Siedek F, Giese D, Weiss K, Ekdawi S, Brinkmann S, Schroeder W, Bruns C, Chang DH, Persigehl T, Maintz D, Haneder S (2018) 4D flow MRI for the analysis of celiac trunk and mesenteric artery stenoses. Magn Reson Imaging 53:52-62. doi:10.1016/j.mri.2018.06.021</w:t>
      </w:r>
    </w:p>
    <w:p w14:paraId="7A097837" w14:textId="77777777" w:rsidR="005B68E9" w:rsidRPr="005B68E9" w:rsidRDefault="005B68E9" w:rsidP="005B68E9">
      <w:pPr>
        <w:pStyle w:val="EndNoteBibliography"/>
        <w:spacing w:after="0"/>
      </w:pPr>
      <w:r w:rsidRPr="005B68E9">
        <w:t>23. Roldan-Alzate A, Frydrychowicz A, Said A, Johnson KM, Francois CJ, Wieben O, Reeder SB (2015) Impaired regulation of portal venous flow in response to a meal challenge as quantified by 4D flow MRI. J Magn Reson Imaging 42 (4):1009-1017. doi:10.1002/jmri.24886</w:t>
      </w:r>
    </w:p>
    <w:p w14:paraId="1DBFC55E" w14:textId="77777777" w:rsidR="005B68E9" w:rsidRPr="005B68E9" w:rsidRDefault="005B68E9" w:rsidP="005B68E9">
      <w:pPr>
        <w:pStyle w:val="EndNoteBibliography"/>
        <w:spacing w:after="0"/>
      </w:pPr>
      <w:r w:rsidRPr="005B68E9">
        <w:t>24. Someya N, Endo MY, Fukuba Y, Hayashi N (2008) Blood flow responses in celiac and superior mesenteric arteries in the initial phase of digestion. Am J Physiol Regul Integr Comp Physiol 294 (6):R1790-1796. doi:10.1152/ajpregu.00553.2007</w:t>
      </w:r>
    </w:p>
    <w:p w14:paraId="4C403191" w14:textId="77777777" w:rsidR="005B68E9" w:rsidRPr="005B68E9" w:rsidRDefault="005B68E9" w:rsidP="005B68E9">
      <w:pPr>
        <w:pStyle w:val="EndNoteBibliography"/>
        <w:spacing w:after="0"/>
      </w:pPr>
      <w:r w:rsidRPr="005B68E9">
        <w:t>25. Gu T, Korosec FR, Block WF, Fain SB, Turk Q, Lum D, Zhou Y, Grist TM, Haughton V, Mistretta CA (2005) PC VIPR: a high-speed 3D phase-contrast method for flow quantification and high-resolution angiography. AJNR Am J Neuroradiol 26 (4):743-749</w:t>
      </w:r>
    </w:p>
    <w:p w14:paraId="685BCC38" w14:textId="77777777" w:rsidR="005B68E9" w:rsidRPr="005B68E9" w:rsidRDefault="005B68E9" w:rsidP="005B68E9">
      <w:pPr>
        <w:pStyle w:val="EndNoteBibliography"/>
        <w:spacing w:after="0"/>
      </w:pPr>
      <w:r w:rsidRPr="005B68E9">
        <w:t>26. Johnson KM, Markl M (2010) Improved SNR in phase contrast velocimetry with five-point balanced flow encoding. Magn Reson Med 63 (2):349-355. doi:10.1002/mrm.22202</w:t>
      </w:r>
    </w:p>
    <w:p w14:paraId="1A4D88D8" w14:textId="77777777" w:rsidR="005B68E9" w:rsidRPr="005B68E9" w:rsidRDefault="005B68E9" w:rsidP="005B68E9">
      <w:pPr>
        <w:pStyle w:val="EndNoteBibliography"/>
        <w:spacing w:after="0"/>
      </w:pPr>
      <w:r w:rsidRPr="005B68E9">
        <w:t xml:space="preserve">27. Liu J, Redmond MJ, Brodsky EK, Alexander AL, Lu A, Thornton FJ, Schulte MJ, Grist TM, Pipe JG, Block WF (2006) Generation and visualization of four-dimensional MR angiography </w:t>
      </w:r>
      <w:r w:rsidRPr="005B68E9">
        <w:lastRenderedPageBreak/>
        <w:t>data using an undersampled 3-D projection trajectory. IEEE Trans Med Imaging 25 (2):148-157. doi:10.1109/tmi.2005.861706</w:t>
      </w:r>
    </w:p>
    <w:p w14:paraId="55181B13" w14:textId="77777777" w:rsidR="005B68E9" w:rsidRPr="005B68E9" w:rsidRDefault="005B68E9" w:rsidP="005B68E9">
      <w:pPr>
        <w:pStyle w:val="EndNoteBibliography"/>
        <w:spacing w:after="0"/>
      </w:pPr>
      <w:r w:rsidRPr="005B68E9">
        <w:t>28. Walker PG, Cranney GB, Scheidegger MB, Waseleski G, Pohost GM, Yoganathan AP (1993) Semiautomated method for noise reduction and background phase error correction in MR phase velocity data. J Magn Reson Imaging 3 (3):521-530. doi:10.1002/jmri.1880030315</w:t>
      </w:r>
    </w:p>
    <w:p w14:paraId="208685F4" w14:textId="77777777" w:rsidR="005B68E9" w:rsidRPr="005B68E9" w:rsidRDefault="005B68E9" w:rsidP="005B68E9">
      <w:pPr>
        <w:pStyle w:val="EndNoteBibliography"/>
        <w:spacing w:after="0"/>
      </w:pPr>
      <w:r w:rsidRPr="005B68E9">
        <w:t>29. Stalder AF, Russe MF, Frydrychowicz A, Bock J, Hennig J, Markl M (2008) Quantitative 2D and 3D phase contrast MRI: optimized analysis of blood flow and vessel wall parameters. Magn Reson Med 60 (5):1218-1231. doi:10.1002/mrm.21778</w:t>
      </w:r>
    </w:p>
    <w:p w14:paraId="2EAF0AD9" w14:textId="77777777" w:rsidR="005B68E9" w:rsidRPr="005B68E9" w:rsidRDefault="005B68E9" w:rsidP="005B68E9">
      <w:pPr>
        <w:pStyle w:val="EndNoteBibliography"/>
        <w:spacing w:after="0"/>
      </w:pPr>
      <w:r w:rsidRPr="005B68E9">
        <w:t>30. Burkart DJ, Johnson CD, Ehman RL (1993) Correlation of arterial and venous blood flow in the mesenteric system based on MR findings. 1993 ARRS Executive Council Award. AJR Am J Roentgenol 161 (6):1279-1282. doi:10.2214/ajr.161.6.8249742</w:t>
      </w:r>
    </w:p>
    <w:p w14:paraId="7B9EEBE5" w14:textId="77777777" w:rsidR="005B68E9" w:rsidRPr="005B68E9" w:rsidRDefault="005B68E9" w:rsidP="005B68E9">
      <w:pPr>
        <w:pStyle w:val="EndNoteBibliography"/>
        <w:spacing w:after="0"/>
      </w:pPr>
      <w:r w:rsidRPr="005B68E9">
        <w:t>31. Burkart DJ, Johnson CD, Morton MJ, Wolf RL, Ehman RL (1993) Volumetric flow rates in the portal venous system: measurement with cine phase-contrast MR imaging. AJR Am J Roentgenol 160 (5):1113-1118. doi:10.2214/ajr.160.5.8470589</w:t>
      </w:r>
    </w:p>
    <w:p w14:paraId="7DBB3BE9" w14:textId="77777777" w:rsidR="005B68E9" w:rsidRPr="005B68E9" w:rsidRDefault="005B68E9" w:rsidP="005B68E9">
      <w:pPr>
        <w:pStyle w:val="EndNoteBibliography"/>
        <w:spacing w:after="0"/>
      </w:pPr>
      <w:r w:rsidRPr="005B68E9">
        <w:t>32. Moriyasu F, Ban N, Nishida O, Nakamura T, Miyake T, Uchino H, Kanematsu Y, Koizumi S (1986) Clinical application of an ultrasonic duplex system in the quantitative measurement of portal blood flow. J Clin Ultrasound 14 (8):579-588. doi:10.1002/jcu.1870140802</w:t>
      </w:r>
    </w:p>
    <w:p w14:paraId="185B9A7A" w14:textId="77777777" w:rsidR="005B68E9" w:rsidRPr="005B68E9" w:rsidRDefault="005B68E9" w:rsidP="005B68E9">
      <w:pPr>
        <w:pStyle w:val="EndNoteBibliography"/>
        <w:spacing w:after="0"/>
      </w:pPr>
      <w:r w:rsidRPr="005B68E9">
        <w:t>33. Cohen J (1988) Statistical power analysis for the behavioral sciences. L. Erlbaum Associates, Hillsdale, N.J.</w:t>
      </w:r>
    </w:p>
    <w:p w14:paraId="6C0E5BBB" w14:textId="77777777" w:rsidR="005B68E9" w:rsidRPr="005B68E9" w:rsidRDefault="005B68E9" w:rsidP="005B68E9">
      <w:pPr>
        <w:pStyle w:val="EndNoteBibliography"/>
        <w:spacing w:after="0"/>
      </w:pPr>
      <w:r w:rsidRPr="005B68E9">
        <w:t>34. Les AS, Yeung JJ, Schultz GM, Herfkens RJ, Dalman RL, Taylor CA (2010) Supraceliac and Infrarenal Aortic Flow in Patients with Abdominal Aortic Aneurysms: Mean Flows, Waveforms, and Allometric Scaling Relationships. Cardiovasc Eng Technol 1 (1). doi:10.1007/s13239-010-0004-8</w:t>
      </w:r>
    </w:p>
    <w:p w14:paraId="45E953CE" w14:textId="77777777" w:rsidR="005B68E9" w:rsidRPr="005B68E9" w:rsidRDefault="005B68E9" w:rsidP="005B68E9">
      <w:pPr>
        <w:pStyle w:val="EndNoteBibliography"/>
        <w:spacing w:after="0"/>
      </w:pPr>
      <w:r w:rsidRPr="005B68E9">
        <w:lastRenderedPageBreak/>
        <w:t>35. Taylor CA, Cheng CP, Espinosa LA, Tang BT, Parker D, Herfkens RJ (2002) In vivo quantification of blood flow and wall shear stress in the human abdominal aorta during lower limb exercise. Ann Biomed Eng 30 (3):402-408. doi:10.1114/1.1476016</w:t>
      </w:r>
    </w:p>
    <w:p w14:paraId="557F1470" w14:textId="77777777" w:rsidR="005B68E9" w:rsidRPr="005B68E9" w:rsidRDefault="005B68E9" w:rsidP="005B68E9">
      <w:pPr>
        <w:pStyle w:val="EndNoteBibliography"/>
        <w:spacing w:after="0"/>
      </w:pPr>
      <w:r w:rsidRPr="005B68E9">
        <w:t>36. Sieber C, Beglinger C, Jaeger K, Hildebrand P, Stalder GA (1991) Regulation of postprandial mesenteric blood flow in humans: evidence for a cholinergic nervous reflex. Gut 32 (4):361-366. doi:10.1136/gut.32.4.361</w:t>
      </w:r>
    </w:p>
    <w:p w14:paraId="6DB6D17D" w14:textId="77777777" w:rsidR="005B68E9" w:rsidRPr="005B68E9" w:rsidRDefault="005B68E9" w:rsidP="005B68E9">
      <w:pPr>
        <w:pStyle w:val="EndNoteBibliography"/>
        <w:spacing w:after="0"/>
      </w:pPr>
      <w:r w:rsidRPr="005B68E9">
        <w:t>37. Moneta GL, Taylor DC, Helton WS, Mulholland MW, Strandness DE, Jr. (1988) Duplex ultrasound measurement of postprandial intestinal blood flow: effect of meal composition. Gastroenterology 95 (5):1294-1301. doi:10.1016/0016-5085(88)90364-2</w:t>
      </w:r>
    </w:p>
    <w:p w14:paraId="146A8439" w14:textId="77777777" w:rsidR="005B68E9" w:rsidRPr="005B68E9" w:rsidRDefault="005B68E9" w:rsidP="005B68E9">
      <w:pPr>
        <w:pStyle w:val="EndNoteBibliography"/>
        <w:spacing w:after="0"/>
      </w:pPr>
      <w:r w:rsidRPr="005B68E9">
        <w:t>38. Cooper AM, Braatvedt GD, Qamar MI, Brown H, Thomas DM, Halliwell M, Read AE, Corrall RJ (1991) Fasting and post-prandial splanchnic blood flow is reduced by a somatostatin analogue (octreotide) in man. Clin Sci (Lond) 81 (2):169-175. doi:10.1042/cs0810169</w:t>
      </w:r>
    </w:p>
    <w:p w14:paraId="05BCA91F" w14:textId="77777777" w:rsidR="005B68E9" w:rsidRPr="005B68E9" w:rsidRDefault="005B68E9" w:rsidP="005B68E9">
      <w:pPr>
        <w:pStyle w:val="EndNoteBibliography"/>
        <w:spacing w:after="0"/>
      </w:pPr>
      <w:r w:rsidRPr="005B68E9">
        <w:t>39.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731EC5F1" w14:textId="77777777" w:rsidR="005B68E9" w:rsidRPr="005B68E9" w:rsidRDefault="005B68E9" w:rsidP="005B68E9">
      <w:pPr>
        <w:pStyle w:val="EndNoteBibliography"/>
        <w:spacing w:after="0"/>
      </w:pPr>
      <w:r w:rsidRPr="005B68E9">
        <w:t>40. Gaiani S, Bolondi L, Bassi SL, Santi V, Zironi G, Barbara L (1989) Effect of meal on portal hemodynamics in healthy humans and in patients with chronic liver disease. Hepatology 9 (6):815-819. doi:10.1002/hep.1840090604</w:t>
      </w:r>
    </w:p>
    <w:p w14:paraId="0F8ECBA8" w14:textId="77777777" w:rsidR="005B68E9" w:rsidRPr="005B68E9" w:rsidRDefault="005B68E9" w:rsidP="005B68E9">
      <w:pPr>
        <w:pStyle w:val="EndNoteBibliography"/>
        <w:spacing w:after="0"/>
      </w:pPr>
      <w:r w:rsidRPr="005B68E9">
        <w:t>41.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123BDC64" w14:textId="77777777" w:rsidR="005B68E9" w:rsidRPr="005B68E9" w:rsidRDefault="005B68E9" w:rsidP="005B68E9">
      <w:pPr>
        <w:pStyle w:val="EndNoteBibliography"/>
        <w:spacing w:after="0"/>
      </w:pPr>
      <w:r w:rsidRPr="005B68E9">
        <w:lastRenderedPageBreak/>
        <w:t>42. Wasser MN, Geelkerken RH, Kouwenhoven M, van Bockel JH, Hermans J, Schultze Kool LJ, de Roos A (1996) Systolically gated 3D phase contrast MRA of mesenteric arteries in suspected mesenteric ischemia. J Comput Assist Tomogr 20 (2):262-268. doi:10.1097/00004728-199603000-00017</w:t>
      </w:r>
    </w:p>
    <w:p w14:paraId="13173C35" w14:textId="77777777" w:rsidR="005B68E9" w:rsidRPr="005B68E9" w:rsidRDefault="005B68E9" w:rsidP="005B68E9">
      <w:pPr>
        <w:pStyle w:val="EndNoteBibliography"/>
        <w:spacing w:after="0"/>
      </w:pPr>
      <w:r w:rsidRPr="005B68E9">
        <w:t>43. Waaler BA, Eriksen M, Toska K (1991) The effect of meal size on postprandial increase in cardiac output. Acta Physiol Scand 142 (1):33-39. doi:10.1111/j.1748-1716.1991.tb09125.x</w:t>
      </w:r>
    </w:p>
    <w:p w14:paraId="6C67B223" w14:textId="77777777" w:rsidR="005B68E9" w:rsidRPr="005B68E9" w:rsidRDefault="005B68E9" w:rsidP="005B68E9">
      <w:pPr>
        <w:pStyle w:val="EndNoteBibliography"/>
      </w:pPr>
      <w:r w:rsidRPr="005B68E9">
        <w:t>44. Poole JW, Sammartano RJ, Boley SJ (1987) Hemodynamic basis of the pain of chronic mesenteric ischemia. Am J Surg 153 (2):171-176. doi:10.1016/0002-9610(87)90809-9</w:t>
      </w:r>
    </w:p>
    <w:p w14:paraId="52B2DD08" w14:textId="54D6BDF7" w:rsidR="00F72E5E" w:rsidRDefault="00F72E5E" w:rsidP="00FB4031">
      <w:pPr>
        <w:spacing w:after="0" w:line="480" w:lineRule="auto"/>
        <w:jc w:val="both"/>
      </w:pPr>
      <w:r w:rsidRPr="00675B3D">
        <w:rPr>
          <w:rFonts w:ascii="Times New Roman" w:hAnsi="Times New Roman" w:cs="Times New Roman"/>
          <w:sz w:val="24"/>
          <w:szCs w:val="24"/>
        </w:rPr>
        <w:fldChar w:fldCharType="end"/>
      </w:r>
    </w:p>
    <w:sectPr w:rsidR="00F72E5E" w:rsidSect="00E63C10">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A6AE7" w14:textId="77777777" w:rsidR="00D84EE8" w:rsidRDefault="00D84EE8" w:rsidP="00D640B8">
      <w:pPr>
        <w:spacing w:after="0" w:line="240" w:lineRule="auto"/>
      </w:pPr>
      <w:r>
        <w:separator/>
      </w:r>
    </w:p>
  </w:endnote>
  <w:endnote w:type="continuationSeparator" w:id="0">
    <w:p w14:paraId="07C184AA" w14:textId="77777777" w:rsidR="00D84EE8" w:rsidRDefault="00D84EE8"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4792D" w14:textId="77777777" w:rsidR="00D84EE8" w:rsidRDefault="00D84EE8" w:rsidP="00D640B8">
      <w:pPr>
        <w:spacing w:after="0" w:line="240" w:lineRule="auto"/>
      </w:pPr>
      <w:r>
        <w:separator/>
      </w:r>
    </w:p>
  </w:footnote>
  <w:footnote w:type="continuationSeparator" w:id="0">
    <w:p w14:paraId="72C4DDCA" w14:textId="77777777" w:rsidR="00D84EE8" w:rsidRDefault="00D84EE8"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8206FD" w:rsidRDefault="008206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8206FD" w:rsidRDefault="00820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mwrAUAibraPS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0&lt;/item&gt;&lt;item&gt;1021&lt;/item&gt;&lt;item&gt;1022&lt;/item&gt;&lt;item&gt;1023&lt;/item&gt;&lt;item&gt;1027&lt;/item&gt;&lt;/record-ids&gt;&lt;/item&gt;&lt;/Libraries&gt;"/>
  </w:docVars>
  <w:rsids>
    <w:rsidRoot w:val="00D640B8"/>
    <w:rsid w:val="0005200C"/>
    <w:rsid w:val="0006389C"/>
    <w:rsid w:val="00066ACB"/>
    <w:rsid w:val="00095B3B"/>
    <w:rsid w:val="000E333E"/>
    <w:rsid w:val="000E7460"/>
    <w:rsid w:val="00117ECB"/>
    <w:rsid w:val="00123116"/>
    <w:rsid w:val="00123F8E"/>
    <w:rsid w:val="001309EC"/>
    <w:rsid w:val="00137E07"/>
    <w:rsid w:val="0014547D"/>
    <w:rsid w:val="001505EE"/>
    <w:rsid w:val="001529AB"/>
    <w:rsid w:val="001663AC"/>
    <w:rsid w:val="001829D9"/>
    <w:rsid w:val="00184826"/>
    <w:rsid w:val="00192EEA"/>
    <w:rsid w:val="001A275D"/>
    <w:rsid w:val="001B673B"/>
    <w:rsid w:val="001C0918"/>
    <w:rsid w:val="001C4868"/>
    <w:rsid w:val="001E75E0"/>
    <w:rsid w:val="001F75B6"/>
    <w:rsid w:val="00212048"/>
    <w:rsid w:val="00240132"/>
    <w:rsid w:val="0024225B"/>
    <w:rsid w:val="00251EC4"/>
    <w:rsid w:val="00272DA6"/>
    <w:rsid w:val="002804C2"/>
    <w:rsid w:val="0029108C"/>
    <w:rsid w:val="00296525"/>
    <w:rsid w:val="00297EDA"/>
    <w:rsid w:val="002A1E1D"/>
    <w:rsid w:val="002B0487"/>
    <w:rsid w:val="002C0DAD"/>
    <w:rsid w:val="002F2E56"/>
    <w:rsid w:val="002F7B48"/>
    <w:rsid w:val="00300A06"/>
    <w:rsid w:val="003023D5"/>
    <w:rsid w:val="00306FF9"/>
    <w:rsid w:val="00311E5A"/>
    <w:rsid w:val="003531E4"/>
    <w:rsid w:val="00356C9D"/>
    <w:rsid w:val="0036100C"/>
    <w:rsid w:val="00363D8D"/>
    <w:rsid w:val="003742B6"/>
    <w:rsid w:val="00396E27"/>
    <w:rsid w:val="003C2928"/>
    <w:rsid w:val="003C53F7"/>
    <w:rsid w:val="003D253C"/>
    <w:rsid w:val="003E5940"/>
    <w:rsid w:val="003E7853"/>
    <w:rsid w:val="00411FD4"/>
    <w:rsid w:val="0041481E"/>
    <w:rsid w:val="00445975"/>
    <w:rsid w:val="00475C8D"/>
    <w:rsid w:val="00476A23"/>
    <w:rsid w:val="004B2973"/>
    <w:rsid w:val="004B57BD"/>
    <w:rsid w:val="005103CC"/>
    <w:rsid w:val="00523040"/>
    <w:rsid w:val="0052655A"/>
    <w:rsid w:val="0052775F"/>
    <w:rsid w:val="00537999"/>
    <w:rsid w:val="005529D8"/>
    <w:rsid w:val="00571E40"/>
    <w:rsid w:val="005A4449"/>
    <w:rsid w:val="005B68E9"/>
    <w:rsid w:val="005D46B1"/>
    <w:rsid w:val="005D5872"/>
    <w:rsid w:val="006311B0"/>
    <w:rsid w:val="00634207"/>
    <w:rsid w:val="00635651"/>
    <w:rsid w:val="00640CC5"/>
    <w:rsid w:val="006567EA"/>
    <w:rsid w:val="006668D0"/>
    <w:rsid w:val="00675B3D"/>
    <w:rsid w:val="006A2303"/>
    <w:rsid w:val="006B18C0"/>
    <w:rsid w:val="006C6699"/>
    <w:rsid w:val="006E3393"/>
    <w:rsid w:val="006F4C75"/>
    <w:rsid w:val="0071112B"/>
    <w:rsid w:val="007165D5"/>
    <w:rsid w:val="00722259"/>
    <w:rsid w:val="0072721A"/>
    <w:rsid w:val="007861A0"/>
    <w:rsid w:val="007861C0"/>
    <w:rsid w:val="00794C2C"/>
    <w:rsid w:val="007A0BFB"/>
    <w:rsid w:val="007B4ECA"/>
    <w:rsid w:val="007C0237"/>
    <w:rsid w:val="00810962"/>
    <w:rsid w:val="008206FD"/>
    <w:rsid w:val="00830A1D"/>
    <w:rsid w:val="0084213C"/>
    <w:rsid w:val="008449F6"/>
    <w:rsid w:val="008528E5"/>
    <w:rsid w:val="00880C40"/>
    <w:rsid w:val="0088136E"/>
    <w:rsid w:val="008854DF"/>
    <w:rsid w:val="008920E0"/>
    <w:rsid w:val="008C1B1C"/>
    <w:rsid w:val="008C4B55"/>
    <w:rsid w:val="008D6511"/>
    <w:rsid w:val="008E6D08"/>
    <w:rsid w:val="008E75F7"/>
    <w:rsid w:val="008F6F9E"/>
    <w:rsid w:val="00902F48"/>
    <w:rsid w:val="009049F1"/>
    <w:rsid w:val="0090613E"/>
    <w:rsid w:val="00921EE0"/>
    <w:rsid w:val="0093603E"/>
    <w:rsid w:val="00983D56"/>
    <w:rsid w:val="00990FB6"/>
    <w:rsid w:val="00994EC0"/>
    <w:rsid w:val="009B04E9"/>
    <w:rsid w:val="009B723E"/>
    <w:rsid w:val="009D4014"/>
    <w:rsid w:val="009D6136"/>
    <w:rsid w:val="009E4198"/>
    <w:rsid w:val="009F4372"/>
    <w:rsid w:val="009F4F82"/>
    <w:rsid w:val="00A03F7A"/>
    <w:rsid w:val="00A06AC4"/>
    <w:rsid w:val="00A222F1"/>
    <w:rsid w:val="00A43FF8"/>
    <w:rsid w:val="00A540D9"/>
    <w:rsid w:val="00A55224"/>
    <w:rsid w:val="00A576E7"/>
    <w:rsid w:val="00A605FE"/>
    <w:rsid w:val="00A72524"/>
    <w:rsid w:val="00A752D1"/>
    <w:rsid w:val="00A7562F"/>
    <w:rsid w:val="00AB3D02"/>
    <w:rsid w:val="00AB792F"/>
    <w:rsid w:val="00AC6B6A"/>
    <w:rsid w:val="00AF488E"/>
    <w:rsid w:val="00B14A11"/>
    <w:rsid w:val="00B17C37"/>
    <w:rsid w:val="00B36862"/>
    <w:rsid w:val="00B45996"/>
    <w:rsid w:val="00B71B4F"/>
    <w:rsid w:val="00B73D02"/>
    <w:rsid w:val="00B976E6"/>
    <w:rsid w:val="00B97F21"/>
    <w:rsid w:val="00BC211D"/>
    <w:rsid w:val="00BD157D"/>
    <w:rsid w:val="00BE07CF"/>
    <w:rsid w:val="00BF5188"/>
    <w:rsid w:val="00C01719"/>
    <w:rsid w:val="00C17779"/>
    <w:rsid w:val="00C24554"/>
    <w:rsid w:val="00C27767"/>
    <w:rsid w:val="00C3152C"/>
    <w:rsid w:val="00C341BE"/>
    <w:rsid w:val="00C60B5D"/>
    <w:rsid w:val="00C64B4B"/>
    <w:rsid w:val="00C771A9"/>
    <w:rsid w:val="00C807BB"/>
    <w:rsid w:val="00CC0C4C"/>
    <w:rsid w:val="00CE66E7"/>
    <w:rsid w:val="00CE7A5C"/>
    <w:rsid w:val="00D2337E"/>
    <w:rsid w:val="00D301FB"/>
    <w:rsid w:val="00D44673"/>
    <w:rsid w:val="00D51C2E"/>
    <w:rsid w:val="00D640B8"/>
    <w:rsid w:val="00D74F30"/>
    <w:rsid w:val="00D767C2"/>
    <w:rsid w:val="00D84EE8"/>
    <w:rsid w:val="00DA2976"/>
    <w:rsid w:val="00DC6E47"/>
    <w:rsid w:val="00DE0E78"/>
    <w:rsid w:val="00E0205F"/>
    <w:rsid w:val="00E14EA3"/>
    <w:rsid w:val="00E50CCC"/>
    <w:rsid w:val="00E50E01"/>
    <w:rsid w:val="00E63C10"/>
    <w:rsid w:val="00E6692D"/>
    <w:rsid w:val="00E86B6E"/>
    <w:rsid w:val="00E93988"/>
    <w:rsid w:val="00EA389B"/>
    <w:rsid w:val="00EE03D4"/>
    <w:rsid w:val="00F24314"/>
    <w:rsid w:val="00F415FC"/>
    <w:rsid w:val="00F50090"/>
    <w:rsid w:val="00F60054"/>
    <w:rsid w:val="00F66D07"/>
    <w:rsid w:val="00F72B44"/>
    <w:rsid w:val="00F72E5E"/>
    <w:rsid w:val="00F741EB"/>
    <w:rsid w:val="00F82790"/>
    <w:rsid w:val="00F8562C"/>
    <w:rsid w:val="00FA5339"/>
    <w:rsid w:val="00FB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1AE6EDB1-8CE8-4E05-A3FB-4931BDE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5.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33</Pages>
  <Words>11961</Words>
  <Characters>68182</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9</cp:revision>
  <dcterms:created xsi:type="dcterms:W3CDTF">2020-09-18T23:08:00Z</dcterms:created>
  <dcterms:modified xsi:type="dcterms:W3CDTF">2020-11-06T00:06:00Z</dcterms:modified>
</cp:coreProperties>
</file>