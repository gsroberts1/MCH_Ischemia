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9CA1CB" w14:textId="77777777" w:rsidR="007861C0"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b/>
          <w:bCs/>
          <w:sz w:val="24"/>
          <w:szCs w:val="24"/>
        </w:rPr>
        <w:t>Title</w:t>
      </w:r>
    </w:p>
    <w:p w14:paraId="4BB48F5E" w14:textId="0E4A39EB" w:rsidR="00F72E5E" w:rsidRDefault="00F72E5E" w:rsidP="007861C0">
      <w:pPr>
        <w:pStyle w:val="NoSpacing"/>
        <w:spacing w:line="480" w:lineRule="auto"/>
        <w:jc w:val="both"/>
        <w:rPr>
          <w:rFonts w:ascii="Times New Roman" w:hAnsi="Times New Roman" w:cs="Times New Roman"/>
          <w:sz w:val="24"/>
          <w:szCs w:val="24"/>
        </w:rPr>
      </w:pPr>
      <w:commentRangeStart w:id="0"/>
      <w:r w:rsidRPr="0029108C">
        <w:rPr>
          <w:rFonts w:ascii="Times New Roman" w:hAnsi="Times New Roman" w:cs="Times New Roman"/>
          <w:sz w:val="24"/>
          <w:szCs w:val="24"/>
        </w:rPr>
        <w:t>Non-invasive Assessment of Mesenteric Hemodynamics in Patients with Suspected Chronic Mesenteric Ischemia using 4D flow MRI</w:t>
      </w:r>
      <w:commentRangeEnd w:id="0"/>
      <w:r w:rsidR="00675B3D">
        <w:rPr>
          <w:rStyle w:val="CommentReference"/>
        </w:rPr>
        <w:commentReference w:id="0"/>
      </w:r>
    </w:p>
    <w:p w14:paraId="09A6C118" w14:textId="77777777" w:rsidR="00C27767" w:rsidRPr="0029108C" w:rsidRDefault="00C27767" w:rsidP="007861C0">
      <w:pPr>
        <w:pStyle w:val="NoSpacing"/>
        <w:spacing w:line="480" w:lineRule="auto"/>
        <w:jc w:val="both"/>
        <w:rPr>
          <w:rFonts w:ascii="Times New Roman" w:hAnsi="Times New Roman" w:cs="Times New Roman"/>
          <w:sz w:val="24"/>
          <w:szCs w:val="24"/>
        </w:rPr>
      </w:pPr>
    </w:p>
    <w:p w14:paraId="2603BB66" w14:textId="77777777" w:rsidR="007861C0"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Authors</w:t>
      </w:r>
    </w:p>
    <w:p w14:paraId="68ECD9EC" w14:textId="4EBF8FFD" w:rsidR="00F72E5E" w:rsidRDefault="00F72E5E" w:rsidP="007861C0">
      <w:pPr>
        <w:pStyle w:val="NoSpacing"/>
        <w:spacing w:line="480" w:lineRule="auto"/>
        <w:jc w:val="both"/>
        <w:rPr>
          <w:rFonts w:ascii="Times New Roman" w:hAnsi="Times New Roman" w:cs="Times New Roman"/>
          <w:sz w:val="24"/>
          <w:szCs w:val="24"/>
          <w:vertAlign w:val="superscript"/>
        </w:rPr>
      </w:pPr>
      <w:r w:rsidRPr="0029108C">
        <w:rPr>
          <w:rFonts w:ascii="Times New Roman" w:hAnsi="Times New Roman" w:cs="Times New Roman"/>
          <w:sz w:val="24"/>
          <w:szCs w:val="24"/>
        </w:rPr>
        <w:t>Grant S. Roberts BS</w:t>
      </w:r>
      <w:r w:rsidRPr="0029108C">
        <w:rPr>
          <w:rFonts w:ascii="Times New Roman" w:hAnsi="Times New Roman" w:cs="Times New Roman"/>
          <w:sz w:val="24"/>
          <w:szCs w:val="24"/>
          <w:vertAlign w:val="superscript"/>
        </w:rPr>
        <w:t>1</w:t>
      </w:r>
      <w:r w:rsidRPr="0029108C">
        <w:rPr>
          <w:rFonts w:ascii="Times New Roman" w:hAnsi="Times New Roman" w:cs="Times New Roman"/>
          <w:sz w:val="24"/>
          <w:szCs w:val="24"/>
        </w:rPr>
        <w:t>, Christopher J. François MD</w:t>
      </w:r>
      <w:r w:rsidRPr="0029108C">
        <w:rPr>
          <w:rFonts w:ascii="Times New Roman" w:hAnsi="Times New Roman" w:cs="Times New Roman"/>
          <w:sz w:val="24"/>
          <w:szCs w:val="24"/>
          <w:vertAlign w:val="superscript"/>
        </w:rPr>
        <w:t>2</w:t>
      </w:r>
      <w:r w:rsidRPr="0029108C">
        <w:rPr>
          <w:rFonts w:ascii="Times New Roman" w:hAnsi="Times New Roman" w:cs="Times New Roman"/>
          <w:sz w:val="24"/>
          <w:szCs w:val="24"/>
        </w:rPr>
        <w:t xml:space="preserve">, Alejandro </w:t>
      </w:r>
      <w:proofErr w:type="spellStart"/>
      <w:r w:rsidRPr="0029108C">
        <w:rPr>
          <w:rFonts w:ascii="Times New Roman" w:hAnsi="Times New Roman" w:cs="Times New Roman"/>
          <w:sz w:val="24"/>
          <w:szCs w:val="24"/>
        </w:rPr>
        <w:t>Roldán-Alzate</w:t>
      </w:r>
      <w:proofErr w:type="spellEnd"/>
      <w:r w:rsidRPr="0029108C">
        <w:rPr>
          <w:rFonts w:ascii="Times New Roman" w:hAnsi="Times New Roman" w:cs="Times New Roman"/>
          <w:sz w:val="24"/>
          <w:szCs w:val="24"/>
        </w:rPr>
        <w:t xml:space="preserve"> </w:t>
      </w:r>
      <w:r w:rsidRPr="0029108C">
        <w:rPr>
          <w:rFonts w:ascii="Times New Roman" w:hAnsi="Times New Roman" w:cs="Times New Roman"/>
          <w:noProof/>
          <w:sz w:val="24"/>
          <w:szCs w:val="24"/>
        </w:rPr>
        <w:t>PhD</w:t>
      </w:r>
      <w:r w:rsidRPr="0029108C">
        <w:rPr>
          <w:rFonts w:ascii="Times New Roman" w:hAnsi="Times New Roman" w:cs="Times New Roman"/>
          <w:sz w:val="24"/>
          <w:szCs w:val="24"/>
          <w:vertAlign w:val="superscript"/>
        </w:rPr>
        <w:t>1,2</w:t>
      </w:r>
      <w:r w:rsidRPr="0029108C">
        <w:rPr>
          <w:rFonts w:ascii="Times New Roman" w:hAnsi="Times New Roman" w:cs="Times New Roman"/>
          <w:sz w:val="24"/>
          <w:szCs w:val="24"/>
        </w:rPr>
        <w:t>, Oliver Wieben, PhD</w:t>
      </w:r>
      <w:r w:rsidRPr="0029108C">
        <w:rPr>
          <w:rFonts w:ascii="Times New Roman" w:hAnsi="Times New Roman" w:cs="Times New Roman"/>
          <w:sz w:val="24"/>
          <w:szCs w:val="24"/>
          <w:vertAlign w:val="superscript"/>
        </w:rPr>
        <w:t>1,2*</w:t>
      </w:r>
    </w:p>
    <w:p w14:paraId="377A786F" w14:textId="77777777" w:rsidR="00C27767" w:rsidRPr="0029108C" w:rsidRDefault="00C27767" w:rsidP="007861C0">
      <w:pPr>
        <w:pStyle w:val="NoSpacing"/>
        <w:spacing w:line="480" w:lineRule="auto"/>
        <w:jc w:val="both"/>
        <w:rPr>
          <w:rFonts w:ascii="Times New Roman" w:hAnsi="Times New Roman" w:cs="Times New Roman"/>
          <w:sz w:val="24"/>
          <w:szCs w:val="24"/>
        </w:rPr>
      </w:pPr>
    </w:p>
    <w:p w14:paraId="0C33DF09" w14:textId="77777777" w:rsidR="007861C0"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Author Affiliations</w:t>
      </w:r>
    </w:p>
    <w:p w14:paraId="7F9B0620" w14:textId="77777777" w:rsidR="007861C0"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vertAlign w:val="superscript"/>
        </w:rPr>
        <w:t>1</w:t>
      </w:r>
      <w:r w:rsidRPr="0029108C">
        <w:rPr>
          <w:rFonts w:ascii="Times New Roman" w:hAnsi="Times New Roman" w:cs="Times New Roman"/>
          <w:sz w:val="24"/>
          <w:szCs w:val="24"/>
        </w:rPr>
        <w:t>University of Wisconsin - Madison, Department of Medical Physics, Madison, Wisconsin, USA</w:t>
      </w:r>
    </w:p>
    <w:p w14:paraId="61711C3B" w14:textId="2EFECA13"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vertAlign w:val="superscript"/>
        </w:rPr>
        <w:t>2</w:t>
      </w:r>
      <w:r w:rsidRPr="0029108C">
        <w:rPr>
          <w:rFonts w:ascii="Times New Roman" w:hAnsi="Times New Roman" w:cs="Times New Roman"/>
          <w:sz w:val="24"/>
          <w:szCs w:val="24"/>
        </w:rPr>
        <w:t>University of Wisconsin - Madison, Department of Radiology, Madison, Wisconsin, USA.</w:t>
      </w:r>
    </w:p>
    <w:p w14:paraId="6FD12193" w14:textId="77777777" w:rsidR="00C27767" w:rsidRPr="0029108C" w:rsidRDefault="00C27767" w:rsidP="007861C0">
      <w:pPr>
        <w:pStyle w:val="NoSpacing"/>
        <w:spacing w:line="480" w:lineRule="auto"/>
        <w:jc w:val="both"/>
        <w:rPr>
          <w:rFonts w:ascii="Times New Roman" w:hAnsi="Times New Roman" w:cs="Times New Roman"/>
          <w:sz w:val="24"/>
          <w:szCs w:val="24"/>
        </w:rPr>
      </w:pPr>
    </w:p>
    <w:p w14:paraId="1DF707EF" w14:textId="77777777" w:rsidR="001C4868" w:rsidRDefault="001C4868" w:rsidP="001C4868">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 xml:space="preserve">Author ORCID </w:t>
      </w:r>
      <w:proofErr w:type="spellStart"/>
      <w:r w:rsidRPr="0029108C">
        <w:rPr>
          <w:rFonts w:ascii="Times New Roman" w:hAnsi="Times New Roman" w:cs="Times New Roman"/>
          <w:b/>
          <w:bCs/>
          <w:sz w:val="24"/>
          <w:szCs w:val="24"/>
        </w:rPr>
        <w:t>iDs</w:t>
      </w:r>
      <w:proofErr w:type="spellEnd"/>
    </w:p>
    <w:p w14:paraId="28F80D21" w14:textId="77777777" w:rsidR="001C4868" w:rsidRDefault="001C4868" w:rsidP="001C4868">
      <w:pPr>
        <w:pStyle w:val="NoSpacing"/>
        <w:spacing w:line="480" w:lineRule="auto"/>
        <w:jc w:val="both"/>
        <w:rPr>
          <w:rFonts w:ascii="Times New Roman" w:hAnsi="Times New Roman" w:cs="Times New Roman"/>
          <w:sz w:val="24"/>
          <w:szCs w:val="24"/>
          <w:shd w:val="clear" w:color="auto" w:fill="FFFFFF"/>
        </w:rPr>
      </w:pPr>
      <w:r w:rsidRPr="0029108C">
        <w:rPr>
          <w:rFonts w:ascii="Times New Roman" w:hAnsi="Times New Roman" w:cs="Times New Roman"/>
          <w:sz w:val="24"/>
          <w:szCs w:val="24"/>
        </w:rPr>
        <w:t xml:space="preserve">Grant S. Roberts: </w:t>
      </w:r>
      <w:r w:rsidRPr="0029108C">
        <w:rPr>
          <w:rFonts w:ascii="Times New Roman" w:hAnsi="Times New Roman" w:cs="Times New Roman"/>
          <w:sz w:val="24"/>
          <w:szCs w:val="24"/>
          <w:shd w:val="clear" w:color="auto" w:fill="FFFFFF"/>
        </w:rPr>
        <w:t>0000-0003-1472-4352</w:t>
      </w:r>
    </w:p>
    <w:p w14:paraId="4F1C7265" w14:textId="77777777" w:rsidR="001C4868" w:rsidRDefault="001C4868" w:rsidP="001C4868">
      <w:pPr>
        <w:pStyle w:val="NoSpacing"/>
        <w:spacing w:line="480" w:lineRule="auto"/>
        <w:jc w:val="both"/>
        <w:rPr>
          <w:rFonts w:ascii="Times New Roman" w:hAnsi="Times New Roman" w:cs="Times New Roman"/>
          <w:sz w:val="24"/>
          <w:szCs w:val="24"/>
          <w:shd w:val="clear" w:color="auto" w:fill="FFFFFF"/>
        </w:rPr>
      </w:pPr>
      <w:r w:rsidRPr="0029108C">
        <w:rPr>
          <w:rFonts w:ascii="Times New Roman" w:hAnsi="Times New Roman" w:cs="Times New Roman"/>
          <w:sz w:val="24"/>
          <w:szCs w:val="24"/>
        </w:rPr>
        <w:t xml:space="preserve">Christopher J. François: </w:t>
      </w:r>
      <w:r w:rsidRPr="0029108C">
        <w:rPr>
          <w:rFonts w:ascii="Times New Roman" w:hAnsi="Times New Roman" w:cs="Times New Roman"/>
          <w:sz w:val="24"/>
          <w:szCs w:val="24"/>
          <w:shd w:val="clear" w:color="auto" w:fill="FFFFFF"/>
        </w:rPr>
        <w:t>0000-0001-5254-1181</w:t>
      </w:r>
    </w:p>
    <w:p w14:paraId="115D6A81" w14:textId="77777777" w:rsidR="001C4868" w:rsidRDefault="001C4868" w:rsidP="001C4868">
      <w:pPr>
        <w:pStyle w:val="NoSpacing"/>
        <w:spacing w:line="480" w:lineRule="auto"/>
        <w:jc w:val="both"/>
        <w:rPr>
          <w:rFonts w:ascii="Times New Roman" w:hAnsi="Times New Roman" w:cs="Times New Roman"/>
          <w:sz w:val="24"/>
          <w:szCs w:val="24"/>
          <w:shd w:val="clear" w:color="auto" w:fill="FFFFFF"/>
        </w:rPr>
      </w:pPr>
      <w:r w:rsidRPr="0029108C">
        <w:rPr>
          <w:rFonts w:ascii="Times New Roman" w:hAnsi="Times New Roman" w:cs="Times New Roman"/>
          <w:sz w:val="24"/>
          <w:szCs w:val="24"/>
        </w:rPr>
        <w:t xml:space="preserve">Alejandro </w:t>
      </w:r>
      <w:proofErr w:type="spellStart"/>
      <w:r w:rsidRPr="0029108C">
        <w:rPr>
          <w:rFonts w:ascii="Times New Roman" w:hAnsi="Times New Roman" w:cs="Times New Roman"/>
          <w:sz w:val="24"/>
          <w:szCs w:val="24"/>
        </w:rPr>
        <w:t>Roldán-Alzate</w:t>
      </w:r>
      <w:proofErr w:type="spellEnd"/>
      <w:r w:rsidRPr="0029108C">
        <w:rPr>
          <w:rFonts w:ascii="Times New Roman" w:hAnsi="Times New Roman" w:cs="Times New Roman"/>
          <w:sz w:val="24"/>
          <w:szCs w:val="24"/>
        </w:rPr>
        <w:t xml:space="preserve">: </w:t>
      </w:r>
      <w:r w:rsidRPr="0029108C">
        <w:rPr>
          <w:rFonts w:ascii="Times New Roman" w:hAnsi="Times New Roman" w:cs="Times New Roman"/>
          <w:sz w:val="24"/>
          <w:szCs w:val="24"/>
          <w:shd w:val="clear" w:color="auto" w:fill="FFFFFF"/>
        </w:rPr>
        <w:t>0000-0003-4149-4038</w:t>
      </w:r>
    </w:p>
    <w:p w14:paraId="47CB9A39" w14:textId="77777777" w:rsidR="001C4868" w:rsidRDefault="001C4868" w:rsidP="001C4868">
      <w:pPr>
        <w:pStyle w:val="NoSpacing"/>
        <w:spacing w:line="480" w:lineRule="auto"/>
        <w:jc w:val="both"/>
        <w:rPr>
          <w:rFonts w:ascii="Times New Roman" w:hAnsi="Times New Roman" w:cs="Times New Roman"/>
          <w:sz w:val="24"/>
          <w:szCs w:val="24"/>
          <w:shd w:val="clear" w:color="auto" w:fill="FFFFFF"/>
        </w:rPr>
      </w:pPr>
      <w:r w:rsidRPr="0029108C">
        <w:rPr>
          <w:rFonts w:ascii="Times New Roman" w:hAnsi="Times New Roman" w:cs="Times New Roman"/>
          <w:sz w:val="24"/>
          <w:szCs w:val="24"/>
        </w:rPr>
        <w:t xml:space="preserve">Oliver Wieben: </w:t>
      </w:r>
      <w:r w:rsidRPr="0029108C">
        <w:rPr>
          <w:rFonts w:ascii="Times New Roman" w:hAnsi="Times New Roman" w:cs="Times New Roman"/>
          <w:sz w:val="24"/>
          <w:szCs w:val="24"/>
          <w:shd w:val="clear" w:color="auto" w:fill="FFFFFF"/>
        </w:rPr>
        <w:t>0000-0002-7931-1930</w:t>
      </w:r>
    </w:p>
    <w:p w14:paraId="68E861DC" w14:textId="77777777" w:rsidR="001C4868" w:rsidRPr="0029108C" w:rsidRDefault="001C4868" w:rsidP="001C4868">
      <w:pPr>
        <w:pStyle w:val="NoSpacing"/>
        <w:spacing w:line="480" w:lineRule="auto"/>
        <w:jc w:val="both"/>
        <w:rPr>
          <w:rFonts w:ascii="Times New Roman" w:hAnsi="Times New Roman" w:cs="Times New Roman"/>
          <w:sz w:val="24"/>
          <w:szCs w:val="24"/>
          <w:shd w:val="clear" w:color="auto" w:fill="FFFFFF"/>
        </w:rPr>
      </w:pPr>
    </w:p>
    <w:p w14:paraId="35FF1701" w14:textId="77777777" w:rsidR="001C4868" w:rsidRDefault="001C4868" w:rsidP="001C4868">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Corresponding Author</w:t>
      </w:r>
    </w:p>
    <w:p w14:paraId="1622524A" w14:textId="77777777"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Oliver Wieben </w:t>
      </w:r>
    </w:p>
    <w:p w14:paraId="3DBB9AF4" w14:textId="77777777" w:rsidR="001C4868" w:rsidRDefault="001C4868" w:rsidP="001C4868">
      <w:pPr>
        <w:pStyle w:val="NoSpacing"/>
        <w:spacing w:line="480" w:lineRule="auto"/>
        <w:jc w:val="both"/>
        <w:rPr>
          <w:rStyle w:val="Hyperlink"/>
          <w:rFonts w:ascii="Times New Roman" w:hAnsi="Times New Roman" w:cs="Times New Roman"/>
          <w:color w:val="auto"/>
          <w:sz w:val="24"/>
          <w:szCs w:val="24"/>
        </w:rPr>
      </w:pPr>
      <w:r>
        <w:rPr>
          <w:rFonts w:ascii="Times New Roman" w:hAnsi="Times New Roman" w:cs="Times New Roman"/>
          <w:sz w:val="24"/>
          <w:szCs w:val="24"/>
        </w:rPr>
        <w:t>E</w:t>
      </w:r>
      <w:r w:rsidRPr="0029108C">
        <w:rPr>
          <w:rFonts w:ascii="Times New Roman" w:hAnsi="Times New Roman" w:cs="Times New Roman"/>
          <w:sz w:val="24"/>
          <w:szCs w:val="24"/>
        </w:rPr>
        <w:t xml:space="preserve">mail: </w:t>
      </w:r>
      <w:hyperlink r:id="rId12" w:history="1">
        <w:r w:rsidRPr="0029108C">
          <w:rPr>
            <w:rStyle w:val="Hyperlink"/>
            <w:rFonts w:ascii="Times New Roman" w:hAnsi="Times New Roman" w:cs="Times New Roman"/>
            <w:color w:val="auto"/>
            <w:sz w:val="24"/>
            <w:szCs w:val="24"/>
          </w:rPr>
          <w:t>owieben@wisc.edu</w:t>
        </w:r>
      </w:hyperlink>
    </w:p>
    <w:p w14:paraId="4568D08A" w14:textId="613453B6" w:rsidR="00C27767" w:rsidRPr="00C27767" w:rsidRDefault="001C4868" w:rsidP="001C4868">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P</w:t>
      </w:r>
      <w:r w:rsidRPr="0029108C">
        <w:rPr>
          <w:rFonts w:ascii="Times New Roman" w:hAnsi="Times New Roman" w:cs="Times New Roman"/>
          <w:sz w:val="24"/>
          <w:szCs w:val="24"/>
        </w:rPr>
        <w:t xml:space="preserve">hone: </w:t>
      </w:r>
      <w:r w:rsidRPr="0029108C">
        <w:rPr>
          <w:rFonts w:ascii="Times New Roman" w:hAnsi="Times New Roman" w:cs="Times New Roman"/>
          <w:sz w:val="24"/>
          <w:szCs w:val="24"/>
          <w:shd w:val="clear" w:color="auto" w:fill="FFFFFF"/>
        </w:rPr>
        <w:t>(608) 263-0793</w:t>
      </w:r>
      <w:r w:rsidRPr="0029108C">
        <w:rPr>
          <w:rFonts w:ascii="Times New Roman" w:hAnsi="Times New Roman" w:cs="Times New Roman"/>
          <w:sz w:val="24"/>
          <w:szCs w:val="24"/>
        </w:rPr>
        <w:t>)</w:t>
      </w:r>
      <w:r w:rsidR="00C27767">
        <w:rPr>
          <w:rFonts w:ascii="Times New Roman" w:hAnsi="Times New Roman" w:cs="Times New Roman"/>
          <w:b/>
          <w:bCs/>
          <w:sz w:val="24"/>
          <w:szCs w:val="24"/>
        </w:rPr>
        <w:br w:type="page"/>
      </w:r>
    </w:p>
    <w:p w14:paraId="49233F00" w14:textId="3AAACC35" w:rsidR="00C27767" w:rsidRDefault="00C27767" w:rsidP="007861C0">
      <w:pPr>
        <w:pStyle w:val="NoSpacing"/>
        <w:widowControl w:val="0"/>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Declarations</w:t>
      </w:r>
    </w:p>
    <w:p w14:paraId="7C1756FF" w14:textId="77777777" w:rsidR="00994EC0" w:rsidRDefault="00994EC0" w:rsidP="00994EC0">
      <w:pPr>
        <w:pStyle w:val="NoSpacing"/>
        <w:widowControl w:val="0"/>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Funding</w:t>
      </w:r>
    </w:p>
    <w:p w14:paraId="26715F43" w14:textId="77777777" w:rsidR="00994EC0" w:rsidRPr="00730D97" w:rsidRDefault="00994EC0" w:rsidP="00994EC0">
      <w:pPr>
        <w:pStyle w:val="NoSpacing"/>
        <w:widowControl w:val="0"/>
        <w:spacing w:line="480" w:lineRule="auto"/>
        <w:jc w:val="both"/>
        <w:rPr>
          <w:rFonts w:ascii="Times New Roman" w:hAnsi="Times New Roman" w:cs="Times New Roman"/>
          <w:sz w:val="24"/>
          <w:szCs w:val="24"/>
        </w:rPr>
      </w:pPr>
      <w:r>
        <w:rPr>
          <w:rFonts w:ascii="Times New Roman" w:hAnsi="Times New Roman" w:cs="Times New Roman"/>
          <w:sz w:val="24"/>
          <w:szCs w:val="24"/>
        </w:rPr>
        <w:t>Not applicable.</w:t>
      </w:r>
    </w:p>
    <w:p w14:paraId="66605319" w14:textId="77777777" w:rsidR="00994EC0" w:rsidRDefault="00994EC0" w:rsidP="00994EC0">
      <w:pPr>
        <w:pStyle w:val="NoSpacing"/>
        <w:widowControl w:val="0"/>
        <w:spacing w:line="480" w:lineRule="auto"/>
        <w:jc w:val="both"/>
        <w:rPr>
          <w:rFonts w:ascii="Times New Roman" w:hAnsi="Times New Roman" w:cs="Times New Roman"/>
          <w:i/>
          <w:iCs/>
          <w:sz w:val="24"/>
          <w:szCs w:val="24"/>
        </w:rPr>
      </w:pPr>
    </w:p>
    <w:p w14:paraId="1860C40B" w14:textId="77777777" w:rsidR="00994EC0" w:rsidRDefault="00994EC0" w:rsidP="00994EC0">
      <w:pPr>
        <w:pStyle w:val="NoSpacing"/>
        <w:widowControl w:val="0"/>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Conflicts of interest/Competing interests</w:t>
      </w:r>
    </w:p>
    <w:p w14:paraId="534DAB4B" w14:textId="77777777" w:rsidR="00994EC0" w:rsidRPr="00CC0C4C" w:rsidRDefault="00994EC0" w:rsidP="00994EC0">
      <w:pPr>
        <w:pStyle w:val="NoSpacing"/>
        <w:widowControl w:val="0"/>
        <w:spacing w:line="480" w:lineRule="auto"/>
        <w:jc w:val="both"/>
        <w:rPr>
          <w:rFonts w:ascii="Times New Roman" w:hAnsi="Times New Roman" w:cs="Times New Roman"/>
          <w:sz w:val="24"/>
          <w:szCs w:val="24"/>
        </w:rPr>
      </w:pPr>
      <w:r>
        <w:rPr>
          <w:rFonts w:ascii="Times New Roman" w:hAnsi="Times New Roman" w:cs="Times New Roman"/>
          <w:sz w:val="24"/>
          <w:szCs w:val="24"/>
        </w:rPr>
        <w:t>The University of Wisconsin - Madison receives research support from GE Healthcare. The authors declare that they have no other potential competing interests.</w:t>
      </w:r>
    </w:p>
    <w:p w14:paraId="65B13928" w14:textId="77777777" w:rsidR="00994EC0" w:rsidRDefault="00994EC0" w:rsidP="00994EC0">
      <w:pPr>
        <w:pStyle w:val="NoSpacing"/>
        <w:widowControl w:val="0"/>
        <w:spacing w:line="480" w:lineRule="auto"/>
        <w:jc w:val="both"/>
        <w:rPr>
          <w:rFonts w:ascii="Times New Roman" w:hAnsi="Times New Roman" w:cs="Times New Roman"/>
          <w:i/>
          <w:iCs/>
          <w:sz w:val="24"/>
          <w:szCs w:val="24"/>
        </w:rPr>
      </w:pPr>
    </w:p>
    <w:p w14:paraId="5AEA965C" w14:textId="77777777" w:rsidR="00994EC0" w:rsidRDefault="00994EC0" w:rsidP="00994EC0">
      <w:pPr>
        <w:pStyle w:val="NoSpacing"/>
        <w:widowControl w:val="0"/>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Ethics approval</w:t>
      </w:r>
    </w:p>
    <w:p w14:paraId="749737A9" w14:textId="77777777" w:rsidR="00994EC0" w:rsidRDefault="00994EC0" w:rsidP="00994EC0">
      <w:pPr>
        <w:pStyle w:val="NoSpacing"/>
        <w:widowControl w:val="0"/>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All procedures performed in studies involving human participants were in accordance with the ethical standards of the institutional research committee and with the 1964 Helsinki declaration and its later amendments or comparable ethical standards. This study was approved by the University of Wisconsin-Madison Health Sciences Institutional Review Board (PI: </w:t>
      </w:r>
      <w:commentRangeStart w:id="1"/>
      <w:r>
        <w:rPr>
          <w:rFonts w:ascii="Times New Roman" w:hAnsi="Times New Roman" w:cs="Times New Roman"/>
          <w:sz w:val="24"/>
          <w:szCs w:val="24"/>
        </w:rPr>
        <w:t>?????)</w:t>
      </w:r>
      <w:commentRangeEnd w:id="1"/>
      <w:r>
        <w:rPr>
          <w:rStyle w:val="CommentReference"/>
        </w:rPr>
        <w:commentReference w:id="1"/>
      </w:r>
      <w:r>
        <w:rPr>
          <w:rFonts w:ascii="Times New Roman" w:hAnsi="Times New Roman" w:cs="Times New Roman"/>
          <w:sz w:val="24"/>
          <w:szCs w:val="24"/>
        </w:rPr>
        <w:t xml:space="preserve"> and was compliant with the Health Insurance Portability and Accountability Act (HIPAA).</w:t>
      </w:r>
    </w:p>
    <w:p w14:paraId="683F5257" w14:textId="77777777" w:rsidR="00994EC0" w:rsidRDefault="00994EC0" w:rsidP="00994EC0">
      <w:pPr>
        <w:pStyle w:val="NoSpacing"/>
        <w:widowControl w:val="0"/>
        <w:spacing w:line="480" w:lineRule="auto"/>
        <w:jc w:val="both"/>
        <w:rPr>
          <w:rFonts w:ascii="Times New Roman" w:hAnsi="Times New Roman" w:cs="Times New Roman"/>
          <w:sz w:val="24"/>
          <w:szCs w:val="24"/>
        </w:rPr>
      </w:pPr>
    </w:p>
    <w:p w14:paraId="6046CEDC" w14:textId="77777777" w:rsidR="00994EC0" w:rsidRDefault="00994EC0" w:rsidP="00994EC0">
      <w:pPr>
        <w:pStyle w:val="NoSpacing"/>
        <w:widowControl w:val="0"/>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Consent to participate</w:t>
      </w:r>
    </w:p>
    <w:p w14:paraId="177AC669" w14:textId="77777777" w:rsidR="00994EC0" w:rsidRPr="00CC0C4C" w:rsidRDefault="00994EC0" w:rsidP="00994EC0">
      <w:pPr>
        <w:pStyle w:val="NoSpacing"/>
        <w:widowControl w:val="0"/>
        <w:spacing w:line="480" w:lineRule="auto"/>
        <w:jc w:val="both"/>
        <w:rPr>
          <w:rFonts w:ascii="Times New Roman" w:hAnsi="Times New Roman" w:cs="Times New Roman"/>
          <w:sz w:val="24"/>
          <w:szCs w:val="24"/>
        </w:rPr>
      </w:pPr>
      <w:r>
        <w:rPr>
          <w:rFonts w:ascii="Times New Roman" w:hAnsi="Times New Roman" w:cs="Times New Roman"/>
          <w:sz w:val="24"/>
          <w:szCs w:val="24"/>
        </w:rPr>
        <w:t>Informed consent was obtained from all individual participants included in the study.</w:t>
      </w:r>
    </w:p>
    <w:p w14:paraId="5C1A609E" w14:textId="77777777" w:rsidR="00994EC0" w:rsidRDefault="00994EC0" w:rsidP="00994EC0">
      <w:pPr>
        <w:pStyle w:val="NoSpacing"/>
        <w:widowControl w:val="0"/>
        <w:spacing w:line="480" w:lineRule="auto"/>
        <w:jc w:val="both"/>
        <w:rPr>
          <w:rFonts w:ascii="Times New Roman" w:hAnsi="Times New Roman" w:cs="Times New Roman"/>
          <w:i/>
          <w:iCs/>
          <w:sz w:val="24"/>
          <w:szCs w:val="24"/>
        </w:rPr>
      </w:pPr>
    </w:p>
    <w:p w14:paraId="7AF96942" w14:textId="77777777" w:rsidR="00994EC0" w:rsidRDefault="00994EC0" w:rsidP="00994EC0">
      <w:pPr>
        <w:pStyle w:val="NoSpacing"/>
        <w:widowControl w:val="0"/>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Consent for publication</w:t>
      </w:r>
    </w:p>
    <w:p w14:paraId="4D47FD57" w14:textId="77777777" w:rsidR="00994EC0" w:rsidRDefault="00994EC0" w:rsidP="00994EC0">
      <w:pPr>
        <w:pStyle w:val="NoSpacing"/>
        <w:widowControl w:val="0"/>
        <w:spacing w:line="480" w:lineRule="auto"/>
        <w:jc w:val="both"/>
        <w:rPr>
          <w:rFonts w:ascii="Times New Roman" w:hAnsi="Times New Roman" w:cs="Times New Roman"/>
          <w:sz w:val="24"/>
          <w:szCs w:val="24"/>
        </w:rPr>
      </w:pPr>
      <w:r>
        <w:rPr>
          <w:rFonts w:ascii="Times New Roman" w:hAnsi="Times New Roman" w:cs="Times New Roman"/>
          <w:sz w:val="24"/>
          <w:szCs w:val="24"/>
        </w:rPr>
        <w:t>Not applicable.</w:t>
      </w:r>
    </w:p>
    <w:p w14:paraId="5DCECFE4" w14:textId="77777777" w:rsidR="00994EC0" w:rsidRPr="002F42B5" w:rsidRDefault="00994EC0" w:rsidP="00994EC0">
      <w:pPr>
        <w:pStyle w:val="NoSpacing"/>
        <w:widowControl w:val="0"/>
        <w:spacing w:line="480" w:lineRule="auto"/>
        <w:jc w:val="both"/>
        <w:rPr>
          <w:rFonts w:ascii="Times New Roman" w:hAnsi="Times New Roman" w:cs="Times New Roman"/>
          <w:sz w:val="24"/>
          <w:szCs w:val="24"/>
        </w:rPr>
      </w:pPr>
    </w:p>
    <w:p w14:paraId="620A3D23" w14:textId="77777777" w:rsidR="00994EC0" w:rsidRDefault="00994EC0" w:rsidP="00994EC0">
      <w:pPr>
        <w:pStyle w:val="NoSpacing"/>
        <w:widowControl w:val="0"/>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Availability of data and materials</w:t>
      </w:r>
    </w:p>
    <w:p w14:paraId="3DD8435A" w14:textId="77777777" w:rsidR="00994EC0" w:rsidRDefault="00994EC0" w:rsidP="00994EC0">
      <w:pPr>
        <w:pStyle w:val="NoSpacing"/>
        <w:widowControl w:val="0"/>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datasets used and analyzed during the current study are available from the corresponding </w:t>
      </w:r>
      <w:r>
        <w:rPr>
          <w:rFonts w:ascii="Times New Roman" w:hAnsi="Times New Roman" w:cs="Times New Roman"/>
          <w:sz w:val="24"/>
          <w:szCs w:val="24"/>
        </w:rPr>
        <w:lastRenderedPageBreak/>
        <w:t>author on reasonable request.</w:t>
      </w:r>
    </w:p>
    <w:p w14:paraId="2C9CB328" w14:textId="77777777" w:rsidR="00994EC0" w:rsidRDefault="00994EC0" w:rsidP="00994EC0">
      <w:pPr>
        <w:pStyle w:val="NoSpacing"/>
        <w:widowControl w:val="0"/>
        <w:spacing w:line="480" w:lineRule="auto"/>
        <w:jc w:val="both"/>
        <w:rPr>
          <w:rFonts w:ascii="Times New Roman" w:hAnsi="Times New Roman" w:cs="Times New Roman"/>
          <w:sz w:val="24"/>
          <w:szCs w:val="24"/>
        </w:rPr>
      </w:pPr>
    </w:p>
    <w:p w14:paraId="1291C8BF" w14:textId="77777777" w:rsidR="00994EC0" w:rsidRDefault="00994EC0" w:rsidP="00994EC0">
      <w:pPr>
        <w:pStyle w:val="NoSpacing"/>
        <w:widowControl w:val="0"/>
        <w:spacing w:line="480" w:lineRule="auto"/>
        <w:jc w:val="both"/>
        <w:rPr>
          <w:rFonts w:ascii="Times New Roman" w:hAnsi="Times New Roman" w:cs="Times New Roman"/>
          <w:sz w:val="24"/>
          <w:szCs w:val="24"/>
        </w:rPr>
      </w:pPr>
      <w:r>
        <w:rPr>
          <w:rFonts w:ascii="Times New Roman" w:hAnsi="Times New Roman" w:cs="Times New Roman"/>
          <w:i/>
          <w:iCs/>
          <w:sz w:val="24"/>
          <w:szCs w:val="24"/>
        </w:rPr>
        <w:t>Code availability</w:t>
      </w:r>
    </w:p>
    <w:p w14:paraId="7DCEF83D" w14:textId="77777777" w:rsidR="00994EC0" w:rsidRPr="00C807BB" w:rsidRDefault="00994EC0" w:rsidP="00994EC0">
      <w:pPr>
        <w:pStyle w:val="NoSpacing"/>
        <w:widowControl w:val="0"/>
        <w:spacing w:line="480" w:lineRule="auto"/>
        <w:jc w:val="both"/>
        <w:rPr>
          <w:rFonts w:ascii="Times New Roman" w:hAnsi="Times New Roman" w:cs="Times New Roman"/>
          <w:sz w:val="24"/>
          <w:szCs w:val="24"/>
        </w:rPr>
      </w:pPr>
      <w:r>
        <w:rPr>
          <w:rFonts w:ascii="Times New Roman" w:hAnsi="Times New Roman" w:cs="Times New Roman"/>
          <w:sz w:val="24"/>
          <w:szCs w:val="24"/>
        </w:rPr>
        <w:t>Not applicable.</w:t>
      </w:r>
    </w:p>
    <w:p w14:paraId="031406F2" w14:textId="77777777" w:rsidR="00C27767" w:rsidRDefault="00C27767" w:rsidP="007861C0">
      <w:pPr>
        <w:pStyle w:val="NoSpacing"/>
        <w:widowControl w:val="0"/>
        <w:spacing w:line="480" w:lineRule="auto"/>
        <w:jc w:val="both"/>
        <w:rPr>
          <w:rFonts w:ascii="Times New Roman" w:hAnsi="Times New Roman" w:cs="Times New Roman"/>
          <w:i/>
          <w:iCs/>
          <w:sz w:val="24"/>
          <w:szCs w:val="24"/>
        </w:rPr>
      </w:pPr>
    </w:p>
    <w:p w14:paraId="098476C1" w14:textId="77777777" w:rsidR="00C807BB" w:rsidRDefault="00C807BB" w:rsidP="00C807BB">
      <w:pPr>
        <w:pStyle w:val="NoSpacing"/>
        <w:widowControl w:val="0"/>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Authors’ contributions</w:t>
      </w:r>
    </w:p>
    <w:p w14:paraId="39CC896E" w14:textId="77777777" w:rsidR="00C807BB" w:rsidRDefault="00C807BB" w:rsidP="00C807BB">
      <w:pPr>
        <w:pStyle w:val="NoSpacing"/>
        <w:widowControl w:val="0"/>
        <w:spacing w:line="480" w:lineRule="auto"/>
        <w:jc w:val="both"/>
        <w:rPr>
          <w:rFonts w:ascii="Times New Roman" w:hAnsi="Times New Roman" w:cs="Times New Roman"/>
          <w:sz w:val="24"/>
          <w:szCs w:val="24"/>
        </w:rPr>
      </w:pPr>
      <w:r>
        <w:rPr>
          <w:rFonts w:ascii="Times New Roman" w:hAnsi="Times New Roman" w:cs="Times New Roman"/>
          <w:sz w:val="24"/>
          <w:szCs w:val="24"/>
        </w:rPr>
        <w:t>GSR reconstructed the 4D flow data, performed data segmentation and data analysis, interpreted the results, and drafted the manuscript. CJF helped design the MRI scanning protocol, provided clinical perspective on abdominal vascular anatomy, assisted in initial recruitment of subjects, and commented on previous drafts of the manuscript. AR helped design the MRI scanning protocol, assisted in the retrospective collection of subjects, provided expertise for using specialized segmentation and data analysis software, and commented on previous drafts of the manuscript. OW helped design the MRI scanning protocol, provided guidance on the study design and data analysis, and made significant critical revisions to the manuscript. All authors read and approved the final manuscript prior to submission.</w:t>
      </w:r>
    </w:p>
    <w:p w14:paraId="6D74B7EA" w14:textId="77777777" w:rsidR="001C4868" w:rsidRDefault="001C4868" w:rsidP="001C4868">
      <w:pPr>
        <w:pStyle w:val="NoSpacing"/>
        <w:spacing w:line="480" w:lineRule="auto"/>
        <w:jc w:val="both"/>
        <w:rPr>
          <w:rFonts w:ascii="Times New Roman" w:hAnsi="Times New Roman" w:cs="Times New Roman"/>
          <w:b/>
          <w:bCs/>
          <w:sz w:val="24"/>
          <w:szCs w:val="24"/>
        </w:rPr>
      </w:pPr>
    </w:p>
    <w:p w14:paraId="31C090C8" w14:textId="77777777" w:rsidR="001C4868" w:rsidRPr="00C27767" w:rsidRDefault="001C4868" w:rsidP="001C4868">
      <w:pPr>
        <w:pStyle w:val="NoSpacing"/>
        <w:spacing w:line="480" w:lineRule="auto"/>
        <w:jc w:val="both"/>
        <w:rPr>
          <w:rFonts w:ascii="Times New Roman" w:hAnsi="Times New Roman" w:cs="Times New Roman"/>
          <w:i/>
          <w:iCs/>
          <w:sz w:val="24"/>
          <w:szCs w:val="24"/>
        </w:rPr>
      </w:pPr>
      <w:r w:rsidRPr="00C27767">
        <w:rPr>
          <w:rFonts w:ascii="Times New Roman" w:hAnsi="Times New Roman" w:cs="Times New Roman"/>
          <w:i/>
          <w:iCs/>
          <w:sz w:val="24"/>
          <w:szCs w:val="24"/>
        </w:rPr>
        <w:t>Acknowledgements</w:t>
      </w:r>
    </w:p>
    <w:p w14:paraId="1AA58DE1" w14:textId="437F1D66" w:rsidR="00C27767" w:rsidRPr="00C27767"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We gratefully acknowledge the support of GE Healthcare.</w:t>
      </w:r>
      <w:r w:rsidR="00C27767">
        <w:rPr>
          <w:rFonts w:ascii="Times New Roman" w:hAnsi="Times New Roman" w:cs="Times New Roman"/>
          <w:b/>
          <w:bCs/>
          <w:sz w:val="24"/>
          <w:szCs w:val="24"/>
        </w:rPr>
        <w:br w:type="page"/>
      </w:r>
    </w:p>
    <w:p w14:paraId="3C5E8D20" w14:textId="3CFB9590" w:rsidR="00F82790" w:rsidRDefault="00F82790"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b/>
          <w:bCs/>
          <w:sz w:val="24"/>
          <w:szCs w:val="24"/>
        </w:rPr>
        <w:lastRenderedPageBreak/>
        <w:t>Title</w:t>
      </w:r>
    </w:p>
    <w:p w14:paraId="324CBF2F" w14:textId="7374A912" w:rsidR="00F82790" w:rsidRDefault="00F82790"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Non-invasive Assessment of Mesenteric Hemodynamics in Patients with Suspected Chronic Mesenteric Ischemia using 4D flow MRI</w:t>
      </w:r>
    </w:p>
    <w:p w14:paraId="5D871FD5" w14:textId="77777777" w:rsidR="00F82790" w:rsidRDefault="00F82790" w:rsidP="007861C0">
      <w:pPr>
        <w:pStyle w:val="NoSpacing"/>
        <w:spacing w:line="480" w:lineRule="auto"/>
        <w:jc w:val="both"/>
        <w:rPr>
          <w:rFonts w:ascii="Times New Roman" w:hAnsi="Times New Roman" w:cs="Times New Roman"/>
          <w:sz w:val="24"/>
          <w:szCs w:val="24"/>
        </w:rPr>
      </w:pPr>
    </w:p>
    <w:p w14:paraId="513FC83B" w14:textId="77777777" w:rsidR="001C4868" w:rsidRPr="0029108C" w:rsidRDefault="001C4868" w:rsidP="001C4868">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Abstract</w:t>
      </w:r>
    </w:p>
    <w:p w14:paraId="16F1668A" w14:textId="77777777" w:rsidR="001C4868" w:rsidRDefault="001C4868" w:rsidP="001C4868">
      <w:pPr>
        <w:pStyle w:val="NoSpacing"/>
        <w:spacing w:line="480" w:lineRule="auto"/>
        <w:jc w:val="both"/>
        <w:rPr>
          <w:rFonts w:ascii="Times New Roman" w:hAnsi="Times New Roman" w:cs="Times New Roman"/>
          <w:sz w:val="24"/>
          <w:szCs w:val="24"/>
        </w:rPr>
      </w:pPr>
      <w:r w:rsidRPr="00C27767">
        <w:rPr>
          <w:rFonts w:ascii="Times New Roman" w:hAnsi="Times New Roman" w:cs="Times New Roman"/>
          <w:i/>
          <w:iCs/>
          <w:sz w:val="24"/>
          <w:szCs w:val="24"/>
        </w:rPr>
        <w:t>Purpose</w:t>
      </w:r>
      <w:r w:rsidRPr="00C27767">
        <w:rPr>
          <w:rFonts w:ascii="Times New Roman" w:hAnsi="Times New Roman" w:cs="Times New Roman"/>
          <w:sz w:val="24"/>
          <w:szCs w:val="24"/>
        </w:rPr>
        <w:t xml:space="preserve"> </w:t>
      </w:r>
    </w:p>
    <w:p w14:paraId="45F76D36" w14:textId="77777777"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Chronic mesenteric ischemia (CMI) is a rare disease with a particularly difficult diagnosis. In this study, </w:t>
      </w:r>
      <w:r>
        <w:rPr>
          <w:rFonts w:ascii="Times New Roman" w:hAnsi="Times New Roman" w:cs="Times New Roman"/>
          <w:sz w:val="24"/>
          <w:szCs w:val="24"/>
        </w:rPr>
        <w:t xml:space="preserve">4D flow MRI is used to quantitatively evaluate </w:t>
      </w:r>
      <w:r w:rsidRPr="0029108C">
        <w:rPr>
          <w:rFonts w:ascii="Times New Roman" w:hAnsi="Times New Roman" w:cs="Times New Roman"/>
          <w:sz w:val="24"/>
          <w:szCs w:val="24"/>
        </w:rPr>
        <w:t xml:space="preserve">mesenteric hemodynamics before and after a meal in </w:t>
      </w:r>
      <w:r w:rsidRPr="0029108C">
        <w:rPr>
          <w:rFonts w:ascii="Times New Roman" w:hAnsi="Times New Roman" w:cs="Times New Roman"/>
          <w:noProof/>
          <w:sz w:val="24"/>
          <w:szCs w:val="24"/>
        </w:rPr>
        <w:t>patients</w:t>
      </w:r>
      <w:r w:rsidRPr="0029108C">
        <w:rPr>
          <w:rFonts w:ascii="Times New Roman" w:hAnsi="Times New Roman" w:cs="Times New Roman"/>
          <w:sz w:val="24"/>
          <w:szCs w:val="24"/>
        </w:rPr>
        <w:t xml:space="preserve"> suspected of having CMI and healthy individuals.</w:t>
      </w:r>
    </w:p>
    <w:p w14:paraId="4025897C"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7B181DDB" w14:textId="77777777" w:rsidR="001C4868" w:rsidRDefault="001C4868" w:rsidP="001C4868">
      <w:pPr>
        <w:pStyle w:val="NoSpacing"/>
        <w:spacing w:line="480" w:lineRule="auto"/>
        <w:jc w:val="both"/>
        <w:rPr>
          <w:rFonts w:ascii="Times New Roman" w:hAnsi="Times New Roman" w:cs="Times New Roman"/>
          <w:b/>
          <w:bCs/>
          <w:sz w:val="24"/>
          <w:szCs w:val="24"/>
        </w:rPr>
      </w:pPr>
      <w:r w:rsidRPr="00C27767">
        <w:rPr>
          <w:rFonts w:ascii="Times New Roman" w:hAnsi="Times New Roman" w:cs="Times New Roman"/>
          <w:i/>
          <w:iCs/>
          <w:sz w:val="24"/>
          <w:szCs w:val="24"/>
        </w:rPr>
        <w:t>Methods</w:t>
      </w:r>
    </w:p>
    <w:p w14:paraId="673E4328" w14:textId="77777777"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Nineteen patients suspected of CMI and twenty control subjects were retrospectively analyzed. Subjects were scanned using a radially-undersampled 4D flow MR sequence (PC-VIPR). Flow rates were assessed in the supraceliac (SCAo) and infrarenal (IRAo) aorta, celiac artery (CA), superior mesenteric artery (SMA), left and right renal arteries, superior mesenteric vein (SMV), splenic vein, and portal vein (PV) in a fasting state (preprandial) and 20 minutes after a</w:t>
      </w:r>
      <w:r w:rsidRPr="001C4868">
        <w:rPr>
          <w:rFonts w:ascii="Times New Roman" w:hAnsi="Times New Roman" w:cs="Times New Roman"/>
          <w:sz w:val="24"/>
          <w:szCs w:val="24"/>
        </w:rPr>
        <w:t xml:space="preserve"> 700</w:t>
      </w:r>
      <w:r>
        <w:rPr>
          <w:rFonts w:ascii="Times New Roman" w:hAnsi="Times New Roman" w:cs="Times New Roman"/>
          <w:sz w:val="24"/>
          <w:szCs w:val="24"/>
        </w:rPr>
        <w:t>-</w:t>
      </w:r>
      <w:r w:rsidRPr="0029108C">
        <w:rPr>
          <w:rFonts w:ascii="Times New Roman" w:hAnsi="Times New Roman" w:cs="Times New Roman"/>
          <w:sz w:val="24"/>
          <w:szCs w:val="24"/>
        </w:rPr>
        <w:t xml:space="preserve">kcal meal (postprandial). Patients were subcategorized into positive diagnosis (CMI+, N=6) and negative diagnosis (CMI-, N=13) groups based on clinical findings. Preprandial, postprandial, and percent change in flow rates were compared between subgroups using a Welch t-test. </w:t>
      </w:r>
    </w:p>
    <w:p w14:paraId="5AA3453F"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44A47B6C" w14:textId="77777777" w:rsidR="001C4868" w:rsidRDefault="001C4868" w:rsidP="001C4868">
      <w:pPr>
        <w:pStyle w:val="NoSpacing"/>
        <w:spacing w:line="480" w:lineRule="auto"/>
        <w:jc w:val="both"/>
        <w:rPr>
          <w:rFonts w:ascii="Times New Roman" w:hAnsi="Times New Roman" w:cs="Times New Roman"/>
          <w:b/>
          <w:bCs/>
          <w:sz w:val="24"/>
          <w:szCs w:val="24"/>
        </w:rPr>
      </w:pPr>
      <w:r w:rsidRPr="00C27767">
        <w:rPr>
          <w:rFonts w:ascii="Times New Roman" w:hAnsi="Times New Roman" w:cs="Times New Roman"/>
          <w:i/>
          <w:iCs/>
          <w:sz w:val="24"/>
          <w:szCs w:val="24"/>
        </w:rPr>
        <w:t>Results</w:t>
      </w:r>
    </w:p>
    <w:p w14:paraId="751FA989" w14:textId="77777777"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 controls and CMI- patients, SCAo, SMA, SMV, and PV flow increased significantly after meal ingestion. No significant flow increases </w:t>
      </w:r>
      <w:r w:rsidRPr="0029108C">
        <w:rPr>
          <w:rFonts w:ascii="Times New Roman" w:hAnsi="Times New Roman" w:cs="Times New Roman"/>
          <w:noProof/>
          <w:sz w:val="24"/>
          <w:szCs w:val="24"/>
        </w:rPr>
        <w:t>were</w:t>
      </w:r>
      <w:r w:rsidRPr="0029108C">
        <w:rPr>
          <w:rFonts w:ascii="Times New Roman" w:hAnsi="Times New Roman" w:cs="Times New Roman"/>
          <w:sz w:val="24"/>
          <w:szCs w:val="24"/>
        </w:rPr>
        <w:t xml:space="preserve"> observed in CMI+ patients. Percent changes in </w:t>
      </w:r>
      <w:r w:rsidRPr="0029108C">
        <w:rPr>
          <w:rFonts w:ascii="Times New Roman" w:hAnsi="Times New Roman" w:cs="Times New Roman"/>
          <w:sz w:val="24"/>
          <w:szCs w:val="24"/>
        </w:rPr>
        <w:lastRenderedPageBreak/>
        <w:t>SCAo, SMA, SMV, and PV flow were significantly greater in controls compared to CMI+ patients. Additionally, percent changes in flow in the SCAo, SMV, and PV were significantly greater in CMI- patients compared to CMI+ patients.</w:t>
      </w:r>
    </w:p>
    <w:p w14:paraId="5AB7DBA9"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5A72DC00" w14:textId="77777777" w:rsidR="001C4868" w:rsidRDefault="001C4868" w:rsidP="001C4868">
      <w:pPr>
        <w:pStyle w:val="NoSpacing"/>
        <w:spacing w:line="480" w:lineRule="auto"/>
        <w:jc w:val="both"/>
        <w:rPr>
          <w:rFonts w:ascii="Times New Roman" w:hAnsi="Times New Roman" w:cs="Times New Roman"/>
          <w:b/>
          <w:bCs/>
          <w:sz w:val="24"/>
          <w:szCs w:val="24"/>
        </w:rPr>
      </w:pPr>
      <w:r w:rsidRPr="00C27767">
        <w:rPr>
          <w:rFonts w:ascii="Times New Roman" w:hAnsi="Times New Roman" w:cs="Times New Roman"/>
          <w:i/>
          <w:iCs/>
          <w:sz w:val="24"/>
          <w:szCs w:val="24"/>
        </w:rPr>
        <w:t>Conclusions</w:t>
      </w:r>
    </w:p>
    <w:p w14:paraId="036EE4A3" w14:textId="77777777"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4D flow MRI with large volumetric coverage demonstrated significant differences in the redistribution of blood flow in the SCAo, SMA, SMV, and PV in CMI+ patients after a meal challenge. This approach may assist in the challenging diagnosis of CMI. </w:t>
      </w:r>
    </w:p>
    <w:p w14:paraId="504605A0"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29529EBF" w14:textId="77777777" w:rsidR="001C4868" w:rsidRDefault="001C4868" w:rsidP="001C4868">
      <w:pPr>
        <w:pStyle w:val="NoSpacing"/>
        <w:spacing w:line="480" w:lineRule="auto"/>
        <w:jc w:val="both"/>
        <w:rPr>
          <w:rFonts w:ascii="Times New Roman" w:hAnsi="Times New Roman" w:cs="Times New Roman"/>
          <w:i/>
          <w:iCs/>
          <w:sz w:val="24"/>
          <w:szCs w:val="24"/>
        </w:rPr>
      </w:pPr>
      <w:r w:rsidRPr="00C27767">
        <w:rPr>
          <w:rFonts w:ascii="Times New Roman" w:hAnsi="Times New Roman" w:cs="Times New Roman"/>
          <w:i/>
          <w:iCs/>
          <w:sz w:val="24"/>
          <w:szCs w:val="24"/>
        </w:rPr>
        <w:t>Keywords</w:t>
      </w:r>
    </w:p>
    <w:p w14:paraId="61A0D422" w14:textId="77777777" w:rsidR="001C4868" w:rsidRPr="0029108C"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4D flow MRI; phase contrast; radial undersampling; hemodynamics; atherosclerosis; chronic mesenteric ischemia</w:t>
      </w:r>
    </w:p>
    <w:p w14:paraId="1ECB11BA" w14:textId="0A684F1D"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sz w:val="24"/>
          <w:szCs w:val="24"/>
        </w:rPr>
        <w:br w:type="column"/>
      </w:r>
      <w:r w:rsidRPr="0029108C">
        <w:rPr>
          <w:rFonts w:ascii="Times New Roman" w:hAnsi="Times New Roman" w:cs="Times New Roman"/>
          <w:b/>
          <w:bCs/>
          <w:sz w:val="24"/>
          <w:szCs w:val="24"/>
        </w:rPr>
        <w:lastRenderedPageBreak/>
        <w:t>Background</w:t>
      </w:r>
      <w:r>
        <w:rPr>
          <w:rFonts w:ascii="Times New Roman" w:hAnsi="Times New Roman" w:cs="Times New Roman"/>
          <w:b/>
          <w:bCs/>
          <w:sz w:val="24"/>
          <w:szCs w:val="24"/>
        </w:rPr>
        <w:t xml:space="preserve"> </w:t>
      </w:r>
    </w:p>
    <w:p w14:paraId="6F73C5D0" w14:textId="173E36D0"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Chronic mesenteric ischemia (CMI) is a diseased caused by underlying stenotic and occlusive diseases typically affecting the proximal portions of the primary mesenteric vessels – the celiac artery (CA), superior mesenteric artery (SMA), and inferior mesenteric artery (IMA) – resulting in inadequate blood flow to the small intestine following meal ingestion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&lt;EndNote&gt;&lt;Cite&gt;&lt;Author&gt;van Bockel&lt;/Author&gt;&lt;Year&gt;2001&lt;/Year&gt;&lt;RecNum&gt;883&lt;/RecNum&gt;&lt;DisplayText&gt;[1]&lt;/DisplayText&gt;&lt;record&gt;&lt;rec-number&gt;883&lt;/rec-number&gt;&lt;foreign-keys&gt;&lt;key app="EN" db-id="xeep5d99wefzf1e2de75p900wp0assr5afff" timestamp="1584109943" guid="d3f257e3-129d-4dd3-b54d-cdb875ce0510"&gt;883&lt;/key&gt;&lt;/foreign-keys&gt;&lt;ref-type name="Journal Article"&gt;17&lt;/ref-type&gt;&lt;contributors&gt;&lt;authors&gt;&lt;author&gt;van Bockel, J. H.&lt;/author&gt;&lt;author&gt;Geelkerken, R. H.&lt;/author&gt;&lt;author&gt;Wasser, M. N.&lt;/author&gt;&lt;/authors&gt;&lt;/contributors&gt;&lt;auth-address&gt;Department of Vascular Surgery, Leiden University Medical Centre, Leiden, 2300 RC, The Netherlands. bockel@lumc.nl&lt;/auth-address&gt;&lt;titles&gt;&lt;title&gt;Chronic splanchnic ischaemia&lt;/title&gt;&lt;secondary-title&gt;Best Pract Res Clin Gastroenterol&lt;/secondary-title&gt;&lt;/titles&gt;&lt;periodical&gt;&lt;full-title&gt;Best Pract Res Clin Gastroenterol&lt;/full-title&gt;&lt;/periodical&gt;&lt;pages&gt;99-119&lt;/pages&gt;&lt;volume&gt;15&lt;/volume&gt;&lt;number&gt;1&lt;/number&gt;&lt;edition&gt;2001/05/18&lt;/edition&gt;&lt;keywords&gt;&lt;keyword&gt;Angiography&lt;/keyword&gt;&lt;keyword&gt;Arterial Occlusive Diseases/diagnosis/surgery&lt;/keyword&gt;&lt;keyword&gt;Chronic Disease&lt;/keyword&gt;&lt;keyword&gt;Digestive System/*blood supply&lt;/keyword&gt;&lt;keyword&gt;Female&lt;/keyword&gt;&lt;keyword&gt;Humans&lt;/keyword&gt;&lt;keyword&gt;Ischemia/*diagnosis/*surgery&lt;/keyword&gt;&lt;keyword&gt;Mesenteric Arteries/diagnostic imaging/physiopathology&lt;/keyword&gt;&lt;keyword&gt;Prognosis&lt;/keyword&gt;&lt;keyword&gt;*Splanchnic Circulation&lt;/keyword&gt;&lt;keyword&gt;Treatment Outcome&lt;/keyword&gt;&lt;keyword&gt;Ultrasonography, Doppler&lt;/keyword&gt;&lt;keyword&gt;Vascular Surgical Procedures/methods&lt;/keyword&gt;&lt;/keywords&gt;&lt;dates&gt;&lt;year&gt;2001&lt;/year&gt;&lt;pub-dates&gt;&lt;date&gt;Feb&lt;/date&gt;&lt;/pub-dates&gt;&lt;/dates&gt;&lt;isbn&gt;1521-6918 (Print)&amp;#xD;1521-6918 (Linking)&lt;/isbn&gt;&lt;accession-num&gt;11355903&lt;/accession-num&gt;&lt;urls&gt;&lt;related-urls&gt;&lt;url&gt;https://www.ncbi.nlm.nih.gov/pubmed/11355903&lt;/url&gt;&lt;/related-urls&gt;&lt;/urls&gt;&lt;electronic-resource-num&gt;10.1053/bega.2001.0158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While mesenteric artery stenoses are relatively common in aging populations, chronic mesenteric ischemia is rare because of collateral pathways within the mesenteric vasculature that often compensate for reduced blood flow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patients with CMI, the normal increase in mesenteric blood flow after meal consumption (postprandial hyperemia) is stunted causing dull, postprandial abdominal pain 15-60 minutes after meal ingestion with pain continuing up to 4 hours. This subsequently leads to fear of food, severe weight loss, malnutrition, and can eventually progress to acute-on-chronic mesenteric ischemia which is associated with a high mortality rate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&lt;EndNote&gt;&lt;Cite&gt;&lt;Author&gt;Sreenarasimhaiah&lt;/Author&gt;&lt;Year&gt;2005&lt;/Year&gt;&lt;RecNum&gt;925&lt;/RecNum&gt;&lt;DisplayText&gt;[3]&lt;/DisplayText&gt;&lt;record&gt;&lt;rec-number&gt;925&lt;/rec-number&gt;&lt;foreign-keys&gt;&lt;key app="EN" db-id="xeep5d99wefzf1e2de75p900wp0assr5afff" timestamp="1584111865" guid="3b25860d-d50b-404d-a205-228d11f98c55"&gt;925&lt;/key&gt;&lt;/foreign-keys&gt;&lt;ref-type name="Journal Article"&gt;17&lt;/ref-type&gt;&lt;contributors&gt;&lt;authors&gt;&lt;author&gt;Sreenarasimhaiah, J.&lt;/author&gt;&lt;/authors&gt;&lt;/contributors&gt;&lt;auth-address&gt;Department of Medicine, Division of Digestive and Liver Diseases, University of Texas Southwestern, 5323 Harry Hines Blvd, MC 8887, Dallas, TX 75390-9083, USA. jayaprakashsree@hotmail.com&lt;/auth-address&gt;&lt;titles&gt;&lt;title&gt;Chronic mesenteric ischemia&lt;/title&gt;&lt;secondary-title&gt;Best Pract Res Clin Gastroenterol&lt;/secondary-title&gt;&lt;/titles&gt;&lt;periodical&gt;&lt;full-title&gt;Best Pract Res Clin Gastroenterol&lt;/full-title&gt;&lt;/periodical&gt;&lt;pages&gt;283-95&lt;/pages&gt;&lt;volume&gt;19&lt;/volume&gt;&lt;number&gt;2&lt;/number&gt;&lt;edition&gt;2005/04/19&lt;/edition&gt;&lt;keywords&gt;&lt;keyword&gt;Abdominal Pain/etiology&lt;/keyword&gt;&lt;keyword&gt;Chronic Disease&lt;/keyword&gt;&lt;keyword&gt;Humans&lt;/keyword&gt;&lt;keyword&gt;Ischemia/*diagnosis/etiology/physiopathology/*therapy&lt;/keyword&gt;&lt;keyword&gt;Mesentery/*blood supply&lt;/keyword&gt;&lt;keyword&gt;Splanchnic Circulation/physiology&lt;/keyword&gt;&lt;/keywords&gt;&lt;dates&gt;&lt;year&gt;2005&lt;/year&gt;&lt;pub-dates&gt;&lt;date&gt;Apr&lt;/date&gt;&lt;/pub-dates&gt;&lt;/dates&gt;&lt;isbn&gt;1521-6918 (Print)&amp;#xD;1521-6918&lt;/isbn&gt;&lt;accession-num&gt;15833694&lt;/accession-num&gt;&lt;urls&gt;&lt;/urls&gt;&lt;electronic-resource-num&gt;10.1016/j.bpg.2004.11.002&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Operative and endovascular interventions are treatment options that are often successful </w:t>
      </w:r>
      <w:r>
        <w:rPr>
          <w:rFonts w:ascii="Times New Roman" w:hAnsi="Times New Roman" w:cs="Times New Roman"/>
          <w:sz w:val="24"/>
          <w:szCs w:val="24"/>
        </w:rPr>
        <w:fldChar w:fldCharType="begin">
          <w:fldData xml:space="preserve">PEVuZE5vdGU+PENpdGU+PEF1dGhvcj5QaWxsYWk8L0F1dGhvcj48WWVhcj4yMDE4PC9ZZWFyPjxS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PEVuZE5vdGU+PENpdGU+PEF1dGhvcj5QaWxsYWk8L0F1dGhvcj48WWVhcj4yMDE4PC9ZZWFyPjxS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sidRPr="0029108C">
        <w:rPr>
          <w:rFonts w:ascii="Times New Roman" w:hAnsi="Times New Roman" w:cs="Times New Roman"/>
          <w:sz w:val="24"/>
          <w:szCs w:val="24"/>
        </w:rPr>
        <w:t>, but the proper diagnosis of CMI is difficult and requires a high index of clinical suspicion with currently no well-established diagnostic criteria.</w:t>
      </w:r>
    </w:p>
    <w:p w14:paraId="4778B413" w14:textId="76226444"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If clinical findings strongly suggest CMI, contrast-enhanced CT angiography (CTA) of the abdomen is usually the first diagnostic exam of choice because it can identify and locate regions of stenosis and occlusion, as well as simultaneously exclude other abdominal pathologies </w:t>
      </w:r>
      <w:r>
        <w:rPr>
          <w:rFonts w:ascii="Times New Roman" w:hAnsi="Times New Roman" w:cs="Times New Roman"/>
          <w:sz w:val="24"/>
          <w:szCs w:val="24"/>
        </w:rPr>
        <w:fldChar w:fldCharType="begin">
          <w:fldData xml:space="preserve">PEVuZE5vdGU+PENpdGU+PEF1dGhvcj5PbGl2YTwvQXV0aG9yPjxZZWFyPjIwMTM8L1llYXI+PFJl
Y051bT45MjQ8L1JlY051bT48RGlzcGxheVRleHQ+WzUsNl08L0Rpc3BsYXlUZXh0PjxyZWNvcmQ+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PjwvQ2l0ZT48L0VuZE5vdGU+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PEVuZE5vdGU+PENpdGU+PEF1dGhvcj5PbGl2YTwvQXV0aG9yPjxZZWFyPjIwMTM8L1llYXI+PFJl
Y051bT45MjQ8L1JlY051bT48RGlzcGxheVRleHQ+WzUsNl08L0Rpc3BsYXlUZXh0PjxyZWNvcmQ+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PjwvQ2l0ZT48L0VuZE5vdGU+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[5,6]</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Contrast-enhanced magnetic resonance angiography (CE-MRA) may also be used, with studies demonstrating both high sensitivity and specificity in detecting proximal mesenteric lesions </w:t>
      </w:r>
      <w:r>
        <w:rPr>
          <w:rFonts w:ascii="Times New Roman" w:hAnsi="Times New Roman" w:cs="Times New Roman"/>
          <w:sz w:val="24"/>
          <w:szCs w:val="24"/>
        </w:rPr>
        <w:fldChar w:fldCharType="begin">
          <w:fldData xml:space="preserve">PEVuZE5vdGU+PENpdGU+PEF1dGhvcj5DYXJsb3M8L0F1dGhvcj48WWVhcj4yMDAxPC9ZZWFyPjxS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PEVuZE5vdGU+PENpdGU+PEF1dGhvcj5DYXJsb3M8L0F1dGhvcj48WWVhcj4yMDAxPC9ZZWFyPjxS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[7,8]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However, CTA and CE-MRA </w:t>
      </w:r>
      <w:r w:rsidRPr="0029108C">
        <w:rPr>
          <w:rFonts w:ascii="Times New Roman" w:hAnsi="Times New Roman" w:cs="Times New Roman"/>
          <w:noProof/>
          <w:sz w:val="24"/>
          <w:szCs w:val="24"/>
        </w:rPr>
        <w:t xml:space="preserve">lack </w:t>
      </w:r>
      <w:r w:rsidRPr="0029108C">
        <w:rPr>
          <w:rFonts w:ascii="Times New Roman" w:hAnsi="Times New Roman" w:cs="Times New Roman"/>
          <w:sz w:val="24"/>
          <w:szCs w:val="24"/>
        </w:rPr>
        <w:t xml:space="preserve">functional information regarding mesenteric blood flow, the underlying physiological component of the disease. Duplex sonography has shown some success in characterizing the extent of stenoses in patients suspected of </w:t>
      </w:r>
      <w:r w:rsidRPr="0029108C">
        <w:rPr>
          <w:rFonts w:ascii="Times New Roman" w:hAnsi="Times New Roman" w:cs="Times New Roman"/>
          <w:noProof/>
          <w:sz w:val="24"/>
          <w:szCs w:val="24"/>
        </w:rPr>
        <w:t>CMI</w:t>
      </w:r>
      <w:r w:rsidRPr="0029108C">
        <w:rPr>
          <w:rFonts w:ascii="Times New Roman" w:hAnsi="Times New Roman" w:cs="Times New Roman"/>
          <w:sz w:val="24"/>
          <w:szCs w:val="24"/>
        </w:rPr>
        <w:t xml:space="preserve"> and has demonstrated that </w:t>
      </w:r>
      <w:r w:rsidRPr="0029108C">
        <w:rPr>
          <w:rFonts w:ascii="Times New Roman" w:hAnsi="Times New Roman" w:cs="Times New Roman"/>
          <w:sz w:val="24"/>
          <w:szCs w:val="24"/>
        </w:rPr>
        <w:lastRenderedPageBreak/>
        <w:t xml:space="preserve">evaluating blood hemodynamics before and after a meal challenge can provide additional diagnostic information </w:t>
      </w:r>
      <w:r>
        <w:rPr>
          <w:rFonts w:ascii="Times New Roman" w:hAnsi="Times New Roman" w:cs="Times New Roman"/>
          <w:sz w:val="24"/>
          <w:szCs w:val="24"/>
        </w:rPr>
        <w:fldChar w:fldCharType="begin">
          <w:fldData xml:space="preserve">PEVuZE5vdGU+PENpdGU+PEF1dGhvcj5ad29sYWs8L0F1dGhvcj48WWVhcj4xOTk4PC9ZZWFyPjxS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PEVuZE5vdGU+PENpdGU+PEF1dGhvcj5ad29sYWs8L0F1dGhvcj48WWVhcj4xOTk4PC9ZZWFyPjxS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[9-11]</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However, sonography is not always feasible due to technical limitations, such as bowel gas overlying vessels of interest, excess adipose tissue, variable anatomy, and operator dependence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&lt;EndNote&gt;&lt;Cite&gt;&lt;Author&gt;Sabba&lt;/Author&gt;&lt;Year&gt;1990&lt;/Year&gt;&lt;RecNum&gt;908&lt;/RecNum&gt;&lt;DisplayText&gt;[12]&lt;/DisplayText&gt;&lt;record&gt;&lt;rec-number&gt;908&lt;/rec-number&gt;&lt;foreign-keys&gt;&lt;key app="EN" db-id="xeep5d99wefzf1e2de75p900wp0assr5afff" timestamp="1584110802" guid="87009c80-82f1-4d10-8b97-233b55d5cdbf"&gt;908&lt;/key&gt;&lt;/foreign-keys&gt;&lt;ref-type name="Journal Article"&gt;17&lt;/ref-type&gt;&lt;contributors&gt;&lt;authors&gt;&lt;author&gt;Sabba, C.&lt;/author&gt;&lt;author&gt;Ferraioli, G.&lt;/author&gt;&lt;author&gt;Sarin, S. K.&lt;/author&gt;&lt;author&gt;Lerner, E.&lt;/author&gt;&lt;author&gt;Groszmann, R. J.&lt;/author&gt;&lt;author&gt;Taylor, K. J.&lt;/author&gt;&lt;/authors&gt;&lt;/contributors&gt;&lt;auth-address&gt;Department of Diagnostic Radiology, Yale University, New Haven, Connecticut 06510.&lt;/auth-address&gt;&lt;titles&gt;&lt;title&gt;Feasibility spectrum for Doppler flowmetry of splanchnic vessels. In normal and cirrhotic populations&lt;/title&gt;&lt;secondary-title&gt;J Ultrasound Med&lt;/secondary-title&gt;&lt;/titles&gt;&lt;periodical&gt;&lt;full-title&gt;J Ultrasound Med&lt;/full-title&gt;&lt;/periodical&gt;&lt;pages&gt;705-10&lt;/pages&gt;&lt;volume&gt;9&lt;/volume&gt;&lt;number&gt;12&lt;/number&gt;&lt;edition&gt;1990/12/01&lt;/edition&gt;&lt;keywords&gt;&lt;keyword&gt;Adolescent&lt;/keyword&gt;&lt;keyword&gt;Adult&lt;/keyword&gt;&lt;keyword&gt;Aged&lt;/keyword&gt;&lt;keyword&gt;Aged, 80 and over&lt;/keyword&gt;&lt;keyword&gt;Feasibility Studies&lt;/keyword&gt;&lt;keyword&gt;Female&lt;/keyword&gt;&lt;keyword&gt;Humans&lt;/keyword&gt;&lt;keyword&gt;Liver Cirrhosis/*diagnostic imaging&lt;/keyword&gt;&lt;keyword&gt;Male&lt;/keyword&gt;&lt;keyword&gt;Mesenteric Arteries/*diagnostic imaging&lt;/keyword&gt;&lt;keyword&gt;Mesenteric Veins/*diagnostic imaging&lt;/keyword&gt;&lt;keyword&gt;Middle Aged&lt;/keyword&gt;&lt;keyword&gt;Pregnancy&lt;/keyword&gt;&lt;keyword&gt;Reproducibility of Results&lt;/keyword&gt;&lt;keyword&gt;Ultrasonography&lt;/keyword&gt;&lt;/keywords&gt;&lt;dates&gt;&lt;year&gt;1990&lt;/year&gt;&lt;pub-dates&gt;&lt;date&gt;Dec&lt;/date&gt;&lt;/pub-dates&gt;&lt;/dates&gt;&lt;isbn&gt;0278-4297 (Print)&amp;#xD;0278-4297&lt;/isbn&gt;&lt;accession-num&gt;2277399&lt;/accession-num&gt;&lt;urls&gt;&lt;/urls&gt;&lt;electronic-resource-num&gt;10.7863/jum.1990.9.12.705&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[12]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p>
    <w:p w14:paraId="7CA10BF3" w14:textId="6D09C222"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Two-dimensional time-resolved phase-contrast magnetic resonance imaging (2D PC-MRI) has shown promise in non-invasively screening patients with suspected CMI by measuring volumetric blood flow rates in mesenteric vasculature to evaluate postprandial hemodynamic responses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bT45MTk8L1JlY051bT48RGlzcGxheVRleHQ+WzEzLTE2XTwvRGlzcGxheVRleHQ+PHJlY29yZD48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PEVuZE5vdGU+PENpdGU+PEF1dGhvcj5MaTwvQXV0aG9yPjxZZWFyPjE5OTQ8L1llYXI+PFJlY051
bT45MTk8L1JlY051bT48RGlzcGxheVRleHQ+WzEzLTE2XTwvRGlzcGxheVRleHQ+PHJlY29yZD48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[13-16]</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Using 2D PC-MRI, it was first shown by Li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&lt;EndNote&gt;&lt;Cite&gt;&lt;Author&gt;Li&lt;/Author&gt;&lt;Year&gt;1994&lt;/Year&gt;&lt;RecNum&gt;919&lt;/RecNum&gt;&lt;DisplayText&gt;[13]&lt;/DisplayText&gt;&lt;record&gt;&lt;rec-number&gt;919&lt;/rec-number&gt;&lt;foreign-keys&gt;&lt;key app="EN" db-id="xeep5d99wefzf1e2de75p900wp0assr5afff" timestamp="1584111615" guid="482d4cc5-f626-4267-82e3-fd1812c25081"&gt;919&lt;/key&gt;&lt;/foreign-keys&gt;&lt;ref-type name="Journal Article"&gt;17&lt;/ref-type&gt;&lt;contributors&gt;&lt;authors&gt;&lt;author&gt;Li, K. C.&lt;/author&gt;&lt;author&gt;Whitney, W. S.&lt;/author&gt;&lt;author&gt;McDonnell, C. H.&lt;/author&gt;&lt;author&gt;Fredrickson, J. O.&lt;/author&gt;&lt;author&gt;Pelc, N. J.&lt;/author&gt;&lt;author&gt;Dalman, R. L.&lt;/author&gt;&lt;author&gt;Jeffrey, R. B., Jr.&lt;/author&gt;&lt;/authors&gt;&lt;/contributors&gt;&lt;auth-address&gt;Department of Radiology, Stanford University School of Medicine, CA.&lt;/auth-address&gt;&lt;titles&gt;&lt;title&gt;Chronic mesenteric ischemia: evaluation with phase-contrast cine MR imaging&lt;/title&gt;&lt;secondary-title&gt;Radiology&lt;/secondary-title&gt;&lt;/titles&gt;&lt;periodical&gt;&lt;full-title&gt;Radiology&lt;/full-title&gt;&lt;/periodical&gt;&lt;pages&gt;175-9&lt;/pages&gt;&lt;volume&gt;190&lt;/volume&gt;&lt;number&gt;1&lt;/number&gt;&lt;edition&gt;1994/01/01&lt;/edition&gt;&lt;keywords&gt;&lt;keyword&gt;Adult&lt;/keyword&gt;&lt;keyword&gt;Blood Flow Velocity&lt;/keyword&gt;&lt;keyword&gt;Chronic Disease&lt;/keyword&gt;&lt;keyword&gt;Female&lt;/keyword&gt;&lt;keyword&gt;Humans&lt;/keyword&gt;&lt;keyword&gt;Ischemia/*diagnosis/diagnostic imaging/physiopathology&lt;/keyword&gt;&lt;keyword&gt;*Magnetic Resonance Imaging&lt;/keyword&gt;&lt;keyword&gt;Male&lt;/keyword&gt;&lt;keyword&gt;Mesenteric Artery, Superior/diagnostic imaging/physiopathology&lt;/keyword&gt;&lt;keyword&gt;Mesenteric Vascular Occlusion/*diagnosis/diagnostic imaging/physiopathology&lt;/keyword&gt;&lt;keyword&gt;Radiography&lt;/keyword&gt;&lt;/keywords&gt;&lt;dates&gt;&lt;year&gt;1994&lt;/year&gt;&lt;pub-dates&gt;&lt;date&gt;Jan&lt;/date&gt;&lt;/pub-dates&gt;&lt;/dates&gt;&lt;isbn&gt;0033-8419 (Print)&amp;#xD;0033-8419&lt;/isbn&gt;&lt;accession-num&gt;8259400&lt;/accession-num&gt;&lt;urls&gt;&lt;/urls&gt;&lt;electronic-resource-num&gt;10.1148/radiology.190.1.8259400&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[13]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that postprandial flow augmentation in the SMA was reduced </w:t>
      </w:r>
      <w:r w:rsidRPr="0029108C">
        <w:rPr>
          <w:rFonts w:ascii="Times New Roman" w:hAnsi="Times New Roman" w:cs="Times New Roman"/>
          <w:noProof/>
          <w:sz w:val="24"/>
          <w:szCs w:val="24"/>
        </w:rPr>
        <w:t>proportionally</w:t>
      </w:r>
      <w:r w:rsidRPr="0029108C">
        <w:rPr>
          <w:rFonts w:ascii="Times New Roman" w:hAnsi="Times New Roman" w:cs="Times New Roman"/>
          <w:sz w:val="24"/>
          <w:szCs w:val="24"/>
        </w:rPr>
        <w:t xml:space="preserve"> to the severity of atherosclerosis in mesenteric vessels. A subsequent study by Burkart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&lt;EndNote&gt;&lt;Cite&gt;&lt;Author&gt;Burkart&lt;/Author&gt;&lt;Year&gt;1995&lt;/Year&gt;&lt;RecNum&gt;892&lt;/RecNum&gt;&lt;DisplayText&gt;[14]&lt;/DisplayText&gt;&lt;record&gt;&lt;rec-number&gt;892&lt;/rec-number&gt;&lt;foreign-keys&gt;&lt;key app="EN" db-id="xeep5d99wefzf1e2de75p900wp0assr5afff" timestamp="1584110799" guid="2f5bcaf0-f331-4e40-8330-f672e0c3af89"&gt;892&lt;/key&gt;&lt;/foreign-keys&gt;&lt;ref-type name="Journal Article"&gt;17&lt;/ref-type&gt;&lt;contributors&gt;&lt;authors&gt;&lt;author&gt;Burkart, D. J.&lt;/author&gt;&lt;author&gt;Johnson, C. D.&lt;/author&gt;&lt;author&gt;Reading, C. C.&lt;/author&gt;&lt;author&gt;Ehman, R. L.&lt;/author&gt;&lt;/authors&gt;&lt;/contributors&gt;&lt;auth-address&gt;Department of Diagnostic Radiology, Mayo Clinic and Foundation, Rochester, MN 55905.&lt;/auth-address&gt;&lt;titles&gt;&lt;title&gt;MR measurements of mesenteric venous flow: prospective evaluation in healthy volunteers and patients with suspected chronic mesenteric ischemia&lt;/title&gt;&lt;secondary-title&gt;Radiology&lt;/secondary-title&gt;&lt;/titles&gt;&lt;periodical&gt;&lt;full-title&gt;Radiology&lt;/full-title&gt;&lt;/periodical&gt;&lt;pages&gt;801-6&lt;/pages&gt;&lt;volume&gt;194&lt;/volume&gt;&lt;number&gt;3&lt;/number&gt;&lt;edition&gt;1995/03/01&lt;/edition&gt;&lt;keywords&gt;&lt;keyword&gt;Adult&lt;/keyword&gt;&lt;keyword&gt;Aged&lt;/keyword&gt;&lt;keyword&gt;Chronic Disease&lt;/keyword&gt;&lt;keyword&gt;Fasting&lt;/keyword&gt;&lt;keyword&gt;Female&lt;/keyword&gt;&lt;keyword&gt;Food&lt;/keyword&gt;&lt;keyword&gt;Humans&lt;/keyword&gt;&lt;keyword&gt;Intestines/*blood supply&lt;/keyword&gt;&lt;keyword&gt;Ischemia/*diagnosis&lt;/keyword&gt;&lt;keyword&gt;*Magnetic Resonance Angiography&lt;/keyword&gt;&lt;keyword&gt;Male&lt;/keyword&gt;&lt;keyword&gt;Mesenteric Vascular Occlusion/*diagnosis&lt;/keyword&gt;&lt;keyword&gt;Mesenteric Veins/physiopathology&lt;/keyword&gt;&lt;keyword&gt;Portal Vein/physiopathology&lt;/keyword&gt;&lt;keyword&gt;Prospective Studies&lt;/keyword&gt;&lt;keyword&gt;Splanchnic Circulation/*physiology&lt;/keyword&gt;&lt;keyword&gt;Ultrasonography, Doppler&lt;/keyword&gt;&lt;/keywords&gt;&lt;dates&gt;&lt;year&gt;1995&lt;/year&gt;&lt;pub-dates&gt;&lt;date&gt;Mar&lt;/date&gt;&lt;/pub-dates&gt;&lt;/dates&gt;&lt;isbn&gt;0033-8419 (Print)&amp;#xD;0033-8419&lt;/isbn&gt;&lt;accession-num&gt;7862982&lt;/accession-num&gt;&lt;urls&gt;&lt;/urls&gt;&lt;electronic-resource-num&gt;10.1148/radiology.194.3.7862982&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[14]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used 2D PC-MRI to prospectively evaluate suspected CMI patients by measuring volumetric blood flow rates in the superior mesenteric vein (SMV) before and after a </w:t>
      </w:r>
      <w:r w:rsidRPr="0029108C">
        <w:rPr>
          <w:rFonts w:ascii="Times New Roman" w:hAnsi="Times New Roman" w:cs="Times New Roman"/>
          <w:noProof/>
          <w:sz w:val="24"/>
          <w:szCs w:val="24"/>
        </w:rPr>
        <w:t>meal</w:t>
      </w:r>
      <w:r w:rsidRPr="0029108C">
        <w:rPr>
          <w:rFonts w:ascii="Times New Roman" w:hAnsi="Times New Roman" w:cs="Times New Roman"/>
          <w:sz w:val="24"/>
          <w:szCs w:val="24"/>
        </w:rPr>
        <w:t xml:space="preserve">; results showed a drastically impaired hemodynamic response in the SMV in patients with true CMI compared to those who were symptomatic (with and without stenosis) but did not have CMI per clinical follow-up angiography studies. A second study by Li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&lt;EndNote&gt;&lt;Cite&gt;&lt;Author&gt;Li&lt;/Author&gt;&lt;Year&gt;1995&lt;/Year&gt;&lt;RecNum&gt;918&lt;/RecNum&gt;&lt;DisplayText&gt;[15]&lt;/DisplayText&gt;&lt;record&gt;&lt;rec-number&gt;918&lt;/rec-number&gt;&lt;foreign-keys&gt;&lt;key app="EN" db-id="xeep5d99wefzf1e2de75p900wp0assr5afff" timestamp="1584111565" guid="b1397adc-52d9-43e6-9294-4c1c89a68aa2"&gt;918&lt;/key&gt;&lt;/foreign-keys&gt;&lt;ref-type name="Journal Article"&gt;17&lt;/ref-type&gt;&lt;contributors&gt;&lt;authors&gt;&lt;author&gt;Li, K. C.&lt;/author&gt;&lt;author&gt;Hopkins, K. L.&lt;/author&gt;&lt;author&gt;Dalman, R. L.&lt;/author&gt;&lt;author&gt;Song, C. K.&lt;/author&gt;&lt;/authors&gt;&lt;/contributors&gt;&lt;auth-address&gt;Department of Diagnostic Radiology, Stanford University School of Medicine, CA 94305.&lt;/auth-address&gt;&lt;titles&gt;&lt;title&gt;Simultaneous measurement of flow in the superior mesenteric vein and artery with cine phase-contrast MR imaging: value in diagnosis of chronic mesenteric ischemia. Work in progress&lt;/title&gt;&lt;secondary-title&gt;Radiology&lt;/secondary-title&gt;&lt;/titles&gt;&lt;periodical&gt;&lt;full-title&gt;Radiology&lt;/full-title&gt;&lt;/periodical&gt;&lt;pages&gt;327-30&lt;/pages&gt;&lt;volume&gt;194&lt;/volume&gt;&lt;number&gt;2&lt;/number&gt;&lt;edition&gt;1995/02/01&lt;/edition&gt;&lt;keywords&gt;&lt;keyword&gt;Adult&lt;/keyword&gt;&lt;keyword&gt;*Blood Flow Velocity&lt;/keyword&gt;&lt;keyword&gt;Body Weight&lt;/keyword&gt;&lt;keyword&gt;Chronic Disease&lt;/keyword&gt;&lt;keyword&gt;Female&lt;/keyword&gt;&lt;keyword&gt;Humans&lt;/keyword&gt;&lt;keyword&gt;*Magnetic Resonance Imaging&lt;/keyword&gt;&lt;keyword&gt;Male&lt;/keyword&gt;&lt;keyword&gt;Mesenteric Artery, Superior/*physiopathology&lt;/keyword&gt;&lt;keyword&gt;Mesenteric Vascular Occlusion/*physiopathology&lt;/keyword&gt;&lt;keyword&gt;Mesenteric Veins/*physiopathology&lt;/keyword&gt;&lt;keyword&gt;Middle Aged&lt;/keyword&gt;&lt;/keywords&gt;&lt;dates&gt;&lt;year&gt;1995&lt;/year&gt;&lt;pub-dates&gt;&lt;date&gt;Feb&lt;/date&gt;&lt;/pub-dates&gt;&lt;/dates&gt;&lt;isbn&gt;0033-8419 (Print)&amp;#xD;0033-8419&lt;/isbn&gt;&lt;accession-num&gt;7824706&lt;/accession-num&gt;&lt;urls&gt;&lt;/urls&gt;&lt;electronic-resource-num&gt;10.1148/radiology.194.2.7824706&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[15]</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reinforced these findings by showing that reduced postprandial flow augmentation occurs in both the SMV and SMA in patients with CMI. Despite these encouraging results, 2D PC-MRI is cumbersome in that it requires flow measurements in multiple vessel segments, which are patient-specific based on individual anatomy. Hence, an additional good-quality MR angiogram is required to identify the major vessels and potentially involved collaterals so that imaging planes can be placed perpendicular to vessel paths of interest. This leads to increased scan times and variability due to operator involvement.</w:t>
      </w:r>
    </w:p>
    <w:p w14:paraId="49545B51" w14:textId="4E57FD4B" w:rsidR="00F72E5E" w:rsidRPr="0029108C" w:rsidRDefault="00F72E5E" w:rsidP="007861C0">
      <w:pPr>
        <w:pStyle w:val="NoSpacing"/>
        <w:spacing w:line="480" w:lineRule="auto"/>
        <w:ind w:firstLine="720"/>
        <w:jc w:val="both"/>
        <w:rPr>
          <w:rFonts w:ascii="Times New Roman" w:hAnsi="Times New Roman" w:cs="Times New Roman"/>
          <w:color w:val="000000"/>
          <w:sz w:val="24"/>
          <w:szCs w:val="24"/>
        </w:rPr>
      </w:pPr>
      <w:r w:rsidRPr="0029108C">
        <w:rPr>
          <w:rFonts w:ascii="Times New Roman" w:hAnsi="Times New Roman" w:cs="Times New Roman"/>
          <w:sz w:val="24"/>
          <w:szCs w:val="24"/>
        </w:rPr>
        <w:t xml:space="preserve">Volumetric, time-resolved PC-MR with three-dimensional velocity encoding (4D flow MRI) has emerged as a compelling approach that can simultaneously interrogate large vascular </w:t>
      </w:r>
      <w:r w:rsidRPr="0029108C">
        <w:rPr>
          <w:rFonts w:ascii="Times New Roman" w:hAnsi="Times New Roman" w:cs="Times New Roman"/>
          <w:sz w:val="24"/>
          <w:szCs w:val="24"/>
        </w:rPr>
        <w:lastRenderedPageBreak/>
        <w:t xml:space="preserve">territories for 3D MRA and functionally assess mesenteric hemodynamics all in one scan session </w:t>
      </w:r>
      <w:r>
        <w:rPr>
          <w:rFonts w:ascii="Times New Roman" w:hAnsi="Times New Roman" w:cs="Times New Roman"/>
          <w:sz w:val="24"/>
          <w:szCs w:val="24"/>
        </w:rPr>
        <w:fldChar w:fldCharType="begin">
          <w:fldData xml:space="preserve">PEVuZE5vdGU+PENpdGU+PEF1dGhvcj5Sb2xkYW4tQWx6YXRlPC9BdXRob3I+PFllYXI+MjAxNjwv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PEVuZE5vdGU+PENpdGU+PEF1dGhvcj5Sb2xkYW4tQWx6YXRlPC9BdXRob3I+PFllYXI+MjAxNjwv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[17]</w:t>
      </w:r>
      <w:r>
        <w:rPr>
          <w:rFonts w:ascii="Times New Roman" w:hAnsi="Times New Roman" w:cs="Times New Roman"/>
          <w:sz w:val="24"/>
          <w:szCs w:val="24"/>
        </w:rPr>
        <w:fldChar w:fldCharType="end"/>
      </w:r>
      <w:r w:rsidRPr="0029108C">
        <w:rPr>
          <w:rFonts w:ascii="Times New Roman" w:hAnsi="Times New Roman" w:cs="Times New Roman"/>
          <w:sz w:val="24"/>
          <w:szCs w:val="24"/>
        </w:rPr>
        <w:t>. Due to the volumetric nature of the acquisition, any vessel within the 3D field of view can be retrospectively analyzed without additional scan time penalty.</w:t>
      </w:r>
      <w:r w:rsidRPr="0029108C">
        <w:rPr>
          <w:rFonts w:ascii="Times New Roman" w:hAnsi="Times New Roman" w:cs="Times New Roman"/>
          <w:color w:val="000000"/>
          <w:sz w:val="24"/>
          <w:szCs w:val="24"/>
        </w:rPr>
        <w:t xml:space="preserve"> </w:t>
      </w:r>
      <w:r w:rsidRPr="0029108C">
        <w:rPr>
          <w:rFonts w:ascii="Times New Roman" w:hAnsi="Times New Roman" w:cs="Times New Roman"/>
          <w:sz w:val="24"/>
          <w:szCs w:val="24"/>
        </w:rPr>
        <w:t xml:space="preserve">A recent study using 4D flow demonstrated the feasibility of a meal challenge in evaluating hepatic and mesenteric blood flow responses in portal hypertension patients </w:t>
      </w:r>
      <w:r>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WWVhcj48UmVjTnVtPjg3NDwvUmVjTnVtPjxEaXNwbGF5VGV4dD5bMThdPC9EaXNwbGF5VGV4dD48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WWVhcj48UmVjTnVtPjg3NDwvUmVjTnVtPjxEaXNwbGF5VGV4dD5bMThdPC9EaXNwbGF5VGV4dD48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[18]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this work, we use a similar 4D flow MRI approach to quantify the effects of a meal challenge in patients suspected of CMI and in healthy control subjects, thereby taking advantage of the large volumetric coverage to comprehensively assess the flow response in multiple mesenteric vascular segments. </w:t>
      </w:r>
    </w:p>
    <w:p w14:paraId="44401DF3"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6AC9BFDA"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Methods</w:t>
      </w:r>
    </w:p>
    <w:p w14:paraId="58D20076"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Subject Population</w:t>
      </w:r>
    </w:p>
    <w:p w14:paraId="0B6888DC" w14:textId="24D4FE2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 this Health Insurance Portability and Accountability Act (HIPAA)-compliant and Institutional Review Board (IRB)-approved retrospective study, 21 consecutive patients (15 females, mean age: 47.5 years [21-86], mean weight: 69.2 kg) with a suspicion of CMI were scanned according to our clinical CMI protocol. Studies were performed between March 2012 and August 2019 on patients referred from vascular surgery or gastroenterology based on a clinical presentation typical of CMI. Of the 21 patients, 4D flow data were successfully obtained in 19 patients (14 females, mean age: 50.1 years [21-86], mean weight: 68.8 kg). Two cases could not be analyzed due to high levels of noise resultant from acquisition errors and were excluded from the study. Patients were subcategorized into positive (CMI+) and negative (CMI-) groups based on imaging and clinical findings. </w:t>
      </w:r>
      <w:commentRangeStart w:id="2"/>
      <w:commentRangeStart w:id="3"/>
      <w:r w:rsidRPr="0029108C">
        <w:rPr>
          <w:rFonts w:ascii="Times New Roman" w:hAnsi="Times New Roman" w:cs="Times New Roman"/>
          <w:sz w:val="24"/>
          <w:szCs w:val="24"/>
        </w:rPr>
        <w:t xml:space="preserve">Patients were deemed CMI+ if MRA imaging indicated </w:t>
      </w:r>
      <w:commentRangeStart w:id="4"/>
      <w:commentRangeStart w:id="5"/>
      <w:r w:rsidRPr="0029108C">
        <w:rPr>
          <w:rFonts w:ascii="Times New Roman" w:hAnsi="Times New Roman" w:cs="Times New Roman"/>
          <w:sz w:val="24"/>
          <w:szCs w:val="24"/>
        </w:rPr>
        <w:t>2 or more primary vessel occlusions of grade 2 or higher</w:t>
      </w:r>
      <w:commentRangeEnd w:id="4"/>
      <w:r w:rsidRPr="0029108C">
        <w:rPr>
          <w:rStyle w:val="CommentReference"/>
          <w:rFonts w:ascii="Times New Roman" w:hAnsi="Times New Roman" w:cs="Times New Roman"/>
          <w:sz w:val="24"/>
          <w:szCs w:val="24"/>
        </w:rPr>
        <w:commentReference w:id="4"/>
      </w:r>
      <w:commentRangeEnd w:id="2"/>
      <w:commentRangeEnd w:id="5"/>
      <w:r w:rsidR="0041481E">
        <w:rPr>
          <w:rStyle w:val="CommentReference"/>
        </w:rPr>
        <w:commentReference w:id="5"/>
      </w:r>
      <w:r w:rsidR="00476A23">
        <w:rPr>
          <w:rStyle w:val="CommentReference"/>
        </w:rPr>
        <w:commentReference w:id="2"/>
      </w:r>
      <w:commentRangeEnd w:id="3"/>
      <w:r w:rsidR="0041481E">
        <w:rPr>
          <w:rStyle w:val="CommentReference"/>
        </w:rPr>
        <w:commentReference w:id="3"/>
      </w:r>
      <w:r w:rsidRPr="0029108C">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&lt;EndNote&gt;&lt;Cite&gt;&lt;Author&gt;Carlos&lt;/Author&gt;&lt;Year&gt;2001&lt;/Year&gt;&lt;RecNum&gt;923&lt;/RecNum&gt;&lt;DisplayText&gt;[7]&lt;/DisplayText&gt;&lt;record&gt;&lt;rec-number&gt;923&lt;/rec-number&gt;&lt;foreign-keys&gt;&lt;key app="EN" db-id="xeep5d99wefzf1e2de75p900wp0assr5afff" timestamp="1584111795" guid="5ee7e96c-77f4-4c48-a65e-d76da5c1799b"&gt;923&lt;/key&gt;&lt;/foreign-keys&gt;&lt;ref-type name="Journal Article"&gt;17&lt;/ref-type&gt;&lt;contributors&gt;&lt;authors&gt;&lt;author&gt;Carlos, R. C.&lt;/author&gt;&lt;author&gt;Stanley, J. C.&lt;/author&gt;&lt;author&gt;Stafford-Johnson, D.&lt;/author&gt;&lt;author&gt;Prince, M. R.&lt;/author&gt;&lt;/authors&gt;&lt;/contributors&gt;&lt;auth-address&gt;Department of Radiology, University of Michigan, Ann Arbor 48109-0030, USA.&lt;/auth-address&gt;&lt;titles&gt;&lt;title&gt;Interobserver variability in the evaluation of chronic mesenteric ischemia with gadolinium-enhanced MR angiography&lt;/title&gt;&lt;secondary-title&gt;Acad Radiol&lt;/secondary-title&gt;&lt;/titles&gt;&lt;periodical&gt;&lt;full-title&gt;Acad Radiol&lt;/full-title&gt;&lt;/periodical&gt;&lt;pages&gt;879-87&lt;/pages&gt;&lt;volume&gt;8&lt;/volume&gt;&lt;number&gt;9&lt;/number&gt;&lt;edition&gt;2001/11/29&lt;/edition&gt;&lt;keywords&gt;&lt;keyword&gt;Adult&lt;/keyword&gt;&lt;keyword&gt;Aged&lt;/keyword&gt;&lt;keyword&gt;Celiac Artery/pathology&lt;/keyword&gt;&lt;keyword&gt;Chronic Disease&lt;/keyword&gt;&lt;keyword&gt;Female&lt;/keyword&gt;&lt;keyword&gt;Gadolinium&lt;/keyword&gt;&lt;keyword&gt;Humans&lt;/keyword&gt;&lt;keyword&gt;Ischemia/*diagnosis&lt;/keyword&gt;&lt;keyword&gt;*Magnetic Resonance Angiography/methods&lt;/keyword&gt;&lt;keyword&gt;Male&lt;/keyword&gt;&lt;keyword&gt;Mesenteric Artery, Inferior/pathology&lt;/keyword&gt;&lt;keyword&gt;Mesenteric Artery, Superior/pathology&lt;/keyword&gt;&lt;keyword&gt;Mesenteric Vascular Occlusion/*diagnosis&lt;/keyword&gt;&lt;keyword&gt;Middle Aged&lt;/keyword&gt;&lt;keyword&gt;Observer Variation&lt;/keyword&gt;&lt;keyword&gt;Retrospective Studies&lt;/keyword&gt;&lt;keyword&gt;Sensitivity and Specificity&lt;/keyword&gt;&lt;keyword&gt;Splanchnic Circulation&lt;/keyword&gt;&lt;/keywords&gt;&lt;dates&gt;&lt;year&gt;2001&lt;/year&gt;&lt;pub-dates&gt;&lt;date&gt;Sep&lt;/date&gt;&lt;/pub-dates&gt;&lt;/dates&gt;&lt;isbn&gt;1076-6332 (Print)&amp;#xD;1076-6332&lt;/isbn&gt;&lt;accession-num&gt;11724043&lt;/accession-num&gt;&lt;urls&gt;&lt;/urls&gt;&lt;electronic-resource-num&gt;10.1016/s1076-6332(03)80767-5&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[7]</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and if clinical findings strongly suggested CMI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ins w:id="6" w:author="Grant Steven Roberts" w:date="2020-06-12T16:50:00Z">
        <w:r w:rsidR="009B04E9">
          <w:rPr>
            <w:rFonts w:ascii="Times New Roman" w:hAnsi="Times New Roman" w:cs="Times New Roman"/>
            <w:sz w:val="24"/>
            <w:szCs w:val="24"/>
          </w:rPr>
          <w:t xml:space="preserve">While this excludes the possibility of patients with one-vessel CMI, the occurrence of this disease is relatively </w:t>
        </w:r>
        <w:r w:rsidR="009B04E9">
          <w:rPr>
            <w:rFonts w:ascii="Times New Roman" w:hAnsi="Times New Roman" w:cs="Times New Roman"/>
            <w:sz w:val="24"/>
            <w:szCs w:val="24"/>
          </w:rPr>
          <w:lastRenderedPageBreak/>
          <w:t xml:space="preserve">rare. </w:t>
        </w:r>
      </w:ins>
      <w:r w:rsidRPr="0029108C">
        <w:rPr>
          <w:rFonts w:ascii="Times New Roman" w:hAnsi="Times New Roman" w:cs="Times New Roman"/>
          <w:sz w:val="24"/>
          <w:szCs w:val="24"/>
        </w:rPr>
        <w:t xml:space="preserve">Image interpretation and clinical diagnoses were performed by a trained cardiovascular radiologist (XXX) with 17 years of experience. Twenty control subjects (8 females, mean age: 44.4 years [19-73], mean weight: 80.2 kg) underwent the same CMI protocol as the patient cohort and were analyzed retrospectively. </w:t>
      </w:r>
      <w:commentRangeStart w:id="7"/>
      <w:commentRangeStart w:id="8"/>
      <w:r w:rsidRPr="0029108C">
        <w:rPr>
          <w:rFonts w:ascii="Times New Roman" w:hAnsi="Times New Roman" w:cs="Times New Roman"/>
          <w:sz w:val="24"/>
          <w:szCs w:val="24"/>
        </w:rPr>
        <w:t xml:space="preserve">Control subjects were defined as individuals asymptomatic of CMI or </w:t>
      </w:r>
      <w:r w:rsidRPr="0029108C">
        <w:rPr>
          <w:rFonts w:ascii="Times New Roman" w:hAnsi="Times New Roman" w:cs="Times New Roman"/>
          <w:noProof/>
          <w:sz w:val="24"/>
          <w:szCs w:val="24"/>
        </w:rPr>
        <w:t>other vascular disease</w:t>
      </w:r>
      <w:commentRangeEnd w:id="7"/>
      <w:r w:rsidRPr="0029108C">
        <w:rPr>
          <w:rStyle w:val="CommentReference"/>
          <w:rFonts w:ascii="Times New Roman" w:hAnsi="Times New Roman" w:cs="Times New Roman"/>
          <w:sz w:val="24"/>
          <w:szCs w:val="24"/>
        </w:rPr>
        <w:commentReference w:id="7"/>
      </w:r>
      <w:commentRangeEnd w:id="8"/>
      <w:r w:rsidR="00F50090">
        <w:rPr>
          <w:rStyle w:val="CommentReference"/>
        </w:rPr>
        <w:commentReference w:id="8"/>
      </w:r>
      <w:r w:rsidRPr="0029108C">
        <w:rPr>
          <w:rFonts w:ascii="Times New Roman" w:hAnsi="Times New Roman" w:cs="Times New Roman"/>
          <w:sz w:val="24"/>
          <w:szCs w:val="24"/>
        </w:rPr>
        <w:t>.</w:t>
      </w:r>
    </w:p>
    <w:p w14:paraId="4457192B"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5C6D57C4"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Imaging Protocol</w:t>
      </w:r>
    </w:p>
    <w:p w14:paraId="69CCEF8A" w14:textId="07916D62"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Control subjects were scanned on a clinical 3.0T scanner (Discovery MR750, GE Healthcare, Waukesha, WI) with a 32-channel phase-array torso coil (</w:t>
      </w:r>
      <w:proofErr w:type="spellStart"/>
      <w:r w:rsidRPr="0029108C">
        <w:rPr>
          <w:rFonts w:ascii="Times New Roman" w:hAnsi="Times New Roman" w:cs="Times New Roman"/>
          <w:sz w:val="24"/>
          <w:szCs w:val="24"/>
        </w:rPr>
        <w:t>NeoCoil</w:t>
      </w:r>
      <w:proofErr w:type="spellEnd"/>
      <w:r w:rsidRPr="0029108C">
        <w:rPr>
          <w:rFonts w:ascii="Times New Roman" w:hAnsi="Times New Roman" w:cs="Times New Roman"/>
          <w:sz w:val="24"/>
          <w:szCs w:val="24"/>
        </w:rPr>
        <w:t>, Pewaukee, WI). Subjects from the CMI+ and CMI- groups were scanned on either a clinical 1.5T or 3.0T scanner (Signa HDX</w:t>
      </w:r>
      <w:r w:rsidRPr="0029108C">
        <w:rPr>
          <w:rStyle w:val="CommentReference"/>
          <w:rFonts w:ascii="Times New Roman" w:hAnsi="Times New Roman" w:cs="Times New Roman"/>
          <w:sz w:val="24"/>
          <w:szCs w:val="24"/>
        </w:rPr>
        <w:t xml:space="preserve">, </w:t>
      </w:r>
      <w:r w:rsidRPr="0029108C">
        <w:rPr>
          <w:rFonts w:ascii="Times New Roman" w:hAnsi="Times New Roman" w:cs="Times New Roman"/>
          <w:sz w:val="24"/>
          <w:szCs w:val="24"/>
        </w:rPr>
        <w:t xml:space="preserve">Optima 540w, or Discovery MR750, GE Healthcare, Waukesha, WI) with various torso coils (8-channel, 12-channel, 24-channel, and 32-channel) based on scanner and coil availability at the time of examination. As part of the CMI protocol, 4D flow MRI was performed both before and after a standardized meal challenge. An initial preprandial scan was performed after at least 5 hours of fasting. </w:t>
      </w:r>
      <w:r w:rsidR="00297EDA">
        <w:rPr>
          <w:rFonts w:ascii="Times New Roman" w:hAnsi="Times New Roman" w:cs="Times New Roman"/>
          <w:sz w:val="24"/>
          <w:szCs w:val="24"/>
        </w:rPr>
        <w:t xml:space="preserve">Following previous study designs </w:t>
      </w:r>
      <w:r w:rsidR="00297EDA">
        <w:rPr>
          <w:rFonts w:ascii="Times New Roman" w:hAnsi="Times New Roman" w:cs="Times New Roman"/>
          <w:sz w:val="24"/>
          <w:szCs w:val="24"/>
        </w:rPr>
        <w:fldChar w:fldCharType="begin">
          <w:fldData xml:space="preserve">PEVuZE5vdGU+PENpdGU+PEF1dGhvcj5CdXJrYXJ0PC9BdXRob3I+PFllYXI+MTk5NTwvWWVhcj48
UmVjTnVtPjg5MjwvUmVjTnVtPjxEaXNwbGF5VGV4dD5bMTQtMTYsMThdPC9EaXNwbGF5VGV4dD48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cHJvdmlkZXI+PGxhbmd1YWdlPmVuZzwvbGFuZ3VhZ2U+PC9yZWNvcmQ+PC9DaXRlPjxDaXRlPjxB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</w:fldData>
        </w:fldChar>
      </w:r>
      <w:r w:rsidR="00297EDA">
        <w:rPr>
          <w:rFonts w:ascii="Times New Roman" w:hAnsi="Times New Roman" w:cs="Times New Roman"/>
          <w:sz w:val="24"/>
          <w:szCs w:val="24"/>
        </w:rPr>
        <w:instrText xml:space="preserve"> ADDIN EN.CITE </w:instrText>
      </w:r>
      <w:r w:rsidR="00297EDA">
        <w:rPr>
          <w:rFonts w:ascii="Times New Roman" w:hAnsi="Times New Roman" w:cs="Times New Roman"/>
          <w:sz w:val="24"/>
          <w:szCs w:val="24"/>
        </w:rPr>
        <w:fldChar w:fldCharType="begin">
          <w:fldData xml:space="preserve">PEVuZE5vdGU+PENpdGU+PEF1dGhvcj5CdXJrYXJ0PC9BdXRob3I+PFllYXI+MTk5NTwvWWVhcj48
UmVjTnVtPjg5MjwvUmVjTnVtPjxEaXNwbGF5VGV4dD5bMTQtMTYsMThdPC9EaXNwbGF5VGV4dD48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cHJvdmlkZXI+PGxhbmd1YWdlPmVuZzwvbGFuZ3VhZ2U+PC9yZWNvcmQ+PC9DaXRlPjxDaXRlPjxB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</w:fldData>
        </w:fldChar>
      </w:r>
      <w:r w:rsidR="00297EDA">
        <w:rPr>
          <w:rFonts w:ascii="Times New Roman" w:hAnsi="Times New Roman" w:cs="Times New Roman"/>
          <w:sz w:val="24"/>
          <w:szCs w:val="24"/>
        </w:rPr>
        <w:instrText xml:space="preserve"> ADDIN EN.CITE.DATA </w:instrText>
      </w:r>
      <w:r w:rsidR="00297EDA">
        <w:rPr>
          <w:rFonts w:ascii="Times New Roman" w:hAnsi="Times New Roman" w:cs="Times New Roman"/>
          <w:sz w:val="24"/>
          <w:szCs w:val="24"/>
        </w:rPr>
      </w:r>
      <w:r w:rsidR="00297EDA">
        <w:rPr>
          <w:rFonts w:ascii="Times New Roman" w:hAnsi="Times New Roman" w:cs="Times New Roman"/>
          <w:sz w:val="24"/>
          <w:szCs w:val="24"/>
        </w:rPr>
        <w:fldChar w:fldCharType="end"/>
      </w:r>
      <w:r w:rsidR="00297EDA">
        <w:rPr>
          <w:rFonts w:ascii="Times New Roman" w:hAnsi="Times New Roman" w:cs="Times New Roman"/>
          <w:sz w:val="24"/>
          <w:szCs w:val="24"/>
        </w:rPr>
        <w:fldChar w:fldCharType="separate"/>
      </w:r>
      <w:r w:rsidR="00297EDA">
        <w:rPr>
          <w:rFonts w:ascii="Times New Roman" w:hAnsi="Times New Roman" w:cs="Times New Roman"/>
          <w:noProof/>
          <w:sz w:val="24"/>
          <w:szCs w:val="24"/>
        </w:rPr>
        <w:t>[14-16,18]</w:t>
      </w:r>
      <w:r w:rsidR="00297EDA">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commentRangeStart w:id="9"/>
      <w:r w:rsidRPr="0029108C">
        <w:rPr>
          <w:rFonts w:ascii="Times New Roman" w:hAnsi="Times New Roman" w:cs="Times New Roman"/>
          <w:sz w:val="24"/>
          <w:szCs w:val="24"/>
        </w:rPr>
        <w:t xml:space="preserve">subjects ingested 474 mL of Ensure Plus </w:t>
      </w:r>
      <w:commentRangeEnd w:id="9"/>
      <w:r w:rsidRPr="0029108C">
        <w:rPr>
          <w:rStyle w:val="CommentReference"/>
          <w:rFonts w:ascii="Times New Roman" w:hAnsi="Times New Roman" w:cs="Times New Roman"/>
          <w:sz w:val="24"/>
          <w:szCs w:val="24"/>
        </w:rPr>
        <w:commentReference w:id="9"/>
      </w:r>
      <w:r w:rsidRPr="0029108C">
        <w:rPr>
          <w:rFonts w:ascii="Times New Roman" w:hAnsi="Times New Roman" w:cs="Times New Roman"/>
          <w:sz w:val="24"/>
          <w:szCs w:val="24"/>
        </w:rPr>
        <w:t xml:space="preserve">(700 kcal, 56% carbohydrates, 29% fats, 15% protein; Abbott Laboratories, Columbus, OH) followed by a second postprandial scan </w:t>
      </w:r>
      <w:commentRangeStart w:id="10"/>
      <w:commentRangeStart w:id="11"/>
      <w:r w:rsidRPr="0029108C">
        <w:rPr>
          <w:rFonts w:ascii="Times New Roman" w:hAnsi="Times New Roman" w:cs="Times New Roman"/>
          <w:sz w:val="24"/>
          <w:szCs w:val="24"/>
        </w:rPr>
        <w:t>20 minutes after meal ingestion</w:t>
      </w:r>
      <w:commentRangeEnd w:id="10"/>
      <w:r w:rsidRPr="0029108C">
        <w:rPr>
          <w:rStyle w:val="CommentReference"/>
          <w:rFonts w:ascii="Times New Roman" w:hAnsi="Times New Roman" w:cs="Times New Roman"/>
          <w:sz w:val="24"/>
          <w:szCs w:val="24"/>
        </w:rPr>
        <w:commentReference w:id="10"/>
      </w:r>
      <w:commentRangeEnd w:id="11"/>
      <w:r w:rsidR="00F50090">
        <w:rPr>
          <w:rStyle w:val="CommentReference"/>
        </w:rPr>
        <w:commentReference w:id="11"/>
      </w:r>
      <w:r w:rsidRPr="0029108C">
        <w:rPr>
          <w:rFonts w:ascii="Times New Roman" w:hAnsi="Times New Roman" w:cs="Times New Roman"/>
          <w:sz w:val="24"/>
          <w:szCs w:val="24"/>
        </w:rPr>
        <w:t xml:space="preserve">. Twenty minutes was chosen to allow for sufficient arterial and venous blood flow responses to be observed </w:t>
      </w:r>
      <w:r>
        <w:rPr>
          <w:rFonts w:ascii="Times New Roman" w:hAnsi="Times New Roman" w:cs="Times New Roman"/>
          <w:sz w:val="24"/>
          <w:szCs w:val="24"/>
        </w:rPr>
        <w:fldChar w:fldCharType="begin">
          <w:fldData xml:space="preserve">PEVuZE5vdGU+PENpdGU+PEF1dGhvcj5Tb21leWE8L0F1dGhvcj48WWVhcj4yMDA4PC9ZZWFyPjxS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PEVuZE5vdGU+PENpdGU+PEF1dGhvcj5Tb21leWE8L0F1dGhvcj48WWVhcj4yMDA4PC9ZZWFyPjxS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[19,18]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p>
    <w:p w14:paraId="760E6C34" w14:textId="167DA2CF" w:rsidR="00F72E5E" w:rsidRPr="00D767C2" w:rsidRDefault="00F72E5E" w:rsidP="00D767C2">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4D flow MRI was performed using a 5-point, radially-undersampled acquisition (Phase Contrast Vastly undersampled Isotropic Projection Reconstruction, PC-VIPR) that provides high spatial resolution, increased motion robustness, and </w:t>
      </w:r>
      <w:commentRangeStart w:id="12"/>
      <w:commentRangeStart w:id="13"/>
      <w:r w:rsidRPr="0029108C">
        <w:rPr>
          <w:rFonts w:ascii="Times New Roman" w:hAnsi="Times New Roman" w:cs="Times New Roman"/>
          <w:sz w:val="24"/>
          <w:szCs w:val="24"/>
        </w:rPr>
        <w:t xml:space="preserve">retrospective gating flexibility </w:t>
      </w:r>
      <w:commentRangeEnd w:id="12"/>
      <w:r w:rsidRPr="0029108C">
        <w:rPr>
          <w:rStyle w:val="CommentReference"/>
          <w:rFonts w:ascii="Times New Roman" w:hAnsi="Times New Roman" w:cs="Times New Roman"/>
          <w:sz w:val="24"/>
          <w:szCs w:val="24"/>
        </w:rPr>
        <w:commentReference w:id="12"/>
      </w:r>
      <w:commentRangeEnd w:id="13"/>
      <w:r w:rsidR="00F50090">
        <w:rPr>
          <w:rStyle w:val="CommentReference"/>
        </w:rPr>
        <w:commentReference w:id="13"/>
      </w:r>
      <w:r w:rsidRPr="0029108C">
        <w:rPr>
          <w:rFonts w:ascii="Times New Roman" w:hAnsi="Times New Roman" w:cs="Times New Roman"/>
          <w:sz w:val="24"/>
          <w:szCs w:val="24"/>
        </w:rPr>
        <w:t xml:space="preserve">within a reasonable scan time </w:t>
      </w:r>
      <w:r>
        <w:rPr>
          <w:rFonts w:ascii="Times New Roman" w:hAnsi="Times New Roman" w:cs="Times New Roman"/>
          <w:sz w:val="24"/>
          <w:szCs w:val="24"/>
        </w:rPr>
        <w:fldChar w:fldCharType="begin">
          <w:fldData xml:space="preserve">PEVuZE5vdGU+PENpdGU+PEF1dGhvcj5HdTwvQXV0aG9yPjxZZWFyPjIwMDU8L1llYXI+PFJlY051
bT43NjA8L1JlY051bT48RGlzcGxheVRleHQ+WzIwLDIxXTwvRGlzcGxheVRleHQ+PHJlY29yZD48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PEVuZE5vdGU+PENpdGU+PEF1dGhvcj5HdTwvQXV0aG9yPjxZZWFyPjIwMDU8L1llYXI+PFJlY051
bT43NjA8L1JlY051bT48RGlzcGxheVRleHQ+WzIwLDIxXTwvRGlzcGxheVRleHQ+PHJlY29yZD48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[20,21]</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Complete volumetric coverage of the abdomen was acquired, centered over the celiac axis with the following imaging parameters: </w:t>
      </w:r>
      <w:commentRangeStart w:id="14"/>
      <w:commentRangeStart w:id="15"/>
      <w:commentRangeStart w:id="16"/>
      <w:r w:rsidRPr="0029108C">
        <w:rPr>
          <w:rFonts w:ascii="Times New Roman" w:hAnsi="Times New Roman" w:cs="Times New Roman"/>
          <w:sz w:val="24"/>
          <w:szCs w:val="24"/>
        </w:rPr>
        <w:t xml:space="preserve">TR=6.6-8.3 </w:t>
      </w:r>
      <w:proofErr w:type="spellStart"/>
      <w:r w:rsidRPr="0029108C">
        <w:rPr>
          <w:rFonts w:ascii="Times New Roman" w:hAnsi="Times New Roman" w:cs="Times New Roman"/>
          <w:sz w:val="24"/>
          <w:szCs w:val="24"/>
        </w:rPr>
        <w:t>ms</w:t>
      </w:r>
      <w:proofErr w:type="spellEnd"/>
      <w:r w:rsidRPr="0029108C">
        <w:rPr>
          <w:rFonts w:ascii="Times New Roman" w:hAnsi="Times New Roman" w:cs="Times New Roman"/>
          <w:sz w:val="24"/>
          <w:szCs w:val="24"/>
        </w:rPr>
        <w:t xml:space="preserve">; TE=1.9-2.7 </w:t>
      </w:r>
      <w:proofErr w:type="spellStart"/>
      <w:r w:rsidRPr="0029108C">
        <w:rPr>
          <w:rFonts w:ascii="Times New Roman" w:hAnsi="Times New Roman" w:cs="Times New Roman"/>
          <w:sz w:val="24"/>
          <w:szCs w:val="24"/>
        </w:rPr>
        <w:lastRenderedPageBreak/>
        <w:t>ms</w:t>
      </w:r>
      <w:proofErr w:type="spellEnd"/>
      <w:r w:rsidRPr="0029108C">
        <w:rPr>
          <w:rFonts w:ascii="Times New Roman" w:hAnsi="Times New Roman" w:cs="Times New Roman"/>
          <w:sz w:val="24"/>
          <w:szCs w:val="24"/>
        </w:rPr>
        <w:t>; tip angle=14˚</w:t>
      </w:r>
      <w:commentRangeEnd w:id="14"/>
      <w:r w:rsidRPr="0029108C">
        <w:rPr>
          <w:rStyle w:val="CommentReference"/>
          <w:rFonts w:ascii="Times New Roman" w:hAnsi="Times New Roman" w:cs="Times New Roman"/>
          <w:sz w:val="24"/>
          <w:szCs w:val="24"/>
        </w:rPr>
        <w:commentReference w:id="14"/>
      </w:r>
      <w:commentRangeEnd w:id="15"/>
      <w:r w:rsidR="00F50090">
        <w:rPr>
          <w:rStyle w:val="CommentReference"/>
        </w:rPr>
        <w:commentReference w:id="15"/>
      </w:r>
      <w:commentRangeEnd w:id="16"/>
      <w:r w:rsidR="00794C2C">
        <w:rPr>
          <w:rStyle w:val="CommentReference"/>
        </w:rPr>
        <w:commentReference w:id="16"/>
      </w:r>
      <w:r w:rsidRPr="0029108C">
        <w:rPr>
          <w:rFonts w:ascii="Times New Roman" w:hAnsi="Times New Roman" w:cs="Times New Roman"/>
          <w:sz w:val="24"/>
          <w:szCs w:val="24"/>
        </w:rPr>
        <w:t>; number of projections=11,000; acquired isotropic resolution=1.25 mm; reconstructed imaging volume=32 cm</w:t>
      </w:r>
      <w:r w:rsidRPr="0029108C">
        <w:rPr>
          <w:rFonts w:ascii="Times New Roman" w:hAnsi="Times New Roman" w:cs="Times New Roman"/>
          <w:sz w:val="24"/>
          <w:szCs w:val="24"/>
          <w:vertAlign w:val="superscript"/>
        </w:rPr>
        <w:t>3</w:t>
      </w:r>
      <w:r w:rsidRPr="0029108C">
        <w:rPr>
          <w:rFonts w:ascii="Times New Roman" w:hAnsi="Times New Roman" w:cs="Times New Roman"/>
          <w:sz w:val="24"/>
          <w:szCs w:val="24"/>
        </w:rPr>
        <w:t xml:space="preserve">; scan time=11 minutes. Intravenous contrast agents containing 0.03 mmol/kg of </w:t>
      </w:r>
      <w:r w:rsidRPr="0029108C">
        <w:rPr>
          <w:rFonts w:ascii="Times New Roman" w:hAnsi="Times New Roman" w:cs="Times New Roman"/>
          <w:noProof/>
          <w:sz w:val="24"/>
          <w:szCs w:val="24"/>
        </w:rPr>
        <w:t>gadofosveset</w:t>
      </w:r>
      <w:r w:rsidRPr="0029108C">
        <w:rPr>
          <w:rFonts w:ascii="Times New Roman" w:hAnsi="Times New Roman" w:cs="Times New Roman"/>
          <w:sz w:val="24"/>
          <w:szCs w:val="24"/>
        </w:rPr>
        <w:t xml:space="preserve"> trisodium (</w:t>
      </w:r>
      <w:proofErr w:type="spellStart"/>
      <w:r w:rsidRPr="0029108C">
        <w:rPr>
          <w:rFonts w:ascii="Times New Roman" w:hAnsi="Times New Roman" w:cs="Times New Roman"/>
          <w:sz w:val="24"/>
          <w:szCs w:val="24"/>
        </w:rPr>
        <w:t>Lantheus</w:t>
      </w:r>
      <w:proofErr w:type="spellEnd"/>
      <w:r w:rsidRPr="0029108C">
        <w:rPr>
          <w:rFonts w:ascii="Times New Roman" w:hAnsi="Times New Roman" w:cs="Times New Roman"/>
          <w:sz w:val="24"/>
          <w:szCs w:val="24"/>
        </w:rPr>
        <w:t>, North Billerica, MA) were administered immediately before the preprandial scan in 17 controls and 19 patients. Three control subjects and one patient did not receive contrast agents due to contraindications or refusal. The velocity encoding (</w:t>
      </w:r>
      <w:proofErr w:type="spellStart"/>
      <w:r w:rsidRPr="0029108C">
        <w:rPr>
          <w:rFonts w:ascii="Times New Roman" w:hAnsi="Times New Roman" w:cs="Times New Roman"/>
          <w:noProof/>
          <w:sz w:val="24"/>
          <w:szCs w:val="24"/>
        </w:rPr>
        <w:t>V</w:t>
      </w:r>
      <w:r w:rsidRPr="0029108C">
        <w:rPr>
          <w:rFonts w:ascii="Times New Roman" w:hAnsi="Times New Roman" w:cs="Times New Roman"/>
          <w:noProof/>
          <w:sz w:val="24"/>
          <w:szCs w:val="24"/>
          <w:vertAlign w:val="subscript"/>
        </w:rPr>
        <w:t>enc</w:t>
      </w:r>
      <w:proofErr w:type="spellEnd"/>
      <w:r w:rsidRPr="0029108C">
        <w:rPr>
          <w:rFonts w:ascii="Times New Roman" w:hAnsi="Times New Roman" w:cs="Times New Roman"/>
          <w:sz w:val="24"/>
          <w:szCs w:val="24"/>
        </w:rPr>
        <w:t>) was set to 100 cm/s for the preprandial scan and was increased to 120 cm/s for the postprandial scan to account for anticipated increases in mesenteric blood velocities. During image acquisition, ECG and respiratory monitoring were performed to allow for retrospective cardiac and respiratory gating during reconstruction.</w:t>
      </w:r>
    </w:p>
    <w:p w14:paraId="2259F663"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 </w:t>
      </w:r>
    </w:p>
    <w:p w14:paraId="704DF23A"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Data Analysis and Flow Measurements</w:t>
      </w:r>
    </w:p>
    <w:p w14:paraId="79529919" w14:textId="203C8F14"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Reconstruction was performed offline yielding time-resolved and time-averaged magnitude, complex difference, and 3-directional velocity data. All time-resolved data were reconstructed into 14 cardiac timeframes using temporal view sharing </w:t>
      </w:r>
      <w:r>
        <w:rPr>
          <w:rFonts w:ascii="Times New Roman" w:hAnsi="Times New Roman" w:cs="Times New Roman"/>
          <w:sz w:val="24"/>
          <w:szCs w:val="24"/>
        </w:rPr>
        <w:fldChar w:fldCharType="begin">
          <w:fldData xml:space="preserve">PEVuZE5vdGU+PENpdGU+PEF1dGhvcj5MaXU8L0F1dGhvcj48WWVhcj4yMDA2PC9ZZWFyPjxSZWNO
dW0+OTI3PC9SZWNOdW0+PERpc3BsYXlUZXh0PlsyMl08L0Rpc3BsYXlUZXh0PjxyZWNvcmQ+PHJl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PEVuZE5vdGU+PENpdGU+PEF1dGhvcj5MaXU8L0F1dGhvcj48WWVhcj4yMDA2PC9ZZWFyPjxSZWNO
dW0+OTI3PC9SZWNOdW0+PERpc3BsYXlUZXh0PlsyMl08L0Rpc3BsYXlUZXh0PjxyZWNvcmQ+PHJl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[22]</w:t>
      </w:r>
      <w:r>
        <w:rPr>
          <w:rFonts w:ascii="Times New Roman" w:hAnsi="Times New Roman" w:cs="Times New Roman"/>
          <w:sz w:val="24"/>
          <w:szCs w:val="24"/>
        </w:rPr>
        <w:fldChar w:fldCharType="end"/>
      </w:r>
      <w:r w:rsidRPr="0029108C">
        <w:rPr>
          <w:rFonts w:ascii="Times New Roman" w:hAnsi="Times New Roman" w:cs="Times New Roman"/>
          <w:sz w:val="24"/>
          <w:szCs w:val="24"/>
        </w:rPr>
        <w:t>. Background phase correction was performed on all datasets by fitting a 3</w:t>
      </w:r>
      <w:r w:rsidRPr="0029108C">
        <w:rPr>
          <w:rFonts w:ascii="Times New Roman" w:hAnsi="Times New Roman" w:cs="Times New Roman"/>
          <w:sz w:val="24"/>
          <w:szCs w:val="24"/>
          <w:vertAlign w:val="superscript"/>
        </w:rPr>
        <w:t>rd</w:t>
      </w:r>
      <w:r w:rsidRPr="0029108C">
        <w:rPr>
          <w:rFonts w:ascii="Times New Roman" w:hAnsi="Times New Roman" w:cs="Times New Roman"/>
          <w:sz w:val="24"/>
          <w:szCs w:val="24"/>
        </w:rPr>
        <w:t xml:space="preserve"> order polynomial to phase in stationary tissue, defined by semi-automatically thresholding time-averaged magnitude and velocity data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&lt;EndNote&gt;&lt;Cite&gt;&lt;Author&gt;Walker&lt;/Author&gt;&lt;Year&gt;1993&lt;/Year&gt;&lt;RecNum&gt;911&lt;/RecNum&gt;&lt;DisplayText&gt;[23]&lt;/DisplayText&gt;&lt;record&gt;&lt;rec-number&gt;911&lt;/rec-number&gt;&lt;foreign-keys&gt;&lt;key app="EN" db-id="xeep5d99wefzf1e2de75p900wp0assr5afff" timestamp="1584110802" guid="8de933c3-9357-44ce-ada4-9571d5444d3f"&gt;911&lt;/key&gt;&lt;/foreign-keys&gt;&lt;ref-type name="Journal Article"&gt;17&lt;/ref-type&gt;&lt;contributors&gt;&lt;authors&gt;&lt;author&gt;Walker, P. G.&lt;/author&gt;&lt;author&gt;Cranney, G. B.&lt;/author&gt;&lt;author&gt;Scheidegger, M. B.&lt;/author&gt;&lt;author&gt;Waseleski, G.&lt;/author&gt;&lt;author&gt;Pohost, G. M.&lt;/author&gt;&lt;author&gt;Yoganathan, A. P.&lt;/author&gt;&lt;/authors&gt;&lt;/contributors&gt;&lt;auth-address&gt;School of Chemical Engineering, Georgia Institute of Technology, Atlanta 30332-0100.&lt;/auth-address&gt;&lt;titles&gt;&lt;title&gt;Semiautomated method for noise reduction and background phase error correction in MR phase velocity data&lt;/title&gt;&lt;secondary-title&gt;J Magn Reson Imaging&lt;/secondary-title&gt;&lt;/titles&gt;&lt;periodical&gt;&lt;full-title&gt;J Magn Reson Imaging&lt;/full-title&gt;&lt;/periodical&gt;&lt;pages&gt;521-30&lt;/pages&gt;&lt;volume&gt;3&lt;/volume&gt;&lt;number&gt;3&lt;/number&gt;&lt;edition&gt;1993/05/01&lt;/edition&gt;&lt;keywords&gt;&lt;keyword&gt;*Blood Flow Velocity&lt;/keyword&gt;&lt;keyword&gt;Heart/anatomy &amp;amp; histology/physiology&lt;/keyword&gt;&lt;keyword&gt;Humans&lt;/keyword&gt;&lt;keyword&gt;Magnetic Resonance Imaging/*methods&lt;/keyword&gt;&lt;/keywords&gt;&lt;dates&gt;&lt;year&gt;1993&lt;/year&gt;&lt;pub-dates&gt;&lt;date&gt;May-Jun&lt;/date&gt;&lt;/pub-dates&gt;&lt;/dates&gt;&lt;isbn&gt;1053-1807 (Print)&amp;#xD;1053-1807&lt;/isbn&gt;&lt;accession-num&gt;8324312&lt;/accession-num&gt;&lt;urls&gt;&lt;/urls&gt;&lt;electronic-resource-num&gt;10.1002/jmri.1880030315&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[23]</w:t>
      </w:r>
      <w:r>
        <w:rPr>
          <w:rFonts w:ascii="Times New Roman" w:hAnsi="Times New Roman" w:cs="Times New Roman"/>
          <w:sz w:val="24"/>
          <w:szCs w:val="24"/>
        </w:rPr>
        <w:fldChar w:fldCharType="end"/>
      </w:r>
      <w:r w:rsidRPr="0029108C">
        <w:rPr>
          <w:rFonts w:ascii="Times New Roman" w:hAnsi="Times New Roman" w:cs="Times New Roman"/>
          <w:sz w:val="24"/>
          <w:szCs w:val="24"/>
        </w:rPr>
        <w:t>. Time-averaged complex difference data were exported to Mimics (Materialize, Leuven, Belgium</w:t>
      </w:r>
      <w:r w:rsidR="002C0DAD">
        <w:rPr>
          <w:rFonts w:ascii="Times New Roman" w:hAnsi="Times New Roman" w:cs="Times New Roman"/>
          <w:sz w:val="24"/>
          <w:szCs w:val="24"/>
        </w:rPr>
        <w:t xml:space="preserve">, </w:t>
      </w:r>
      <w:r w:rsidR="002C0DAD" w:rsidRPr="002C0DAD">
        <w:rPr>
          <w:rFonts w:ascii="Times New Roman" w:hAnsi="Times New Roman" w:cs="Times New Roman"/>
          <w:sz w:val="24"/>
          <w:szCs w:val="24"/>
          <w:shd w:val="clear" w:color="auto" w:fill="FFFFFF"/>
        </w:rPr>
        <w:t>RRID:SCR_012153</w:t>
      </w:r>
      <w:r w:rsidRPr="0029108C">
        <w:rPr>
          <w:rFonts w:ascii="Times New Roman" w:hAnsi="Times New Roman" w:cs="Times New Roman"/>
          <w:sz w:val="24"/>
          <w:szCs w:val="24"/>
        </w:rPr>
        <w:t>) for semi-automatic vessel segmentation (global thresholding plus region growing) in order to create 3D angiogram masks, shown in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1.</w:t>
      </w:r>
    </w:p>
    <w:p w14:paraId="1EA73C7B" w14:textId="04B5F4A3" w:rsidR="0071112B" w:rsidRPr="0029108C" w:rsidRDefault="0071112B" w:rsidP="007861C0">
      <w:pPr>
        <w:pStyle w:val="NoSpacing"/>
        <w:spacing w:line="480" w:lineRule="auto"/>
        <w:jc w:val="both"/>
        <w:rPr>
          <w:rFonts w:ascii="Times New Roman" w:hAnsi="Times New Roman" w:cs="Times New Roman"/>
          <w:sz w:val="24"/>
          <w:szCs w:val="24"/>
        </w:rPr>
      </w:pPr>
      <w:r>
        <w:rPr>
          <w:noProof/>
        </w:rPr>
        <w:lastRenderedPageBreak/>
        <w:drawing>
          <wp:anchor distT="0" distB="0" distL="114300" distR="114300" simplePos="0" relativeHeight="251658240" behindDoc="0" locked="0" layoutInCell="1" allowOverlap="1" wp14:anchorId="14C4A2D5" wp14:editId="0DA114C5">
            <wp:simplePos x="0" y="0"/>
            <wp:positionH relativeFrom="column">
              <wp:posOffset>0</wp:posOffset>
            </wp:positionH>
            <wp:positionV relativeFrom="paragraph">
              <wp:posOffset>257175</wp:posOffset>
            </wp:positionV>
            <wp:extent cx="5943600" cy="2847975"/>
            <wp:effectExtent l="0" t="0" r="0" b="9525"/>
            <wp:wrapTopAndBottom/>
            <wp:docPr id="22" name="Picture 22" descr="A person pos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1.TIF"/>
                    <pic:cNvPicPr/>
                  </pic:nvPicPr>
                  <pic:blipFill rotWithShape="1">
                    <a:blip r:embed="rId13">
                      <a:extLst>
                        <a:ext uri="{28A0092B-C50C-407E-A947-70E740481C1C}">
                          <a14:useLocalDpi xmlns:a14="http://schemas.microsoft.com/office/drawing/2010/main" val="0"/>
                        </a:ext>
                      </a:extLst>
                    </a:blip>
                    <a:srcRect b="14815"/>
                    <a:stretch/>
                  </pic:blipFill>
                  <pic:spPr bwMode="auto">
                    <a:xfrm>
                      <a:off x="0" y="0"/>
                      <a:ext cx="5943600" cy="2847975"/>
                    </a:xfrm>
                    <a:prstGeom prst="rect">
                      <a:avLst/>
                    </a:prstGeom>
                    <a:ln>
                      <a:noFill/>
                    </a:ln>
                    <a:extLst>
                      <a:ext uri="{53640926-AAD7-44D8-BBD7-CCE9431645EC}">
                        <a14:shadowObscured xmlns:a14="http://schemas.microsoft.com/office/drawing/2010/main"/>
                      </a:ext>
                    </a:extLst>
                  </pic:spPr>
                </pic:pic>
              </a:graphicData>
            </a:graphic>
          </wp:anchor>
        </w:drawing>
      </w:r>
    </w:p>
    <w:p w14:paraId="501E58D2" w14:textId="266ED5EE" w:rsidR="0071112B" w:rsidRPr="0071112B" w:rsidRDefault="0071112B" w:rsidP="0071112B">
      <w:pPr>
        <w:pStyle w:val="Caption"/>
        <w:spacing w:after="0" w:line="480" w:lineRule="auto"/>
        <w:jc w:val="both"/>
        <w:rPr>
          <w:color w:val="auto"/>
          <w:sz w:val="22"/>
          <w:szCs w:val="22"/>
        </w:rPr>
      </w:pPr>
      <w:r w:rsidRPr="00B36862">
        <w:rPr>
          <w:b/>
          <w:bCs/>
          <w:color w:val="auto"/>
          <w:sz w:val="22"/>
          <w:szCs w:val="22"/>
        </w:rPr>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1</w:t>
      </w:r>
      <w:r w:rsidRPr="0071112B">
        <w:rPr>
          <w:color w:val="auto"/>
          <w:sz w:val="22"/>
          <w:szCs w:val="22"/>
        </w:rPr>
        <w:t xml:space="preserve"> Phase contrast (PC) angiograms of the mesenteric vasculature created from 4D flow MRI complex difference data. Anterior (a) and posterior (b) views of the segmented angiogram for a healthy (</w:t>
      </w:r>
      <w:r w:rsidRPr="0071112B">
        <w:rPr>
          <w:noProof/>
          <w:color w:val="auto"/>
          <w:sz w:val="22"/>
          <w:szCs w:val="22"/>
        </w:rPr>
        <w:t>61-year-old</w:t>
      </w:r>
      <w:r w:rsidRPr="0071112B">
        <w:rPr>
          <w:color w:val="auto"/>
          <w:sz w:val="22"/>
          <w:szCs w:val="22"/>
        </w:rPr>
        <w:t xml:space="preserve">, male) control subject. Note the high vascular detail. “Trimmed” PC angiogram from the same subject, including only relevant venous (blue) and arterial (red) vasculature needed for quantitative analysis (c). </w:t>
      </w:r>
    </w:p>
    <w:p w14:paraId="0AD0665A" w14:textId="164123C7" w:rsidR="0071112B" w:rsidRDefault="0071112B" w:rsidP="0071112B">
      <w:pPr>
        <w:pStyle w:val="NoSpacing"/>
        <w:spacing w:line="480" w:lineRule="auto"/>
        <w:jc w:val="both"/>
        <w:rPr>
          <w:rFonts w:ascii="Times New Roman" w:hAnsi="Times New Roman" w:cs="Times New Roman"/>
          <w:sz w:val="24"/>
          <w:szCs w:val="24"/>
        </w:rPr>
      </w:pPr>
    </w:p>
    <w:p w14:paraId="70C84200" w14:textId="041456E0" w:rsidR="00F72E5E" w:rsidRDefault="0071112B" w:rsidP="007861C0">
      <w:pPr>
        <w:pStyle w:val="NoSpacing"/>
        <w:spacing w:line="480" w:lineRule="auto"/>
        <w:ind w:firstLine="720"/>
        <w:jc w:val="both"/>
        <w:rPr>
          <w:rFonts w:ascii="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16DC8897" wp14:editId="72CF30F9">
            <wp:simplePos x="0" y="0"/>
            <wp:positionH relativeFrom="column">
              <wp:posOffset>28575</wp:posOffset>
            </wp:positionH>
            <wp:positionV relativeFrom="paragraph">
              <wp:posOffset>4046855</wp:posOffset>
            </wp:positionV>
            <wp:extent cx="5943600" cy="3343275"/>
            <wp:effectExtent l="0" t="0" r="0" b="9525"/>
            <wp:wrapTopAndBottom/>
            <wp:docPr id="24" name="Picture 2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TIF"/>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F72E5E" w:rsidRPr="0029108C">
        <w:rPr>
          <w:rFonts w:ascii="Times New Roman" w:hAnsi="Times New Roman" w:cs="Times New Roman"/>
          <w:sz w:val="24"/>
          <w:szCs w:val="24"/>
        </w:rPr>
        <w:t xml:space="preserve">Angiograms and time-resolved velocity data were exported to </w:t>
      </w:r>
      <w:r w:rsidR="00F72E5E" w:rsidRPr="0029108C">
        <w:rPr>
          <w:rFonts w:ascii="Times New Roman" w:hAnsi="Times New Roman" w:cs="Times New Roman"/>
          <w:noProof/>
          <w:sz w:val="24"/>
          <w:szCs w:val="24"/>
        </w:rPr>
        <w:t>Ensight</w:t>
      </w:r>
      <w:r w:rsidR="00F72E5E" w:rsidRPr="0029108C">
        <w:rPr>
          <w:rFonts w:ascii="Times New Roman" w:hAnsi="Times New Roman" w:cs="Times New Roman"/>
          <w:sz w:val="24"/>
          <w:szCs w:val="24"/>
        </w:rPr>
        <w:t xml:space="preserve"> (ANSYS, Canonsburg, PA) for visualization of blood flow patterns and interactive 2D plane placement for flow analysis. Color-coded vector </w:t>
      </w:r>
      <w:r w:rsidR="00F72E5E" w:rsidRPr="0029108C">
        <w:rPr>
          <w:rFonts w:ascii="Times New Roman" w:hAnsi="Times New Roman" w:cs="Times New Roman"/>
          <w:noProof/>
          <w:sz w:val="24"/>
          <w:szCs w:val="24"/>
        </w:rPr>
        <w:t>streamline</w:t>
      </w:r>
      <w:r w:rsidR="00F72E5E" w:rsidRPr="0029108C">
        <w:rPr>
          <w:rFonts w:ascii="Times New Roman" w:hAnsi="Times New Roman" w:cs="Times New Roman"/>
          <w:sz w:val="24"/>
          <w:szCs w:val="24"/>
        </w:rPr>
        <w:t xml:space="preserve"> images and particle traces were created in </w:t>
      </w:r>
      <w:r w:rsidR="00F72E5E" w:rsidRPr="0029108C">
        <w:rPr>
          <w:rFonts w:ascii="Times New Roman" w:hAnsi="Times New Roman" w:cs="Times New Roman"/>
          <w:noProof/>
          <w:sz w:val="24"/>
          <w:szCs w:val="24"/>
        </w:rPr>
        <w:t>Ensight</w:t>
      </w:r>
      <w:r w:rsidR="00F72E5E" w:rsidRPr="0029108C">
        <w:rPr>
          <w:rFonts w:ascii="Times New Roman" w:hAnsi="Times New Roman" w:cs="Times New Roman"/>
          <w:sz w:val="24"/>
          <w:szCs w:val="24"/>
        </w:rPr>
        <w:t xml:space="preserve"> to visualize time-resolved flow patterns (Fig</w:t>
      </w:r>
      <w:r w:rsidR="00B36862">
        <w:rPr>
          <w:rFonts w:ascii="Times New Roman" w:hAnsi="Times New Roman" w:cs="Times New Roman"/>
          <w:sz w:val="24"/>
          <w:szCs w:val="24"/>
        </w:rPr>
        <w:t>.</w:t>
      </w:r>
      <w:r w:rsidR="00F72E5E" w:rsidRPr="0029108C">
        <w:rPr>
          <w:rFonts w:ascii="Times New Roman" w:hAnsi="Times New Roman" w:cs="Times New Roman"/>
          <w:sz w:val="24"/>
          <w:szCs w:val="24"/>
        </w:rPr>
        <w:t xml:space="preserve"> 2). 2D cut-planes were manually placed in vessels of interest perpendicular to the direction of the vessel for quantitative flow analysis. Flow analysis was performed in 6 arteries: superior mesenteric artery (SMA), celiac artery (CA), supraceliac aorta (SCAo), infrarenal aorta (IRAo), right renal artery (RRA), left renal artery (LRA), as well as 3 veins: superior mesenteric vein (SMV), splenic vein (SV), and portal vein (PV). All cut-planes were placed at least </w:t>
      </w:r>
      <w:r w:rsidR="0036100C">
        <w:rPr>
          <w:rFonts w:ascii="Times New Roman" w:hAnsi="Times New Roman" w:cs="Times New Roman"/>
          <w:sz w:val="24"/>
          <w:szCs w:val="24"/>
        </w:rPr>
        <w:t>2</w:t>
      </w:r>
      <w:r w:rsidR="00F72E5E" w:rsidRPr="0029108C">
        <w:rPr>
          <w:rFonts w:ascii="Times New Roman" w:hAnsi="Times New Roman" w:cs="Times New Roman"/>
          <w:sz w:val="24"/>
          <w:szCs w:val="24"/>
        </w:rPr>
        <w:t xml:space="preserve"> </w:t>
      </w:r>
      <w:r w:rsidR="00297EDA">
        <w:rPr>
          <w:rFonts w:ascii="Times New Roman" w:hAnsi="Times New Roman" w:cs="Times New Roman"/>
          <w:sz w:val="24"/>
          <w:szCs w:val="24"/>
        </w:rPr>
        <w:t xml:space="preserve">vessel </w:t>
      </w:r>
      <w:r w:rsidR="00F72E5E" w:rsidRPr="0029108C">
        <w:rPr>
          <w:rFonts w:ascii="Times New Roman" w:hAnsi="Times New Roman" w:cs="Times New Roman"/>
          <w:sz w:val="24"/>
          <w:szCs w:val="24"/>
        </w:rPr>
        <w:t xml:space="preserve">diameters away from either a confluence or bifurcation to avoid regions of highly disturbed flow due to entrance effects  In some datasets, certain vessel segments could not be well visualized on the PC angiogram due to either an insufficient size of the imaging volume, vessel occlusions, or very slow flows. In these cases, flow analysis was not performed. </w:t>
      </w:r>
    </w:p>
    <w:p w14:paraId="78F34931" w14:textId="1FC002EB" w:rsidR="0071112B" w:rsidRPr="0029108C" w:rsidRDefault="0071112B" w:rsidP="007861C0">
      <w:pPr>
        <w:pStyle w:val="NoSpacing"/>
        <w:spacing w:line="480" w:lineRule="auto"/>
        <w:ind w:firstLine="720"/>
        <w:jc w:val="both"/>
        <w:rPr>
          <w:rFonts w:ascii="Times New Roman" w:hAnsi="Times New Roman" w:cs="Times New Roman"/>
          <w:sz w:val="24"/>
          <w:szCs w:val="24"/>
        </w:rPr>
      </w:pPr>
    </w:p>
    <w:p w14:paraId="357AA858" w14:textId="39413D3B" w:rsidR="0071112B" w:rsidRPr="0071112B" w:rsidRDefault="0071112B" w:rsidP="0071112B">
      <w:pPr>
        <w:pStyle w:val="Caption"/>
        <w:spacing w:after="0" w:line="480" w:lineRule="auto"/>
        <w:rPr>
          <w:color w:val="auto"/>
          <w:sz w:val="22"/>
          <w:szCs w:val="22"/>
        </w:rPr>
      </w:pPr>
      <w:r w:rsidRPr="00B36862">
        <w:rPr>
          <w:b/>
          <w:bCs/>
          <w:color w:val="auto"/>
          <w:sz w:val="22"/>
          <w:szCs w:val="22"/>
        </w:rPr>
        <w:lastRenderedPageBreak/>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2</w:t>
      </w:r>
      <w:r w:rsidRPr="0071112B">
        <w:rPr>
          <w:color w:val="auto"/>
          <w:sz w:val="22"/>
          <w:szCs w:val="22"/>
        </w:rPr>
        <w:t xml:space="preserve"> Velocity color-coded </w:t>
      </w:r>
      <w:proofErr w:type="spellStart"/>
      <w:r w:rsidRPr="0071112B">
        <w:rPr>
          <w:color w:val="auto"/>
          <w:sz w:val="22"/>
          <w:szCs w:val="22"/>
        </w:rPr>
        <w:t>pathlines</w:t>
      </w:r>
      <w:proofErr w:type="spellEnd"/>
      <w:r w:rsidRPr="0071112B">
        <w:rPr>
          <w:color w:val="auto"/>
          <w:sz w:val="22"/>
          <w:szCs w:val="22"/>
        </w:rPr>
        <w:t xml:space="preserve"> </w:t>
      </w:r>
      <w:r w:rsidR="00B36862" w:rsidRPr="0071112B">
        <w:rPr>
          <w:color w:val="auto"/>
          <w:sz w:val="22"/>
          <w:szCs w:val="22"/>
        </w:rPr>
        <w:t xml:space="preserve">(a) </w:t>
      </w:r>
      <w:r w:rsidRPr="0071112B">
        <w:rPr>
          <w:color w:val="auto"/>
          <w:sz w:val="22"/>
          <w:szCs w:val="22"/>
        </w:rPr>
        <w:t>soon after systole in the arterial vasculature of a healthy (</w:t>
      </w:r>
      <w:r w:rsidRPr="0071112B">
        <w:rPr>
          <w:noProof/>
          <w:color w:val="auto"/>
          <w:sz w:val="22"/>
          <w:szCs w:val="22"/>
        </w:rPr>
        <w:t>61-year-old</w:t>
      </w:r>
      <w:r w:rsidRPr="0071112B">
        <w:rPr>
          <w:color w:val="auto"/>
          <w:sz w:val="22"/>
          <w:szCs w:val="22"/>
        </w:rPr>
        <w:t>, male) control subject. Velocity color-coded streamline images</w:t>
      </w:r>
      <w:r w:rsidR="00B36862">
        <w:rPr>
          <w:color w:val="auto"/>
          <w:sz w:val="22"/>
          <w:szCs w:val="22"/>
        </w:rPr>
        <w:t xml:space="preserve"> </w:t>
      </w:r>
      <w:r w:rsidR="00B36862" w:rsidRPr="0071112B">
        <w:rPr>
          <w:color w:val="auto"/>
          <w:sz w:val="22"/>
          <w:szCs w:val="22"/>
        </w:rPr>
        <w:t>(b)</w:t>
      </w:r>
      <w:r w:rsidRPr="0071112B">
        <w:rPr>
          <w:color w:val="auto"/>
          <w:sz w:val="22"/>
          <w:szCs w:val="22"/>
        </w:rPr>
        <w:t xml:space="preserve"> in the venous system soon after systole for the same control subject. 2D cut-planes (</w:t>
      </w:r>
      <w:proofErr w:type="spellStart"/>
      <w:proofErr w:type="gramStart"/>
      <w:r w:rsidRPr="0071112B">
        <w:rPr>
          <w:color w:val="auto"/>
          <w:sz w:val="22"/>
          <w:szCs w:val="22"/>
        </w:rPr>
        <w:t>a,b</w:t>
      </w:r>
      <w:proofErr w:type="spellEnd"/>
      <w:proofErr w:type="gramEnd"/>
      <w:r w:rsidRPr="0071112B">
        <w:rPr>
          <w:color w:val="auto"/>
          <w:sz w:val="22"/>
          <w:szCs w:val="22"/>
        </w:rPr>
        <w:t>) are shown for all mesenteric vessels being quantitatively analyzed. Inset image shows time-resolved, manual segmentation of the CA in a customized software package.</w:t>
      </w:r>
    </w:p>
    <w:p w14:paraId="01656446" w14:textId="77777777" w:rsidR="0071112B" w:rsidRDefault="0071112B" w:rsidP="007861C0">
      <w:pPr>
        <w:pStyle w:val="NoSpacing"/>
        <w:spacing w:line="480" w:lineRule="auto"/>
        <w:ind w:firstLine="720"/>
        <w:jc w:val="both"/>
        <w:rPr>
          <w:rFonts w:ascii="Times New Roman" w:hAnsi="Times New Roman" w:cs="Times New Roman"/>
          <w:sz w:val="24"/>
          <w:szCs w:val="24"/>
        </w:rPr>
      </w:pPr>
    </w:p>
    <w:p w14:paraId="4D98E5D2" w14:textId="3315C457"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Data from the 2D cut-planes were exported to a customized software package </w:t>
      </w:r>
      <w:r>
        <w:rPr>
          <w:rFonts w:ascii="Times New Roman" w:hAnsi="Times New Roman" w:cs="Times New Roman"/>
          <w:sz w:val="24"/>
          <w:szCs w:val="24"/>
        </w:rPr>
        <w:fldChar w:fldCharType="begin">
          <w:fldData xml:space="preserve">PEVuZE5vdGU+PENpdGU+PEF1dGhvcj5TdGFsZGVyPC9BdXRob3I+PFllYXI+MjAwODwvWWVhcj48
UmVjTnVtPjkxNjwvUmVjTnVtPjxEaXNwbGF5VGV4dD5bMjRdPC9EaXNwbGF5VGV4dD48cmVjb3Jk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PEVuZE5vdGU+PENpdGU+PEF1dGhvcj5TdGFsZGVyPC9BdXRob3I+PFllYXI+MjAwODwvWWVhcj48
UmVjTnVtPjkxNjwvUmVjTnVtPjxEaXNwbGF5VGV4dD5bMjRdPC9EaXNwbGF5VGV4dD48cmVjb3Jk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[24]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where manual, time-resolved segmentation was performed on all vessels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2a inset) to account for pulsatile vessel motion during the cardiac cycle. All planes were visually inspected to ensure that velocity aliasing had not occurred.</w:t>
      </w:r>
      <w:r w:rsidR="00CE66E7">
        <w:rPr>
          <w:rFonts w:ascii="Times New Roman" w:hAnsi="Times New Roman" w:cs="Times New Roman"/>
          <w:sz w:val="24"/>
          <w:szCs w:val="24"/>
        </w:rPr>
        <w:t xml:space="preserve"> V</w:t>
      </w:r>
      <w:r w:rsidRPr="0029108C">
        <w:rPr>
          <w:rFonts w:ascii="Times New Roman" w:hAnsi="Times New Roman" w:cs="Times New Roman"/>
          <w:sz w:val="24"/>
          <w:szCs w:val="24"/>
        </w:rPr>
        <w:t xml:space="preserve">olumetric flow rates were calculated by </w:t>
      </w:r>
      <w:r w:rsidR="00CE66E7">
        <w:rPr>
          <w:rFonts w:ascii="Times New Roman" w:hAnsi="Times New Roman" w:cs="Times New Roman"/>
          <w:sz w:val="24"/>
          <w:szCs w:val="24"/>
        </w:rPr>
        <w:t xml:space="preserve">multiplying the average in-plane velocity </w:t>
      </w:r>
      <w:r w:rsidR="0041481E">
        <w:rPr>
          <w:rFonts w:ascii="Times New Roman" w:hAnsi="Times New Roman" w:cs="Times New Roman"/>
          <w:sz w:val="24"/>
          <w:szCs w:val="24"/>
        </w:rPr>
        <w:t>by</w:t>
      </w:r>
      <w:r w:rsidR="00CE66E7">
        <w:rPr>
          <w:rFonts w:ascii="Times New Roman" w:hAnsi="Times New Roman" w:cs="Times New Roman"/>
          <w:sz w:val="24"/>
          <w:szCs w:val="24"/>
        </w:rPr>
        <w:t xml:space="preserve"> the total cross-section vessel area. Average volumetric flow rates were then obtained by finding the mean volumetric flow rate over the cardiac cycle and normalizing </w:t>
      </w:r>
      <w:r w:rsidRPr="0029108C">
        <w:rPr>
          <w:rFonts w:ascii="Times New Roman" w:hAnsi="Times New Roman" w:cs="Times New Roman"/>
          <w:sz w:val="24"/>
          <w:szCs w:val="24"/>
        </w:rPr>
        <w:t xml:space="preserve">by the subject’s body weight (kg) to avoid </w:t>
      </w:r>
      <w:r w:rsidRPr="0029108C">
        <w:rPr>
          <w:rFonts w:ascii="Times New Roman" w:hAnsi="Times New Roman" w:cs="Times New Roman"/>
          <w:noProof/>
          <w:sz w:val="24"/>
          <w:szCs w:val="24"/>
        </w:rPr>
        <w:t>influence</w:t>
      </w:r>
      <w:r w:rsidRPr="0029108C">
        <w:rPr>
          <w:rFonts w:ascii="Times New Roman" w:hAnsi="Times New Roman" w:cs="Times New Roman"/>
          <w:sz w:val="24"/>
          <w:szCs w:val="24"/>
        </w:rPr>
        <w:t xml:space="preserve"> of body size on flow rate magnitudes as has been done in similar studies </w:t>
      </w:r>
      <w:r>
        <w:rPr>
          <w:rFonts w:ascii="Times New Roman" w:hAnsi="Times New Roman" w:cs="Times New Roman"/>
          <w:sz w:val="24"/>
          <w:szCs w:val="24"/>
        </w:rPr>
        <w:fldChar w:fldCharType="begin">
          <w:fldData xml:space="preserve">PEVuZE5vdGU+PENpdGU+PEF1dGhvcj5CdXJrYXJ0PC9BdXRob3I+PFllYXI+MTk5MzwvWWVhcj48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PEVuZE5vdGU+PENpdGU+PEF1dGhvcj5CdXJrYXJ0PC9BdXRob3I+PFllYXI+MTk5MzwvWWVhcj48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[25,16,14,26,15,27]</w:t>
      </w:r>
      <w:r>
        <w:rPr>
          <w:rFonts w:ascii="Times New Roman" w:hAnsi="Times New Roman" w:cs="Times New Roman"/>
          <w:sz w:val="24"/>
          <w:szCs w:val="24"/>
        </w:rPr>
        <w:fldChar w:fldCharType="end"/>
      </w:r>
      <w:r w:rsidRPr="0029108C">
        <w:rPr>
          <w:rFonts w:ascii="Times New Roman" w:hAnsi="Times New Roman" w:cs="Times New Roman"/>
          <w:sz w:val="24"/>
          <w:szCs w:val="24"/>
        </w:rPr>
        <w:t>.  For each subject, average pre- and postprandial volumetric flow rates, as well as the percent change in flow values, were calculated for all visualized vessels. Group-averaged preprandial, postprandial, and percent change in flow values were calculated for all vessels by averaging values over all subjects in each of the three subgroups.</w:t>
      </w:r>
    </w:p>
    <w:p w14:paraId="7DB591D0"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39A7C150"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Internal Consistency Measurements</w:t>
      </w:r>
    </w:p>
    <w:p w14:paraId="73AFF180" w14:textId="682B65B3"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Internal consistency of flow measurements </w:t>
      </w:r>
      <w:r w:rsidRPr="0029108C">
        <w:rPr>
          <w:rFonts w:ascii="Times New Roman" w:hAnsi="Times New Roman" w:cs="Times New Roman"/>
          <w:noProof/>
          <w:sz w:val="24"/>
          <w:szCs w:val="24"/>
        </w:rPr>
        <w:t>was</w:t>
      </w:r>
      <w:r w:rsidRPr="0029108C">
        <w:rPr>
          <w:rFonts w:ascii="Times New Roman" w:hAnsi="Times New Roman" w:cs="Times New Roman"/>
          <w:sz w:val="24"/>
          <w:szCs w:val="24"/>
        </w:rPr>
        <w:t xml:space="preserve"> assessed using conservation of flow in the measured arterial and venous segments. Conservation of flow</w:t>
      </w:r>
      <w:r w:rsidR="0036100C">
        <w:rPr>
          <w:rFonts w:ascii="Times New Roman" w:hAnsi="Times New Roman" w:cs="Times New Roman"/>
          <w:sz w:val="24"/>
          <w:szCs w:val="24"/>
        </w:rPr>
        <w:t xml:space="preserve"> </w:t>
      </w:r>
      <w:r w:rsidRPr="0029108C">
        <w:rPr>
          <w:rFonts w:ascii="Times New Roman" w:hAnsi="Times New Roman" w:cs="Times New Roman"/>
          <w:sz w:val="24"/>
          <w:szCs w:val="24"/>
        </w:rPr>
        <w:t xml:space="preserve">would require the difference between SCAo and IRAo flow </w:t>
      </w:r>
      <w:r w:rsidRPr="0029108C">
        <w:rPr>
          <w:rFonts w:ascii="Times New Roman" w:eastAsiaTheme="minorEastAsia" w:hAnsi="Times New Roman" w:cs="Times New Roman"/>
          <w:sz w:val="24"/>
          <w:szCs w:val="24"/>
        </w:rPr>
        <w:t>(</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eastAsiaTheme="minorEastAsia" w:hAnsi="Times New Roman" w:cs="Times New Roman"/>
          <w:sz w:val="24"/>
          <w:szCs w:val="24"/>
        </w:rPr>
        <w:t xml:space="preserve">) </w:t>
      </w:r>
      <w:r w:rsidRPr="0029108C">
        <w:rPr>
          <w:rFonts w:ascii="Times New Roman" w:hAnsi="Times New Roman" w:cs="Times New Roman"/>
          <w:sz w:val="24"/>
          <w:szCs w:val="24"/>
        </w:rPr>
        <w:t xml:space="preserve">to be approximately equal to the sum of the flow of vessels </w:t>
      </w:r>
      <w:r w:rsidRPr="0029108C">
        <w:rPr>
          <w:rFonts w:ascii="Times New Roman" w:hAnsi="Times New Roman" w:cs="Times New Roman"/>
          <w:sz w:val="24"/>
          <w:szCs w:val="24"/>
        </w:rPr>
        <w:lastRenderedPageBreak/>
        <w:t>exiting between these two arterial segments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r>
          <w:rPr>
            <w:rFonts w:ascii="Cambria Math" w:hAnsi="Cambria Math" w:cs="Times New Roman"/>
            <w:sz w:val="24"/>
            <w:szCs w:val="24"/>
          </w:rPr>
          <m:t>)</m:t>
        </m:r>
      </m:oMath>
      <w:r w:rsidRPr="0029108C">
        <w:rPr>
          <w:rFonts w:ascii="Times New Roman" w:hAnsi="Times New Roman" w:cs="Times New Roman"/>
          <w:sz w:val="24"/>
          <w:szCs w:val="24"/>
        </w:rPr>
        <w:t>, as visualized in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2a and represented in Eq. (1): </w:t>
      </w:r>
    </w:p>
    <w:p w14:paraId="3FD0BABB" w14:textId="77777777" w:rsidR="00F72E5E" w:rsidRPr="0029108C" w:rsidRDefault="006E3393" w:rsidP="007861C0">
      <w:pPr>
        <w:pStyle w:val="NoSpacing"/>
        <w:spacing w:line="480" w:lineRule="auto"/>
        <w:jc w:val="both"/>
        <w:rPr>
          <w:rFonts w:ascii="Times New Roman" w:eastAsiaTheme="minorEastAsia"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SCAo</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IRAo</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CA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SMA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RRA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LRA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e>
              </m:d>
            </m:e>
          </m:eqArr>
        </m:oMath>
      </m:oMathPara>
    </w:p>
    <w:p w14:paraId="45985BE5" w14:textId="77777777" w:rsidR="00F72E5E" w:rsidRPr="0029108C"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eastAsiaTheme="minorEastAsia" w:hAnsi="Times New Roman" w:cs="Times New Roman"/>
          <w:sz w:val="24"/>
          <w:szCs w:val="24"/>
        </w:rPr>
        <w:t xml:space="preserve">An analogous conservation law holds for venous flow </w:t>
      </w:r>
      <w:r w:rsidRPr="0029108C">
        <w:rPr>
          <w:rFonts w:ascii="Times New Roman" w:eastAsiaTheme="minorEastAsia" w:hAnsi="Times New Roman" w:cs="Times New Roman"/>
          <w:noProof/>
          <w:sz w:val="24"/>
          <w:szCs w:val="24"/>
        </w:rPr>
        <w:t>measurements</w:t>
      </w:r>
      <w:r w:rsidRPr="0029108C">
        <w:rPr>
          <w:rFonts w:ascii="Times New Roman" w:eastAsiaTheme="minorEastAsia" w:hAnsi="Times New Roman" w:cs="Times New Roman"/>
          <w:sz w:val="24"/>
          <w:szCs w:val="24"/>
        </w:rPr>
        <w:t>:</w:t>
      </w:r>
    </w:p>
    <w:p w14:paraId="010A305E" w14:textId="77777777" w:rsidR="00F72E5E" w:rsidRPr="0029108C" w:rsidRDefault="006E3393" w:rsidP="007861C0">
      <w:pPr>
        <w:pStyle w:val="NoSpacing"/>
        <w:spacing w:line="480" w:lineRule="auto"/>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e>
          </m:eqArr>
        </m:oMath>
      </m:oMathPara>
    </w:p>
    <w:p w14:paraId="7EEE4742" w14:textId="77777777" w:rsidR="00F72E5E" w:rsidRPr="0029108C"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hAnsi="Times New Roman" w:cs="Times New Roman"/>
          <w:noProof/>
          <w:sz w:val="24"/>
          <w:szCs w:val="24"/>
        </w:rPr>
        <w:t>As a means of comprehensively assessing internal consistency of flow, correlation analysis was used to</w:t>
      </w:r>
      <w:r w:rsidRPr="0029108C">
        <w:rPr>
          <w:rFonts w:ascii="Times New Roman" w:hAnsi="Times New Roman" w:cs="Times New Roman"/>
          <w:sz w:val="24"/>
          <w:szCs w:val="24"/>
        </w:rPr>
        <w:t xml:space="preserve"> compare measured arterial loss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eastAsiaTheme="minorEastAsia" w:hAnsi="Times New Roman" w:cs="Times New Roman"/>
          <w:sz w:val="24"/>
          <w:szCs w:val="24"/>
        </w:rPr>
        <w:t xml:space="preserve">) </w:t>
      </w:r>
      <w:r w:rsidRPr="0029108C">
        <w:rPr>
          <w:rFonts w:ascii="Times New Roman" w:hAnsi="Times New Roman" w:cs="Times New Roman"/>
          <w:sz w:val="24"/>
          <w:szCs w:val="24"/>
        </w:rPr>
        <w:t>to measured flow from branching mesenteric arteries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and </w:t>
      </w:r>
      <w:r w:rsidRPr="0029108C">
        <w:rPr>
          <w:rFonts w:ascii="Times New Roman" w:hAnsi="Times New Roman" w:cs="Times New Roman"/>
          <w:sz w:val="24"/>
          <w:szCs w:val="24"/>
        </w:rPr>
        <w:t>similarly for flow in the portal vein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and the sum of flow in the splenic and superior mesenteric veins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w:t>
      </w:r>
      <w:r w:rsidRPr="0029108C">
        <w:rPr>
          <w:rFonts w:ascii="Times New Roman" w:hAnsi="Times New Roman" w:cs="Times New Roman"/>
          <w:sz w:val="24"/>
          <w:szCs w:val="24"/>
        </w:rPr>
        <w:t>Datasets with missing vessel segments (e.g. due to vessel location outside imaging volume, occlusions, or imaging artifacts) were excluded from this analysis.</w:t>
      </w:r>
    </w:p>
    <w:p w14:paraId="1630A943"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63DA3F23"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Statistical Analysis</w:t>
      </w:r>
    </w:p>
    <w:p w14:paraId="46B50CB6" w14:textId="0A19D186"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Within each subgroup, flow rate differences before and after a meal were compared using a two-tailed paired t-test. Additionally, preprandial, postprandial, and percent change in flow values were compared between subgroups using a two-tailed Welch t-test. For all statistical tests, p&lt;0.05 was chosen to reflect statistical significance. Cohen’s d effect sizes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&lt;EndNote&gt;&lt;Cite&gt;&lt;Author&gt;Cohen&lt;/Author&gt;&lt;Year&gt;1988&lt;/Year&gt;&lt;RecNum&gt;912&lt;/RecNum&gt;&lt;DisplayText&gt;[28]&lt;/DisplayText&gt;&lt;record&gt;&lt;rec-number&gt;912&lt;/rec-number&gt;&lt;foreign-keys&gt;&lt;key app="EN" db-id="xeep5d99wefzf1e2de75p900wp0assr5afff" timestamp="1584111124" guid="f98a3aa6-69a4-4687-90d0-1e72cf18443a"&gt;912&lt;/key&gt;&lt;/foreign-keys&gt;&lt;ref-type name="Book"&gt;6&lt;/ref-type&gt;&lt;contributors&gt;&lt;authors&gt;&lt;author&gt;Cohen, Jacob&lt;/author&gt;&lt;/authors&gt;&lt;/contributors&gt;&lt;titles&gt;&lt;title&gt;Statistical power analysis for the behavioral sciences&lt;/title&gt;&lt;/titles&gt;&lt;section&gt;19-74&lt;/section&gt;&lt;dates&gt;&lt;year&gt;1988&lt;/year&gt;&lt;/dates&gt;&lt;pub-location&gt;Hillsdale, N.J.&lt;/pub-location&gt;&lt;publisher&gt;L. Erlbaum Associates&lt;/publisher&gt;&lt;isbn&gt;9780805802832 0805802835&lt;/isbn&gt;&lt;urls&gt;&lt;/urls&gt;&lt;remote-database-name&gt;/z-wcorg/&lt;/remote-database-name&gt;&lt;remote-database-provider&gt;http://worldcat.org&lt;/remote-database-provider&gt;&lt;language&gt;English&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were reported in conjunction with p-values.</w:t>
      </w:r>
    </w:p>
    <w:p w14:paraId="2AB58AA5" w14:textId="77777777"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For flow consistency analysis, </w:t>
      </w:r>
      <w:r w:rsidRPr="0029108C">
        <w:rPr>
          <w:rFonts w:ascii="Times New Roman" w:eastAsiaTheme="minorEastAsia" w:hAnsi="Times New Roman" w:cs="Times New Roman"/>
          <w:sz w:val="24"/>
          <w:szCs w:val="24"/>
        </w:rPr>
        <w:t xml:space="preserve">all complete preprandial and postprandial datasets from each subgroup were combined and </w:t>
      </w:r>
      <w:r w:rsidRPr="0029108C">
        <w:rPr>
          <w:rFonts w:ascii="Times New Roman" w:hAnsi="Times New Roman" w:cs="Times New Roman"/>
          <w:sz w:val="24"/>
          <w:szCs w:val="24"/>
        </w:rPr>
        <w:t>coefficients of determination (R</w:t>
      </w:r>
      <w:r w:rsidRPr="0029108C">
        <w:rPr>
          <w:rFonts w:ascii="Times New Roman" w:hAnsi="Times New Roman" w:cs="Times New Roman"/>
          <w:sz w:val="24"/>
          <w:szCs w:val="24"/>
          <w:vertAlign w:val="superscript"/>
        </w:rPr>
        <w:t>2</w:t>
      </w:r>
      <w:r w:rsidRPr="0029108C">
        <w:rPr>
          <w:rFonts w:ascii="Times New Roman" w:hAnsi="Times New Roman" w:cs="Times New Roman"/>
          <w:sz w:val="24"/>
          <w:szCs w:val="24"/>
        </w:rPr>
        <w:t xml:space="preserve"> values) were obtained for arterial and venous measurements.</w:t>
      </w:r>
    </w:p>
    <w:p w14:paraId="11949E55" w14:textId="77777777" w:rsidR="00F72E5E" w:rsidRPr="0029108C" w:rsidRDefault="00F72E5E" w:rsidP="00F72E5E">
      <w:pPr>
        <w:pStyle w:val="NoSpacing"/>
        <w:spacing w:line="480" w:lineRule="auto"/>
        <w:rPr>
          <w:rFonts w:ascii="Times New Roman" w:hAnsi="Times New Roman" w:cs="Times New Roman"/>
          <w:sz w:val="24"/>
          <w:szCs w:val="24"/>
        </w:rPr>
      </w:pPr>
    </w:p>
    <w:p w14:paraId="0D8AD3CF"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Results</w:t>
      </w:r>
    </w:p>
    <w:p w14:paraId="21EC7721" w14:textId="77777777" w:rsidR="00F72E5E" w:rsidRPr="0029108C" w:rsidRDefault="00F72E5E" w:rsidP="007861C0">
      <w:pPr>
        <w:pStyle w:val="NoSpacing"/>
        <w:spacing w:line="480" w:lineRule="auto"/>
        <w:jc w:val="both"/>
        <w:rPr>
          <w:rFonts w:ascii="Times New Roman" w:hAnsi="Times New Roman" w:cs="Times New Roman"/>
          <w:i/>
          <w:iCs/>
          <w:sz w:val="24"/>
          <w:szCs w:val="24"/>
        </w:rPr>
      </w:pPr>
      <w:commentRangeStart w:id="17"/>
      <w:commentRangeStart w:id="18"/>
      <w:r w:rsidRPr="0029108C">
        <w:rPr>
          <w:rFonts w:ascii="Times New Roman" w:hAnsi="Times New Roman" w:cs="Times New Roman"/>
          <w:i/>
          <w:iCs/>
          <w:sz w:val="24"/>
          <w:szCs w:val="24"/>
        </w:rPr>
        <w:lastRenderedPageBreak/>
        <w:t>Flow Analysis</w:t>
      </w:r>
      <w:commentRangeEnd w:id="17"/>
      <w:r w:rsidRPr="0029108C">
        <w:rPr>
          <w:rStyle w:val="CommentReference"/>
          <w:rFonts w:ascii="Times New Roman" w:hAnsi="Times New Roman" w:cs="Times New Roman"/>
          <w:sz w:val="24"/>
          <w:szCs w:val="24"/>
        </w:rPr>
        <w:commentReference w:id="17"/>
      </w:r>
      <w:commentRangeEnd w:id="18"/>
      <w:r w:rsidR="0041481E">
        <w:rPr>
          <w:rStyle w:val="CommentReference"/>
        </w:rPr>
        <w:commentReference w:id="18"/>
      </w:r>
    </w:p>
    <w:p w14:paraId="6B5027AE" w14:textId="349B5A97" w:rsidR="00184826" w:rsidRPr="00184826" w:rsidRDefault="00F72E5E" w:rsidP="00184826">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After subject categorization, the cohorts consisted of 13 CMI- patients  (7 females, mean age: 44.3 years [21-86], mean weight: 70.1 kg) in which findings did not support the diagnosis of CMI and 6 CMI+ patients (4 females, mean age: 62.5 years [42-80], mean weight: 64.2 kg), in which findings strongly suggested CMI.  In some subjects, vessels were not visualized. Between all 78 preprandial and postprandial datasets, this occurred 2 times in the </w:t>
      </w:r>
      <w:r w:rsidRPr="0029108C">
        <w:rPr>
          <w:rFonts w:ascii="Times New Roman" w:hAnsi="Times New Roman" w:cs="Times New Roman"/>
          <w:noProof/>
          <w:sz w:val="24"/>
          <w:szCs w:val="24"/>
        </w:rPr>
        <w:t>SCAo</w:t>
      </w:r>
      <w:r w:rsidRPr="0029108C">
        <w:rPr>
          <w:rFonts w:ascii="Times New Roman" w:hAnsi="Times New Roman" w:cs="Times New Roman"/>
          <w:sz w:val="24"/>
          <w:szCs w:val="24"/>
        </w:rPr>
        <w:t xml:space="preserve">, 5 times in the IRAo, 2 times in the LRA, 6 times in the RRA, 4 times in the CA, 2 times in the SMV, 5 times in the SV, and 2 times in the PV, leaving 59 arterial and 69 venous datasets for consistency analysis. The SMA was visualized on all image sets.  Average weight-corrected pre- and postprandial volumetric flow rates for each group are shown in </w:t>
      </w:r>
      <w:r w:rsidR="009D4014" w:rsidRPr="0029108C">
        <w:rPr>
          <w:rFonts w:ascii="Times New Roman" w:hAnsi="Times New Roman" w:cs="Times New Roman"/>
          <w:sz w:val="24"/>
          <w:szCs w:val="24"/>
        </w:rPr>
        <w:t xml:space="preserve">Table 1. </w:t>
      </w:r>
      <w:r w:rsidRPr="0029108C">
        <w:rPr>
          <w:rFonts w:ascii="Times New Roman" w:hAnsi="Times New Roman" w:cs="Times New Roman"/>
          <w:sz w:val="24"/>
          <w:szCs w:val="24"/>
        </w:rPr>
        <w:t xml:space="preserve">Average percent changes in flow for each group are given in </w:t>
      </w:r>
      <w:r w:rsidR="009D4014" w:rsidRPr="0029108C">
        <w:rPr>
          <w:rFonts w:ascii="Times New Roman" w:hAnsi="Times New Roman" w:cs="Times New Roman"/>
          <w:sz w:val="24"/>
          <w:szCs w:val="24"/>
        </w:rPr>
        <w:t xml:space="preserve">Table </w:t>
      </w:r>
      <w:r w:rsidR="009D4014">
        <w:rPr>
          <w:rFonts w:ascii="Times New Roman" w:hAnsi="Times New Roman" w:cs="Times New Roman"/>
          <w:sz w:val="24"/>
          <w:szCs w:val="24"/>
        </w:rPr>
        <w:t>2</w:t>
      </w:r>
      <w:r w:rsidR="009D4014" w:rsidRPr="0029108C">
        <w:rPr>
          <w:rFonts w:ascii="Times New Roman" w:hAnsi="Times New Roman" w:cs="Times New Roman"/>
          <w:sz w:val="24"/>
          <w:szCs w:val="24"/>
        </w:rPr>
        <w:t xml:space="preserve"> </w:t>
      </w:r>
      <w:r w:rsidRPr="0029108C">
        <w:rPr>
          <w:rFonts w:ascii="Times New Roman" w:hAnsi="Times New Roman" w:cs="Times New Roman"/>
          <w:sz w:val="24"/>
          <w:szCs w:val="24"/>
        </w:rPr>
        <w:t>and visualized in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3.</w:t>
      </w:r>
      <w:r w:rsidR="00184826">
        <w:rPr>
          <w:rFonts w:ascii="Times New Roman" w:hAnsi="Times New Roman" w:cs="Times New Roman"/>
          <w:b/>
          <w:sz w:val="24"/>
          <w:szCs w:val="24"/>
        </w:rPr>
        <w:br w:type="page"/>
      </w:r>
    </w:p>
    <w:p w14:paraId="513D6BE3" w14:textId="0992A362" w:rsidR="009D4014" w:rsidRPr="009D4014" w:rsidRDefault="00F50090" w:rsidP="00F72E5E">
      <w:pPr>
        <w:pStyle w:val="NoSpacing"/>
        <w:spacing w:line="480" w:lineRule="auto"/>
        <w:rPr>
          <w:rFonts w:ascii="Times New Roman" w:hAnsi="Times New Roman" w:cs="Times New Roman"/>
          <w:sz w:val="24"/>
          <w:szCs w:val="24"/>
        </w:rPr>
      </w:pPr>
      <w:r w:rsidRPr="009D4014">
        <w:rPr>
          <w:rFonts w:ascii="Times New Roman" w:hAnsi="Times New Roman" w:cs="Times New Roman"/>
          <w:b/>
          <w:sz w:val="24"/>
          <w:szCs w:val="24"/>
        </w:rPr>
        <w:lastRenderedPageBreak/>
        <w:t>Table 1</w:t>
      </w:r>
      <w:r>
        <w:rPr>
          <w:rFonts w:ascii="Times New Roman" w:hAnsi="Times New Roman" w:cs="Times New Roman"/>
          <w:b/>
          <w:sz w:val="24"/>
          <w:szCs w:val="24"/>
        </w:rPr>
        <w:t>.</w:t>
      </w:r>
      <w:r w:rsidRPr="009D4014">
        <w:rPr>
          <w:rFonts w:ascii="Times New Roman" w:hAnsi="Times New Roman" w:cs="Times New Roman"/>
          <w:b/>
          <w:sz w:val="24"/>
          <w:szCs w:val="24"/>
        </w:rPr>
        <w:t xml:space="preserve">  Average Volumetric Flow Rates (mL/min/kg)</w:t>
      </w:r>
    </w:p>
    <w:tbl>
      <w:tblPr>
        <w:tblStyle w:val="TableGrid"/>
        <w:tblW w:w="9121" w:type="dxa"/>
        <w:jc w:val="center"/>
        <w:tblLook w:val="04A0" w:firstRow="1" w:lastRow="0" w:firstColumn="1" w:lastColumn="0" w:noHBand="0" w:noVBand="1"/>
      </w:tblPr>
      <w:tblGrid>
        <w:gridCol w:w="805"/>
        <w:gridCol w:w="2700"/>
        <w:gridCol w:w="1872"/>
        <w:gridCol w:w="378"/>
        <w:gridCol w:w="1494"/>
        <w:gridCol w:w="396"/>
        <w:gridCol w:w="1476"/>
      </w:tblGrid>
      <w:tr w:rsidR="00184826" w14:paraId="6C56EB48" w14:textId="77777777" w:rsidTr="0071112B">
        <w:trPr>
          <w:trHeight w:val="461"/>
          <w:jc w:val="center"/>
        </w:trPr>
        <w:tc>
          <w:tcPr>
            <w:tcW w:w="3505" w:type="dxa"/>
            <w:gridSpan w:val="2"/>
            <w:tcBorders>
              <w:bottom w:val="single" w:sz="12" w:space="0" w:color="auto"/>
              <w:right w:val="single" w:sz="4" w:space="0" w:color="auto"/>
            </w:tcBorders>
            <w:vAlign w:val="center"/>
          </w:tcPr>
          <w:p w14:paraId="39031E85" w14:textId="7BF0A5A6" w:rsidR="00184826" w:rsidRPr="009D4014" w:rsidRDefault="00184826" w:rsidP="00184826">
            <w:pPr>
              <w:jc w:val="center"/>
              <w:rPr>
                <w:rFonts w:ascii="Times New Roman" w:hAnsi="Times New Roman" w:cs="Times New Roman"/>
                <w:b/>
                <w:bCs/>
              </w:rPr>
            </w:pPr>
            <w:r w:rsidRPr="009D4014">
              <w:rPr>
                <w:rFonts w:ascii="Times New Roman" w:hAnsi="Times New Roman" w:cs="Times New Roman"/>
                <w:b/>
                <w:bCs/>
              </w:rPr>
              <w:t>Vessel</w:t>
            </w:r>
          </w:p>
        </w:tc>
        <w:tc>
          <w:tcPr>
            <w:tcW w:w="2250" w:type="dxa"/>
            <w:gridSpan w:val="2"/>
            <w:tcBorders>
              <w:left w:val="single" w:sz="4" w:space="0" w:color="auto"/>
              <w:bottom w:val="single" w:sz="12" w:space="0" w:color="auto"/>
              <w:right w:val="nil"/>
            </w:tcBorders>
            <w:vAlign w:val="center"/>
          </w:tcPr>
          <w:p w14:paraId="47B6AB88" w14:textId="77777777" w:rsidR="00184826" w:rsidRPr="009D4014" w:rsidRDefault="00184826" w:rsidP="0071112B">
            <w:pPr>
              <w:jc w:val="center"/>
              <w:rPr>
                <w:rFonts w:ascii="Times New Roman" w:hAnsi="Times New Roman" w:cs="Times New Roman"/>
                <w:b/>
                <w:bCs/>
              </w:rPr>
            </w:pPr>
            <w:r w:rsidRPr="009D4014">
              <w:rPr>
                <w:rFonts w:ascii="Times New Roman" w:hAnsi="Times New Roman" w:cs="Times New Roman"/>
                <w:b/>
                <w:bCs/>
              </w:rPr>
              <w:t>Control</w:t>
            </w:r>
          </w:p>
        </w:tc>
        <w:tc>
          <w:tcPr>
            <w:tcW w:w="1890" w:type="dxa"/>
            <w:gridSpan w:val="2"/>
            <w:tcBorders>
              <w:left w:val="nil"/>
              <w:bottom w:val="single" w:sz="12" w:space="0" w:color="auto"/>
              <w:right w:val="nil"/>
            </w:tcBorders>
            <w:vAlign w:val="center"/>
          </w:tcPr>
          <w:p w14:paraId="45DF6ABB" w14:textId="77777777" w:rsidR="00184826" w:rsidRPr="009D4014" w:rsidRDefault="00184826" w:rsidP="0071112B">
            <w:pPr>
              <w:jc w:val="center"/>
              <w:rPr>
                <w:rFonts w:ascii="Times New Roman" w:hAnsi="Times New Roman" w:cs="Times New Roman"/>
                <w:b/>
                <w:bCs/>
              </w:rPr>
            </w:pPr>
            <w:r w:rsidRPr="009D4014">
              <w:rPr>
                <w:rFonts w:ascii="Times New Roman" w:hAnsi="Times New Roman" w:cs="Times New Roman"/>
                <w:b/>
                <w:bCs/>
              </w:rPr>
              <w:t>CMI-</w:t>
            </w:r>
          </w:p>
        </w:tc>
        <w:tc>
          <w:tcPr>
            <w:tcW w:w="1476" w:type="dxa"/>
            <w:tcBorders>
              <w:left w:val="nil"/>
              <w:bottom w:val="single" w:sz="12" w:space="0" w:color="auto"/>
            </w:tcBorders>
            <w:vAlign w:val="center"/>
          </w:tcPr>
          <w:p w14:paraId="270E581C" w14:textId="77777777" w:rsidR="00184826" w:rsidRPr="009D4014" w:rsidRDefault="00184826" w:rsidP="0071112B">
            <w:pPr>
              <w:jc w:val="center"/>
              <w:rPr>
                <w:rFonts w:ascii="Times New Roman" w:hAnsi="Times New Roman" w:cs="Times New Roman"/>
                <w:b/>
                <w:bCs/>
              </w:rPr>
            </w:pPr>
            <w:r w:rsidRPr="009D4014">
              <w:rPr>
                <w:rFonts w:ascii="Times New Roman" w:hAnsi="Times New Roman" w:cs="Times New Roman"/>
                <w:b/>
                <w:bCs/>
              </w:rPr>
              <w:t>CMI+</w:t>
            </w:r>
          </w:p>
        </w:tc>
      </w:tr>
      <w:tr w:rsidR="007861C0" w14:paraId="44642991" w14:textId="77777777" w:rsidTr="003C53F7">
        <w:trPr>
          <w:trHeight w:val="475"/>
          <w:jc w:val="center"/>
        </w:trPr>
        <w:tc>
          <w:tcPr>
            <w:tcW w:w="805" w:type="dxa"/>
            <w:tcBorders>
              <w:top w:val="single" w:sz="12" w:space="0" w:color="auto"/>
              <w:bottom w:val="nil"/>
              <w:right w:val="nil"/>
            </w:tcBorders>
            <w:vAlign w:val="center"/>
          </w:tcPr>
          <w:p w14:paraId="5D8D2370" w14:textId="77777777" w:rsidR="009D4014" w:rsidRPr="009D4014" w:rsidRDefault="009D4014" w:rsidP="0071112B">
            <w:pPr>
              <w:jc w:val="center"/>
              <w:rPr>
                <w:rFonts w:ascii="Times New Roman" w:hAnsi="Times New Roman" w:cs="Times New Roman"/>
                <w:b/>
                <w:bCs/>
              </w:rPr>
            </w:pPr>
            <w:r w:rsidRPr="009D4014">
              <w:rPr>
                <w:rFonts w:ascii="Times New Roman" w:hAnsi="Times New Roman" w:cs="Times New Roman"/>
                <w:b/>
                <w:bCs/>
              </w:rPr>
              <w:t>SCAo</w:t>
            </w:r>
          </w:p>
        </w:tc>
        <w:tc>
          <w:tcPr>
            <w:tcW w:w="2700" w:type="dxa"/>
            <w:tcBorders>
              <w:top w:val="single" w:sz="12" w:space="0" w:color="auto"/>
              <w:left w:val="nil"/>
              <w:bottom w:val="nil"/>
              <w:right w:val="single" w:sz="4" w:space="0" w:color="auto"/>
            </w:tcBorders>
            <w:vAlign w:val="center"/>
          </w:tcPr>
          <w:p w14:paraId="0A956A50" w14:textId="6D0D93BB" w:rsidR="009D4014" w:rsidRPr="009D4014" w:rsidRDefault="009D4014" w:rsidP="003C53F7">
            <w:pPr>
              <w:jc w:val="right"/>
              <w:rPr>
                <w:rFonts w:ascii="Times New Roman" w:hAnsi="Times New Roman" w:cs="Times New Roman"/>
                <w:i/>
                <w:iCs/>
              </w:rPr>
            </w:pPr>
            <w:r w:rsidRPr="009D4014">
              <w:rPr>
                <w:rFonts w:ascii="Times New Roman" w:hAnsi="Times New Roman" w:cs="Times New Roman"/>
                <w:i/>
                <w:iCs/>
              </w:rPr>
              <w:t>Pre</w:t>
            </w:r>
            <w:r w:rsidR="003C53F7">
              <w:rPr>
                <w:rFonts w:ascii="Times New Roman" w:hAnsi="Times New Roman" w:cs="Times New Roman"/>
                <w:i/>
                <w:iCs/>
              </w:rPr>
              <w:t>-</w:t>
            </w:r>
            <w:r w:rsidR="007861C0">
              <w:rPr>
                <w:rFonts w:ascii="Times New Roman" w:hAnsi="Times New Roman" w:cs="Times New Roman"/>
                <w:i/>
                <w:iCs/>
              </w:rPr>
              <w:t xml:space="preserve"> Flow (mL/min/kg)</w:t>
            </w:r>
          </w:p>
        </w:tc>
        <w:tc>
          <w:tcPr>
            <w:tcW w:w="1872" w:type="dxa"/>
            <w:tcBorders>
              <w:top w:val="single" w:sz="12" w:space="0" w:color="auto"/>
              <w:left w:val="single" w:sz="4" w:space="0" w:color="auto"/>
              <w:bottom w:val="nil"/>
              <w:right w:val="nil"/>
            </w:tcBorders>
            <w:vAlign w:val="center"/>
          </w:tcPr>
          <w:p w14:paraId="211C44BF"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48.2 ± 17.6</w:t>
            </w:r>
          </w:p>
        </w:tc>
        <w:tc>
          <w:tcPr>
            <w:tcW w:w="1872" w:type="dxa"/>
            <w:gridSpan w:val="2"/>
            <w:tcBorders>
              <w:top w:val="single" w:sz="12" w:space="0" w:color="auto"/>
              <w:left w:val="nil"/>
              <w:bottom w:val="nil"/>
              <w:right w:val="nil"/>
            </w:tcBorders>
            <w:vAlign w:val="center"/>
          </w:tcPr>
          <w:p w14:paraId="54862A61"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44.6 ± 15.6</w:t>
            </w:r>
          </w:p>
        </w:tc>
        <w:tc>
          <w:tcPr>
            <w:tcW w:w="1872" w:type="dxa"/>
            <w:gridSpan w:val="2"/>
            <w:tcBorders>
              <w:top w:val="single" w:sz="12" w:space="0" w:color="auto"/>
              <w:left w:val="nil"/>
              <w:bottom w:val="nil"/>
            </w:tcBorders>
            <w:vAlign w:val="center"/>
          </w:tcPr>
          <w:p w14:paraId="3A14A0A8"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36.5 ± 10.4</w:t>
            </w:r>
          </w:p>
        </w:tc>
      </w:tr>
      <w:tr w:rsidR="007861C0" w14:paraId="12DA8002" w14:textId="77777777" w:rsidTr="003C53F7">
        <w:trPr>
          <w:trHeight w:val="475"/>
          <w:jc w:val="center"/>
        </w:trPr>
        <w:tc>
          <w:tcPr>
            <w:tcW w:w="805" w:type="dxa"/>
            <w:tcBorders>
              <w:top w:val="nil"/>
              <w:bottom w:val="single" w:sz="4" w:space="0" w:color="auto"/>
              <w:right w:val="nil"/>
            </w:tcBorders>
            <w:vAlign w:val="center"/>
          </w:tcPr>
          <w:p w14:paraId="519B8607" w14:textId="77777777" w:rsidR="009D4014" w:rsidRPr="009D4014" w:rsidRDefault="009D4014" w:rsidP="0071112B">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56719907" w14:textId="20B173D1" w:rsidR="009D4014" w:rsidRPr="009D4014" w:rsidRDefault="009D4014" w:rsidP="003C53F7">
            <w:pPr>
              <w:jc w:val="right"/>
              <w:rPr>
                <w:rFonts w:ascii="Times New Roman" w:hAnsi="Times New Roman" w:cs="Times New Roman"/>
                <w:i/>
                <w:iCs/>
              </w:rPr>
            </w:pPr>
            <w:r w:rsidRPr="009D4014">
              <w:rPr>
                <w:rFonts w:ascii="Times New Roman" w:hAnsi="Times New Roman" w:cs="Times New Roman"/>
                <w:i/>
                <w:iCs/>
              </w:rPr>
              <w:t>Post</w:t>
            </w:r>
            <w:r w:rsidR="003C53F7">
              <w:rPr>
                <w:rFonts w:ascii="Times New Roman" w:hAnsi="Times New Roman" w:cs="Times New Roman"/>
                <w:i/>
                <w:iCs/>
              </w:rPr>
              <w:t>-</w:t>
            </w:r>
            <w:r w:rsidR="007861C0">
              <w:rPr>
                <w:rFonts w:ascii="Times New Roman" w:hAnsi="Times New Roman" w:cs="Times New Roman"/>
                <w:i/>
                <w:iCs/>
              </w:rPr>
              <w:t xml:space="preserve"> Flow (mL/min/kg)</w:t>
            </w:r>
          </w:p>
        </w:tc>
        <w:tc>
          <w:tcPr>
            <w:tcW w:w="1872" w:type="dxa"/>
            <w:tcBorders>
              <w:top w:val="nil"/>
              <w:left w:val="single" w:sz="4" w:space="0" w:color="auto"/>
              <w:bottom w:val="single" w:sz="4" w:space="0" w:color="auto"/>
              <w:right w:val="nil"/>
            </w:tcBorders>
            <w:vAlign w:val="center"/>
          </w:tcPr>
          <w:p w14:paraId="5F087D41"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55.3 ± 19.9</w:t>
            </w:r>
          </w:p>
        </w:tc>
        <w:tc>
          <w:tcPr>
            <w:tcW w:w="1872" w:type="dxa"/>
            <w:gridSpan w:val="2"/>
            <w:tcBorders>
              <w:top w:val="nil"/>
              <w:left w:val="nil"/>
              <w:bottom w:val="single" w:sz="4" w:space="0" w:color="auto"/>
              <w:right w:val="nil"/>
            </w:tcBorders>
            <w:vAlign w:val="center"/>
          </w:tcPr>
          <w:p w14:paraId="63BA0D0A"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54.2 ± 22.3</w:t>
            </w:r>
          </w:p>
        </w:tc>
        <w:tc>
          <w:tcPr>
            <w:tcW w:w="1872" w:type="dxa"/>
            <w:gridSpan w:val="2"/>
            <w:tcBorders>
              <w:top w:val="nil"/>
              <w:left w:val="nil"/>
              <w:bottom w:val="single" w:sz="4" w:space="0" w:color="auto"/>
            </w:tcBorders>
            <w:vAlign w:val="center"/>
          </w:tcPr>
          <w:p w14:paraId="6DF60995" w14:textId="033B9C89" w:rsidR="009D4014" w:rsidRPr="00297EDA" w:rsidRDefault="009D4014" w:rsidP="00297EDA">
            <w:pPr>
              <w:jc w:val="center"/>
              <w:rPr>
                <w:rFonts w:ascii="Times New Roman" w:hAnsi="Times New Roman" w:cs="Times New Roman"/>
                <w:b/>
                <w:u w:val="single"/>
              </w:rPr>
            </w:pPr>
            <w:r w:rsidRPr="009D4014">
              <w:rPr>
                <w:rFonts w:ascii="Times New Roman" w:hAnsi="Times New Roman" w:cs="Times New Roman"/>
                <w:b/>
                <w:u w:val="single"/>
              </w:rPr>
              <w:t>35.3 ± 11.3</w:t>
            </w:r>
          </w:p>
        </w:tc>
      </w:tr>
      <w:tr w:rsidR="003C53F7" w14:paraId="3A33EA02" w14:textId="77777777" w:rsidTr="003C53F7">
        <w:trPr>
          <w:trHeight w:val="475"/>
          <w:jc w:val="center"/>
        </w:trPr>
        <w:tc>
          <w:tcPr>
            <w:tcW w:w="805" w:type="dxa"/>
            <w:tcBorders>
              <w:top w:val="single" w:sz="4" w:space="0" w:color="auto"/>
              <w:bottom w:val="nil"/>
              <w:right w:val="nil"/>
            </w:tcBorders>
            <w:vAlign w:val="center"/>
          </w:tcPr>
          <w:p w14:paraId="636D8F56"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IRAo</w:t>
            </w:r>
          </w:p>
        </w:tc>
        <w:tc>
          <w:tcPr>
            <w:tcW w:w="2700" w:type="dxa"/>
            <w:tcBorders>
              <w:top w:val="single" w:sz="4" w:space="0" w:color="auto"/>
              <w:left w:val="nil"/>
              <w:bottom w:val="nil"/>
              <w:right w:val="single" w:sz="4" w:space="0" w:color="auto"/>
            </w:tcBorders>
            <w:vAlign w:val="center"/>
          </w:tcPr>
          <w:p w14:paraId="7D20C26F" w14:textId="7A519D3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6CD0279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15.5 ± 7.81</w:t>
            </w:r>
          </w:p>
        </w:tc>
        <w:tc>
          <w:tcPr>
            <w:tcW w:w="1872" w:type="dxa"/>
            <w:gridSpan w:val="2"/>
            <w:tcBorders>
              <w:top w:val="single" w:sz="4" w:space="0" w:color="auto"/>
              <w:left w:val="nil"/>
              <w:bottom w:val="nil"/>
              <w:right w:val="nil"/>
            </w:tcBorders>
            <w:vAlign w:val="center"/>
          </w:tcPr>
          <w:p w14:paraId="088CA5A7"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16.5 ± 6.50</w:t>
            </w:r>
          </w:p>
        </w:tc>
        <w:tc>
          <w:tcPr>
            <w:tcW w:w="1872" w:type="dxa"/>
            <w:gridSpan w:val="2"/>
            <w:tcBorders>
              <w:top w:val="single" w:sz="4" w:space="0" w:color="auto"/>
              <w:left w:val="nil"/>
              <w:bottom w:val="nil"/>
            </w:tcBorders>
            <w:vAlign w:val="center"/>
          </w:tcPr>
          <w:p w14:paraId="16BBB5A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19.1 ± 3.88</w:t>
            </w:r>
          </w:p>
        </w:tc>
      </w:tr>
      <w:tr w:rsidR="003C53F7" w14:paraId="1B7E9D92" w14:textId="77777777" w:rsidTr="003C53F7">
        <w:trPr>
          <w:trHeight w:val="475"/>
          <w:jc w:val="center"/>
        </w:trPr>
        <w:tc>
          <w:tcPr>
            <w:tcW w:w="805" w:type="dxa"/>
            <w:tcBorders>
              <w:top w:val="nil"/>
              <w:bottom w:val="single" w:sz="4" w:space="0" w:color="auto"/>
              <w:right w:val="nil"/>
            </w:tcBorders>
            <w:vAlign w:val="center"/>
          </w:tcPr>
          <w:p w14:paraId="74A5269D"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7EC757B5" w14:textId="1F041311"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407CB291"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14.0 ± 6.15</w:t>
            </w:r>
          </w:p>
        </w:tc>
        <w:tc>
          <w:tcPr>
            <w:tcW w:w="1872" w:type="dxa"/>
            <w:gridSpan w:val="2"/>
            <w:tcBorders>
              <w:top w:val="nil"/>
              <w:left w:val="nil"/>
              <w:bottom w:val="single" w:sz="4" w:space="0" w:color="auto"/>
              <w:right w:val="nil"/>
            </w:tcBorders>
            <w:vAlign w:val="center"/>
          </w:tcPr>
          <w:p w14:paraId="0ADB293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19.3 ± 6.93</w:t>
            </w:r>
          </w:p>
        </w:tc>
        <w:tc>
          <w:tcPr>
            <w:tcW w:w="1872" w:type="dxa"/>
            <w:gridSpan w:val="2"/>
            <w:tcBorders>
              <w:top w:val="nil"/>
              <w:left w:val="nil"/>
              <w:bottom w:val="single" w:sz="4" w:space="0" w:color="auto"/>
            </w:tcBorders>
            <w:vAlign w:val="center"/>
          </w:tcPr>
          <w:p w14:paraId="14C9C45B"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18.6 ± 7.00</w:t>
            </w:r>
          </w:p>
        </w:tc>
      </w:tr>
      <w:tr w:rsidR="003C53F7" w14:paraId="6F8186DB" w14:textId="77777777" w:rsidTr="003C53F7">
        <w:trPr>
          <w:trHeight w:val="475"/>
          <w:jc w:val="center"/>
        </w:trPr>
        <w:tc>
          <w:tcPr>
            <w:tcW w:w="805" w:type="dxa"/>
            <w:tcBorders>
              <w:top w:val="single" w:sz="4" w:space="0" w:color="auto"/>
              <w:bottom w:val="nil"/>
              <w:right w:val="nil"/>
            </w:tcBorders>
            <w:vAlign w:val="center"/>
          </w:tcPr>
          <w:p w14:paraId="636F9A97"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LRA</w:t>
            </w:r>
          </w:p>
        </w:tc>
        <w:tc>
          <w:tcPr>
            <w:tcW w:w="2700" w:type="dxa"/>
            <w:tcBorders>
              <w:top w:val="single" w:sz="4" w:space="0" w:color="auto"/>
              <w:left w:val="nil"/>
              <w:bottom w:val="nil"/>
              <w:right w:val="single" w:sz="4" w:space="0" w:color="auto"/>
            </w:tcBorders>
            <w:vAlign w:val="center"/>
          </w:tcPr>
          <w:p w14:paraId="4B8A87AB" w14:textId="5A88ACA1"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1C838BC8"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5.00 ± 3.40</w:t>
            </w:r>
          </w:p>
        </w:tc>
        <w:tc>
          <w:tcPr>
            <w:tcW w:w="1872" w:type="dxa"/>
            <w:gridSpan w:val="2"/>
            <w:tcBorders>
              <w:top w:val="single" w:sz="4" w:space="0" w:color="auto"/>
              <w:left w:val="nil"/>
              <w:bottom w:val="nil"/>
              <w:right w:val="nil"/>
            </w:tcBorders>
            <w:vAlign w:val="center"/>
          </w:tcPr>
          <w:p w14:paraId="7D963744"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6.40 ± 2.73</w:t>
            </w:r>
          </w:p>
        </w:tc>
        <w:tc>
          <w:tcPr>
            <w:tcW w:w="1872" w:type="dxa"/>
            <w:gridSpan w:val="2"/>
            <w:tcBorders>
              <w:top w:val="single" w:sz="4" w:space="0" w:color="auto"/>
              <w:left w:val="nil"/>
              <w:bottom w:val="nil"/>
            </w:tcBorders>
            <w:vAlign w:val="center"/>
          </w:tcPr>
          <w:p w14:paraId="06D33414"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6.68 ± 8.44</w:t>
            </w:r>
          </w:p>
        </w:tc>
      </w:tr>
      <w:tr w:rsidR="003C53F7" w14:paraId="32BDAECB" w14:textId="77777777" w:rsidTr="003C53F7">
        <w:trPr>
          <w:trHeight w:val="475"/>
          <w:jc w:val="center"/>
        </w:trPr>
        <w:tc>
          <w:tcPr>
            <w:tcW w:w="805" w:type="dxa"/>
            <w:tcBorders>
              <w:top w:val="nil"/>
              <w:bottom w:val="single" w:sz="4" w:space="0" w:color="auto"/>
              <w:right w:val="nil"/>
            </w:tcBorders>
            <w:vAlign w:val="center"/>
          </w:tcPr>
          <w:p w14:paraId="571F641C"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6A507D61" w14:textId="4417AFE3"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2CE6F211"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4.94 ± 2.91</w:t>
            </w:r>
          </w:p>
        </w:tc>
        <w:tc>
          <w:tcPr>
            <w:tcW w:w="1872" w:type="dxa"/>
            <w:gridSpan w:val="2"/>
            <w:tcBorders>
              <w:top w:val="nil"/>
              <w:left w:val="nil"/>
              <w:bottom w:val="single" w:sz="4" w:space="0" w:color="auto"/>
              <w:right w:val="nil"/>
            </w:tcBorders>
            <w:vAlign w:val="center"/>
          </w:tcPr>
          <w:p w14:paraId="32E14B5F"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6.33 ± 2.74</w:t>
            </w:r>
          </w:p>
        </w:tc>
        <w:tc>
          <w:tcPr>
            <w:tcW w:w="1872" w:type="dxa"/>
            <w:gridSpan w:val="2"/>
            <w:tcBorders>
              <w:top w:val="nil"/>
              <w:left w:val="nil"/>
              <w:bottom w:val="single" w:sz="4" w:space="0" w:color="auto"/>
            </w:tcBorders>
            <w:vAlign w:val="center"/>
          </w:tcPr>
          <w:p w14:paraId="08154326"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6.37 ± 9.29</w:t>
            </w:r>
          </w:p>
        </w:tc>
      </w:tr>
      <w:tr w:rsidR="003C53F7" w14:paraId="7025CF79" w14:textId="77777777" w:rsidTr="003C53F7">
        <w:trPr>
          <w:trHeight w:val="475"/>
          <w:jc w:val="center"/>
        </w:trPr>
        <w:tc>
          <w:tcPr>
            <w:tcW w:w="805" w:type="dxa"/>
            <w:tcBorders>
              <w:top w:val="single" w:sz="4" w:space="0" w:color="auto"/>
              <w:bottom w:val="nil"/>
              <w:right w:val="nil"/>
            </w:tcBorders>
            <w:vAlign w:val="center"/>
          </w:tcPr>
          <w:p w14:paraId="31E77F1C"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RRA</w:t>
            </w:r>
          </w:p>
        </w:tc>
        <w:tc>
          <w:tcPr>
            <w:tcW w:w="2700" w:type="dxa"/>
            <w:tcBorders>
              <w:top w:val="single" w:sz="4" w:space="0" w:color="auto"/>
              <w:left w:val="nil"/>
              <w:bottom w:val="nil"/>
              <w:right w:val="single" w:sz="4" w:space="0" w:color="auto"/>
            </w:tcBorders>
            <w:vAlign w:val="center"/>
          </w:tcPr>
          <w:p w14:paraId="19041517" w14:textId="025BBC6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4CA9C482"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4.85 ± 2.42</w:t>
            </w:r>
          </w:p>
        </w:tc>
        <w:tc>
          <w:tcPr>
            <w:tcW w:w="1872" w:type="dxa"/>
            <w:gridSpan w:val="2"/>
            <w:tcBorders>
              <w:top w:val="single" w:sz="4" w:space="0" w:color="auto"/>
              <w:left w:val="nil"/>
              <w:bottom w:val="nil"/>
              <w:right w:val="nil"/>
            </w:tcBorders>
            <w:vAlign w:val="center"/>
          </w:tcPr>
          <w:p w14:paraId="27E48F10"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6.18 ± 2.99</w:t>
            </w:r>
          </w:p>
        </w:tc>
        <w:tc>
          <w:tcPr>
            <w:tcW w:w="1872" w:type="dxa"/>
            <w:gridSpan w:val="2"/>
            <w:tcBorders>
              <w:top w:val="single" w:sz="4" w:space="0" w:color="auto"/>
              <w:left w:val="nil"/>
              <w:bottom w:val="nil"/>
            </w:tcBorders>
            <w:vAlign w:val="center"/>
          </w:tcPr>
          <w:p w14:paraId="06511881"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6.01 ± 6.37</w:t>
            </w:r>
          </w:p>
        </w:tc>
      </w:tr>
      <w:tr w:rsidR="003C53F7" w14:paraId="1CEEDA30" w14:textId="77777777" w:rsidTr="003C53F7">
        <w:trPr>
          <w:trHeight w:val="475"/>
          <w:jc w:val="center"/>
        </w:trPr>
        <w:tc>
          <w:tcPr>
            <w:tcW w:w="805" w:type="dxa"/>
            <w:tcBorders>
              <w:top w:val="nil"/>
              <w:bottom w:val="single" w:sz="4" w:space="0" w:color="auto"/>
              <w:right w:val="nil"/>
            </w:tcBorders>
            <w:vAlign w:val="center"/>
          </w:tcPr>
          <w:p w14:paraId="75954127"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79F15A18" w14:textId="12057BD6"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3B1A3E55"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5.21 ± 2.72</w:t>
            </w:r>
          </w:p>
        </w:tc>
        <w:tc>
          <w:tcPr>
            <w:tcW w:w="1872" w:type="dxa"/>
            <w:gridSpan w:val="2"/>
            <w:tcBorders>
              <w:top w:val="nil"/>
              <w:left w:val="nil"/>
              <w:bottom w:val="single" w:sz="4" w:space="0" w:color="auto"/>
              <w:right w:val="nil"/>
            </w:tcBorders>
            <w:vAlign w:val="center"/>
          </w:tcPr>
          <w:p w14:paraId="78D62734"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6.33 ± 3.70</w:t>
            </w:r>
          </w:p>
        </w:tc>
        <w:tc>
          <w:tcPr>
            <w:tcW w:w="1872" w:type="dxa"/>
            <w:gridSpan w:val="2"/>
            <w:tcBorders>
              <w:top w:val="nil"/>
              <w:left w:val="nil"/>
              <w:bottom w:val="single" w:sz="4" w:space="0" w:color="auto"/>
            </w:tcBorders>
            <w:vAlign w:val="center"/>
          </w:tcPr>
          <w:p w14:paraId="4AAAFE69"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3.82 ± 4.18</w:t>
            </w:r>
          </w:p>
        </w:tc>
      </w:tr>
      <w:tr w:rsidR="003C53F7" w14:paraId="21DD4026" w14:textId="77777777" w:rsidTr="003C53F7">
        <w:trPr>
          <w:trHeight w:val="475"/>
          <w:jc w:val="center"/>
        </w:trPr>
        <w:tc>
          <w:tcPr>
            <w:tcW w:w="805" w:type="dxa"/>
            <w:tcBorders>
              <w:top w:val="single" w:sz="4" w:space="0" w:color="auto"/>
              <w:bottom w:val="nil"/>
              <w:right w:val="nil"/>
            </w:tcBorders>
            <w:vAlign w:val="center"/>
          </w:tcPr>
          <w:p w14:paraId="12352753"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SMA</w:t>
            </w:r>
          </w:p>
        </w:tc>
        <w:tc>
          <w:tcPr>
            <w:tcW w:w="2700" w:type="dxa"/>
            <w:tcBorders>
              <w:top w:val="single" w:sz="4" w:space="0" w:color="auto"/>
              <w:left w:val="nil"/>
              <w:bottom w:val="nil"/>
              <w:right w:val="single" w:sz="4" w:space="0" w:color="auto"/>
            </w:tcBorders>
            <w:vAlign w:val="center"/>
          </w:tcPr>
          <w:p w14:paraId="1C32645C" w14:textId="04103F6E"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5440E2A8"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5.97 ± 3.15</w:t>
            </w:r>
          </w:p>
        </w:tc>
        <w:tc>
          <w:tcPr>
            <w:tcW w:w="1872" w:type="dxa"/>
            <w:gridSpan w:val="2"/>
            <w:tcBorders>
              <w:top w:val="single" w:sz="4" w:space="0" w:color="auto"/>
              <w:left w:val="nil"/>
              <w:bottom w:val="nil"/>
              <w:right w:val="nil"/>
            </w:tcBorders>
            <w:vAlign w:val="center"/>
          </w:tcPr>
          <w:p w14:paraId="58441A9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8.04 ± 4.35</w:t>
            </w:r>
          </w:p>
        </w:tc>
        <w:tc>
          <w:tcPr>
            <w:tcW w:w="1872" w:type="dxa"/>
            <w:gridSpan w:val="2"/>
            <w:tcBorders>
              <w:top w:val="single" w:sz="4" w:space="0" w:color="auto"/>
              <w:left w:val="nil"/>
              <w:bottom w:val="nil"/>
            </w:tcBorders>
            <w:vAlign w:val="center"/>
          </w:tcPr>
          <w:p w14:paraId="47BC678C"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7.59 ± 3.13</w:t>
            </w:r>
          </w:p>
        </w:tc>
      </w:tr>
      <w:tr w:rsidR="003C53F7" w14:paraId="5CAB31A7" w14:textId="77777777" w:rsidTr="003C53F7">
        <w:trPr>
          <w:trHeight w:val="475"/>
          <w:jc w:val="center"/>
        </w:trPr>
        <w:tc>
          <w:tcPr>
            <w:tcW w:w="805" w:type="dxa"/>
            <w:tcBorders>
              <w:top w:val="nil"/>
              <w:bottom w:val="single" w:sz="4" w:space="0" w:color="auto"/>
              <w:right w:val="nil"/>
            </w:tcBorders>
            <w:vAlign w:val="center"/>
          </w:tcPr>
          <w:p w14:paraId="3FF2C6EC"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5FC632C2" w14:textId="7B8B721F"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51963350"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11.1 ± 5.00</w:t>
            </w:r>
          </w:p>
        </w:tc>
        <w:tc>
          <w:tcPr>
            <w:tcW w:w="1872" w:type="dxa"/>
            <w:gridSpan w:val="2"/>
            <w:tcBorders>
              <w:top w:val="nil"/>
              <w:left w:val="nil"/>
              <w:bottom w:val="single" w:sz="4" w:space="0" w:color="auto"/>
              <w:right w:val="nil"/>
            </w:tcBorders>
            <w:vAlign w:val="center"/>
          </w:tcPr>
          <w:p w14:paraId="0A3B610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12.5 ± 6.40</w:t>
            </w:r>
          </w:p>
        </w:tc>
        <w:tc>
          <w:tcPr>
            <w:tcW w:w="1872" w:type="dxa"/>
            <w:gridSpan w:val="2"/>
            <w:tcBorders>
              <w:top w:val="nil"/>
              <w:left w:val="nil"/>
              <w:bottom w:val="single" w:sz="4" w:space="0" w:color="auto"/>
            </w:tcBorders>
            <w:vAlign w:val="center"/>
          </w:tcPr>
          <w:p w14:paraId="2306F329"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9.37 ± 4.52</w:t>
            </w:r>
          </w:p>
        </w:tc>
      </w:tr>
      <w:tr w:rsidR="003C53F7" w14:paraId="341EA22E" w14:textId="77777777" w:rsidTr="003C53F7">
        <w:trPr>
          <w:trHeight w:val="475"/>
          <w:jc w:val="center"/>
        </w:trPr>
        <w:tc>
          <w:tcPr>
            <w:tcW w:w="805" w:type="dxa"/>
            <w:tcBorders>
              <w:top w:val="single" w:sz="4" w:space="0" w:color="auto"/>
              <w:bottom w:val="nil"/>
              <w:right w:val="nil"/>
            </w:tcBorders>
            <w:vAlign w:val="center"/>
          </w:tcPr>
          <w:p w14:paraId="2E9CB1A1"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CA</w:t>
            </w:r>
          </w:p>
        </w:tc>
        <w:tc>
          <w:tcPr>
            <w:tcW w:w="2700" w:type="dxa"/>
            <w:tcBorders>
              <w:top w:val="single" w:sz="4" w:space="0" w:color="auto"/>
              <w:left w:val="nil"/>
              <w:bottom w:val="nil"/>
              <w:right w:val="single" w:sz="4" w:space="0" w:color="auto"/>
            </w:tcBorders>
            <w:vAlign w:val="center"/>
          </w:tcPr>
          <w:p w14:paraId="4C573EC9" w14:textId="79EDC36F"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4A1081EE"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11.8 ± 7.88</w:t>
            </w:r>
          </w:p>
        </w:tc>
        <w:tc>
          <w:tcPr>
            <w:tcW w:w="1872" w:type="dxa"/>
            <w:gridSpan w:val="2"/>
            <w:tcBorders>
              <w:top w:val="single" w:sz="4" w:space="0" w:color="auto"/>
              <w:left w:val="nil"/>
              <w:bottom w:val="nil"/>
              <w:right w:val="nil"/>
            </w:tcBorders>
            <w:vAlign w:val="center"/>
          </w:tcPr>
          <w:p w14:paraId="45DB8920" w14:textId="4ECC5415" w:rsidR="003C53F7" w:rsidRPr="009D4014" w:rsidRDefault="003C53F7" w:rsidP="00297EDA">
            <w:pPr>
              <w:jc w:val="center"/>
              <w:rPr>
                <w:rFonts w:ascii="Times New Roman" w:hAnsi="Times New Roman" w:cs="Times New Roman"/>
                <w:b/>
              </w:rPr>
            </w:pPr>
            <w:r w:rsidRPr="009D4014">
              <w:rPr>
                <w:rFonts w:ascii="Times New Roman" w:hAnsi="Times New Roman" w:cs="Times New Roman"/>
                <w:b/>
              </w:rPr>
              <w:t>6.72 ± 3.54</w:t>
            </w:r>
          </w:p>
        </w:tc>
        <w:tc>
          <w:tcPr>
            <w:tcW w:w="1872" w:type="dxa"/>
            <w:gridSpan w:val="2"/>
            <w:tcBorders>
              <w:top w:val="single" w:sz="4" w:space="0" w:color="auto"/>
              <w:left w:val="nil"/>
              <w:bottom w:val="nil"/>
            </w:tcBorders>
            <w:vAlign w:val="center"/>
          </w:tcPr>
          <w:p w14:paraId="12286E5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7.80 ± 3.51</w:t>
            </w:r>
          </w:p>
        </w:tc>
      </w:tr>
      <w:tr w:rsidR="003C53F7" w14:paraId="59CAC22B" w14:textId="77777777" w:rsidTr="003C53F7">
        <w:trPr>
          <w:trHeight w:val="475"/>
          <w:jc w:val="center"/>
        </w:trPr>
        <w:tc>
          <w:tcPr>
            <w:tcW w:w="805" w:type="dxa"/>
            <w:tcBorders>
              <w:top w:val="nil"/>
              <w:bottom w:val="single" w:sz="4" w:space="0" w:color="auto"/>
              <w:right w:val="nil"/>
            </w:tcBorders>
            <w:vAlign w:val="center"/>
          </w:tcPr>
          <w:p w14:paraId="164081A0"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43B99278" w14:textId="1A2BFD86"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4134DA0A"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11.0 ± 7.00</w:t>
            </w:r>
          </w:p>
        </w:tc>
        <w:tc>
          <w:tcPr>
            <w:tcW w:w="1872" w:type="dxa"/>
            <w:gridSpan w:val="2"/>
            <w:tcBorders>
              <w:top w:val="nil"/>
              <w:left w:val="nil"/>
              <w:bottom w:val="single" w:sz="4" w:space="0" w:color="auto"/>
              <w:right w:val="nil"/>
            </w:tcBorders>
            <w:vAlign w:val="center"/>
          </w:tcPr>
          <w:p w14:paraId="239D804F" w14:textId="77777777" w:rsidR="003C53F7" w:rsidRPr="009D4014" w:rsidRDefault="003C53F7" w:rsidP="003C53F7">
            <w:pPr>
              <w:jc w:val="center"/>
              <w:rPr>
                <w:rFonts w:ascii="Times New Roman" w:hAnsi="Times New Roman" w:cs="Times New Roman"/>
                <w:b/>
              </w:rPr>
            </w:pPr>
            <w:r w:rsidRPr="009D4014">
              <w:rPr>
                <w:rFonts w:ascii="Times New Roman" w:hAnsi="Times New Roman" w:cs="Times New Roman"/>
              </w:rPr>
              <w:t>7.00 ± 4.42</w:t>
            </w:r>
          </w:p>
        </w:tc>
        <w:tc>
          <w:tcPr>
            <w:tcW w:w="1872" w:type="dxa"/>
            <w:gridSpan w:val="2"/>
            <w:tcBorders>
              <w:top w:val="nil"/>
              <w:left w:val="nil"/>
              <w:bottom w:val="single" w:sz="4" w:space="0" w:color="auto"/>
            </w:tcBorders>
            <w:vAlign w:val="center"/>
          </w:tcPr>
          <w:p w14:paraId="6C5025E5"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8.17 ± 3.96</w:t>
            </w:r>
          </w:p>
        </w:tc>
      </w:tr>
      <w:tr w:rsidR="003C53F7" w14:paraId="47E043EC" w14:textId="77777777" w:rsidTr="003C53F7">
        <w:trPr>
          <w:trHeight w:val="475"/>
          <w:jc w:val="center"/>
        </w:trPr>
        <w:tc>
          <w:tcPr>
            <w:tcW w:w="805" w:type="dxa"/>
            <w:tcBorders>
              <w:top w:val="single" w:sz="4" w:space="0" w:color="auto"/>
              <w:bottom w:val="nil"/>
              <w:right w:val="nil"/>
            </w:tcBorders>
            <w:vAlign w:val="center"/>
          </w:tcPr>
          <w:p w14:paraId="5287CEC0"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SMV</w:t>
            </w:r>
          </w:p>
        </w:tc>
        <w:tc>
          <w:tcPr>
            <w:tcW w:w="2700" w:type="dxa"/>
            <w:tcBorders>
              <w:top w:val="single" w:sz="4" w:space="0" w:color="auto"/>
              <w:left w:val="nil"/>
              <w:bottom w:val="nil"/>
              <w:right w:val="single" w:sz="4" w:space="0" w:color="auto"/>
            </w:tcBorders>
            <w:vAlign w:val="center"/>
          </w:tcPr>
          <w:p w14:paraId="3F138181" w14:textId="4A09E72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6A5BFEF6"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6.61 ± 2.66</w:t>
            </w:r>
          </w:p>
        </w:tc>
        <w:tc>
          <w:tcPr>
            <w:tcW w:w="1872" w:type="dxa"/>
            <w:gridSpan w:val="2"/>
            <w:tcBorders>
              <w:top w:val="single" w:sz="4" w:space="0" w:color="auto"/>
              <w:left w:val="nil"/>
              <w:bottom w:val="nil"/>
              <w:right w:val="nil"/>
            </w:tcBorders>
            <w:vAlign w:val="center"/>
          </w:tcPr>
          <w:p w14:paraId="6651200C"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6.89 ± 4.14</w:t>
            </w:r>
          </w:p>
        </w:tc>
        <w:tc>
          <w:tcPr>
            <w:tcW w:w="1872" w:type="dxa"/>
            <w:gridSpan w:val="2"/>
            <w:tcBorders>
              <w:top w:val="single" w:sz="4" w:space="0" w:color="auto"/>
              <w:left w:val="nil"/>
              <w:bottom w:val="nil"/>
            </w:tcBorders>
            <w:vAlign w:val="center"/>
          </w:tcPr>
          <w:p w14:paraId="37CCD3A5" w14:textId="00D3BC87" w:rsidR="003C53F7" w:rsidRPr="00297EDA" w:rsidRDefault="003C53F7" w:rsidP="00297EDA">
            <w:pPr>
              <w:jc w:val="center"/>
              <w:rPr>
                <w:rFonts w:ascii="Times New Roman" w:hAnsi="Times New Roman" w:cs="Times New Roman"/>
                <w:b/>
              </w:rPr>
            </w:pPr>
            <w:r w:rsidRPr="009D4014">
              <w:rPr>
                <w:rFonts w:ascii="Times New Roman" w:hAnsi="Times New Roman" w:cs="Times New Roman"/>
                <w:b/>
              </w:rPr>
              <w:t>10.7 ± 3.64</w:t>
            </w:r>
          </w:p>
        </w:tc>
      </w:tr>
      <w:tr w:rsidR="003C53F7" w14:paraId="1180C6C7" w14:textId="77777777" w:rsidTr="003C53F7">
        <w:trPr>
          <w:trHeight w:val="475"/>
          <w:jc w:val="center"/>
        </w:trPr>
        <w:tc>
          <w:tcPr>
            <w:tcW w:w="805" w:type="dxa"/>
            <w:tcBorders>
              <w:top w:val="nil"/>
              <w:bottom w:val="single" w:sz="4" w:space="0" w:color="auto"/>
              <w:right w:val="nil"/>
            </w:tcBorders>
            <w:vAlign w:val="center"/>
          </w:tcPr>
          <w:p w14:paraId="019A8C8E"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210ED291" w14:textId="19BF1118"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50B0DA3F"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14.2 ± 4.56</w:t>
            </w:r>
          </w:p>
        </w:tc>
        <w:tc>
          <w:tcPr>
            <w:tcW w:w="1872" w:type="dxa"/>
            <w:gridSpan w:val="2"/>
            <w:tcBorders>
              <w:top w:val="nil"/>
              <w:left w:val="nil"/>
              <w:bottom w:val="single" w:sz="4" w:space="0" w:color="auto"/>
              <w:right w:val="nil"/>
            </w:tcBorders>
            <w:vAlign w:val="center"/>
          </w:tcPr>
          <w:p w14:paraId="2BB17280"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16.7 ± 7.23</w:t>
            </w:r>
          </w:p>
        </w:tc>
        <w:tc>
          <w:tcPr>
            <w:tcW w:w="1872" w:type="dxa"/>
            <w:gridSpan w:val="2"/>
            <w:tcBorders>
              <w:top w:val="nil"/>
              <w:left w:val="nil"/>
              <w:bottom w:val="single" w:sz="4" w:space="0" w:color="auto"/>
            </w:tcBorders>
            <w:vAlign w:val="center"/>
          </w:tcPr>
          <w:p w14:paraId="51825EEF" w14:textId="77777777" w:rsidR="003C53F7" w:rsidRPr="009D4014" w:rsidRDefault="003C53F7" w:rsidP="003C53F7">
            <w:pPr>
              <w:jc w:val="center"/>
              <w:rPr>
                <w:rFonts w:ascii="Times New Roman" w:hAnsi="Times New Roman" w:cs="Times New Roman"/>
                <w:b/>
              </w:rPr>
            </w:pPr>
            <w:r w:rsidRPr="009D4014">
              <w:rPr>
                <w:rFonts w:ascii="Times New Roman" w:hAnsi="Times New Roman" w:cs="Times New Roman"/>
              </w:rPr>
              <w:t>15.5 ± 8.60</w:t>
            </w:r>
          </w:p>
        </w:tc>
      </w:tr>
      <w:tr w:rsidR="003C53F7" w14:paraId="74907475" w14:textId="77777777" w:rsidTr="003C53F7">
        <w:trPr>
          <w:trHeight w:val="475"/>
          <w:jc w:val="center"/>
        </w:trPr>
        <w:tc>
          <w:tcPr>
            <w:tcW w:w="805" w:type="dxa"/>
            <w:tcBorders>
              <w:top w:val="single" w:sz="4" w:space="0" w:color="auto"/>
              <w:bottom w:val="nil"/>
              <w:right w:val="nil"/>
            </w:tcBorders>
            <w:vAlign w:val="center"/>
          </w:tcPr>
          <w:p w14:paraId="14566C81"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SV</w:t>
            </w:r>
          </w:p>
        </w:tc>
        <w:tc>
          <w:tcPr>
            <w:tcW w:w="2700" w:type="dxa"/>
            <w:tcBorders>
              <w:top w:val="single" w:sz="4" w:space="0" w:color="auto"/>
              <w:left w:val="nil"/>
              <w:bottom w:val="nil"/>
              <w:right w:val="single" w:sz="4" w:space="0" w:color="auto"/>
            </w:tcBorders>
            <w:vAlign w:val="center"/>
          </w:tcPr>
          <w:p w14:paraId="528D4AC8" w14:textId="53C36FE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117AC429"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6.52 ± 4.18</w:t>
            </w:r>
          </w:p>
        </w:tc>
        <w:tc>
          <w:tcPr>
            <w:tcW w:w="1872" w:type="dxa"/>
            <w:gridSpan w:val="2"/>
            <w:tcBorders>
              <w:top w:val="single" w:sz="4" w:space="0" w:color="auto"/>
              <w:left w:val="nil"/>
              <w:bottom w:val="nil"/>
              <w:right w:val="nil"/>
            </w:tcBorders>
            <w:vAlign w:val="center"/>
          </w:tcPr>
          <w:p w14:paraId="2DC402C8"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6.46 ± 3.63</w:t>
            </w:r>
          </w:p>
        </w:tc>
        <w:tc>
          <w:tcPr>
            <w:tcW w:w="1872" w:type="dxa"/>
            <w:gridSpan w:val="2"/>
            <w:tcBorders>
              <w:top w:val="single" w:sz="4" w:space="0" w:color="auto"/>
              <w:left w:val="nil"/>
              <w:bottom w:val="nil"/>
            </w:tcBorders>
            <w:vAlign w:val="center"/>
          </w:tcPr>
          <w:p w14:paraId="53AB7AB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5.21 ± 1.89</w:t>
            </w:r>
          </w:p>
        </w:tc>
      </w:tr>
      <w:tr w:rsidR="003C53F7" w14:paraId="405ACE0C" w14:textId="77777777" w:rsidTr="003C53F7">
        <w:trPr>
          <w:trHeight w:val="475"/>
          <w:jc w:val="center"/>
        </w:trPr>
        <w:tc>
          <w:tcPr>
            <w:tcW w:w="805" w:type="dxa"/>
            <w:tcBorders>
              <w:top w:val="nil"/>
              <w:bottom w:val="single" w:sz="4" w:space="0" w:color="auto"/>
              <w:right w:val="nil"/>
            </w:tcBorders>
            <w:vAlign w:val="center"/>
          </w:tcPr>
          <w:p w14:paraId="64D09780"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3150F207" w14:textId="7CFA7756"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0961B8EF"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5.80 ± 2.52</w:t>
            </w:r>
          </w:p>
        </w:tc>
        <w:tc>
          <w:tcPr>
            <w:tcW w:w="1872" w:type="dxa"/>
            <w:gridSpan w:val="2"/>
            <w:tcBorders>
              <w:top w:val="nil"/>
              <w:left w:val="nil"/>
              <w:bottom w:val="single" w:sz="4" w:space="0" w:color="auto"/>
              <w:right w:val="nil"/>
            </w:tcBorders>
            <w:vAlign w:val="center"/>
          </w:tcPr>
          <w:p w14:paraId="050059C2"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5.94 ± 3.85</w:t>
            </w:r>
          </w:p>
        </w:tc>
        <w:tc>
          <w:tcPr>
            <w:tcW w:w="1872" w:type="dxa"/>
            <w:gridSpan w:val="2"/>
            <w:tcBorders>
              <w:top w:val="nil"/>
              <w:left w:val="nil"/>
              <w:bottom w:val="single" w:sz="4" w:space="0" w:color="auto"/>
            </w:tcBorders>
            <w:vAlign w:val="center"/>
          </w:tcPr>
          <w:p w14:paraId="79800C0A"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4.46 ± 1.67</w:t>
            </w:r>
          </w:p>
        </w:tc>
      </w:tr>
      <w:tr w:rsidR="003C53F7" w14:paraId="5D93271C" w14:textId="77777777" w:rsidTr="003C53F7">
        <w:trPr>
          <w:trHeight w:val="475"/>
          <w:jc w:val="center"/>
        </w:trPr>
        <w:tc>
          <w:tcPr>
            <w:tcW w:w="805" w:type="dxa"/>
            <w:tcBorders>
              <w:top w:val="single" w:sz="4" w:space="0" w:color="auto"/>
              <w:bottom w:val="nil"/>
              <w:right w:val="nil"/>
            </w:tcBorders>
            <w:vAlign w:val="center"/>
          </w:tcPr>
          <w:p w14:paraId="769F8A48"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PV</w:t>
            </w:r>
          </w:p>
        </w:tc>
        <w:tc>
          <w:tcPr>
            <w:tcW w:w="2700" w:type="dxa"/>
            <w:tcBorders>
              <w:top w:val="single" w:sz="4" w:space="0" w:color="auto"/>
              <w:left w:val="nil"/>
              <w:bottom w:val="nil"/>
              <w:right w:val="single" w:sz="4" w:space="0" w:color="auto"/>
            </w:tcBorders>
            <w:vAlign w:val="center"/>
          </w:tcPr>
          <w:p w14:paraId="6188E9E2" w14:textId="39FDE7FE"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5C817B8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14.1 ± 5.57</w:t>
            </w:r>
          </w:p>
        </w:tc>
        <w:tc>
          <w:tcPr>
            <w:tcW w:w="1872" w:type="dxa"/>
            <w:gridSpan w:val="2"/>
            <w:tcBorders>
              <w:top w:val="single" w:sz="4" w:space="0" w:color="auto"/>
              <w:left w:val="nil"/>
              <w:bottom w:val="nil"/>
              <w:right w:val="nil"/>
            </w:tcBorders>
            <w:vAlign w:val="center"/>
          </w:tcPr>
          <w:p w14:paraId="6E6C2675"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13.5 ± 4.40</w:t>
            </w:r>
          </w:p>
        </w:tc>
        <w:tc>
          <w:tcPr>
            <w:tcW w:w="1872" w:type="dxa"/>
            <w:gridSpan w:val="2"/>
            <w:tcBorders>
              <w:top w:val="single" w:sz="4" w:space="0" w:color="auto"/>
              <w:left w:val="nil"/>
              <w:bottom w:val="nil"/>
            </w:tcBorders>
            <w:vAlign w:val="center"/>
          </w:tcPr>
          <w:p w14:paraId="460C367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17.7 ± 5.71</w:t>
            </w:r>
          </w:p>
        </w:tc>
      </w:tr>
      <w:tr w:rsidR="003C53F7" w14:paraId="2941C0AE" w14:textId="77777777" w:rsidTr="003C53F7">
        <w:trPr>
          <w:trHeight w:val="475"/>
          <w:jc w:val="center"/>
        </w:trPr>
        <w:tc>
          <w:tcPr>
            <w:tcW w:w="805" w:type="dxa"/>
            <w:tcBorders>
              <w:top w:val="nil"/>
              <w:bottom w:val="single" w:sz="4" w:space="0" w:color="auto"/>
              <w:right w:val="nil"/>
            </w:tcBorders>
            <w:vAlign w:val="center"/>
          </w:tcPr>
          <w:p w14:paraId="715044DF"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2F6F07D6" w14:textId="5F965230"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518C7B1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20.6 ± 5.91</w:t>
            </w:r>
          </w:p>
        </w:tc>
        <w:tc>
          <w:tcPr>
            <w:tcW w:w="1872" w:type="dxa"/>
            <w:gridSpan w:val="2"/>
            <w:tcBorders>
              <w:top w:val="nil"/>
              <w:left w:val="nil"/>
              <w:bottom w:val="single" w:sz="4" w:space="0" w:color="auto"/>
              <w:right w:val="nil"/>
            </w:tcBorders>
            <w:vAlign w:val="center"/>
          </w:tcPr>
          <w:p w14:paraId="155A7C0B"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23.1 ± 6.56</w:t>
            </w:r>
          </w:p>
        </w:tc>
        <w:tc>
          <w:tcPr>
            <w:tcW w:w="1872" w:type="dxa"/>
            <w:gridSpan w:val="2"/>
            <w:tcBorders>
              <w:top w:val="nil"/>
              <w:left w:val="nil"/>
              <w:bottom w:val="single" w:sz="4" w:space="0" w:color="auto"/>
            </w:tcBorders>
            <w:vAlign w:val="center"/>
          </w:tcPr>
          <w:p w14:paraId="4B557A4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20.8 ± 10.3</w:t>
            </w:r>
          </w:p>
        </w:tc>
      </w:tr>
    </w:tbl>
    <w:p w14:paraId="320E7DD1" w14:textId="38FF9C83" w:rsidR="006F4C75" w:rsidRDefault="009D4014" w:rsidP="003C53F7">
      <w:pPr>
        <w:pStyle w:val="NoSpacing"/>
        <w:spacing w:line="480" w:lineRule="auto"/>
        <w:jc w:val="both"/>
        <w:rPr>
          <w:rFonts w:ascii="Times New Roman" w:hAnsi="Times New Roman" w:cs="Times New Roman"/>
          <w:i/>
          <w:iCs/>
        </w:rPr>
      </w:pPr>
      <w:r w:rsidRPr="007861C0">
        <w:rPr>
          <w:rFonts w:ascii="Times New Roman" w:hAnsi="Times New Roman" w:cs="Times New Roman"/>
          <w:i/>
          <w:iCs/>
        </w:rPr>
        <w:t xml:space="preserve">Volumetric flow rates are expressed as mean ± 1 standard deviation. </w:t>
      </w:r>
      <w:r w:rsidRPr="007861C0">
        <w:rPr>
          <w:rFonts w:ascii="Times New Roman" w:hAnsi="Times New Roman" w:cs="Times New Roman"/>
          <w:b/>
          <w:i/>
          <w:iCs/>
        </w:rPr>
        <w:t xml:space="preserve">Bold </w:t>
      </w:r>
      <w:r w:rsidRPr="007861C0">
        <w:rPr>
          <w:rFonts w:ascii="Times New Roman" w:hAnsi="Times New Roman" w:cs="Times New Roman"/>
          <w:i/>
          <w:iCs/>
        </w:rPr>
        <w:t xml:space="preserve">indicates statistical significance (p&lt; 0.05) compared to controls. </w:t>
      </w:r>
      <w:r w:rsidRPr="007861C0">
        <w:rPr>
          <w:rFonts w:ascii="Times New Roman" w:hAnsi="Times New Roman" w:cs="Times New Roman"/>
          <w:i/>
          <w:iCs/>
          <w:u w:val="single"/>
        </w:rPr>
        <w:t>Underline</w:t>
      </w:r>
      <w:r w:rsidRPr="007861C0">
        <w:rPr>
          <w:rFonts w:ascii="Times New Roman" w:hAnsi="Times New Roman" w:cs="Times New Roman"/>
          <w:i/>
          <w:iCs/>
        </w:rPr>
        <w:t xml:space="preserve"> indicates statistical significance (p&lt;0.05) between CMI+ and CMI- groups. SCAo = supraceliac aorta, IRAo = infrarenal aorta, LRA = left renal artery, RRA = right renal artery, SMA = superior mesenteric artery, CA = celiac artery, SMV = superior mesenteric vein, SV = splenic vein, and PV = portal vein.</w:t>
      </w:r>
    </w:p>
    <w:p w14:paraId="7B59BBDE" w14:textId="77777777" w:rsidR="006F4C75" w:rsidRDefault="006F4C75">
      <w:pPr>
        <w:rPr>
          <w:rFonts w:ascii="Times New Roman" w:hAnsi="Times New Roman" w:cs="Times New Roman"/>
          <w:b/>
          <w:sz w:val="24"/>
          <w:szCs w:val="20"/>
        </w:rPr>
      </w:pPr>
      <w:r>
        <w:rPr>
          <w:rFonts w:ascii="Times New Roman" w:hAnsi="Times New Roman" w:cs="Times New Roman"/>
          <w:b/>
          <w:sz w:val="24"/>
          <w:szCs w:val="20"/>
        </w:rPr>
        <w:br w:type="page"/>
      </w:r>
    </w:p>
    <w:p w14:paraId="7CE79CAC" w14:textId="119AD13D" w:rsidR="007861C0" w:rsidRPr="003C53F7" w:rsidRDefault="00F50090" w:rsidP="003C53F7">
      <w:pPr>
        <w:pStyle w:val="NoSpacing"/>
        <w:spacing w:line="480" w:lineRule="auto"/>
        <w:jc w:val="both"/>
        <w:rPr>
          <w:rFonts w:ascii="Times New Roman" w:hAnsi="Times New Roman" w:cs="Times New Roman"/>
          <w:i/>
          <w:iCs/>
        </w:rPr>
      </w:pPr>
      <w:r w:rsidRPr="007861C0">
        <w:rPr>
          <w:rFonts w:ascii="Times New Roman" w:hAnsi="Times New Roman" w:cs="Times New Roman"/>
          <w:b/>
          <w:sz w:val="24"/>
          <w:szCs w:val="20"/>
        </w:rPr>
        <w:lastRenderedPageBreak/>
        <w:t xml:space="preserve">Table </w:t>
      </w:r>
      <w:r>
        <w:rPr>
          <w:rFonts w:ascii="Times New Roman" w:hAnsi="Times New Roman" w:cs="Times New Roman"/>
          <w:b/>
          <w:sz w:val="24"/>
          <w:szCs w:val="20"/>
        </w:rPr>
        <w:t>2.</w:t>
      </w:r>
      <w:r w:rsidRPr="007861C0">
        <w:rPr>
          <w:rFonts w:ascii="Times New Roman" w:hAnsi="Times New Roman" w:cs="Times New Roman"/>
          <w:b/>
          <w:sz w:val="24"/>
          <w:szCs w:val="20"/>
        </w:rPr>
        <w:t xml:space="preserve">  Average Percent Change in Flow</w:t>
      </w:r>
      <w:r>
        <w:rPr>
          <w:rFonts w:ascii="Times New Roman" w:hAnsi="Times New Roman" w:cs="Times New Roman"/>
          <w:b/>
          <w:sz w:val="24"/>
          <w:szCs w:val="20"/>
        </w:rPr>
        <w:t xml:space="preserve"> and Number of Vessels Visualized</w:t>
      </w:r>
    </w:p>
    <w:tbl>
      <w:tblPr>
        <w:tblStyle w:val="TableGrid"/>
        <w:tblW w:w="9160" w:type="dxa"/>
        <w:jc w:val="center"/>
        <w:tblLook w:val="04A0" w:firstRow="1" w:lastRow="0" w:firstColumn="1" w:lastColumn="0" w:noHBand="0" w:noVBand="1"/>
      </w:tblPr>
      <w:tblGrid>
        <w:gridCol w:w="1171"/>
        <w:gridCol w:w="2244"/>
        <w:gridCol w:w="1915"/>
        <w:gridCol w:w="200"/>
        <w:gridCol w:w="1715"/>
        <w:gridCol w:w="338"/>
        <w:gridCol w:w="1577"/>
      </w:tblGrid>
      <w:tr w:rsidR="00184826" w14:paraId="3DD81D31" w14:textId="77777777" w:rsidTr="000E333E">
        <w:trPr>
          <w:trHeight w:val="461"/>
          <w:jc w:val="center"/>
        </w:trPr>
        <w:tc>
          <w:tcPr>
            <w:tcW w:w="3415" w:type="dxa"/>
            <w:gridSpan w:val="2"/>
            <w:tcBorders>
              <w:bottom w:val="single" w:sz="12" w:space="0" w:color="auto"/>
              <w:right w:val="single" w:sz="4" w:space="0" w:color="auto"/>
            </w:tcBorders>
            <w:vAlign w:val="center"/>
          </w:tcPr>
          <w:p w14:paraId="337504F0" w14:textId="20223D25" w:rsidR="00184826" w:rsidRPr="007861C0" w:rsidRDefault="00184826" w:rsidP="00296525">
            <w:pPr>
              <w:jc w:val="center"/>
              <w:rPr>
                <w:rFonts w:ascii="Times New Roman" w:hAnsi="Times New Roman" w:cs="Times New Roman"/>
                <w:b/>
                <w:bCs/>
              </w:rPr>
            </w:pPr>
            <w:r w:rsidRPr="009D4014">
              <w:rPr>
                <w:rFonts w:ascii="Times New Roman" w:hAnsi="Times New Roman" w:cs="Times New Roman"/>
                <w:b/>
                <w:bCs/>
              </w:rPr>
              <w:t>Vessel</w:t>
            </w:r>
          </w:p>
        </w:tc>
        <w:tc>
          <w:tcPr>
            <w:tcW w:w="2115" w:type="dxa"/>
            <w:gridSpan w:val="2"/>
            <w:tcBorders>
              <w:left w:val="single" w:sz="4" w:space="0" w:color="auto"/>
              <w:bottom w:val="single" w:sz="12" w:space="0" w:color="auto"/>
              <w:right w:val="nil"/>
            </w:tcBorders>
            <w:vAlign w:val="center"/>
          </w:tcPr>
          <w:p w14:paraId="743EDF4A" w14:textId="1F2D99E1" w:rsidR="00184826" w:rsidRPr="00296525" w:rsidRDefault="00184826" w:rsidP="00296525">
            <w:pPr>
              <w:jc w:val="center"/>
              <w:rPr>
                <w:rFonts w:ascii="Times New Roman" w:hAnsi="Times New Roman" w:cs="Times New Roman"/>
                <w:b/>
                <w:bCs/>
              </w:rPr>
            </w:pPr>
            <w:r w:rsidRPr="007861C0">
              <w:rPr>
                <w:rFonts w:ascii="Times New Roman" w:hAnsi="Times New Roman" w:cs="Times New Roman"/>
                <w:b/>
                <w:bCs/>
              </w:rPr>
              <w:t>Control</w:t>
            </w:r>
          </w:p>
        </w:tc>
        <w:tc>
          <w:tcPr>
            <w:tcW w:w="2053" w:type="dxa"/>
            <w:gridSpan w:val="2"/>
            <w:tcBorders>
              <w:left w:val="nil"/>
              <w:bottom w:val="single" w:sz="12" w:space="0" w:color="auto"/>
              <w:right w:val="nil"/>
            </w:tcBorders>
            <w:vAlign w:val="center"/>
          </w:tcPr>
          <w:p w14:paraId="13F33581" w14:textId="2BAA7F54" w:rsidR="00184826" w:rsidRPr="007861C0" w:rsidRDefault="00184826" w:rsidP="00296525">
            <w:pPr>
              <w:jc w:val="center"/>
              <w:rPr>
                <w:rFonts w:ascii="Times New Roman" w:hAnsi="Times New Roman" w:cs="Times New Roman"/>
                <w:b/>
                <w:bCs/>
              </w:rPr>
            </w:pPr>
            <w:r w:rsidRPr="007861C0">
              <w:rPr>
                <w:rFonts w:ascii="Times New Roman" w:hAnsi="Times New Roman" w:cs="Times New Roman"/>
                <w:b/>
                <w:bCs/>
              </w:rPr>
              <w:t>CMI-</w:t>
            </w:r>
          </w:p>
        </w:tc>
        <w:tc>
          <w:tcPr>
            <w:tcW w:w="1577" w:type="dxa"/>
            <w:tcBorders>
              <w:left w:val="nil"/>
              <w:bottom w:val="single" w:sz="12" w:space="0" w:color="auto"/>
            </w:tcBorders>
            <w:vAlign w:val="center"/>
          </w:tcPr>
          <w:p w14:paraId="7D18DCB6" w14:textId="4CCF589C" w:rsidR="00184826" w:rsidRPr="007861C0" w:rsidRDefault="00184826" w:rsidP="00296525">
            <w:pPr>
              <w:jc w:val="center"/>
              <w:rPr>
                <w:rFonts w:ascii="Times New Roman" w:hAnsi="Times New Roman" w:cs="Times New Roman"/>
                <w:b/>
                <w:bCs/>
              </w:rPr>
            </w:pPr>
            <w:r w:rsidRPr="007861C0">
              <w:rPr>
                <w:rFonts w:ascii="Times New Roman" w:hAnsi="Times New Roman" w:cs="Times New Roman"/>
                <w:b/>
                <w:bCs/>
              </w:rPr>
              <w:t>CMI+</w:t>
            </w:r>
          </w:p>
        </w:tc>
      </w:tr>
      <w:tr w:rsidR="00296525" w14:paraId="031F8EA7" w14:textId="77777777" w:rsidTr="000E333E">
        <w:trPr>
          <w:trHeight w:val="475"/>
          <w:jc w:val="center"/>
        </w:trPr>
        <w:tc>
          <w:tcPr>
            <w:tcW w:w="1171" w:type="dxa"/>
            <w:tcBorders>
              <w:top w:val="single" w:sz="12" w:space="0" w:color="auto"/>
              <w:bottom w:val="nil"/>
              <w:right w:val="nil"/>
            </w:tcBorders>
            <w:vAlign w:val="center"/>
          </w:tcPr>
          <w:p w14:paraId="2D5AD3F6" w14:textId="6566152F" w:rsidR="00296525" w:rsidRPr="007861C0" w:rsidRDefault="00296525" w:rsidP="00296525">
            <w:pPr>
              <w:jc w:val="center"/>
              <w:rPr>
                <w:rFonts w:ascii="Times New Roman" w:hAnsi="Times New Roman" w:cs="Times New Roman"/>
                <w:b/>
                <w:bCs/>
              </w:rPr>
            </w:pPr>
            <w:r w:rsidRPr="007861C0">
              <w:rPr>
                <w:rFonts w:ascii="Times New Roman" w:hAnsi="Times New Roman" w:cs="Times New Roman"/>
                <w:b/>
                <w:bCs/>
              </w:rPr>
              <w:t>SCAo</w:t>
            </w:r>
          </w:p>
        </w:tc>
        <w:tc>
          <w:tcPr>
            <w:tcW w:w="2244" w:type="dxa"/>
            <w:tcBorders>
              <w:top w:val="single" w:sz="12" w:space="0" w:color="auto"/>
              <w:left w:val="nil"/>
              <w:bottom w:val="nil"/>
              <w:right w:val="single" w:sz="4" w:space="0" w:color="auto"/>
            </w:tcBorders>
            <w:vAlign w:val="center"/>
          </w:tcPr>
          <w:p w14:paraId="7D37622A" w14:textId="5A6A0DC4" w:rsidR="00296525" w:rsidRPr="00184826" w:rsidRDefault="00184826" w:rsidP="00184826">
            <w:pPr>
              <w:jc w:val="right"/>
              <w:rPr>
                <w:rFonts w:ascii="Times New Roman" w:hAnsi="Times New Roman" w:cs="Times New Roman"/>
                <w:i/>
                <w:iCs/>
              </w:rPr>
            </w:pPr>
            <w:r w:rsidRPr="00184826">
              <w:rPr>
                <w:rFonts w:ascii="Times New Roman" w:hAnsi="Times New Roman" w:cs="Times New Roman"/>
                <w:i/>
                <w:iCs/>
              </w:rPr>
              <w:t>Change in Flow (%)</w:t>
            </w:r>
          </w:p>
        </w:tc>
        <w:tc>
          <w:tcPr>
            <w:tcW w:w="1915" w:type="dxa"/>
            <w:tcBorders>
              <w:top w:val="single" w:sz="12" w:space="0" w:color="auto"/>
              <w:left w:val="single" w:sz="4" w:space="0" w:color="auto"/>
              <w:bottom w:val="nil"/>
              <w:right w:val="nil"/>
            </w:tcBorders>
            <w:vAlign w:val="center"/>
          </w:tcPr>
          <w:p w14:paraId="737373C9" w14:textId="2B4B2782" w:rsidR="00296525" w:rsidRPr="00296525" w:rsidRDefault="00296525" w:rsidP="00296525">
            <w:pPr>
              <w:jc w:val="center"/>
              <w:rPr>
                <w:rFonts w:ascii="Times New Roman" w:hAnsi="Times New Roman" w:cs="Times New Roman"/>
              </w:rPr>
            </w:pPr>
            <w:r w:rsidRPr="007861C0">
              <w:rPr>
                <w:rFonts w:ascii="Times New Roman" w:hAnsi="Times New Roman" w:cs="Times New Roman"/>
              </w:rPr>
              <w:t>15.7 ± 14.8</w:t>
            </w:r>
          </w:p>
        </w:tc>
        <w:tc>
          <w:tcPr>
            <w:tcW w:w="1915" w:type="dxa"/>
            <w:gridSpan w:val="2"/>
            <w:tcBorders>
              <w:top w:val="single" w:sz="12" w:space="0" w:color="auto"/>
              <w:left w:val="nil"/>
              <w:bottom w:val="nil"/>
              <w:right w:val="nil"/>
            </w:tcBorders>
            <w:vAlign w:val="center"/>
          </w:tcPr>
          <w:p w14:paraId="0EF729AE" w14:textId="6FC0A18C" w:rsidR="00296525" w:rsidRPr="00296525" w:rsidRDefault="00296525" w:rsidP="00296525">
            <w:pPr>
              <w:jc w:val="center"/>
              <w:rPr>
                <w:rFonts w:ascii="Times New Roman" w:hAnsi="Times New Roman" w:cs="Times New Roman"/>
              </w:rPr>
            </w:pPr>
            <w:r w:rsidRPr="007861C0">
              <w:rPr>
                <w:rFonts w:ascii="Times New Roman" w:hAnsi="Times New Roman" w:cs="Times New Roman"/>
              </w:rPr>
              <w:t>21.1 ± 16.6</w:t>
            </w:r>
          </w:p>
        </w:tc>
        <w:tc>
          <w:tcPr>
            <w:tcW w:w="1915" w:type="dxa"/>
            <w:gridSpan w:val="2"/>
            <w:tcBorders>
              <w:top w:val="single" w:sz="12" w:space="0" w:color="auto"/>
              <w:left w:val="nil"/>
              <w:bottom w:val="nil"/>
            </w:tcBorders>
            <w:vAlign w:val="center"/>
          </w:tcPr>
          <w:p w14:paraId="0CFA8DD3" w14:textId="2D30C14D" w:rsidR="00B36862" w:rsidRPr="000E333E" w:rsidRDefault="00296525" w:rsidP="000E333E">
            <w:pPr>
              <w:jc w:val="center"/>
              <w:rPr>
                <w:rFonts w:ascii="Times New Roman" w:hAnsi="Times New Roman" w:cs="Times New Roman"/>
                <w:b/>
                <w:u w:val="single"/>
              </w:rPr>
            </w:pPr>
            <w:r w:rsidRPr="007861C0">
              <w:rPr>
                <w:rFonts w:ascii="Times New Roman" w:hAnsi="Times New Roman" w:cs="Times New Roman"/>
                <w:b/>
                <w:u w:val="single"/>
              </w:rPr>
              <w:t>-2.57 ± 12.1</w:t>
            </w:r>
            <w:r w:rsidR="000E333E">
              <w:rPr>
                <w:rFonts w:ascii="Times New Roman" w:hAnsi="Times New Roman" w:cs="Times New Roman"/>
                <w:b/>
                <w:u w:val="single"/>
              </w:rPr>
              <w:t xml:space="preserve"> </w:t>
            </w:r>
          </w:p>
        </w:tc>
      </w:tr>
      <w:tr w:rsidR="00296525" w14:paraId="58E16B75" w14:textId="77777777" w:rsidTr="000E333E">
        <w:trPr>
          <w:trHeight w:val="475"/>
          <w:jc w:val="center"/>
        </w:trPr>
        <w:tc>
          <w:tcPr>
            <w:tcW w:w="1171" w:type="dxa"/>
            <w:tcBorders>
              <w:top w:val="nil"/>
              <w:bottom w:val="single" w:sz="4" w:space="0" w:color="auto"/>
              <w:right w:val="nil"/>
            </w:tcBorders>
            <w:vAlign w:val="center"/>
          </w:tcPr>
          <w:p w14:paraId="3BEAC691" w14:textId="0413A17D" w:rsidR="00296525" w:rsidRPr="003C53F7" w:rsidRDefault="00296525" w:rsidP="00296525">
            <w:pPr>
              <w:jc w:val="center"/>
              <w:rPr>
                <w:rFonts w:ascii="Times New Roman" w:hAnsi="Times New Roman" w:cs="Times New Roman"/>
                <w:bCs/>
              </w:rPr>
            </w:pPr>
          </w:p>
        </w:tc>
        <w:tc>
          <w:tcPr>
            <w:tcW w:w="2244" w:type="dxa"/>
            <w:tcBorders>
              <w:top w:val="nil"/>
              <w:left w:val="nil"/>
              <w:bottom w:val="single" w:sz="4" w:space="0" w:color="auto"/>
              <w:right w:val="single" w:sz="4" w:space="0" w:color="auto"/>
            </w:tcBorders>
            <w:vAlign w:val="center"/>
          </w:tcPr>
          <w:p w14:paraId="21E49CED" w14:textId="0026FB53" w:rsidR="00296525" w:rsidRPr="00184826" w:rsidRDefault="00296525" w:rsidP="00184826">
            <w:pPr>
              <w:jc w:val="right"/>
              <w:rPr>
                <w:rFonts w:ascii="Times New Roman" w:hAnsi="Times New Roman" w:cs="Times New Roman"/>
                <w:bCs/>
                <w:i/>
                <w:iCs/>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38D08F8E" w14:textId="50BDF173" w:rsidR="00296525" w:rsidRPr="00296525" w:rsidRDefault="00296525" w:rsidP="00296525">
            <w:pPr>
              <w:jc w:val="center"/>
              <w:rPr>
                <w:rFonts w:ascii="Times New Roman" w:hAnsi="Times New Roman" w:cs="Times New Roman"/>
                <w:bCs/>
              </w:rPr>
            </w:pPr>
            <w:r w:rsidRPr="00296525">
              <w:rPr>
                <w:rFonts w:ascii="Times New Roman" w:hAnsi="Times New Roman" w:cs="Times New Roman"/>
                <w:bCs/>
              </w:rPr>
              <w:t>20/20</w:t>
            </w:r>
          </w:p>
        </w:tc>
        <w:tc>
          <w:tcPr>
            <w:tcW w:w="1915" w:type="dxa"/>
            <w:gridSpan w:val="2"/>
            <w:tcBorders>
              <w:top w:val="nil"/>
              <w:left w:val="nil"/>
              <w:bottom w:val="single" w:sz="4" w:space="0" w:color="auto"/>
              <w:right w:val="nil"/>
            </w:tcBorders>
            <w:vAlign w:val="center"/>
          </w:tcPr>
          <w:p w14:paraId="341FFD20" w14:textId="5851E209" w:rsidR="00296525" w:rsidRPr="00296525" w:rsidRDefault="00296525" w:rsidP="00296525">
            <w:pPr>
              <w:jc w:val="center"/>
              <w:rPr>
                <w:rFonts w:ascii="Times New Roman" w:hAnsi="Times New Roman" w:cs="Times New Roman"/>
                <w:bCs/>
              </w:rPr>
            </w:pPr>
            <w:r w:rsidRPr="00296525">
              <w:rPr>
                <w:rFonts w:ascii="Times New Roman" w:hAnsi="Times New Roman" w:cs="Times New Roman"/>
                <w:bCs/>
              </w:rPr>
              <w:t>13/</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4A3E737D" w14:textId="2307F937" w:rsidR="00296525" w:rsidRPr="00296525" w:rsidRDefault="00296525" w:rsidP="00296525">
            <w:pPr>
              <w:jc w:val="center"/>
              <w:rPr>
                <w:rFonts w:ascii="Times New Roman" w:hAnsi="Times New Roman" w:cs="Times New Roman"/>
                <w:bCs/>
              </w:rPr>
            </w:pPr>
            <w:r w:rsidRPr="00296525">
              <w:rPr>
                <w:rFonts w:ascii="Times New Roman" w:hAnsi="Times New Roman" w:cs="Times New Roman"/>
                <w:bCs/>
              </w:rPr>
              <w:t>5/6</w:t>
            </w:r>
          </w:p>
        </w:tc>
      </w:tr>
      <w:tr w:rsidR="00184826" w14:paraId="459D95DB" w14:textId="77777777" w:rsidTr="000E333E">
        <w:trPr>
          <w:trHeight w:val="475"/>
          <w:jc w:val="center"/>
        </w:trPr>
        <w:tc>
          <w:tcPr>
            <w:tcW w:w="1171" w:type="dxa"/>
            <w:tcBorders>
              <w:top w:val="single" w:sz="4" w:space="0" w:color="auto"/>
              <w:bottom w:val="nil"/>
              <w:right w:val="nil"/>
            </w:tcBorders>
            <w:vAlign w:val="center"/>
          </w:tcPr>
          <w:p w14:paraId="44DC97A6" w14:textId="7FB2A62D"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IRAo</w:t>
            </w:r>
          </w:p>
        </w:tc>
        <w:tc>
          <w:tcPr>
            <w:tcW w:w="2244" w:type="dxa"/>
            <w:tcBorders>
              <w:top w:val="single" w:sz="4" w:space="0" w:color="auto"/>
              <w:left w:val="nil"/>
              <w:bottom w:val="nil"/>
              <w:right w:val="single" w:sz="4" w:space="0" w:color="auto"/>
            </w:tcBorders>
            <w:vAlign w:val="center"/>
          </w:tcPr>
          <w:p w14:paraId="6B61713C" w14:textId="2699C1D9"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25AC0E27" w14:textId="5A64E2E6" w:rsidR="00184826" w:rsidRPr="00296525" w:rsidRDefault="00184826" w:rsidP="00184826">
            <w:pPr>
              <w:jc w:val="center"/>
              <w:rPr>
                <w:rFonts w:ascii="Times New Roman" w:hAnsi="Times New Roman" w:cs="Times New Roman"/>
              </w:rPr>
            </w:pPr>
            <w:r w:rsidRPr="00296525">
              <w:rPr>
                <w:rFonts w:ascii="Times New Roman" w:hAnsi="Times New Roman" w:cs="Times New Roman"/>
              </w:rPr>
              <w:t>-7.03 ± 24.4</w:t>
            </w:r>
          </w:p>
        </w:tc>
        <w:tc>
          <w:tcPr>
            <w:tcW w:w="1915" w:type="dxa"/>
            <w:gridSpan w:val="2"/>
            <w:tcBorders>
              <w:top w:val="single" w:sz="4" w:space="0" w:color="auto"/>
              <w:left w:val="nil"/>
              <w:bottom w:val="nil"/>
              <w:right w:val="nil"/>
            </w:tcBorders>
            <w:vAlign w:val="center"/>
          </w:tcPr>
          <w:p w14:paraId="3FB7342E" w14:textId="73FAA5FE"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13.0 ± 31.1</w:t>
            </w:r>
          </w:p>
        </w:tc>
        <w:tc>
          <w:tcPr>
            <w:tcW w:w="1915" w:type="dxa"/>
            <w:gridSpan w:val="2"/>
            <w:tcBorders>
              <w:top w:val="single" w:sz="4" w:space="0" w:color="auto"/>
              <w:left w:val="nil"/>
              <w:bottom w:val="nil"/>
            </w:tcBorders>
            <w:vAlign w:val="center"/>
          </w:tcPr>
          <w:p w14:paraId="73D4CBDB" w14:textId="01C51DE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-3.16 ± 27.1</w:t>
            </w:r>
          </w:p>
        </w:tc>
      </w:tr>
      <w:tr w:rsidR="00184826" w14:paraId="6B5BF7A6" w14:textId="77777777" w:rsidTr="000E333E">
        <w:trPr>
          <w:trHeight w:val="475"/>
          <w:jc w:val="center"/>
        </w:trPr>
        <w:tc>
          <w:tcPr>
            <w:tcW w:w="1171" w:type="dxa"/>
            <w:tcBorders>
              <w:top w:val="nil"/>
              <w:bottom w:val="single" w:sz="4" w:space="0" w:color="auto"/>
              <w:right w:val="nil"/>
            </w:tcBorders>
            <w:vAlign w:val="center"/>
          </w:tcPr>
          <w:p w14:paraId="62034B18" w14:textId="7348B5EE"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446AB3A5" w14:textId="29622CDD"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3364D3A7" w14:textId="14420947"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18/20</w:t>
            </w:r>
          </w:p>
        </w:tc>
        <w:tc>
          <w:tcPr>
            <w:tcW w:w="1915" w:type="dxa"/>
            <w:gridSpan w:val="2"/>
            <w:tcBorders>
              <w:top w:val="nil"/>
              <w:left w:val="nil"/>
              <w:bottom w:val="single" w:sz="4" w:space="0" w:color="auto"/>
              <w:right w:val="nil"/>
            </w:tcBorders>
            <w:vAlign w:val="center"/>
          </w:tcPr>
          <w:p w14:paraId="3E1871C7" w14:textId="00F41841"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12/13</w:t>
            </w:r>
          </w:p>
        </w:tc>
        <w:tc>
          <w:tcPr>
            <w:tcW w:w="1915" w:type="dxa"/>
            <w:gridSpan w:val="2"/>
            <w:tcBorders>
              <w:top w:val="nil"/>
              <w:left w:val="nil"/>
              <w:bottom w:val="single" w:sz="4" w:space="0" w:color="auto"/>
            </w:tcBorders>
            <w:vAlign w:val="center"/>
          </w:tcPr>
          <w:p w14:paraId="4AD1BD67" w14:textId="24BB04C3" w:rsidR="00184826" w:rsidRPr="00296525" w:rsidRDefault="00184826" w:rsidP="00184826">
            <w:pPr>
              <w:jc w:val="center"/>
              <w:rPr>
                <w:rFonts w:ascii="Times New Roman" w:hAnsi="Times New Roman" w:cs="Times New Roman"/>
              </w:rPr>
            </w:pPr>
            <w:r w:rsidRPr="00296525">
              <w:rPr>
                <w:rFonts w:ascii="Times New Roman" w:hAnsi="Times New Roman" w:cs="Times New Roman"/>
              </w:rPr>
              <w:t>5/6</w:t>
            </w:r>
          </w:p>
        </w:tc>
      </w:tr>
      <w:tr w:rsidR="00184826" w14:paraId="56CE04AA" w14:textId="77777777" w:rsidTr="000E333E">
        <w:trPr>
          <w:trHeight w:val="475"/>
          <w:jc w:val="center"/>
        </w:trPr>
        <w:tc>
          <w:tcPr>
            <w:tcW w:w="1171" w:type="dxa"/>
            <w:tcBorders>
              <w:top w:val="single" w:sz="4" w:space="0" w:color="auto"/>
              <w:bottom w:val="nil"/>
              <w:right w:val="nil"/>
            </w:tcBorders>
            <w:vAlign w:val="center"/>
          </w:tcPr>
          <w:p w14:paraId="6D9F2D6A" w14:textId="1382CB15"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LRA</w:t>
            </w:r>
          </w:p>
        </w:tc>
        <w:tc>
          <w:tcPr>
            <w:tcW w:w="2244" w:type="dxa"/>
            <w:tcBorders>
              <w:top w:val="single" w:sz="4" w:space="0" w:color="auto"/>
              <w:left w:val="nil"/>
              <w:bottom w:val="nil"/>
              <w:right w:val="single" w:sz="4" w:space="0" w:color="auto"/>
            </w:tcBorders>
            <w:vAlign w:val="center"/>
          </w:tcPr>
          <w:p w14:paraId="19343DF0" w14:textId="24EB752D"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631B7844" w14:textId="4C7AAC63"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3.58 ± 15.4</w:t>
            </w:r>
          </w:p>
        </w:tc>
        <w:tc>
          <w:tcPr>
            <w:tcW w:w="1915" w:type="dxa"/>
            <w:gridSpan w:val="2"/>
            <w:tcBorders>
              <w:top w:val="single" w:sz="4" w:space="0" w:color="auto"/>
              <w:left w:val="nil"/>
              <w:bottom w:val="nil"/>
              <w:right w:val="nil"/>
            </w:tcBorders>
            <w:vAlign w:val="center"/>
          </w:tcPr>
          <w:p w14:paraId="7F535296" w14:textId="2CC35EBC" w:rsidR="00184826" w:rsidRPr="00296525" w:rsidRDefault="00184826" w:rsidP="00184826">
            <w:pPr>
              <w:jc w:val="center"/>
              <w:rPr>
                <w:rFonts w:ascii="Times New Roman" w:hAnsi="Times New Roman" w:cs="Times New Roman"/>
              </w:rPr>
            </w:pPr>
            <w:r w:rsidRPr="00296525">
              <w:rPr>
                <w:rFonts w:ascii="Times New Roman" w:hAnsi="Times New Roman" w:cs="Times New Roman"/>
              </w:rPr>
              <w:t>2.03 ± 21.0</w:t>
            </w:r>
          </w:p>
        </w:tc>
        <w:tc>
          <w:tcPr>
            <w:tcW w:w="1915" w:type="dxa"/>
            <w:gridSpan w:val="2"/>
            <w:tcBorders>
              <w:top w:val="single" w:sz="4" w:space="0" w:color="auto"/>
              <w:left w:val="nil"/>
              <w:bottom w:val="nil"/>
            </w:tcBorders>
            <w:vAlign w:val="center"/>
          </w:tcPr>
          <w:p w14:paraId="636FE5C1" w14:textId="691CC2C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-19.9 ± 26.1</w:t>
            </w:r>
          </w:p>
        </w:tc>
      </w:tr>
      <w:tr w:rsidR="00184826" w14:paraId="43E721A1" w14:textId="77777777" w:rsidTr="000E333E">
        <w:trPr>
          <w:trHeight w:val="475"/>
          <w:jc w:val="center"/>
        </w:trPr>
        <w:tc>
          <w:tcPr>
            <w:tcW w:w="1171" w:type="dxa"/>
            <w:tcBorders>
              <w:top w:val="nil"/>
              <w:bottom w:val="single" w:sz="4" w:space="0" w:color="auto"/>
              <w:right w:val="nil"/>
            </w:tcBorders>
            <w:vAlign w:val="center"/>
          </w:tcPr>
          <w:p w14:paraId="7835D428" w14:textId="29C63C5E"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17642129" w14:textId="4F4450E3"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4419034C" w14:textId="0438F037"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19/20</w:t>
            </w:r>
          </w:p>
        </w:tc>
        <w:tc>
          <w:tcPr>
            <w:tcW w:w="1915" w:type="dxa"/>
            <w:gridSpan w:val="2"/>
            <w:tcBorders>
              <w:top w:val="nil"/>
              <w:left w:val="nil"/>
              <w:bottom w:val="single" w:sz="4" w:space="0" w:color="auto"/>
              <w:right w:val="nil"/>
            </w:tcBorders>
            <w:vAlign w:val="center"/>
          </w:tcPr>
          <w:p w14:paraId="0EA0471D" w14:textId="47CE66B0"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13/13</w:t>
            </w:r>
          </w:p>
        </w:tc>
        <w:tc>
          <w:tcPr>
            <w:tcW w:w="1915" w:type="dxa"/>
            <w:gridSpan w:val="2"/>
            <w:tcBorders>
              <w:top w:val="nil"/>
              <w:left w:val="nil"/>
              <w:bottom w:val="single" w:sz="4" w:space="0" w:color="auto"/>
            </w:tcBorders>
            <w:vAlign w:val="center"/>
          </w:tcPr>
          <w:p w14:paraId="35D4E878" w14:textId="280B65A8"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6/6</w:t>
            </w:r>
          </w:p>
        </w:tc>
      </w:tr>
      <w:tr w:rsidR="00184826" w14:paraId="24EBF4D2" w14:textId="77777777" w:rsidTr="000E333E">
        <w:trPr>
          <w:trHeight w:val="475"/>
          <w:jc w:val="center"/>
        </w:trPr>
        <w:tc>
          <w:tcPr>
            <w:tcW w:w="1171" w:type="dxa"/>
            <w:tcBorders>
              <w:top w:val="single" w:sz="4" w:space="0" w:color="auto"/>
              <w:bottom w:val="nil"/>
              <w:right w:val="nil"/>
            </w:tcBorders>
            <w:vAlign w:val="center"/>
          </w:tcPr>
          <w:p w14:paraId="653F4871" w14:textId="33884B78"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RRA</w:t>
            </w:r>
          </w:p>
        </w:tc>
        <w:tc>
          <w:tcPr>
            <w:tcW w:w="2244" w:type="dxa"/>
            <w:tcBorders>
              <w:top w:val="single" w:sz="4" w:space="0" w:color="auto"/>
              <w:left w:val="nil"/>
              <w:bottom w:val="nil"/>
              <w:right w:val="single" w:sz="4" w:space="0" w:color="auto"/>
            </w:tcBorders>
            <w:vAlign w:val="center"/>
          </w:tcPr>
          <w:p w14:paraId="26578B2D" w14:textId="5908AA54"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52510C6D" w14:textId="7758D7B1"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6.97 ± 17.5</w:t>
            </w:r>
          </w:p>
        </w:tc>
        <w:tc>
          <w:tcPr>
            <w:tcW w:w="1915" w:type="dxa"/>
            <w:gridSpan w:val="2"/>
            <w:tcBorders>
              <w:top w:val="single" w:sz="4" w:space="0" w:color="auto"/>
              <w:left w:val="nil"/>
              <w:bottom w:val="nil"/>
              <w:right w:val="nil"/>
            </w:tcBorders>
            <w:vAlign w:val="center"/>
          </w:tcPr>
          <w:p w14:paraId="372FC257" w14:textId="1AF58005" w:rsidR="00184826" w:rsidRPr="00296525" w:rsidRDefault="00184826" w:rsidP="00184826">
            <w:pPr>
              <w:jc w:val="center"/>
              <w:rPr>
                <w:rFonts w:ascii="Times New Roman" w:hAnsi="Times New Roman" w:cs="Times New Roman"/>
              </w:rPr>
            </w:pPr>
            <w:r w:rsidRPr="00296525">
              <w:rPr>
                <w:rFonts w:ascii="Times New Roman" w:hAnsi="Times New Roman" w:cs="Times New Roman"/>
              </w:rPr>
              <w:t>-0.95 ± 19.0</w:t>
            </w:r>
          </w:p>
        </w:tc>
        <w:tc>
          <w:tcPr>
            <w:tcW w:w="1915" w:type="dxa"/>
            <w:gridSpan w:val="2"/>
            <w:tcBorders>
              <w:top w:val="single" w:sz="4" w:space="0" w:color="auto"/>
              <w:left w:val="nil"/>
              <w:bottom w:val="nil"/>
            </w:tcBorders>
            <w:vAlign w:val="center"/>
          </w:tcPr>
          <w:p w14:paraId="1F2D38E2" w14:textId="73C00C95"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-35.7 ± 37.1</w:t>
            </w:r>
          </w:p>
        </w:tc>
      </w:tr>
      <w:tr w:rsidR="00184826" w14:paraId="109AC4D9" w14:textId="77777777" w:rsidTr="000E333E">
        <w:trPr>
          <w:trHeight w:val="475"/>
          <w:jc w:val="center"/>
        </w:trPr>
        <w:tc>
          <w:tcPr>
            <w:tcW w:w="1171" w:type="dxa"/>
            <w:tcBorders>
              <w:top w:val="nil"/>
              <w:bottom w:val="single" w:sz="4" w:space="0" w:color="auto"/>
              <w:right w:val="nil"/>
            </w:tcBorders>
            <w:vAlign w:val="center"/>
          </w:tcPr>
          <w:p w14:paraId="08FA65B3" w14:textId="15CF4AD9"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4929349D" w14:textId="25E87E8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091C3004" w14:textId="07830A27" w:rsidR="00184826" w:rsidRPr="00296525" w:rsidRDefault="00184826" w:rsidP="00184826">
            <w:pPr>
              <w:jc w:val="center"/>
              <w:rPr>
                <w:rFonts w:ascii="Times New Roman" w:hAnsi="Times New Roman" w:cs="Times New Roman"/>
              </w:rPr>
            </w:pPr>
            <w:r w:rsidRPr="00296525">
              <w:rPr>
                <w:rFonts w:ascii="Times New Roman" w:hAnsi="Times New Roman" w:cs="Times New Roman"/>
              </w:rPr>
              <w:t>20</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196AAE78" w14:textId="5B3CF13F"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11</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2CB40118" w14:textId="490BA63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5</w:t>
            </w:r>
            <w:r w:rsidRPr="00296525">
              <w:rPr>
                <w:rFonts w:ascii="Times New Roman" w:hAnsi="Times New Roman" w:cs="Times New Roman"/>
                <w:bCs/>
              </w:rPr>
              <w:t>/6</w:t>
            </w:r>
          </w:p>
        </w:tc>
      </w:tr>
      <w:tr w:rsidR="00184826" w14:paraId="77251140" w14:textId="77777777" w:rsidTr="000E333E">
        <w:trPr>
          <w:trHeight w:val="475"/>
          <w:jc w:val="center"/>
        </w:trPr>
        <w:tc>
          <w:tcPr>
            <w:tcW w:w="1171" w:type="dxa"/>
            <w:tcBorders>
              <w:top w:val="single" w:sz="4" w:space="0" w:color="auto"/>
              <w:bottom w:val="nil"/>
              <w:right w:val="nil"/>
            </w:tcBorders>
            <w:vAlign w:val="center"/>
          </w:tcPr>
          <w:p w14:paraId="452F41AD" w14:textId="55F449AA"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SMA</w:t>
            </w:r>
          </w:p>
        </w:tc>
        <w:tc>
          <w:tcPr>
            <w:tcW w:w="2244" w:type="dxa"/>
            <w:tcBorders>
              <w:top w:val="single" w:sz="4" w:space="0" w:color="auto"/>
              <w:left w:val="nil"/>
              <w:bottom w:val="nil"/>
              <w:right w:val="single" w:sz="4" w:space="0" w:color="auto"/>
            </w:tcBorders>
            <w:vAlign w:val="center"/>
          </w:tcPr>
          <w:p w14:paraId="048BAC43" w14:textId="47588C5F"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6EA6BDDF" w14:textId="4CD43896" w:rsidR="00184826" w:rsidRPr="00296525" w:rsidRDefault="00184826" w:rsidP="00184826">
            <w:pPr>
              <w:jc w:val="center"/>
              <w:rPr>
                <w:rFonts w:ascii="Times New Roman" w:hAnsi="Times New Roman" w:cs="Times New Roman"/>
              </w:rPr>
            </w:pPr>
            <w:r w:rsidRPr="00296525">
              <w:rPr>
                <w:rFonts w:ascii="Times New Roman" w:hAnsi="Times New Roman" w:cs="Times New Roman"/>
              </w:rPr>
              <w:t>98.8 ± 80.7</w:t>
            </w:r>
          </w:p>
        </w:tc>
        <w:tc>
          <w:tcPr>
            <w:tcW w:w="1915" w:type="dxa"/>
            <w:gridSpan w:val="2"/>
            <w:tcBorders>
              <w:top w:val="single" w:sz="4" w:space="0" w:color="auto"/>
              <w:left w:val="nil"/>
              <w:bottom w:val="nil"/>
              <w:right w:val="nil"/>
            </w:tcBorders>
            <w:vAlign w:val="center"/>
          </w:tcPr>
          <w:p w14:paraId="5CB1AEDE" w14:textId="7D057319"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62.7 ± 66.5</w:t>
            </w:r>
          </w:p>
        </w:tc>
        <w:tc>
          <w:tcPr>
            <w:tcW w:w="1915" w:type="dxa"/>
            <w:gridSpan w:val="2"/>
            <w:tcBorders>
              <w:top w:val="single" w:sz="4" w:space="0" w:color="auto"/>
              <w:left w:val="nil"/>
              <w:bottom w:val="nil"/>
            </w:tcBorders>
            <w:vAlign w:val="center"/>
          </w:tcPr>
          <w:p w14:paraId="1A60302E" w14:textId="0FD6F20F" w:rsidR="00184826" w:rsidRPr="000E333E" w:rsidRDefault="00184826" w:rsidP="00184826">
            <w:pPr>
              <w:jc w:val="center"/>
              <w:rPr>
                <w:rFonts w:ascii="Times New Roman" w:hAnsi="Times New Roman" w:cs="Times New Roman"/>
                <w:bCs/>
              </w:rPr>
            </w:pPr>
            <w:r w:rsidRPr="00296525">
              <w:rPr>
                <w:rFonts w:ascii="Times New Roman" w:hAnsi="Times New Roman" w:cs="Times New Roman"/>
                <w:b/>
              </w:rPr>
              <w:t>23.5 ± 32.7</w:t>
            </w:r>
            <w:r w:rsidR="000E333E">
              <w:rPr>
                <w:rFonts w:ascii="Times New Roman" w:hAnsi="Times New Roman" w:cs="Times New Roman"/>
                <w:b/>
              </w:rPr>
              <w:t xml:space="preserve"> </w:t>
            </w:r>
          </w:p>
        </w:tc>
      </w:tr>
      <w:tr w:rsidR="00184826" w14:paraId="10DACF0F" w14:textId="77777777" w:rsidTr="000E333E">
        <w:trPr>
          <w:trHeight w:val="475"/>
          <w:jc w:val="center"/>
        </w:trPr>
        <w:tc>
          <w:tcPr>
            <w:tcW w:w="1171" w:type="dxa"/>
            <w:tcBorders>
              <w:top w:val="nil"/>
              <w:bottom w:val="single" w:sz="4" w:space="0" w:color="auto"/>
              <w:right w:val="nil"/>
            </w:tcBorders>
            <w:vAlign w:val="center"/>
          </w:tcPr>
          <w:p w14:paraId="245F0C89" w14:textId="2213FD11"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53DE32B8" w14:textId="5553194C"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6D70ABB3" w14:textId="7D5C2AAD" w:rsidR="00184826" w:rsidRPr="00296525" w:rsidRDefault="00184826" w:rsidP="00184826">
            <w:pPr>
              <w:jc w:val="center"/>
              <w:rPr>
                <w:rFonts w:ascii="Times New Roman" w:hAnsi="Times New Roman" w:cs="Times New Roman"/>
              </w:rPr>
            </w:pPr>
            <w:r w:rsidRPr="00296525">
              <w:rPr>
                <w:rFonts w:ascii="Times New Roman" w:hAnsi="Times New Roman" w:cs="Times New Roman"/>
              </w:rPr>
              <w:t>20</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1677DA41" w14:textId="4BFFE703"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0EFCBC91" w14:textId="18993825" w:rsidR="00184826" w:rsidRPr="00296525" w:rsidRDefault="00184826" w:rsidP="00184826">
            <w:pPr>
              <w:jc w:val="center"/>
              <w:rPr>
                <w:rFonts w:ascii="Times New Roman" w:hAnsi="Times New Roman" w:cs="Times New Roman"/>
                <w:b/>
              </w:rPr>
            </w:pPr>
            <w:r w:rsidRPr="00296525">
              <w:rPr>
                <w:rFonts w:ascii="Times New Roman" w:hAnsi="Times New Roman" w:cs="Times New Roman"/>
                <w:bCs/>
              </w:rPr>
              <w:t>6/6</w:t>
            </w:r>
          </w:p>
        </w:tc>
      </w:tr>
      <w:tr w:rsidR="00184826" w14:paraId="44132690" w14:textId="77777777" w:rsidTr="000E333E">
        <w:trPr>
          <w:trHeight w:val="475"/>
          <w:jc w:val="center"/>
        </w:trPr>
        <w:tc>
          <w:tcPr>
            <w:tcW w:w="1171" w:type="dxa"/>
            <w:tcBorders>
              <w:top w:val="single" w:sz="4" w:space="0" w:color="auto"/>
              <w:bottom w:val="nil"/>
              <w:right w:val="nil"/>
            </w:tcBorders>
            <w:vAlign w:val="center"/>
          </w:tcPr>
          <w:p w14:paraId="640B7768" w14:textId="5515285B"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CA</w:t>
            </w:r>
          </w:p>
        </w:tc>
        <w:tc>
          <w:tcPr>
            <w:tcW w:w="2244" w:type="dxa"/>
            <w:tcBorders>
              <w:top w:val="single" w:sz="4" w:space="0" w:color="auto"/>
              <w:left w:val="nil"/>
              <w:bottom w:val="nil"/>
              <w:right w:val="single" w:sz="4" w:space="0" w:color="auto"/>
            </w:tcBorders>
            <w:vAlign w:val="center"/>
          </w:tcPr>
          <w:p w14:paraId="2F315BBA" w14:textId="3B22A9C4"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7A27836C" w14:textId="0E4CB110"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-3.73 ± 18.9</w:t>
            </w:r>
          </w:p>
        </w:tc>
        <w:tc>
          <w:tcPr>
            <w:tcW w:w="1915" w:type="dxa"/>
            <w:gridSpan w:val="2"/>
            <w:tcBorders>
              <w:top w:val="single" w:sz="4" w:space="0" w:color="auto"/>
              <w:left w:val="nil"/>
              <w:bottom w:val="nil"/>
              <w:right w:val="nil"/>
            </w:tcBorders>
            <w:vAlign w:val="center"/>
          </w:tcPr>
          <w:p w14:paraId="19777EFE" w14:textId="3E94AD4D" w:rsidR="00184826" w:rsidRPr="00296525" w:rsidRDefault="00184826" w:rsidP="00184826">
            <w:pPr>
              <w:jc w:val="center"/>
              <w:rPr>
                <w:rFonts w:ascii="Times New Roman" w:hAnsi="Times New Roman" w:cs="Times New Roman"/>
              </w:rPr>
            </w:pPr>
            <w:r w:rsidRPr="00296525">
              <w:rPr>
                <w:rFonts w:ascii="Times New Roman" w:hAnsi="Times New Roman" w:cs="Times New Roman"/>
              </w:rPr>
              <w:t>0.93 ± 35.6</w:t>
            </w:r>
          </w:p>
        </w:tc>
        <w:tc>
          <w:tcPr>
            <w:tcW w:w="1915" w:type="dxa"/>
            <w:gridSpan w:val="2"/>
            <w:tcBorders>
              <w:top w:val="single" w:sz="4" w:space="0" w:color="auto"/>
              <w:left w:val="nil"/>
              <w:bottom w:val="nil"/>
            </w:tcBorders>
            <w:vAlign w:val="center"/>
          </w:tcPr>
          <w:p w14:paraId="42EAC84E" w14:textId="42652A7E" w:rsidR="00184826" w:rsidRPr="00296525" w:rsidRDefault="00184826" w:rsidP="00184826">
            <w:pPr>
              <w:jc w:val="center"/>
              <w:rPr>
                <w:rFonts w:ascii="Times New Roman" w:hAnsi="Times New Roman" w:cs="Times New Roman"/>
              </w:rPr>
            </w:pPr>
            <w:r w:rsidRPr="00296525">
              <w:rPr>
                <w:rFonts w:ascii="Times New Roman" w:hAnsi="Times New Roman" w:cs="Times New Roman"/>
              </w:rPr>
              <w:t>4.52 ± 8.53</w:t>
            </w:r>
          </w:p>
        </w:tc>
      </w:tr>
      <w:tr w:rsidR="00184826" w14:paraId="047152F2" w14:textId="77777777" w:rsidTr="000E333E">
        <w:trPr>
          <w:trHeight w:val="475"/>
          <w:jc w:val="center"/>
        </w:trPr>
        <w:tc>
          <w:tcPr>
            <w:tcW w:w="1171" w:type="dxa"/>
            <w:tcBorders>
              <w:top w:val="nil"/>
              <w:bottom w:val="single" w:sz="4" w:space="0" w:color="auto"/>
              <w:right w:val="nil"/>
            </w:tcBorders>
            <w:vAlign w:val="center"/>
          </w:tcPr>
          <w:p w14:paraId="313CB1C9" w14:textId="60AD7AA5"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62902C64" w14:textId="4A6C0DF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007D4557" w14:textId="1398A8CB"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60D9BB7F" w14:textId="334E31DC"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12</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1BFAED61" w14:textId="2BB34CE2"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w:t>
            </w:r>
            <w:r w:rsidRPr="00296525">
              <w:rPr>
                <w:rFonts w:ascii="Times New Roman" w:hAnsi="Times New Roman" w:cs="Times New Roman"/>
                <w:bCs/>
              </w:rPr>
              <w:t>/6</w:t>
            </w:r>
          </w:p>
        </w:tc>
      </w:tr>
      <w:tr w:rsidR="00184826" w14:paraId="28465A68" w14:textId="77777777" w:rsidTr="000E333E">
        <w:trPr>
          <w:trHeight w:val="475"/>
          <w:jc w:val="center"/>
        </w:trPr>
        <w:tc>
          <w:tcPr>
            <w:tcW w:w="1171" w:type="dxa"/>
            <w:tcBorders>
              <w:top w:val="single" w:sz="4" w:space="0" w:color="auto"/>
              <w:bottom w:val="nil"/>
              <w:right w:val="nil"/>
            </w:tcBorders>
            <w:vAlign w:val="center"/>
          </w:tcPr>
          <w:p w14:paraId="00E30E28" w14:textId="10801768"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SMV</w:t>
            </w:r>
          </w:p>
        </w:tc>
        <w:tc>
          <w:tcPr>
            <w:tcW w:w="2244" w:type="dxa"/>
            <w:tcBorders>
              <w:top w:val="single" w:sz="4" w:space="0" w:color="auto"/>
              <w:left w:val="nil"/>
              <w:bottom w:val="nil"/>
              <w:right w:val="single" w:sz="4" w:space="0" w:color="auto"/>
            </w:tcBorders>
            <w:vAlign w:val="center"/>
          </w:tcPr>
          <w:p w14:paraId="3F79F815" w14:textId="08678A89"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7DEDFA3D" w14:textId="5003DE7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132 ± 80.7</w:t>
            </w:r>
          </w:p>
        </w:tc>
        <w:tc>
          <w:tcPr>
            <w:tcW w:w="1915" w:type="dxa"/>
            <w:gridSpan w:val="2"/>
            <w:tcBorders>
              <w:top w:val="single" w:sz="4" w:space="0" w:color="auto"/>
              <w:left w:val="nil"/>
              <w:bottom w:val="nil"/>
              <w:right w:val="nil"/>
            </w:tcBorders>
            <w:vAlign w:val="center"/>
          </w:tcPr>
          <w:p w14:paraId="540162F6" w14:textId="5E11E38C"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178 ± 147</w:t>
            </w:r>
          </w:p>
        </w:tc>
        <w:tc>
          <w:tcPr>
            <w:tcW w:w="1915" w:type="dxa"/>
            <w:gridSpan w:val="2"/>
            <w:tcBorders>
              <w:top w:val="single" w:sz="4" w:space="0" w:color="auto"/>
              <w:left w:val="nil"/>
              <w:bottom w:val="nil"/>
            </w:tcBorders>
            <w:vAlign w:val="center"/>
          </w:tcPr>
          <w:p w14:paraId="7484DE05" w14:textId="31FFFB78" w:rsidR="00184826" w:rsidRPr="00296525" w:rsidRDefault="00184826" w:rsidP="00184826">
            <w:pPr>
              <w:jc w:val="center"/>
              <w:rPr>
                <w:rFonts w:ascii="Times New Roman" w:hAnsi="Times New Roman" w:cs="Times New Roman"/>
                <w:b/>
                <w:u w:val="single"/>
              </w:rPr>
            </w:pPr>
            <w:r w:rsidRPr="00296525">
              <w:rPr>
                <w:rFonts w:ascii="Times New Roman" w:hAnsi="Times New Roman" w:cs="Times New Roman"/>
                <w:b/>
                <w:u w:val="single"/>
              </w:rPr>
              <w:t>40.3 ± 55.6</w:t>
            </w:r>
            <w:r w:rsidR="000E333E">
              <w:rPr>
                <w:rFonts w:ascii="Times New Roman" w:hAnsi="Times New Roman" w:cs="Times New Roman"/>
                <w:b/>
                <w:u w:val="single"/>
              </w:rPr>
              <w:t xml:space="preserve"> </w:t>
            </w:r>
          </w:p>
        </w:tc>
      </w:tr>
      <w:tr w:rsidR="00184826" w14:paraId="23C3DA39" w14:textId="77777777" w:rsidTr="000E333E">
        <w:trPr>
          <w:trHeight w:val="475"/>
          <w:jc w:val="center"/>
        </w:trPr>
        <w:tc>
          <w:tcPr>
            <w:tcW w:w="1171" w:type="dxa"/>
            <w:tcBorders>
              <w:top w:val="nil"/>
              <w:bottom w:val="single" w:sz="4" w:space="0" w:color="auto"/>
              <w:right w:val="nil"/>
            </w:tcBorders>
            <w:vAlign w:val="center"/>
          </w:tcPr>
          <w:p w14:paraId="43F811DA" w14:textId="097580F3"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3CC64FB2" w14:textId="114E82A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1ED19EEE" w14:textId="452F25B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6ACAD5EB" w14:textId="59DBA19B"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027D80D3" w14:textId="3FC60B7B" w:rsidR="00184826" w:rsidRPr="00296525" w:rsidRDefault="00184826" w:rsidP="00184826">
            <w:pPr>
              <w:jc w:val="center"/>
              <w:rPr>
                <w:rFonts w:ascii="Times New Roman" w:hAnsi="Times New Roman" w:cs="Times New Roman"/>
                <w:b/>
                <w:u w:val="single"/>
              </w:rPr>
            </w:pPr>
            <w:r w:rsidRPr="00296525">
              <w:rPr>
                <w:rFonts w:ascii="Times New Roman" w:hAnsi="Times New Roman" w:cs="Times New Roman"/>
                <w:bCs/>
              </w:rPr>
              <w:t>6/6</w:t>
            </w:r>
          </w:p>
        </w:tc>
      </w:tr>
      <w:tr w:rsidR="00184826" w14:paraId="71F34F6D" w14:textId="77777777" w:rsidTr="000E333E">
        <w:trPr>
          <w:trHeight w:val="475"/>
          <w:jc w:val="center"/>
        </w:trPr>
        <w:tc>
          <w:tcPr>
            <w:tcW w:w="1171" w:type="dxa"/>
            <w:tcBorders>
              <w:top w:val="single" w:sz="4" w:space="0" w:color="auto"/>
              <w:bottom w:val="nil"/>
              <w:right w:val="nil"/>
            </w:tcBorders>
            <w:vAlign w:val="center"/>
          </w:tcPr>
          <w:p w14:paraId="60853ABF" w14:textId="270743F4"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SV</w:t>
            </w:r>
          </w:p>
        </w:tc>
        <w:tc>
          <w:tcPr>
            <w:tcW w:w="2244" w:type="dxa"/>
            <w:tcBorders>
              <w:top w:val="single" w:sz="4" w:space="0" w:color="auto"/>
              <w:left w:val="nil"/>
              <w:bottom w:val="nil"/>
              <w:right w:val="single" w:sz="4" w:space="0" w:color="auto"/>
            </w:tcBorders>
            <w:vAlign w:val="center"/>
          </w:tcPr>
          <w:p w14:paraId="64F9F778" w14:textId="06AC9980"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0C973597" w14:textId="1EEC2952" w:rsidR="00184826" w:rsidRPr="00296525" w:rsidRDefault="00184826" w:rsidP="00184826">
            <w:pPr>
              <w:jc w:val="center"/>
              <w:rPr>
                <w:rFonts w:ascii="Times New Roman" w:hAnsi="Times New Roman" w:cs="Times New Roman"/>
              </w:rPr>
            </w:pPr>
            <w:r w:rsidRPr="00296525">
              <w:rPr>
                <w:rFonts w:ascii="Times New Roman" w:hAnsi="Times New Roman" w:cs="Times New Roman"/>
              </w:rPr>
              <w:t>-4.76 ± 32.3</w:t>
            </w:r>
          </w:p>
        </w:tc>
        <w:tc>
          <w:tcPr>
            <w:tcW w:w="1915" w:type="dxa"/>
            <w:gridSpan w:val="2"/>
            <w:tcBorders>
              <w:top w:val="single" w:sz="4" w:space="0" w:color="auto"/>
              <w:left w:val="nil"/>
              <w:bottom w:val="nil"/>
              <w:right w:val="nil"/>
            </w:tcBorders>
            <w:vAlign w:val="center"/>
          </w:tcPr>
          <w:p w14:paraId="449FB6CB" w14:textId="38236CEC"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-3.77 ± 36.0</w:t>
            </w:r>
          </w:p>
        </w:tc>
        <w:tc>
          <w:tcPr>
            <w:tcW w:w="1915" w:type="dxa"/>
            <w:gridSpan w:val="2"/>
            <w:tcBorders>
              <w:top w:val="single" w:sz="4" w:space="0" w:color="auto"/>
              <w:left w:val="nil"/>
              <w:bottom w:val="nil"/>
            </w:tcBorders>
            <w:vAlign w:val="center"/>
          </w:tcPr>
          <w:p w14:paraId="7AE302E7" w14:textId="04CF166D"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-11.7 ± 19.4</w:t>
            </w:r>
          </w:p>
        </w:tc>
      </w:tr>
      <w:tr w:rsidR="00184826" w14:paraId="36C3D532" w14:textId="77777777" w:rsidTr="000E333E">
        <w:trPr>
          <w:trHeight w:val="475"/>
          <w:jc w:val="center"/>
        </w:trPr>
        <w:tc>
          <w:tcPr>
            <w:tcW w:w="1171" w:type="dxa"/>
            <w:tcBorders>
              <w:top w:val="nil"/>
              <w:bottom w:val="single" w:sz="4" w:space="0" w:color="auto"/>
              <w:right w:val="nil"/>
            </w:tcBorders>
            <w:vAlign w:val="center"/>
          </w:tcPr>
          <w:p w14:paraId="068E5503" w14:textId="5A4DE963"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26A67753" w14:textId="3EFC7095"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1D600BEA" w14:textId="649797C6"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17</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08B5CFDA" w14:textId="59D3AB99"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41F38861" w14:textId="07A77F29"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w:t>
            </w:r>
            <w:r w:rsidRPr="00296525">
              <w:rPr>
                <w:rFonts w:ascii="Times New Roman" w:hAnsi="Times New Roman" w:cs="Times New Roman"/>
                <w:bCs/>
              </w:rPr>
              <w:t>/6</w:t>
            </w:r>
          </w:p>
        </w:tc>
      </w:tr>
      <w:tr w:rsidR="00184826" w14:paraId="39ABAF63" w14:textId="77777777" w:rsidTr="000E333E">
        <w:trPr>
          <w:trHeight w:val="475"/>
          <w:jc w:val="center"/>
        </w:trPr>
        <w:tc>
          <w:tcPr>
            <w:tcW w:w="1171" w:type="dxa"/>
            <w:tcBorders>
              <w:top w:val="single" w:sz="4" w:space="0" w:color="auto"/>
              <w:bottom w:val="nil"/>
              <w:right w:val="nil"/>
            </w:tcBorders>
            <w:vAlign w:val="center"/>
          </w:tcPr>
          <w:p w14:paraId="582F84D7" w14:textId="67B92B21"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PV</w:t>
            </w:r>
          </w:p>
        </w:tc>
        <w:tc>
          <w:tcPr>
            <w:tcW w:w="2244" w:type="dxa"/>
            <w:tcBorders>
              <w:top w:val="single" w:sz="4" w:space="0" w:color="auto"/>
              <w:left w:val="nil"/>
              <w:bottom w:val="nil"/>
              <w:right w:val="single" w:sz="4" w:space="0" w:color="auto"/>
            </w:tcBorders>
            <w:vAlign w:val="center"/>
          </w:tcPr>
          <w:p w14:paraId="38AD79A4" w14:textId="1E9EE05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7C84DC4B" w14:textId="5B3C704F" w:rsidR="00184826" w:rsidRPr="00296525" w:rsidRDefault="00184826" w:rsidP="00184826">
            <w:pPr>
              <w:jc w:val="center"/>
              <w:rPr>
                <w:rFonts w:ascii="Times New Roman" w:hAnsi="Times New Roman" w:cs="Times New Roman"/>
              </w:rPr>
            </w:pPr>
            <w:r w:rsidRPr="00296525">
              <w:rPr>
                <w:rFonts w:ascii="Times New Roman" w:hAnsi="Times New Roman" w:cs="Times New Roman"/>
              </w:rPr>
              <w:t>56.7 ± 47.9</w:t>
            </w:r>
          </w:p>
        </w:tc>
        <w:tc>
          <w:tcPr>
            <w:tcW w:w="1915" w:type="dxa"/>
            <w:gridSpan w:val="2"/>
            <w:tcBorders>
              <w:top w:val="single" w:sz="4" w:space="0" w:color="auto"/>
              <w:left w:val="nil"/>
              <w:bottom w:val="nil"/>
              <w:right w:val="nil"/>
            </w:tcBorders>
            <w:vAlign w:val="center"/>
          </w:tcPr>
          <w:p w14:paraId="09EADBA3" w14:textId="75C98055" w:rsidR="00184826" w:rsidRPr="00296525" w:rsidRDefault="00184826" w:rsidP="00184826">
            <w:pPr>
              <w:jc w:val="center"/>
              <w:rPr>
                <w:rFonts w:ascii="Times New Roman" w:hAnsi="Times New Roman" w:cs="Times New Roman"/>
              </w:rPr>
            </w:pPr>
            <w:r w:rsidRPr="00296525">
              <w:rPr>
                <w:rFonts w:ascii="Times New Roman" w:hAnsi="Times New Roman" w:cs="Times New Roman"/>
              </w:rPr>
              <w:t>72.1 ± 50.4</w:t>
            </w:r>
          </w:p>
        </w:tc>
        <w:tc>
          <w:tcPr>
            <w:tcW w:w="1915" w:type="dxa"/>
            <w:gridSpan w:val="2"/>
            <w:tcBorders>
              <w:top w:val="single" w:sz="4" w:space="0" w:color="auto"/>
              <w:left w:val="nil"/>
              <w:bottom w:val="nil"/>
            </w:tcBorders>
            <w:vAlign w:val="center"/>
          </w:tcPr>
          <w:p w14:paraId="0A42A474" w14:textId="01BC5B1C" w:rsidR="00184826" w:rsidRPr="00296525" w:rsidRDefault="00184826" w:rsidP="00184826">
            <w:pPr>
              <w:jc w:val="center"/>
              <w:rPr>
                <w:rFonts w:ascii="Times New Roman" w:hAnsi="Times New Roman" w:cs="Times New Roman"/>
                <w:b/>
                <w:u w:val="single"/>
              </w:rPr>
            </w:pPr>
            <w:r w:rsidRPr="00296525">
              <w:rPr>
                <w:rFonts w:ascii="Times New Roman" w:hAnsi="Times New Roman" w:cs="Times New Roman"/>
                <w:b/>
                <w:u w:val="single"/>
              </w:rPr>
              <w:t>11.7 ± 30.9</w:t>
            </w:r>
            <w:r w:rsidR="000E333E">
              <w:rPr>
                <w:rFonts w:ascii="Times New Roman" w:hAnsi="Times New Roman" w:cs="Times New Roman"/>
                <w:b/>
                <w:u w:val="single"/>
              </w:rPr>
              <w:t xml:space="preserve"> </w:t>
            </w:r>
          </w:p>
        </w:tc>
      </w:tr>
      <w:tr w:rsidR="00184826" w14:paraId="307D0A45" w14:textId="77777777" w:rsidTr="000E333E">
        <w:trPr>
          <w:trHeight w:val="475"/>
          <w:jc w:val="center"/>
        </w:trPr>
        <w:tc>
          <w:tcPr>
            <w:tcW w:w="1171" w:type="dxa"/>
            <w:tcBorders>
              <w:top w:val="nil"/>
              <w:bottom w:val="single" w:sz="4" w:space="0" w:color="auto"/>
              <w:right w:val="nil"/>
            </w:tcBorders>
            <w:vAlign w:val="center"/>
          </w:tcPr>
          <w:p w14:paraId="1DA8167F" w14:textId="478C63EC" w:rsidR="00184826" w:rsidRPr="007861C0" w:rsidRDefault="00184826" w:rsidP="00184826">
            <w:pP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5D55CC99" w14:textId="4B53A41F"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5473C7D9" w14:textId="7220547A"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78C6B522" w14:textId="286AE2D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7A1FC95E" w14:textId="00FD11FB" w:rsidR="00184826" w:rsidRPr="00296525" w:rsidRDefault="00184826" w:rsidP="00184826">
            <w:pPr>
              <w:jc w:val="center"/>
              <w:rPr>
                <w:rFonts w:ascii="Times New Roman" w:hAnsi="Times New Roman" w:cs="Times New Roman"/>
                <w:b/>
                <w:u w:val="single"/>
              </w:rPr>
            </w:pPr>
            <w:r w:rsidRPr="00296525">
              <w:rPr>
                <w:rFonts w:ascii="Times New Roman" w:hAnsi="Times New Roman" w:cs="Times New Roman"/>
                <w:bCs/>
              </w:rPr>
              <w:t>6/6</w:t>
            </w:r>
          </w:p>
        </w:tc>
      </w:tr>
    </w:tbl>
    <w:p w14:paraId="7BCCB750" w14:textId="7F175F3B" w:rsidR="007861C0" w:rsidRPr="007861C0" w:rsidRDefault="007861C0" w:rsidP="007861C0">
      <w:pPr>
        <w:pStyle w:val="NoSpacing"/>
        <w:spacing w:line="480" w:lineRule="auto"/>
        <w:jc w:val="both"/>
        <w:rPr>
          <w:rFonts w:ascii="Times New Roman" w:hAnsi="Times New Roman" w:cs="Times New Roman"/>
          <w:i/>
          <w:iCs/>
          <w:sz w:val="28"/>
          <w:szCs w:val="28"/>
        </w:rPr>
      </w:pPr>
      <w:r w:rsidRPr="007861C0">
        <w:rPr>
          <w:rFonts w:ascii="Times New Roman" w:hAnsi="Times New Roman" w:cs="Times New Roman"/>
          <w:i/>
          <w:iCs/>
        </w:rPr>
        <w:t xml:space="preserve">Percentages are expressed as mean ± 1 standard deviation. </w:t>
      </w:r>
      <w:r w:rsidRPr="007861C0">
        <w:rPr>
          <w:rFonts w:ascii="Times New Roman" w:hAnsi="Times New Roman" w:cs="Times New Roman"/>
          <w:b/>
          <w:i/>
          <w:iCs/>
        </w:rPr>
        <w:t xml:space="preserve">Bold </w:t>
      </w:r>
      <w:r w:rsidRPr="007861C0">
        <w:rPr>
          <w:rFonts w:ascii="Times New Roman" w:hAnsi="Times New Roman" w:cs="Times New Roman"/>
          <w:i/>
          <w:iCs/>
        </w:rPr>
        <w:t>indicates statistical significance (</w:t>
      </w:r>
      <w:r w:rsidR="003C53F7">
        <w:rPr>
          <w:rFonts w:ascii="Times New Roman" w:hAnsi="Times New Roman" w:cs="Times New Roman"/>
          <w:i/>
          <w:iCs/>
        </w:rPr>
        <w:t>p</w:t>
      </w:r>
      <w:r w:rsidRPr="007861C0">
        <w:rPr>
          <w:rFonts w:ascii="Times New Roman" w:hAnsi="Times New Roman" w:cs="Times New Roman"/>
          <w:i/>
          <w:iCs/>
        </w:rPr>
        <w:t xml:space="preserve">&lt;0.05) compared to controls. </w:t>
      </w:r>
      <w:r w:rsidRPr="007861C0">
        <w:rPr>
          <w:rFonts w:ascii="Times New Roman" w:hAnsi="Times New Roman" w:cs="Times New Roman"/>
          <w:i/>
          <w:iCs/>
          <w:u w:val="single"/>
        </w:rPr>
        <w:t>Underline</w:t>
      </w:r>
      <w:r w:rsidRPr="007861C0">
        <w:rPr>
          <w:rFonts w:ascii="Times New Roman" w:hAnsi="Times New Roman" w:cs="Times New Roman"/>
          <w:i/>
          <w:iCs/>
        </w:rPr>
        <w:t xml:space="preserve"> indicates statistical significance (p&lt;0.05) between CMI+ and CMI- groups. SCAo = supraceliac aorta, IRAo = infrarenal aorta, LRA = left renal artery, RRA = right renal artery, SMA = superior mesenteric artery, CA = celiac artery, SMV = superior mesenteric vein, SV = splenic vein, and PV = portal vein.</w:t>
      </w:r>
    </w:p>
    <w:p w14:paraId="1238DC7D" w14:textId="77777777" w:rsidR="00F72E5E" w:rsidRPr="0029108C" w:rsidRDefault="00F72E5E" w:rsidP="00F72E5E">
      <w:pPr>
        <w:pStyle w:val="NoSpacing"/>
        <w:spacing w:line="480" w:lineRule="auto"/>
        <w:rPr>
          <w:rFonts w:ascii="Times New Roman" w:hAnsi="Times New Roman" w:cs="Times New Roman"/>
          <w:sz w:val="24"/>
          <w:szCs w:val="24"/>
        </w:rPr>
      </w:pPr>
    </w:p>
    <w:p w14:paraId="7A8952C0" w14:textId="77777777" w:rsidR="0071112B" w:rsidRDefault="0071112B" w:rsidP="0071112B">
      <w:pPr>
        <w:pStyle w:val="Caption"/>
      </w:pPr>
    </w:p>
    <w:p w14:paraId="01388864" w14:textId="77777777" w:rsidR="0071112B" w:rsidRDefault="0071112B" w:rsidP="0071112B">
      <w:pPr>
        <w:pStyle w:val="Caption"/>
      </w:pPr>
      <w:r>
        <w:rPr>
          <w:noProof/>
        </w:rPr>
        <w:drawing>
          <wp:anchor distT="0" distB="0" distL="114300" distR="114300" simplePos="0" relativeHeight="251661312" behindDoc="0" locked="0" layoutInCell="1" allowOverlap="1" wp14:anchorId="36CEB03D" wp14:editId="324BE635">
            <wp:simplePos x="0" y="0"/>
            <wp:positionH relativeFrom="column">
              <wp:posOffset>-95250</wp:posOffset>
            </wp:positionH>
            <wp:positionV relativeFrom="paragraph">
              <wp:posOffset>635</wp:posOffset>
            </wp:positionV>
            <wp:extent cx="5610225" cy="3155315"/>
            <wp:effectExtent l="0" t="0" r="9525" b="6985"/>
            <wp:wrapTopAndBottom/>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TIF"/>
                    <pic:cNvPicPr/>
                  </pic:nvPicPr>
                  <pic:blipFill>
                    <a:blip r:embed="rId15">
                      <a:extLst>
                        <a:ext uri="{28A0092B-C50C-407E-A947-70E740481C1C}">
                          <a14:useLocalDpi xmlns:a14="http://schemas.microsoft.com/office/drawing/2010/main" val="0"/>
                        </a:ext>
                      </a:extLst>
                    </a:blip>
                    <a:stretch>
                      <a:fillRect/>
                    </a:stretch>
                  </pic:blipFill>
                  <pic:spPr>
                    <a:xfrm>
                      <a:off x="0" y="0"/>
                      <a:ext cx="5610225" cy="3155315"/>
                    </a:xfrm>
                    <a:prstGeom prst="rect">
                      <a:avLst/>
                    </a:prstGeom>
                  </pic:spPr>
                </pic:pic>
              </a:graphicData>
            </a:graphic>
            <wp14:sizeRelH relativeFrom="margin">
              <wp14:pctWidth>0</wp14:pctWidth>
            </wp14:sizeRelH>
            <wp14:sizeRelV relativeFrom="margin">
              <wp14:pctHeight>0</wp14:pctHeight>
            </wp14:sizeRelV>
          </wp:anchor>
        </w:drawing>
      </w:r>
    </w:p>
    <w:p w14:paraId="70D50286" w14:textId="4B1CE3A7" w:rsidR="0071112B" w:rsidRPr="0071112B" w:rsidRDefault="0071112B" w:rsidP="0071112B">
      <w:pPr>
        <w:pStyle w:val="Caption"/>
        <w:spacing w:after="0" w:line="480" w:lineRule="auto"/>
        <w:rPr>
          <w:color w:val="auto"/>
          <w:sz w:val="22"/>
          <w:szCs w:val="22"/>
        </w:rPr>
      </w:pPr>
      <w:r w:rsidRPr="00B36862">
        <w:rPr>
          <w:b/>
          <w:bCs/>
          <w:color w:val="auto"/>
          <w:sz w:val="22"/>
          <w:szCs w:val="22"/>
        </w:rPr>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3</w:t>
      </w:r>
      <w:r w:rsidRPr="0071112B">
        <w:rPr>
          <w:color w:val="auto"/>
          <w:sz w:val="22"/>
          <w:szCs w:val="22"/>
        </w:rPr>
        <w:t xml:space="preserve"> Average percent changes in blood flow for each subgroup. * indicates statistical significance (p&lt;0.05).</w:t>
      </w:r>
    </w:p>
    <w:p w14:paraId="6346964B" w14:textId="77777777" w:rsidR="0071112B" w:rsidRDefault="0071112B" w:rsidP="007861C0">
      <w:pPr>
        <w:pStyle w:val="NoSpacing"/>
        <w:spacing w:line="480" w:lineRule="auto"/>
        <w:jc w:val="both"/>
        <w:rPr>
          <w:rFonts w:ascii="Times New Roman" w:hAnsi="Times New Roman" w:cs="Times New Roman"/>
          <w:sz w:val="24"/>
          <w:szCs w:val="24"/>
          <w:u w:val="single"/>
        </w:rPr>
      </w:pPr>
    </w:p>
    <w:p w14:paraId="2A6F5172" w14:textId="1758B0E8"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SCAo</w:t>
      </w:r>
      <w:r w:rsidR="00300A06">
        <w:rPr>
          <w:rFonts w:ascii="Times New Roman" w:hAnsi="Times New Roman" w:cs="Times New Roman"/>
          <w:sz w:val="24"/>
          <w:szCs w:val="24"/>
          <w:u w:val="single"/>
        </w:rPr>
        <w:t xml:space="preserve"> and IRAo</w:t>
      </w:r>
    </w:p>
    <w:p w14:paraId="6D89141B" w14:textId="6D719D44" w:rsidR="00300A06"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In control subjects, SCAo blood flow increased significantly 20 minutes after a meal (p=5.62e-05, Cohen’s d=0.381) as did blood flow in the CMI- group (p=0.005, d=0.507). In contrast, the CMI+ group showed no significant increase in blood flow after the meal (p=0.592, d=0.107). Postprandial SCAo flow rates for the CMI+ group were significantly lower than both the control group (p=0.013, d=0.875) and the CMI- group (p=0.033, d=0.825) while preprandial flow rates were not significantly different between subgroups. Percent change in SCAo flow for the CMI+ group was significantly less than both the CMI- group (p=0.008, d=1.15) and the control group (p=0.022, d=0.956). However, there was no significant difference in percent change in flow between controls and the CMI- group.</w:t>
      </w:r>
      <w:r w:rsidR="00300A06">
        <w:rPr>
          <w:rFonts w:ascii="Times New Roman" w:hAnsi="Times New Roman" w:cs="Times New Roman"/>
          <w:sz w:val="24"/>
          <w:szCs w:val="24"/>
        </w:rPr>
        <w:t xml:space="preserve"> </w:t>
      </w:r>
      <w:r w:rsidR="00300A06" w:rsidRPr="007165D5">
        <w:rPr>
          <w:rFonts w:ascii="Times New Roman" w:hAnsi="Times New Roman" w:cs="Times New Roman"/>
          <w:sz w:val="24"/>
          <w:szCs w:val="24"/>
        </w:rPr>
        <w:t xml:space="preserve">IRAo flow analysis demonstrated no significant differences </w:t>
      </w:r>
      <w:r w:rsidR="00300A06" w:rsidRPr="007165D5">
        <w:rPr>
          <w:rFonts w:ascii="Times New Roman" w:hAnsi="Times New Roman" w:cs="Times New Roman"/>
          <w:sz w:val="24"/>
          <w:szCs w:val="24"/>
        </w:rPr>
        <w:lastRenderedPageBreak/>
        <w:t>in pre- or postprandial IRAo flow rates between groups. There was also no significant difference in percent change in blood flow between subgroups.</w:t>
      </w:r>
    </w:p>
    <w:p w14:paraId="551161E1"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16E4E07D"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LRA and RRA</w:t>
      </w:r>
    </w:p>
    <w:p w14:paraId="6584D687"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While not statistically significant, the CMI+ group trended towards decreased LRA percent change in flow values relative to the control group (p=0.080, d=0.774) and to the CMI- group (p=0.108, d=0.654). Similarly, percent change in RRA flow for the CMI+ group trended towards decreased values relative to the control group (p=0.060, d=1.04) and to the CMI- group (p=0.146, d=0.466) but was not found to be statistically significant. </w:t>
      </w:r>
    </w:p>
    <w:p w14:paraId="3426DEF2"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5243C4F3"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SMA</w:t>
      </w:r>
    </w:p>
    <w:p w14:paraId="0CE792B8"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While SMA blood flow increased significantly after a meal for control subjects (p=5.20e-06, d=1.26) and for the CMI- group (p=0.016, d=0.491), the CMI+ group did not see a significant increase (p=0.193, d=0.465). Percent change in SMA flow was significantly less in the CMI+ group compared to the control group (p=0.003, d=0.865) but was not significantly less compared to the CMI- group (p=0.104, d=0.529). Additionally, percent change in flow for the CMI- group was not significantly different from control subjects.</w:t>
      </w:r>
    </w:p>
    <w:p w14:paraId="2AF45AA9"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7B46D99C"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CA</w:t>
      </w:r>
    </w:p>
    <w:p w14:paraId="68173C2B"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CA blood flow did not increase significantly after a meal for any group, however, preprandial CA flow in the CMI- group was significantly higher than the control group (p=0.023, d=0.581). Preprandial CA flow in the </w:t>
      </w:r>
      <w:r w:rsidRPr="0029108C">
        <w:rPr>
          <w:rFonts w:ascii="Times New Roman" w:hAnsi="Times New Roman" w:cs="Times New Roman"/>
          <w:noProof/>
          <w:sz w:val="24"/>
          <w:szCs w:val="24"/>
        </w:rPr>
        <w:t>CMI+</w:t>
      </w:r>
      <w:r w:rsidRPr="0029108C">
        <w:rPr>
          <w:rFonts w:ascii="Times New Roman" w:hAnsi="Times New Roman" w:cs="Times New Roman"/>
          <w:sz w:val="24"/>
          <w:szCs w:val="24"/>
        </w:rPr>
        <w:t xml:space="preserve"> group was not significantly different from controls (p=0.096, d=0.468). </w:t>
      </w:r>
    </w:p>
    <w:p w14:paraId="5E6C1942"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7411D86F"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SMV</w:t>
      </w:r>
    </w:p>
    <w:p w14:paraId="6BA903E5"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SMV blood flow increased significantly after a meal in the control group (p=2.51e-08, d=2.10) and in the CMI- group (p=3.05e-06, d=1.67). The CMI+ group did not see any significant increase in SMV flow after a meal (p=0.120, d=0.777). For the CMI+ group, preprandial SMV flow was significantly higher than the control group (p=0.040, d=0.905) but was not significantly higher than the CMI- group (p=0.074, d=0.665). There was no significant difference in preprandial flow between the control group and the CMI- group. </w:t>
      </w:r>
      <w:commentRangeStart w:id="19"/>
      <w:commentRangeStart w:id="20"/>
      <w:r w:rsidRPr="0029108C">
        <w:rPr>
          <w:rFonts w:ascii="Times New Roman" w:hAnsi="Times New Roman" w:cs="Times New Roman"/>
          <w:sz w:val="24"/>
          <w:szCs w:val="24"/>
        </w:rPr>
        <w:t>There were also no significant differences in postprandial SMV flow between any of the groups</w:t>
      </w:r>
      <w:commentRangeEnd w:id="19"/>
      <w:r w:rsidRPr="0029108C">
        <w:rPr>
          <w:rStyle w:val="CommentReference"/>
          <w:rFonts w:ascii="Times New Roman" w:hAnsi="Times New Roman" w:cs="Times New Roman"/>
          <w:sz w:val="24"/>
          <w:szCs w:val="24"/>
        </w:rPr>
        <w:commentReference w:id="19"/>
      </w:r>
      <w:commentRangeEnd w:id="20"/>
      <w:r w:rsidR="007165D5">
        <w:rPr>
          <w:rStyle w:val="CommentReference"/>
        </w:rPr>
        <w:commentReference w:id="20"/>
      </w:r>
      <w:r w:rsidRPr="0029108C">
        <w:rPr>
          <w:rFonts w:ascii="Times New Roman" w:hAnsi="Times New Roman" w:cs="Times New Roman"/>
          <w:sz w:val="24"/>
          <w:szCs w:val="24"/>
        </w:rPr>
        <w:t>. Percent change in flow for the CMI+ group was significantly less compared to the control group (p=0.008, d=0.944) and the CMI- group (p=0.009, d=0.875).</w:t>
      </w:r>
    </w:p>
    <w:p w14:paraId="4E0765D8"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0CDB00D7"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PV</w:t>
      </w:r>
    </w:p>
    <w:p w14:paraId="48BBE4C3"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 control subjects, PV blood flow increased significantly after a meal (p=1.17e-05, d=1.137) as did the CMI- group (p=1.60e-05, d=1.690) while the CMI+ group did not see a significant increase in PV blood flow after a meal (p=0.243, d=0.362). Additionally, percent change in flow for the CMI+ group was significantly less than the control group (p=0.018, d=0.788) and the CMI- group (p=0.006, d=1.02). </w:t>
      </w:r>
    </w:p>
    <w:p w14:paraId="6B43F091"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2870E1D0"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Flow Consistency</w:t>
      </w:r>
    </w:p>
    <w:p w14:paraId="0D93BB36" w14:textId="60BC417F" w:rsidR="00F72E5E"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hAnsi="Times New Roman" w:cs="Times New Roman"/>
          <w:sz w:val="24"/>
          <w:szCs w:val="24"/>
        </w:rPr>
        <w:t xml:space="preserve">Correlation analysis was successfully performed on all measured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as shown in </w:t>
      </w:r>
      <w:r w:rsidRPr="00B36862">
        <w:rPr>
          <w:rFonts w:ascii="Times New Roman" w:eastAsiaTheme="minorEastAsia" w:hAnsi="Times New Roman" w:cs="Times New Roman"/>
          <w:sz w:val="24"/>
          <w:szCs w:val="24"/>
        </w:rPr>
        <w:t>Fig</w:t>
      </w:r>
      <w:r w:rsidR="00B36862" w:rsidRPr="00B36862">
        <w:rPr>
          <w:rFonts w:ascii="Times New Roman" w:eastAsiaTheme="minorEastAsia" w:hAnsi="Times New Roman" w:cs="Times New Roman"/>
          <w:sz w:val="24"/>
          <w:szCs w:val="24"/>
        </w:rPr>
        <w:t>.</w:t>
      </w:r>
      <w:r w:rsidRPr="00B36862">
        <w:rPr>
          <w:rFonts w:ascii="Times New Roman" w:eastAsiaTheme="minorEastAsia" w:hAnsi="Times New Roman" w:cs="Times New Roman"/>
          <w:sz w:val="24"/>
          <w:szCs w:val="24"/>
        </w:rPr>
        <w:t xml:space="preserve"> 4a</w:t>
      </w:r>
      <w:r w:rsidRPr="0029108C">
        <w:rPr>
          <w:rFonts w:ascii="Times New Roman" w:eastAsiaTheme="minorEastAsia" w:hAnsi="Times New Roman" w:cs="Times New Roman"/>
          <w:sz w:val="24"/>
          <w:szCs w:val="24"/>
        </w:rPr>
        <w:t xml:space="preserve">. A strong correlation was found between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(R</w:t>
      </w:r>
      <w:r w:rsidRPr="0029108C">
        <w:rPr>
          <w:rFonts w:ascii="Times New Roman" w:eastAsiaTheme="minorEastAsia" w:hAnsi="Times New Roman" w:cs="Times New Roman"/>
          <w:sz w:val="24"/>
          <w:szCs w:val="24"/>
          <w:vertAlign w:val="superscript"/>
        </w:rPr>
        <w:t>2</w:t>
      </w:r>
      <w:r w:rsidRPr="0029108C">
        <w:rPr>
          <w:rFonts w:ascii="Times New Roman" w:eastAsiaTheme="minorEastAsia" w:hAnsi="Times New Roman" w:cs="Times New Roman"/>
          <w:sz w:val="24"/>
          <w:szCs w:val="24"/>
        </w:rPr>
        <w:t xml:space="preserve">=0.859). As seen in </w:t>
      </w:r>
      <w:r w:rsidRPr="00B36862">
        <w:rPr>
          <w:rFonts w:ascii="Times New Roman" w:eastAsiaTheme="minorEastAsia" w:hAnsi="Times New Roman" w:cs="Times New Roman"/>
          <w:sz w:val="24"/>
          <w:szCs w:val="24"/>
        </w:rPr>
        <w:t>Fig</w:t>
      </w:r>
      <w:r w:rsidR="00B36862" w:rsidRPr="00B36862">
        <w:rPr>
          <w:rFonts w:ascii="Times New Roman" w:eastAsiaTheme="minorEastAsia" w:hAnsi="Times New Roman" w:cs="Times New Roman"/>
          <w:sz w:val="24"/>
          <w:szCs w:val="24"/>
        </w:rPr>
        <w:t>.</w:t>
      </w:r>
      <w:r w:rsidRPr="00B36862">
        <w:rPr>
          <w:rFonts w:ascii="Times New Roman" w:eastAsiaTheme="minorEastAsia" w:hAnsi="Times New Roman" w:cs="Times New Roman"/>
          <w:sz w:val="24"/>
          <w:szCs w:val="24"/>
        </w:rPr>
        <w:t xml:space="preserve"> 4a</w:t>
      </w:r>
      <w:r w:rsidRPr="00B36862">
        <w:rPr>
          <w:rFonts w:ascii="Times New Roman" w:eastAsiaTheme="minorEastAsia" w:hAnsi="Times New Roman" w:cs="Times New Roman"/>
          <w:b/>
          <w:bCs/>
          <w:sz w:val="24"/>
          <w:szCs w:val="24"/>
        </w:rPr>
        <w:t>,</w:t>
      </w:r>
      <w:r w:rsidRPr="0029108C">
        <w:rPr>
          <w:rFonts w:ascii="Times New Roman" w:eastAsiaTheme="minorEastAsia" w:hAnsi="Times New Roman" w:cs="Times New Roman"/>
          <w:sz w:val="24"/>
          <w:szCs w:val="24"/>
        </w:rPr>
        <w:t xml:space="preserve"> postprandial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were increased compared to preprandial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w:r w:rsidRPr="0029108C">
        <w:rPr>
          <w:rFonts w:ascii="Times New Roman" w:eastAsiaTheme="minorEastAsia" w:hAnsi="Times New Roman" w:cs="Times New Roman"/>
          <w:sz w:val="24"/>
          <w:szCs w:val="24"/>
        </w:rPr>
        <w:t xml:space="preserve">preprandial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This result coincides with observed increases in mesenteric blood flow after a meal. </w:t>
      </w:r>
      <w:r w:rsidRPr="0029108C">
        <w:rPr>
          <w:rFonts w:ascii="Times New Roman" w:hAnsi="Times New Roman" w:cs="Times New Roman"/>
          <w:sz w:val="24"/>
          <w:szCs w:val="24"/>
        </w:rPr>
        <w:t xml:space="preserve">Correlation analysis was also performed on all measured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values, as shown in Fig</w:t>
      </w:r>
      <w:r w:rsidR="00B36862">
        <w:rPr>
          <w:rFonts w:ascii="Times New Roman" w:eastAsiaTheme="minorEastAsia" w:hAnsi="Times New Roman" w:cs="Times New Roman"/>
          <w:sz w:val="24"/>
          <w:szCs w:val="24"/>
        </w:rPr>
        <w:t xml:space="preserve">. </w:t>
      </w:r>
      <w:r w:rsidRPr="0029108C">
        <w:rPr>
          <w:rFonts w:ascii="Times New Roman" w:eastAsiaTheme="minorEastAsia" w:hAnsi="Times New Roman" w:cs="Times New Roman"/>
          <w:sz w:val="24"/>
          <w:szCs w:val="24"/>
        </w:rPr>
        <w:t xml:space="preserve">4b. A strong correlation between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values was also observed (R</w:t>
      </w:r>
      <w:r w:rsidRPr="0029108C">
        <w:rPr>
          <w:rFonts w:ascii="Times New Roman" w:eastAsiaTheme="minorEastAsia" w:hAnsi="Times New Roman" w:cs="Times New Roman"/>
          <w:sz w:val="24"/>
          <w:szCs w:val="24"/>
          <w:vertAlign w:val="superscript"/>
        </w:rPr>
        <w:t>2</w:t>
      </w:r>
      <w:r w:rsidRPr="0029108C">
        <w:rPr>
          <w:rFonts w:ascii="Times New Roman" w:eastAsiaTheme="minorEastAsia" w:hAnsi="Times New Roman" w:cs="Times New Roman"/>
          <w:sz w:val="24"/>
          <w:szCs w:val="24"/>
        </w:rPr>
        <w:t xml:space="preserve">=0.894). Furthermore, measured volumetric flow rates in this study agreed well with flow rates reported from other imaging modalities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bT45MTk8L1JlY051bT48RGlzcGxheVRleHQ+WzEzLTE2LDI5LDE4LDMwLTMzLDI1LDI2LDM0LDM1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PEVuZE5vdGU+PENpdGU+PEF1dGhvcj5MaTwvQXV0aG9yPjxZZWFyPjE5OTQ8L1llYXI+PFJlY051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[13-16,29,18,30-33,25,26,34,35,27]</w:t>
      </w:r>
      <w:r>
        <w:rPr>
          <w:rFonts w:ascii="Times New Roman" w:hAnsi="Times New Roman" w:cs="Times New Roman"/>
          <w:sz w:val="24"/>
          <w:szCs w:val="24"/>
        </w:rPr>
        <w:fldChar w:fldCharType="end"/>
      </w:r>
      <w:r w:rsidRPr="0029108C">
        <w:rPr>
          <w:rFonts w:ascii="Times New Roman" w:eastAsiaTheme="minorEastAsia" w:hAnsi="Times New Roman" w:cs="Times New Roman"/>
          <w:sz w:val="24"/>
          <w:szCs w:val="24"/>
        </w:rPr>
        <w:t>. 4D flow rates tended to be closer to those obtained by ultrasound and were consistently higher than those obtained using 2D PC-MRI.</w:t>
      </w:r>
    </w:p>
    <w:p w14:paraId="2E56C91A" w14:textId="1AB55551" w:rsidR="0071112B" w:rsidRDefault="00B36862" w:rsidP="007861C0">
      <w:pPr>
        <w:pStyle w:val="NoSpacing"/>
        <w:spacing w:line="480" w:lineRule="auto"/>
        <w:jc w:val="both"/>
        <w:rPr>
          <w:rFonts w:ascii="Times New Roman" w:eastAsiaTheme="minorEastAsia" w:hAnsi="Times New Roman" w:cs="Times New Roman"/>
          <w:sz w:val="24"/>
          <w:szCs w:val="24"/>
        </w:rPr>
      </w:pPr>
      <w:r>
        <w:rPr>
          <w:noProof/>
        </w:rPr>
        <w:drawing>
          <wp:anchor distT="0" distB="0" distL="114300" distR="114300" simplePos="0" relativeHeight="251662336" behindDoc="0" locked="0" layoutInCell="1" allowOverlap="1" wp14:anchorId="1D82F7A5" wp14:editId="7EED5CD1">
            <wp:simplePos x="0" y="0"/>
            <wp:positionH relativeFrom="column">
              <wp:posOffset>0</wp:posOffset>
            </wp:positionH>
            <wp:positionV relativeFrom="paragraph">
              <wp:posOffset>481965</wp:posOffset>
            </wp:positionV>
            <wp:extent cx="5943600" cy="3219450"/>
            <wp:effectExtent l="0" t="0" r="0" b="0"/>
            <wp:wrapTopAndBottom/>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4.TIF"/>
                    <pic:cNvPicPr/>
                  </pic:nvPicPr>
                  <pic:blipFill rotWithShape="1">
                    <a:blip r:embed="rId16">
                      <a:extLst>
                        <a:ext uri="{28A0092B-C50C-407E-A947-70E740481C1C}">
                          <a14:useLocalDpi xmlns:a14="http://schemas.microsoft.com/office/drawing/2010/main" val="0"/>
                        </a:ext>
                      </a:extLst>
                    </a:blip>
                    <a:srcRect b="3704"/>
                    <a:stretch/>
                  </pic:blipFill>
                  <pic:spPr bwMode="auto">
                    <a:xfrm>
                      <a:off x="0" y="0"/>
                      <a:ext cx="5943600" cy="3219450"/>
                    </a:xfrm>
                    <a:prstGeom prst="rect">
                      <a:avLst/>
                    </a:prstGeom>
                    <a:ln>
                      <a:noFill/>
                    </a:ln>
                    <a:extLst>
                      <a:ext uri="{53640926-AAD7-44D8-BBD7-CCE9431645EC}">
                        <a14:shadowObscured xmlns:a14="http://schemas.microsoft.com/office/drawing/2010/main"/>
                      </a:ext>
                    </a:extLst>
                  </pic:spPr>
                </pic:pic>
              </a:graphicData>
            </a:graphic>
          </wp:anchor>
        </w:drawing>
      </w:r>
    </w:p>
    <w:p w14:paraId="0BA83FC5" w14:textId="0D5F43B6" w:rsidR="0071112B" w:rsidRPr="002570BA" w:rsidRDefault="0071112B" w:rsidP="0071112B"/>
    <w:p w14:paraId="50A32303" w14:textId="7128FB92" w:rsidR="0071112B" w:rsidRPr="0071112B" w:rsidRDefault="0071112B" w:rsidP="0071112B">
      <w:pPr>
        <w:pStyle w:val="Caption"/>
        <w:spacing w:after="0" w:line="480" w:lineRule="auto"/>
        <w:rPr>
          <w:rFonts w:eastAsiaTheme="minorEastAsia"/>
          <w:color w:val="auto"/>
          <w:sz w:val="22"/>
          <w:szCs w:val="22"/>
        </w:rPr>
      </w:pPr>
      <w:r w:rsidRPr="00B36862">
        <w:rPr>
          <w:b/>
          <w:bCs/>
          <w:color w:val="auto"/>
          <w:sz w:val="22"/>
          <w:szCs w:val="22"/>
        </w:rPr>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4</w:t>
      </w:r>
      <w:r w:rsidRPr="0071112B">
        <w:rPr>
          <w:color w:val="auto"/>
          <w:sz w:val="22"/>
          <w:szCs w:val="22"/>
        </w:rPr>
        <w:t xml:space="preserve"> Correlation analysis of venous and arterial flow measurements. (Left) Difference in blood flow between SCAo and IRAo measurements (</w:t>
      </w:r>
      <m:oMath>
        <m:sSub>
          <m:sSubPr>
            <m:ctrlPr>
              <w:rPr>
                <w:rFonts w:ascii="Cambria Math" w:hAnsi="Cambria Math"/>
                <w:i w:val="0"/>
                <w:color w:val="auto"/>
                <w:sz w:val="22"/>
                <w:szCs w:val="22"/>
              </w:rPr>
            </m:ctrlPr>
          </m:sSubPr>
          <m:e>
            <m:acc>
              <m:accPr>
                <m:chr m:val="̅"/>
                <m:ctrlPr>
                  <w:rPr>
                    <w:rFonts w:ascii="Cambria Math" w:hAnsi="Cambria Math"/>
                    <w:i w:val="0"/>
                    <w:color w:val="auto"/>
                    <w:sz w:val="22"/>
                    <w:szCs w:val="22"/>
                  </w:rPr>
                </m:ctrlPr>
              </m:accPr>
              <m:e>
                <m:r>
                  <w:rPr>
                    <w:rFonts w:ascii="Cambria Math" w:hAnsi="Cambria Math"/>
                    <w:color w:val="auto"/>
                    <w:sz w:val="22"/>
                    <w:szCs w:val="22"/>
                  </w:rPr>
                  <m:t>Q</m:t>
                </m:r>
              </m:e>
            </m:acc>
          </m:e>
          <m:sub>
            <m:r>
              <w:rPr>
                <w:rFonts w:ascii="Cambria Math" w:hAnsi="Cambria Math"/>
                <w:color w:val="auto"/>
                <w:sz w:val="22"/>
                <w:szCs w:val="22"/>
              </w:rPr>
              <m:t>loss</m:t>
            </m:r>
          </m:sub>
        </m:sSub>
      </m:oMath>
      <w:r w:rsidRPr="0071112B">
        <w:rPr>
          <w:rFonts w:eastAsiaTheme="minorEastAsia"/>
          <w:color w:val="auto"/>
          <w:sz w:val="22"/>
          <w:szCs w:val="22"/>
        </w:rPr>
        <w:t xml:space="preserve">) plotted against the sum of flow from all branching arteries between the measured SCAo and IRAo segments </w:t>
      </w:r>
      <w:r w:rsidRPr="0071112B">
        <w:rPr>
          <w:color w:val="auto"/>
          <w:sz w:val="22"/>
          <w:szCs w:val="22"/>
        </w:rPr>
        <w:t>(</w:t>
      </w:r>
      <m:oMath>
        <m:sSub>
          <m:sSubPr>
            <m:ctrlPr>
              <w:rPr>
                <w:rFonts w:ascii="Cambria Math" w:hAnsi="Cambria Math"/>
                <w:i w:val="0"/>
                <w:color w:val="auto"/>
                <w:sz w:val="22"/>
                <w:szCs w:val="22"/>
              </w:rPr>
            </m:ctrlPr>
          </m:sSubPr>
          <m:e>
            <m:acc>
              <m:accPr>
                <m:chr m:val="̅"/>
                <m:ctrlPr>
                  <w:rPr>
                    <w:rFonts w:ascii="Cambria Math" w:hAnsi="Cambria Math"/>
                    <w:i w:val="0"/>
                    <w:color w:val="auto"/>
                    <w:sz w:val="22"/>
                    <w:szCs w:val="22"/>
                  </w:rPr>
                </m:ctrlPr>
              </m:accPr>
              <m:e>
                <m:r>
                  <w:rPr>
                    <w:rFonts w:ascii="Cambria Math" w:hAnsi="Cambria Math"/>
                    <w:color w:val="auto"/>
                    <w:sz w:val="22"/>
                    <w:szCs w:val="22"/>
                  </w:rPr>
                  <m:t>Q</m:t>
                </m:r>
              </m:e>
            </m:acc>
          </m:e>
          <m:sub>
            <m:r>
              <w:rPr>
                <w:rFonts w:ascii="Cambria Math" w:hAnsi="Cambria Math"/>
                <w:color w:val="auto"/>
                <w:sz w:val="22"/>
                <w:szCs w:val="22"/>
              </w:rPr>
              <m:t>branch</m:t>
            </m:r>
          </m:sub>
        </m:sSub>
      </m:oMath>
      <w:r w:rsidRPr="0071112B">
        <w:rPr>
          <w:rFonts w:eastAsiaTheme="minorEastAsia"/>
          <w:color w:val="auto"/>
          <w:sz w:val="22"/>
          <w:szCs w:val="22"/>
        </w:rPr>
        <w:t xml:space="preserve">). The dotted gray line represents true conservation of flow (i.e. one-to-one correlation). (Right) </w:t>
      </w:r>
      <w:r w:rsidRPr="0071112B">
        <w:rPr>
          <w:color w:val="auto"/>
          <w:sz w:val="22"/>
          <w:szCs w:val="22"/>
        </w:rPr>
        <w:t>Portal vein flow measurements (</w:t>
      </w:r>
      <m:oMath>
        <m:sSub>
          <m:sSubPr>
            <m:ctrlPr>
              <w:rPr>
                <w:rFonts w:ascii="Cambria Math" w:hAnsi="Cambria Math"/>
                <w:i w:val="0"/>
                <w:color w:val="auto"/>
                <w:sz w:val="22"/>
                <w:szCs w:val="22"/>
              </w:rPr>
            </m:ctrlPr>
          </m:sSubPr>
          <m:e>
            <m:acc>
              <m:accPr>
                <m:chr m:val="̅"/>
                <m:ctrlPr>
                  <w:rPr>
                    <w:rFonts w:ascii="Cambria Math" w:hAnsi="Cambria Math"/>
                    <w:i w:val="0"/>
                    <w:color w:val="auto"/>
                    <w:sz w:val="22"/>
                    <w:szCs w:val="22"/>
                  </w:rPr>
                </m:ctrlPr>
              </m:accPr>
              <m:e>
                <m:r>
                  <w:rPr>
                    <w:rFonts w:ascii="Cambria Math" w:hAnsi="Cambria Math"/>
                    <w:color w:val="auto"/>
                    <w:sz w:val="22"/>
                    <w:szCs w:val="22"/>
                  </w:rPr>
                  <m:t>Q</m:t>
                </m:r>
              </m:e>
            </m:acc>
          </m:e>
          <m:sub>
            <m:r>
              <w:rPr>
                <w:rFonts w:ascii="Cambria Math" w:hAnsi="Cambria Math"/>
                <w:color w:val="auto"/>
                <w:sz w:val="22"/>
                <w:szCs w:val="22"/>
              </w:rPr>
              <m:t>PV</m:t>
            </m:r>
          </m:sub>
        </m:sSub>
      </m:oMath>
      <w:r w:rsidRPr="0071112B">
        <w:rPr>
          <w:rFonts w:eastAsiaTheme="minorEastAsia"/>
          <w:color w:val="auto"/>
          <w:sz w:val="22"/>
          <w:szCs w:val="22"/>
        </w:rPr>
        <w:t xml:space="preserve">) plotted against the sum of flow from the splenic and superior mesenteric veins </w:t>
      </w:r>
      <w:r w:rsidRPr="0071112B">
        <w:rPr>
          <w:color w:val="auto"/>
          <w:sz w:val="22"/>
          <w:szCs w:val="22"/>
        </w:rPr>
        <w:t>(</w:t>
      </w:r>
      <m:oMath>
        <m:sSub>
          <m:sSubPr>
            <m:ctrlPr>
              <w:rPr>
                <w:rFonts w:ascii="Cambria Math" w:eastAsiaTheme="minorEastAsia" w:hAnsi="Cambria Math"/>
                <w:i w:val="0"/>
                <w:color w:val="auto"/>
                <w:sz w:val="22"/>
                <w:szCs w:val="22"/>
              </w:rPr>
            </m:ctrlPr>
          </m:sSubPr>
          <m:e>
            <m:acc>
              <m:accPr>
                <m:chr m:val="̅"/>
                <m:ctrlPr>
                  <w:rPr>
                    <w:rFonts w:ascii="Cambria Math" w:eastAsiaTheme="minorEastAsia" w:hAnsi="Cambria Math"/>
                    <w:i w:val="0"/>
                    <w:color w:val="auto"/>
                    <w:sz w:val="22"/>
                    <w:szCs w:val="22"/>
                  </w:rPr>
                </m:ctrlPr>
              </m:accPr>
              <m:e>
                <m:r>
                  <w:rPr>
                    <w:rFonts w:ascii="Cambria Math" w:eastAsiaTheme="minorEastAsia" w:hAnsi="Cambria Math"/>
                    <w:color w:val="auto"/>
                    <w:sz w:val="22"/>
                    <w:szCs w:val="22"/>
                  </w:rPr>
                  <m:t>Q</m:t>
                </m:r>
              </m:e>
            </m:acc>
          </m:e>
          <m:sub>
            <m:r>
              <w:rPr>
                <w:rFonts w:ascii="Cambria Math" w:eastAsiaTheme="minorEastAsia" w:hAnsi="Cambria Math"/>
                <w:color w:val="auto"/>
                <w:sz w:val="22"/>
                <w:szCs w:val="22"/>
              </w:rPr>
              <m:t>SV</m:t>
            </m:r>
          </m:sub>
        </m:sSub>
        <m:r>
          <w:rPr>
            <w:rFonts w:ascii="Cambria Math" w:eastAsiaTheme="minorEastAsia" w:hAnsi="Cambria Math"/>
            <w:color w:val="auto"/>
            <w:sz w:val="22"/>
            <w:szCs w:val="22"/>
          </w:rPr>
          <m:t>+</m:t>
        </m:r>
        <m:sSub>
          <m:sSubPr>
            <m:ctrlPr>
              <w:rPr>
                <w:rFonts w:ascii="Cambria Math" w:eastAsiaTheme="minorEastAsia" w:hAnsi="Cambria Math"/>
                <w:i w:val="0"/>
                <w:color w:val="auto"/>
                <w:sz w:val="22"/>
                <w:szCs w:val="22"/>
              </w:rPr>
            </m:ctrlPr>
          </m:sSubPr>
          <m:e>
            <m:acc>
              <m:accPr>
                <m:chr m:val="̅"/>
                <m:ctrlPr>
                  <w:rPr>
                    <w:rFonts w:ascii="Cambria Math" w:eastAsiaTheme="minorEastAsia" w:hAnsi="Cambria Math"/>
                    <w:i w:val="0"/>
                    <w:color w:val="auto"/>
                    <w:sz w:val="22"/>
                    <w:szCs w:val="22"/>
                  </w:rPr>
                </m:ctrlPr>
              </m:accPr>
              <m:e>
                <m:r>
                  <w:rPr>
                    <w:rFonts w:ascii="Cambria Math" w:eastAsiaTheme="minorEastAsia" w:hAnsi="Cambria Math"/>
                    <w:color w:val="auto"/>
                    <w:sz w:val="22"/>
                    <w:szCs w:val="22"/>
                  </w:rPr>
                  <m:t>Q</m:t>
                </m:r>
              </m:e>
            </m:acc>
          </m:e>
          <m:sub>
            <m:r>
              <w:rPr>
                <w:rFonts w:ascii="Cambria Math" w:eastAsiaTheme="minorEastAsia" w:hAnsi="Cambria Math"/>
                <w:color w:val="auto"/>
                <w:sz w:val="22"/>
                <w:szCs w:val="22"/>
              </w:rPr>
              <m:t>SMV</m:t>
            </m:r>
          </m:sub>
        </m:sSub>
      </m:oMath>
      <w:r w:rsidRPr="0071112B">
        <w:rPr>
          <w:rFonts w:eastAsiaTheme="minorEastAsia"/>
          <w:color w:val="auto"/>
          <w:sz w:val="22"/>
          <w:szCs w:val="22"/>
        </w:rPr>
        <w:t xml:space="preserve">). </w:t>
      </w:r>
    </w:p>
    <w:p w14:paraId="25543E86" w14:textId="77777777" w:rsidR="00CC0C4C" w:rsidRPr="0029108C" w:rsidRDefault="00CC0C4C" w:rsidP="007861C0">
      <w:pPr>
        <w:pStyle w:val="NoSpacing"/>
        <w:spacing w:line="480" w:lineRule="auto"/>
        <w:jc w:val="both"/>
        <w:rPr>
          <w:rFonts w:ascii="Times New Roman" w:eastAsiaTheme="minorEastAsia" w:hAnsi="Times New Roman" w:cs="Times New Roman"/>
          <w:sz w:val="24"/>
          <w:szCs w:val="24"/>
        </w:rPr>
      </w:pPr>
    </w:p>
    <w:p w14:paraId="7781C781"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PC Angiograms</w:t>
      </w:r>
    </w:p>
    <w:p w14:paraId="48CF853E" w14:textId="7EE4FE2F"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PC angiograms were obtained for all 78 pre- and postprandial cases. Locations of likely occlusions, as well as collateral mesenteric vessels, were observed in a variety of patients.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5a shows an example of a patient with median arcuate ligament syndrome in which the median arcuate ligament was compressing the CA. Despite this obstruction, flow in the splenic artery and gastroduodenal artery (GDA) was preserved due to a portion of SMA blood flow being redirected back through the pancreaticoduodenal arcades. The CA could not be visualized on the PC angiogram in this patient. Fasting flow in the GDA was approximately 24.3% of the </w:t>
      </w:r>
      <w:r w:rsidRPr="0029108C">
        <w:rPr>
          <w:rFonts w:ascii="Times New Roman" w:hAnsi="Times New Roman" w:cs="Times New Roman"/>
          <w:noProof/>
          <w:sz w:val="24"/>
          <w:szCs w:val="24"/>
        </w:rPr>
        <w:t>measured</w:t>
      </w:r>
      <w:r w:rsidRPr="0029108C">
        <w:rPr>
          <w:rFonts w:ascii="Times New Roman" w:hAnsi="Times New Roman" w:cs="Times New Roman"/>
          <w:sz w:val="24"/>
          <w:szCs w:val="24"/>
        </w:rPr>
        <w:t xml:space="preserve"> fasting flow in the SMA, which decreased to 7.4% after a meal. However, flow in the SMA and SMV increased to a normal range following a meal (104% and 236% respectively).</w:t>
      </w:r>
    </w:p>
    <w:p w14:paraId="5C376C38" w14:textId="4B79E6CF" w:rsidR="00F72E5E"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5b shows a CMI+ patient with a full SMA occlusion (as seen in the PC angiogram) and celiac artery with narrowing. Flow was redirected from the CA to the SMA (just distal to the occlusion) via the pancreaticoduodenal arcades, which were well-visualized on the PC angiogram. Distal SMA flow decreased by 7.13% following a meal and SMV flow increased only slightly by 2.93%. Additionally, supplementary collateral flow from the IMA (via Arc of Riolan) was prominent in the angiogram.</w:t>
      </w:r>
    </w:p>
    <w:p w14:paraId="35462413" w14:textId="3DAE7191" w:rsidR="00B36862" w:rsidRDefault="00B36862" w:rsidP="00B36862">
      <w:pPr>
        <w:pStyle w:val="NoSpacing"/>
        <w:spacing w:line="480" w:lineRule="auto"/>
        <w:jc w:val="both"/>
        <w:rPr>
          <w:rFonts w:ascii="Times New Roman" w:hAnsi="Times New Roman" w:cs="Times New Roman"/>
          <w:sz w:val="24"/>
          <w:szCs w:val="24"/>
        </w:rPr>
      </w:pPr>
    </w:p>
    <w:p w14:paraId="0F7E81F7" w14:textId="77777777" w:rsidR="00B36862" w:rsidRPr="002570BA" w:rsidRDefault="00B36862" w:rsidP="00B36862">
      <w:r>
        <w:rPr>
          <w:noProof/>
        </w:rPr>
        <w:lastRenderedPageBreak/>
        <w:drawing>
          <wp:inline distT="0" distB="0" distL="0" distR="0" wp14:anchorId="2D920356" wp14:editId="5596B5ED">
            <wp:extent cx="5943600" cy="2838450"/>
            <wp:effectExtent l="0" t="0" r="0" b="0"/>
            <wp:docPr id="38" name="Picture 38" descr="A picture containing photo, screen, playing,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5.TIF"/>
                    <pic:cNvPicPr/>
                  </pic:nvPicPr>
                  <pic:blipFill rotWithShape="1">
                    <a:blip r:embed="rId17">
                      <a:extLst>
                        <a:ext uri="{28A0092B-C50C-407E-A947-70E740481C1C}">
                          <a14:useLocalDpi xmlns:a14="http://schemas.microsoft.com/office/drawing/2010/main" val="0"/>
                        </a:ext>
                      </a:extLst>
                    </a:blip>
                    <a:srcRect b="15100"/>
                    <a:stretch/>
                  </pic:blipFill>
                  <pic:spPr bwMode="auto">
                    <a:xfrm>
                      <a:off x="0" y="0"/>
                      <a:ext cx="5943600" cy="2838450"/>
                    </a:xfrm>
                    <a:prstGeom prst="rect">
                      <a:avLst/>
                    </a:prstGeom>
                    <a:ln>
                      <a:noFill/>
                    </a:ln>
                    <a:extLst>
                      <a:ext uri="{53640926-AAD7-44D8-BBD7-CCE9431645EC}">
                        <a14:shadowObscured xmlns:a14="http://schemas.microsoft.com/office/drawing/2010/main"/>
                      </a:ext>
                    </a:extLst>
                  </pic:spPr>
                </pic:pic>
              </a:graphicData>
            </a:graphic>
          </wp:inline>
        </w:drawing>
      </w:r>
    </w:p>
    <w:p w14:paraId="034C9F90" w14:textId="3EC13328" w:rsidR="00B36862" w:rsidRPr="00B36862" w:rsidRDefault="00B36862" w:rsidP="00B36862">
      <w:pPr>
        <w:pStyle w:val="Caption"/>
        <w:spacing w:after="0" w:line="480" w:lineRule="auto"/>
        <w:rPr>
          <w:color w:val="auto"/>
          <w:sz w:val="22"/>
          <w:szCs w:val="22"/>
        </w:rPr>
      </w:pPr>
      <w:r w:rsidRPr="00B36862">
        <w:rPr>
          <w:b/>
          <w:bCs/>
          <w:color w:val="auto"/>
          <w:sz w:val="22"/>
          <w:szCs w:val="22"/>
        </w:rPr>
        <w:t>Fig. 5</w:t>
      </w:r>
      <w:r w:rsidRPr="00B36862">
        <w:rPr>
          <w:color w:val="auto"/>
          <w:sz w:val="22"/>
          <w:szCs w:val="22"/>
        </w:rPr>
        <w:t xml:space="preserve"> CA compression</w:t>
      </w:r>
      <w:r>
        <w:rPr>
          <w:color w:val="auto"/>
          <w:sz w:val="22"/>
          <w:szCs w:val="22"/>
        </w:rPr>
        <w:t xml:space="preserve"> </w:t>
      </w:r>
      <w:r w:rsidRPr="00B36862">
        <w:rPr>
          <w:color w:val="auto"/>
          <w:sz w:val="22"/>
          <w:szCs w:val="22"/>
        </w:rPr>
        <w:t>(a) from median arcuate ligament syndrome with collateral compensation from SMA in a fasting 29-year-old female. Flow from the SMA is redirected through the pancreaticoduodenal arcade to supply the splenic and left gastric branches of the CA. In the PC angiogram, the CA cannot be visualized due to flow obstruction in this vessel. SMA occlusion and celiac narrowing (b)</w:t>
      </w:r>
      <w:r>
        <w:rPr>
          <w:color w:val="auto"/>
          <w:sz w:val="22"/>
          <w:szCs w:val="22"/>
        </w:rPr>
        <w:t xml:space="preserve"> </w:t>
      </w:r>
      <w:r w:rsidRPr="00B36862">
        <w:rPr>
          <w:color w:val="auto"/>
          <w:sz w:val="22"/>
          <w:szCs w:val="22"/>
        </w:rPr>
        <w:t xml:space="preserve">in a fasting 42-year-old male with CMI. Numerous collaterals from the IMA, via the Arc of Riolan, and CA, via the pancreaticoduodenal arcades, supply blood to the SMA. The proximal SMA cannot be visualized on the PC angiogram due to </w:t>
      </w:r>
      <w:r w:rsidRPr="00B36862">
        <w:rPr>
          <w:noProof/>
          <w:color w:val="auto"/>
          <w:sz w:val="22"/>
          <w:szCs w:val="22"/>
        </w:rPr>
        <w:t>absence</w:t>
      </w:r>
      <w:r w:rsidRPr="00B36862">
        <w:rPr>
          <w:color w:val="auto"/>
          <w:sz w:val="22"/>
          <w:szCs w:val="22"/>
        </w:rPr>
        <w:t xml:space="preserve"> of flow. Note that the IMA was included in the field of view in this patient and can be seen at the bottom of the figure. Image inset shows an abnormality in the aorta (situated </w:t>
      </w:r>
      <w:r w:rsidRPr="00B36862">
        <w:rPr>
          <w:noProof/>
          <w:color w:val="auto"/>
          <w:sz w:val="22"/>
          <w:szCs w:val="22"/>
        </w:rPr>
        <w:t>superoposterior</w:t>
      </w:r>
      <w:r w:rsidRPr="00B36862">
        <w:rPr>
          <w:color w:val="auto"/>
          <w:sz w:val="22"/>
          <w:szCs w:val="22"/>
        </w:rPr>
        <w:t xml:space="preserve"> to the celiac root), likely a developing atherosclerotic lesion. </w:t>
      </w:r>
    </w:p>
    <w:p w14:paraId="553F923C" w14:textId="77777777" w:rsidR="00F72E5E" w:rsidRPr="0029108C" w:rsidRDefault="00F72E5E" w:rsidP="007861C0">
      <w:pPr>
        <w:pStyle w:val="NoSpacing"/>
        <w:spacing w:line="480" w:lineRule="auto"/>
        <w:jc w:val="both"/>
        <w:rPr>
          <w:rFonts w:ascii="Times New Roman" w:hAnsi="Times New Roman" w:cs="Times New Roman"/>
          <w:b/>
          <w:bCs/>
          <w:sz w:val="24"/>
          <w:szCs w:val="24"/>
        </w:rPr>
      </w:pPr>
    </w:p>
    <w:p w14:paraId="02D9E53D"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Discussion</w:t>
      </w:r>
    </w:p>
    <w:p w14:paraId="7C3BF5AD" w14:textId="09032777"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 this study, 4D flow MRI was used to obtain comprehensive hemodynamic measurements of the mesenteric vasculature in patients suspected of chronic mesenteric ischemia (CMI) and in control subjects both before and after meal ingestion. Our results were consistent with previous 2D PC-MRI imaging studies </w:t>
      </w:r>
      <w:r>
        <w:rPr>
          <w:rFonts w:ascii="Times New Roman" w:hAnsi="Times New Roman" w:cs="Times New Roman"/>
          <w:sz w:val="24"/>
          <w:szCs w:val="24"/>
        </w:rPr>
        <w:fldChar w:fldCharType="begin">
          <w:fldData xml:space="preserve">PEVuZE5vdGU+PENpdGU+PEF1dGhvcj5CdXJrYXJ0PC9BdXRob3I+PFllYXI+MTk5NTwvWWVhcj48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PEVuZE5vdGU+PENpdGU+PEF1dGhvcj5CdXJrYXJ0PC9BdXRob3I+PFllYXI+MTk5NTwvWWVhcj48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[14,15,13,16]</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and demonstrated the potential of 4D flow MRI studies to help disentangle the complex flow patterns observed in CMI. Firstly, 4D flow MRI provides </w:t>
      </w:r>
      <w:r w:rsidRPr="0029108C">
        <w:rPr>
          <w:rFonts w:ascii="Times New Roman" w:hAnsi="Times New Roman" w:cs="Times New Roman"/>
          <w:sz w:val="24"/>
          <w:szCs w:val="24"/>
        </w:rPr>
        <w:lastRenderedPageBreak/>
        <w:t xml:space="preserve">simultaneous acquisition of both hemodynamic information and an MRA. Previous studies showed that 3D PC MRA can accurately measure vessel lumens of renal arteries </w:t>
      </w:r>
      <w:r>
        <w:rPr>
          <w:rFonts w:ascii="Times New Roman" w:hAnsi="Times New Roman" w:cs="Times New Roman"/>
          <w:sz w:val="24"/>
          <w:szCs w:val="24"/>
        </w:rPr>
        <w:fldChar w:fldCharType="begin">
          <w:fldData xml:space="preserve">PEVuZE5vdGU+PENpdGU+PEF1dGhvcj5GcmFuY29pczwvQXV0aG9yPjxZZWFyPjIwMTE8L1llYXI+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=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PEVuZE5vdGU+PENpdGU+PEF1dGhvcj5GcmFuY29pczwvQXV0aG9yPjxZZWFyPjIwMTE8L1llYXI+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=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[36]</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and identify areas of stenoses in suspected chronic mesenteric patients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&lt;EndNote&gt;&lt;Cite&gt;&lt;Author&gt;Wasser&lt;/Author&gt;&lt;Year&gt;1996&lt;/Year&gt;&lt;RecNum&gt;917&lt;/RecNum&gt;&lt;DisplayText&gt;[37]&lt;/DisplayText&gt;&lt;record&gt;&lt;rec-number&gt;917&lt;/rec-number&gt;&lt;foreign-keys&gt;&lt;key app="EN" db-id="xeep5d99wefzf1e2de75p900wp0assr5afff" timestamp="1584111517" guid="f97d0585-135a-4e82-86ad-b72554269e80"&gt;917&lt;/key&gt;&lt;/foreign-keys&gt;&lt;ref-type name="Journal Article"&gt;17&lt;/ref-type&gt;&lt;contributors&gt;&lt;authors&gt;&lt;author&gt;Wasser, M. N.&lt;/author&gt;&lt;author&gt;Geelkerken, R. H.&lt;/author&gt;&lt;author&gt;Kouwenhoven, M.&lt;/author&gt;&lt;author&gt;van Bockel, J. H.&lt;/author&gt;&lt;author&gt;Hermans, J.&lt;/author&gt;&lt;author&gt;Schultze Kool, L. J.&lt;/author&gt;&lt;author&gt;de Roos, A.&lt;/author&gt;&lt;/authors&gt;&lt;/contributors&gt;&lt;auth-address&gt;Department of Diagnostic Radiology, Leiden University Hospital, the Netherlands.&lt;/auth-address&gt;&lt;titles&gt;&lt;title&gt;Systolically gated 3D phase contrast MRA of mesenteric arteries in suspected mesenteric ischemia&lt;/title&gt;&lt;secondary-title&gt;J Comput Assist Tomogr&lt;/secondary-title&gt;&lt;/titles&gt;&lt;periodical&gt;&lt;full-title&gt;J Comput Assist Tomogr&lt;/full-title&gt;&lt;/periodical&gt;&lt;pages&gt;262-8&lt;/pages&gt;&lt;volume&gt;20&lt;/volume&gt;&lt;number&gt;2&lt;/number&gt;&lt;edition&gt;1996/03/01&lt;/edition&gt;&lt;keywords&gt;&lt;keyword&gt;Adult&lt;/keyword&gt;&lt;keyword&gt;Aged&lt;/keyword&gt;&lt;keyword&gt;Aged, 80 and over&lt;/keyword&gt;&lt;keyword&gt;Angiography, Digital Subtraction&lt;/keyword&gt;&lt;keyword&gt;Celiac Artery&lt;/keyword&gt;&lt;keyword&gt;Chronic Disease&lt;/keyword&gt;&lt;keyword&gt;Female&lt;/keyword&gt;&lt;keyword&gt;Humans&lt;/keyword&gt;&lt;keyword&gt;Ischemia/*diagnosis/surgery&lt;/keyword&gt;&lt;keyword&gt;Magnetic Resonance Angiography/*methods&lt;/keyword&gt;&lt;keyword&gt;Male&lt;/keyword&gt;&lt;keyword&gt;*Mesenteric Arteries&lt;/keyword&gt;&lt;keyword&gt;Mesentery/*blood supply&lt;/keyword&gt;&lt;keyword&gt;Middle Aged&lt;/keyword&gt;&lt;keyword&gt;Prospective Studies&lt;/keyword&gt;&lt;/keywords&gt;&lt;dates&gt;&lt;year&gt;1996&lt;/year&gt;&lt;pub-dates&gt;&lt;date&gt;Mar-Apr&lt;/date&gt;&lt;/pub-dates&gt;&lt;/dates&gt;&lt;isbn&gt;0363-8715 (Print)&amp;#xD;0363-8715&lt;/isbn&gt;&lt;accession-num&gt;8606234&lt;/accession-num&gt;&lt;urls&gt;&lt;/urls&gt;&lt;electronic-resource-num&gt;10.1097/00004728-199603000-00017&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[37]</w:t>
      </w:r>
      <w:r>
        <w:rPr>
          <w:rFonts w:ascii="Times New Roman" w:hAnsi="Times New Roman" w:cs="Times New Roman"/>
          <w:sz w:val="24"/>
          <w:szCs w:val="24"/>
        </w:rPr>
        <w:fldChar w:fldCharType="end"/>
      </w:r>
      <w:r w:rsidRPr="0029108C">
        <w:rPr>
          <w:rFonts w:ascii="Times New Roman" w:hAnsi="Times New Roman" w:cs="Times New Roman"/>
          <w:sz w:val="24"/>
          <w:szCs w:val="24"/>
        </w:rPr>
        <w:t>. Secondly, the large volumetric coverage ensures all relevant vessels and collaterals are visualized without the need for a dedicated MRA that often requires injection of a contrast agent. This may be useful since many patients demonstrate significant anatomical variations and may help overcome user- and patient-dependent issues associated with ultrasound. Thirdly, retrospective analysis is possible for any vessel (including collaterals) within the imaging volume without scan time penalty, unlike 2D PC-MRI. Lastly, 4D flow MRI using an accelerated sequence such as PC-VIPR requires only a short 10-minute free-breathing scan session while retaining high temporal and spatial resolution.</w:t>
      </w:r>
    </w:p>
    <w:p w14:paraId="590DB19B" w14:textId="77777777" w:rsidR="00CC0C4C" w:rsidRPr="0029108C" w:rsidRDefault="00CC0C4C" w:rsidP="007861C0">
      <w:pPr>
        <w:pStyle w:val="NoSpacing"/>
        <w:spacing w:line="480" w:lineRule="auto"/>
        <w:jc w:val="both"/>
        <w:rPr>
          <w:rFonts w:ascii="Times New Roman" w:hAnsi="Times New Roman" w:cs="Times New Roman"/>
          <w:sz w:val="24"/>
          <w:szCs w:val="24"/>
        </w:rPr>
      </w:pPr>
    </w:p>
    <w:p w14:paraId="234CE79C"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Flow Consistency</w:t>
      </w:r>
    </w:p>
    <w:p w14:paraId="585E1C85" w14:textId="3617095A" w:rsidR="00F72E5E"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hAnsi="Times New Roman" w:cs="Times New Roman"/>
          <w:sz w:val="24"/>
          <w:szCs w:val="24"/>
        </w:rPr>
        <w:t>Correlation analysis showed</w:t>
      </w:r>
      <w:r w:rsidRPr="0029108C">
        <w:rPr>
          <w:rFonts w:ascii="Times New Roman" w:hAnsi="Times New Roman" w:cs="Times New Roman"/>
          <w:noProof/>
          <w:sz w:val="24"/>
          <w:szCs w:val="24"/>
        </w:rPr>
        <w:t xml:space="preserve"> strong </w:t>
      </w:r>
      <w:r w:rsidRPr="0029108C">
        <w:rPr>
          <w:rFonts w:ascii="Times New Roman" w:hAnsi="Times New Roman" w:cs="Times New Roman"/>
          <w:sz w:val="24"/>
          <w:szCs w:val="24"/>
        </w:rPr>
        <w:t xml:space="preserve">correlation between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(the differenc</w:t>
      </w:r>
      <w:r w:rsidRPr="0029108C">
        <w:rPr>
          <w:rFonts w:ascii="Times New Roman" w:hAnsi="Times New Roman" w:cs="Times New Roman"/>
          <w:noProof/>
          <w:sz w:val="24"/>
          <w:szCs w:val="24"/>
        </w:rPr>
        <w:t xml:space="preserve">e between </w:t>
      </w:r>
      <w:r w:rsidRPr="0029108C">
        <w:rPr>
          <w:rFonts w:ascii="Times New Roman" w:hAnsi="Times New Roman" w:cs="Times New Roman"/>
          <w:sz w:val="24"/>
          <w:szCs w:val="24"/>
        </w:rPr>
        <w:t xml:space="preserve">SCAo and IRAo flow rates)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(sum of flow rates in vessels exiting between these aortic segments) in both the arterial measurements and venous segments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The slope for both regression models was less than unity, indicating that some flow was not being accounted for in the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measurements. This discrepancy is likely due to small, unmeasured collaterals and measurement errors. Despite this, the strong correlation reflects good internal consistency and thus supports the feasibility of 4D flow measurements. Additionally, flow rates in this study agreed well with flow rates reported from other imaging modalities. </w:t>
      </w:r>
    </w:p>
    <w:p w14:paraId="242955F0" w14:textId="77777777" w:rsidR="00CC0C4C" w:rsidRPr="0029108C" w:rsidRDefault="00CC0C4C" w:rsidP="007861C0">
      <w:pPr>
        <w:pStyle w:val="NoSpacing"/>
        <w:spacing w:line="480" w:lineRule="auto"/>
        <w:jc w:val="both"/>
        <w:rPr>
          <w:rFonts w:ascii="Times New Roman" w:eastAsiaTheme="minorEastAsia" w:hAnsi="Times New Roman" w:cs="Times New Roman"/>
          <w:sz w:val="24"/>
          <w:szCs w:val="24"/>
        </w:rPr>
      </w:pPr>
    </w:p>
    <w:p w14:paraId="2D78F3C8"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Flow Analysis</w:t>
      </w:r>
    </w:p>
    <w:p w14:paraId="142D14DA" w14:textId="6C09569C"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lastRenderedPageBreak/>
        <w:t xml:space="preserve">Both the control subjects and symptomatic patients without CMI (CMI-) experienced significant blood flow increases in the SMA, SMV, and PV twenty minutes after meal ingestion. This is expected in normal </w:t>
      </w:r>
      <w:r w:rsidRPr="0029108C">
        <w:rPr>
          <w:rFonts w:ascii="Times New Roman" w:hAnsi="Times New Roman" w:cs="Times New Roman"/>
          <w:noProof/>
          <w:sz w:val="24"/>
          <w:szCs w:val="24"/>
        </w:rPr>
        <w:t>individuals</w:t>
      </w:r>
      <w:r w:rsidRPr="0029108C">
        <w:rPr>
          <w:rFonts w:ascii="Times New Roman" w:hAnsi="Times New Roman" w:cs="Times New Roman"/>
          <w:sz w:val="24"/>
          <w:szCs w:val="24"/>
        </w:rPr>
        <w:t xml:space="preserve"> because an increase in SMA flow is needed to satisfy the increased metabolic demands of the gastrointestinal tract </w:t>
      </w:r>
      <w:r>
        <w:rPr>
          <w:rFonts w:ascii="Times New Roman" w:hAnsi="Times New Roman" w:cs="Times New Roman"/>
          <w:sz w:val="24"/>
          <w:szCs w:val="24"/>
        </w:rPr>
        <w:fldChar w:fldCharType="begin">
          <w:fldData xml:space="preserve">PEVuZE5vdGU+PENpdGU+PEF1dGhvcj5TaWViZXI8L0F1dGhvcj48WWVhcj4xOTkxPC9ZZWFyPjxS
ZWNOdW0+OTA5PC9SZWNOdW0+PERpc3BsYXlUZXh0PlszMSwxOV08L0Rpc3BsYXlUZXh0PjxyZWNv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dGxlPjwvcGVyaW9kaWNhbD48cGFnZXM+MzYxLTY8L3BhZ2VzPjx2b2x1bWU+MzI8L3ZvbHVtZT48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=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PEVuZE5vdGU+PENpdGU+PEF1dGhvcj5TaWViZXI8L0F1dGhvcj48WWVhcj4xOTkxPC9ZZWFyPjxS
ZWNOdW0+OTA5PC9SZWNOdW0+PERpc3BsYXlUZXh0PlszMSwxOV08L0Rpc3BsYXlUZXh0PjxyZWNv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dGxlPjwvcGVyaW9kaWNhbD48cGFnZXM+MzYxLTY8L3BhZ2VzPjx2b2x1bWU+MzI8L3ZvbHVtZT48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=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[31,19]</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Since a majority of arterial mesenteric flow is returned through the SMV, increases in arterial flow will lead to increases in venous flow in the SMV and subsequently PV, which was observed in this study. Furthermore, an increase in SCAo blood flow was observed in controls and in the CMI- group. This is most likely due to increased cardiac output following meal ingestion, acting to increase volumetric flow rates in the aorta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&lt;EndNote&gt;&lt;Cite&gt;&lt;Author&gt;Waaler&lt;/Author&gt;&lt;Year&gt;1991&lt;/Year&gt;&lt;RecNum&gt;910&lt;/RecNum&gt;&lt;DisplayText&gt;[38]&lt;/DisplayText&gt;&lt;record&gt;&lt;rec-number&gt;910&lt;/rec-number&gt;&lt;foreign-keys&gt;&lt;key app="EN" db-id="xeep5d99wefzf1e2de75p900wp0assr5afff" timestamp="1584110802" guid="a8dc29ed-8c79-4611-bfef-6feb938ce02d"&gt;910&lt;/key&gt;&lt;/foreign-keys&gt;&lt;ref-type name="Journal Article"&gt;17&lt;/ref-type&gt;&lt;contributors&gt;&lt;authors&gt;&lt;author&gt;Waaler, B. A.&lt;/author&gt;&lt;author&gt;Eriksen, M.&lt;/author&gt;&lt;author&gt;Toska, K.&lt;/author&gt;&lt;/authors&gt;&lt;/contributors&gt;&lt;auth-address&gt;Department of Physiology, University of Oslo, Norway.&lt;/auth-address&gt;&lt;titles&gt;&lt;title&gt;The effect of meal size on postprandial increase in cardiac output&lt;/title&gt;&lt;secondary-title&gt;Acta Physiol Scand&lt;/secondary-title&gt;&lt;/titles&gt;&lt;periodical&gt;&lt;full-title&gt;Acta Physiol Scand&lt;/full-title&gt;&lt;/periodical&gt;&lt;pages&gt;33-9&lt;/pages&gt;&lt;volume&gt;142&lt;/volume&gt;&lt;number&gt;1&lt;/number&gt;&lt;edition&gt;1991/05/01&lt;/edition&gt;&lt;keywords&gt;&lt;keyword&gt;Adult&lt;/keyword&gt;&lt;keyword&gt;Blood Pressure/physiology&lt;/keyword&gt;&lt;keyword&gt;Cardiac Output/*physiology&lt;/keyword&gt;&lt;keyword&gt;Eating/*physiology&lt;/keyword&gt;&lt;keyword&gt;Female&lt;/keyword&gt;&lt;keyword&gt;Heart Rate/physiology&lt;/keyword&gt;&lt;keyword&gt;Humans&lt;/keyword&gt;&lt;keyword&gt;Male&lt;/keyword&gt;&lt;keyword&gt;Splanchnic Circulation/physiology&lt;/keyword&gt;&lt;keyword&gt;Stroke Volume/physiology&lt;/keyword&gt;&lt;keyword&gt;Time Factors&lt;/keyword&gt;&lt;/keywords&gt;&lt;dates&gt;&lt;year&gt;1991&lt;/year&gt;&lt;pub-dates&gt;&lt;date&gt;May&lt;/date&gt;&lt;/pub-dates&gt;&lt;/dates&gt;&lt;isbn&gt;0001-6772 (Print)&amp;#xD;0001-6772&lt;/isbn&gt;&lt;accession-num&gt;1877363&lt;/accession-num&gt;&lt;urls&gt;&lt;/urls&gt;&lt;electronic-resource-num&gt;10.1111/j.1748-1716.1991.tb09125.x&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[38]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On the other hand, symptomatic patients with true CMI (CMI+ group) experienced no significant postprandial blood flow increases in any vessel. Furthermore, blood flow responses (percent changes in blood flow) in the SMA, SMV, and PV were significantly decreased in CMI+ patients compared to controls, supporting findings from prior 2D PC-MRI studies </w:t>
      </w:r>
      <w:r>
        <w:rPr>
          <w:rFonts w:ascii="Times New Roman" w:hAnsi="Times New Roman" w:cs="Times New Roman"/>
          <w:sz w:val="24"/>
          <w:szCs w:val="24"/>
        </w:rPr>
        <w:fldChar w:fldCharType="begin">
          <w:fldData xml:space="preserve">PEVuZE5vdGU+PENpdGU+PEF1dGhvcj5CdXJrYXJ0PC9BdXRob3I+PFllYXI+MTk5NTwvWWVhcj48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PEVuZE5vdGU+PENpdGU+PEF1dGhvcj5CdXJrYXJ0PC9BdXRob3I+PFllYXI+MTk5NTwvWWVhcj48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[14,15,13,16]</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Postprandial blood flow responses in the SCAo were also decreased in CMI patients compared to controls which has not been previously shown. Postprandial blood flow increases in the CA were not observed for any group. Since the CA primarily supplies proximal portions of the gastrointestinal tract, blood flow responses occur almost immediately after a meal and return to baseline levels shortly thereafter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&lt;EndNote&gt;&lt;Cite&gt;&lt;Author&gt;Someya&lt;/Author&gt;&lt;Year&gt;2008&lt;/Year&gt;&lt;RecNum&gt;879&lt;/RecNum&gt;&lt;DisplayText&gt;[19]&lt;/DisplayText&gt;&lt;record&gt;&lt;rec-number&gt;879&lt;/rec-number&gt;&lt;foreign-keys&gt;&lt;key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[19]</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commentRangeStart w:id="21"/>
      <w:commentRangeStart w:id="22"/>
      <w:r w:rsidRPr="0029108C">
        <w:rPr>
          <w:rFonts w:ascii="Times New Roman" w:hAnsi="Times New Roman" w:cs="Times New Roman"/>
          <w:sz w:val="24"/>
          <w:szCs w:val="24"/>
        </w:rPr>
        <w:t xml:space="preserve">In this study, patients were imaged 20 minutes after ingestion of </w:t>
      </w:r>
      <w:r w:rsidRPr="0029108C">
        <w:rPr>
          <w:rFonts w:ascii="Times New Roman" w:hAnsi="Times New Roman" w:cs="Times New Roman"/>
          <w:noProof/>
          <w:sz w:val="24"/>
          <w:szCs w:val="24"/>
        </w:rPr>
        <w:t>a meal</w:t>
      </w:r>
      <w:r w:rsidRPr="0029108C">
        <w:rPr>
          <w:rFonts w:ascii="Times New Roman" w:hAnsi="Times New Roman" w:cs="Times New Roman"/>
          <w:sz w:val="24"/>
          <w:szCs w:val="24"/>
        </w:rPr>
        <w:t>, allowing postprandial CA flow rates to return to near baseline levels, explaining the negligible observed increases in CA flow rates</w:t>
      </w:r>
      <w:commentRangeEnd w:id="21"/>
      <w:r w:rsidRPr="0029108C">
        <w:rPr>
          <w:rStyle w:val="CommentReference"/>
          <w:rFonts w:ascii="Times New Roman" w:hAnsi="Times New Roman" w:cs="Times New Roman"/>
          <w:sz w:val="24"/>
          <w:szCs w:val="24"/>
        </w:rPr>
        <w:commentReference w:id="21"/>
      </w:r>
      <w:commentRangeEnd w:id="22"/>
      <w:r w:rsidR="001829D9">
        <w:rPr>
          <w:rStyle w:val="CommentReference"/>
        </w:rPr>
        <w:commentReference w:id="22"/>
      </w:r>
      <w:r w:rsidRPr="0029108C">
        <w:rPr>
          <w:rFonts w:ascii="Times New Roman" w:hAnsi="Times New Roman" w:cs="Times New Roman"/>
          <w:sz w:val="24"/>
          <w:szCs w:val="24"/>
        </w:rPr>
        <w:t>.</w:t>
      </w:r>
    </w:p>
    <w:p w14:paraId="2085B6D4" w14:textId="5EFC3F37"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In addition, postprandial blood flow responses for the CMI+ group were significantly decreased in the SCAo, SMV, and PV, compared to the CMI- group, while SMA flow responses were not. SMA flow responses in the CMI- group may be lower due to several patients with narrowing celiac arteries. In these patients, preprandial SMA flow values tended to be higher than </w:t>
      </w:r>
      <w:r w:rsidRPr="0029108C">
        <w:rPr>
          <w:rFonts w:ascii="Times New Roman" w:hAnsi="Times New Roman" w:cs="Times New Roman"/>
          <w:sz w:val="24"/>
          <w:szCs w:val="24"/>
        </w:rPr>
        <w:lastRenderedPageBreak/>
        <w:t xml:space="preserve">in control subjects, which has also been observed in other studies </w:t>
      </w:r>
      <w:r>
        <w:rPr>
          <w:rFonts w:ascii="Times New Roman" w:hAnsi="Times New Roman" w:cs="Times New Roman"/>
          <w:sz w:val="24"/>
          <w:szCs w:val="24"/>
        </w:rPr>
        <w:fldChar w:fldCharType="begin">
          <w:fldData xml:space="preserve">PEVuZE5vdGU+PENpdGU+PEF1dGhvcj5MaTwvQXV0aG9yPjxZZWFyPjE5OTU8L1llYXI+PFJlY051
bT45MTg8L1JlY051bT48RGlzcGxheVRleHQ+WzE1LDE2XTwvRGlzcGxheVRleHQ+PHJlY29yZD48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PEVuZE5vdGU+PENpdGU+PEF1dGhvcj5MaTwvQXV0aG9yPjxZZWFyPjE5OTU8L1llYXI+PFJlY051
bT45MTg8L1JlY051bT48RGlzcGxheVRleHQ+WzE1LDE2XTwvRGlzcGxheVRleHQ+PHJlY29yZD48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[15,16]</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commentRangeStart w:id="23"/>
      <w:commentRangeStart w:id="24"/>
      <w:r w:rsidRPr="0029108C">
        <w:rPr>
          <w:rFonts w:ascii="Times New Roman" w:hAnsi="Times New Roman" w:cs="Times New Roman"/>
          <w:sz w:val="24"/>
          <w:szCs w:val="24"/>
        </w:rPr>
        <w:t>We theorize that, due to blood flow restriction in the CA, flow that would have otherwise entered the CA is being directed to the SMA, resulting in higher preprandial flow values and thus diminished SMA flow responses</w:t>
      </w:r>
      <w:commentRangeEnd w:id="23"/>
      <w:r w:rsidRPr="0029108C">
        <w:rPr>
          <w:rStyle w:val="CommentReference"/>
          <w:rFonts w:ascii="Times New Roman" w:hAnsi="Times New Roman" w:cs="Times New Roman"/>
          <w:sz w:val="24"/>
          <w:szCs w:val="24"/>
        </w:rPr>
        <w:commentReference w:id="23"/>
      </w:r>
      <w:commentRangeEnd w:id="24"/>
      <w:r w:rsidR="002F7B48">
        <w:rPr>
          <w:rStyle w:val="CommentReference"/>
        </w:rPr>
        <w:commentReference w:id="24"/>
      </w:r>
      <w:r w:rsidRPr="0029108C">
        <w:rPr>
          <w:rFonts w:ascii="Times New Roman" w:hAnsi="Times New Roman" w:cs="Times New Roman"/>
          <w:sz w:val="24"/>
          <w:szCs w:val="24"/>
        </w:rPr>
        <w:t xml:space="preserve">. It should also be noted that, in these patients, SMV and PV flow still increased to normal levels.  </w:t>
      </w:r>
    </w:p>
    <w:p w14:paraId="44C3AF5E" w14:textId="2C420068" w:rsidR="00F72E5E"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It was also observed that SMV preprandial flow rates were increased in CMI+ patients compared to controls. The explanation for this relationship is not readily apparent. However, similar results were seen in other studies </w:t>
      </w:r>
      <w:r>
        <w:rPr>
          <w:rFonts w:ascii="Times New Roman" w:hAnsi="Times New Roman" w:cs="Times New Roman"/>
          <w:sz w:val="24"/>
          <w:szCs w:val="24"/>
        </w:rPr>
        <w:fldChar w:fldCharType="begin">
          <w:fldData xml:space="preserve">PEVuZE5vdGU+PENpdGU+PEF1dGhvcj5MaTwvQXV0aG9yPjxZZWFyPjE5OTU8L1llYXI+PFJlY051
bT45MTg8L1JlY051bT48RGlzcGxheVRleHQ+WzE1LDE2XTwvRGlzcGxheVRleHQ+PHJlY29yZD48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PEVuZE5vdGU+PENpdGU+PEF1dGhvcj5MaTwvQXV0aG9yPjxZZWFyPjE5OTU8L1llYXI+PFJlY051
bT45MTg8L1JlY051bT48RGlzcGxheVRleHQ+WzE1LDE2XTwvRGlzcGxheVRleHQ+PHJlY29yZD48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[15,16]</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which average fasting SMV flow rates were slightly higher in diseased patients.</w:t>
      </w:r>
    </w:p>
    <w:p w14:paraId="7B166F04" w14:textId="77777777" w:rsidR="00CC0C4C" w:rsidRPr="0029108C" w:rsidRDefault="00CC0C4C" w:rsidP="007861C0">
      <w:pPr>
        <w:pStyle w:val="NoSpacing"/>
        <w:spacing w:line="480" w:lineRule="auto"/>
        <w:ind w:firstLine="720"/>
        <w:jc w:val="both"/>
        <w:rPr>
          <w:rFonts w:ascii="Times New Roman" w:hAnsi="Times New Roman" w:cs="Times New Roman"/>
          <w:sz w:val="24"/>
          <w:szCs w:val="24"/>
        </w:rPr>
      </w:pPr>
    </w:p>
    <w:p w14:paraId="222B8683"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Limitations</w:t>
      </w:r>
    </w:p>
    <w:p w14:paraId="7AD40F80" w14:textId="4CCD1C2A"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Due to the nature of this retrospective study, scans were acquired with 1.5T and 3.0T scanners and with slightly varying imaging protocols.  While this might affect image quality, it should have very minor implications on the flow measurements used here. Additionally, classifying patients as ischemic versus non-ischemic based on MRA stenoses measurements and clinical findings may be prone to error due to the lack of a widely-accepted gold standard imaging method. The post-processing workflow required some manual processing steps such as vessel segmentation and analysis plane placement, decreasing repeatability and increasing the time required to process cases</w:t>
      </w:r>
      <w:r w:rsidR="00EA389B">
        <w:rPr>
          <w:rFonts w:ascii="Times New Roman" w:hAnsi="Times New Roman" w:cs="Times New Roman"/>
          <w:sz w:val="24"/>
          <w:szCs w:val="24"/>
        </w:rPr>
        <w:t xml:space="preserve">. </w:t>
      </w:r>
      <w:ins w:id="25" w:author="Grant Steven Roberts" w:date="2020-06-12T16:40:00Z">
        <w:r w:rsidR="00EA389B">
          <w:rPr>
            <w:rFonts w:ascii="Times New Roman" w:hAnsi="Times New Roman" w:cs="Times New Roman"/>
            <w:sz w:val="24"/>
            <w:szCs w:val="24"/>
          </w:rPr>
          <w:t xml:space="preserve">Despite performing respiratory gating on expiration, patients with median arcuate ligament syndrome may experience more drastic changes on in hemodynamic flow patterns on forced expiration and may be warranted to further evaluate this population. </w:t>
        </w:r>
      </w:ins>
      <w:r w:rsidRPr="0029108C">
        <w:rPr>
          <w:rFonts w:ascii="Times New Roman" w:hAnsi="Times New Roman" w:cs="Times New Roman"/>
          <w:sz w:val="24"/>
          <w:szCs w:val="24"/>
        </w:rPr>
        <w:t>This problem could be alleviated by developing an automated pipeline for image segmentation and flow analysis. Lastly, a larger patient sample size, particularly a larger CMI+ group, is warranted to further verify the findings in this study.</w:t>
      </w:r>
    </w:p>
    <w:p w14:paraId="64B5FA7E" w14:textId="77777777" w:rsidR="00CC0C4C" w:rsidRPr="0029108C" w:rsidRDefault="00CC0C4C" w:rsidP="007861C0">
      <w:pPr>
        <w:pStyle w:val="NoSpacing"/>
        <w:spacing w:line="480" w:lineRule="auto"/>
        <w:jc w:val="both"/>
        <w:rPr>
          <w:rFonts w:ascii="Times New Roman" w:hAnsi="Times New Roman" w:cs="Times New Roman"/>
          <w:sz w:val="24"/>
          <w:szCs w:val="24"/>
        </w:rPr>
      </w:pPr>
    </w:p>
    <w:p w14:paraId="34639F61"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Future Directions</w:t>
      </w:r>
    </w:p>
    <w:p w14:paraId="6CE62C12" w14:textId="77D1EF56"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Flow measurements in all 3 main mesenteric arteries (CA, SMA, and IMA) would provide a more comprehensive analysis of arterial inflow to the small intestine. Because we aimed to measure flow in the SCAo, the IMA was often out of frame even despite the large imaging volume provided by the PC-VIPR sequence used in this study. Flow measurements in this vessel would be particularly valuable in assessing patients with CA and SMA lesions, as the IMA may contribute a large portion of flow via collaterals, such as the Arc of Riolan and the marginal artery of Drummond. Further classification of patients based on stenoses location and severity obtained from either MRA or PC MRA angiograms may also be warranted to provide more insight into distinct hemodynamic flow patterns in the mesenteric vessels and associated collaterals. </w:t>
      </w:r>
      <w:ins w:id="26" w:author="Grant Steven Roberts" w:date="2020-06-12T16:42:00Z">
        <w:r w:rsidR="00EA389B">
          <w:rPr>
            <w:rFonts w:ascii="Times New Roman" w:hAnsi="Times New Roman" w:cs="Times New Roman"/>
            <w:sz w:val="24"/>
            <w:szCs w:val="24"/>
          </w:rPr>
          <w:t xml:space="preserve">Furthermore, flow-time curves could </w:t>
        </w:r>
      </w:ins>
      <w:ins w:id="27" w:author="Grant Steven Roberts" w:date="2020-06-12T16:46:00Z">
        <w:r w:rsidR="009B04E9">
          <w:rPr>
            <w:rFonts w:ascii="Times New Roman" w:hAnsi="Times New Roman" w:cs="Times New Roman"/>
            <w:sz w:val="24"/>
            <w:szCs w:val="24"/>
          </w:rPr>
          <w:t>provide more information regarding</w:t>
        </w:r>
      </w:ins>
      <w:ins w:id="28" w:author="Grant Steven Roberts" w:date="2020-06-12T16:44:00Z">
        <w:r w:rsidR="00EA389B">
          <w:rPr>
            <w:rFonts w:ascii="Times New Roman" w:hAnsi="Times New Roman" w:cs="Times New Roman"/>
            <w:sz w:val="24"/>
            <w:szCs w:val="24"/>
          </w:rPr>
          <w:t xml:space="preserve"> the hemodynamic signi</w:t>
        </w:r>
      </w:ins>
      <w:ins w:id="29" w:author="Grant Steven Roberts" w:date="2020-06-12T16:45:00Z">
        <w:r w:rsidR="00EA389B">
          <w:rPr>
            <w:rFonts w:ascii="Times New Roman" w:hAnsi="Times New Roman" w:cs="Times New Roman"/>
            <w:sz w:val="24"/>
            <w:szCs w:val="24"/>
          </w:rPr>
          <w:t>ficance of stenose</w:t>
        </w:r>
      </w:ins>
      <w:ins w:id="30" w:author="Grant Steven Roberts" w:date="2020-06-12T16:48:00Z">
        <w:r w:rsidR="009B04E9">
          <w:rPr>
            <w:rFonts w:ascii="Times New Roman" w:hAnsi="Times New Roman" w:cs="Times New Roman"/>
            <w:sz w:val="24"/>
            <w:szCs w:val="24"/>
          </w:rPr>
          <w:t xml:space="preserve"> </w:t>
        </w:r>
      </w:ins>
      <w:ins w:id="31" w:author="Grant Steven Roberts" w:date="2020-06-12T16:45:00Z">
        <w:r w:rsidR="00EA389B">
          <w:rPr>
            <w:rFonts w:ascii="Times New Roman" w:hAnsi="Times New Roman" w:cs="Times New Roman"/>
            <w:sz w:val="24"/>
            <w:szCs w:val="24"/>
          </w:rPr>
          <w:t xml:space="preserve">in </w:t>
        </w:r>
        <w:r w:rsidR="009B04E9">
          <w:rPr>
            <w:rFonts w:ascii="Times New Roman" w:hAnsi="Times New Roman" w:cs="Times New Roman"/>
            <w:sz w:val="24"/>
            <w:szCs w:val="24"/>
          </w:rPr>
          <w:t>mesenteric arteries</w:t>
        </w:r>
      </w:ins>
      <w:ins w:id="32" w:author="Grant Steven Roberts" w:date="2020-06-12T16:46:00Z">
        <w:r w:rsidR="009B04E9">
          <w:rPr>
            <w:rFonts w:ascii="Times New Roman" w:hAnsi="Times New Roman" w:cs="Times New Roman"/>
            <w:sz w:val="24"/>
            <w:szCs w:val="24"/>
          </w:rPr>
          <w:t xml:space="preserve">, </w:t>
        </w:r>
      </w:ins>
      <w:ins w:id="33" w:author="Grant Steven Roberts" w:date="2020-06-12T16:47:00Z">
        <w:r w:rsidR="009B04E9">
          <w:rPr>
            <w:rFonts w:ascii="Times New Roman" w:hAnsi="Times New Roman" w:cs="Times New Roman"/>
            <w:sz w:val="24"/>
            <w:szCs w:val="24"/>
          </w:rPr>
          <w:t xml:space="preserve">particularly in </w:t>
        </w:r>
      </w:ins>
      <w:ins w:id="34" w:author="Grant Steven Roberts" w:date="2020-06-12T16:48:00Z">
        <w:r w:rsidR="009B04E9">
          <w:rPr>
            <w:rFonts w:ascii="Times New Roman" w:hAnsi="Times New Roman" w:cs="Times New Roman"/>
            <w:sz w:val="24"/>
            <w:szCs w:val="24"/>
          </w:rPr>
          <w:t xml:space="preserve">individuals with smaller stenotic changes. </w:t>
        </w:r>
      </w:ins>
      <w:r w:rsidRPr="0029108C">
        <w:rPr>
          <w:rFonts w:ascii="Times New Roman" w:hAnsi="Times New Roman" w:cs="Times New Roman"/>
          <w:sz w:val="24"/>
          <w:szCs w:val="24"/>
        </w:rPr>
        <w:t xml:space="preserve">Additional information may also be gained by investigating the temporal evolution of blood flow patterns in the primary mesenteric vessels (CA, SMA, and IMA) and collaterals using 4D flow MRI. It has been theorized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&lt;EndNote&gt;&lt;Cite&gt;&lt;Author&gt;Poole&lt;/Author&gt;&lt;Year&gt;1987&lt;/Year&gt;&lt;RecNum&gt;906&lt;/RecNum&gt;&lt;DisplayText&gt;[39]&lt;/DisplayText&gt;&lt;record&gt;&lt;rec-number&gt;906&lt;/rec-number&gt;&lt;foreign-keys&gt;&lt;key app="EN" db-id="xeep5d99wefzf1e2de75p900wp0assr5afff" timestamp="1584110800" guid="30fe7fc2-4ab3-4f19-85f9-679cc8394721"&gt;906&lt;/key&gt;&lt;/foreign-keys&gt;&lt;ref-type name="Journal Article"&gt;17&lt;/ref-type&gt;&lt;contributors&gt;&lt;authors&gt;&lt;author&gt;Poole, J. W.&lt;/author&gt;&lt;author&gt;Sammartano, R. J.&lt;/author&gt;&lt;author&gt;Boley, S. J.&lt;/author&gt;&lt;/authors&gt;&lt;/contributors&gt;&lt;titles&gt;&lt;title&gt;Hemodynamic basis of the pain of chronic mesenteric ischemia&lt;/title&gt;&lt;secondary-title&gt;Am J Surg&lt;/secondary-title&gt;&lt;/titles&gt;&lt;periodical&gt;&lt;full-title&gt;Am J Surg&lt;/full-title&gt;&lt;/periodical&gt;&lt;pages&gt;171-6&lt;/pages&gt;&lt;volume&gt;153&lt;/volume&gt;&lt;number&gt;2&lt;/number&gt;&lt;edition&gt;1987/02/01&lt;/edition&gt;&lt;keywords&gt;&lt;keyword&gt;Animals&lt;/keyword&gt;&lt;keyword&gt;Blood Flow Velocity&lt;/keyword&gt;&lt;keyword&gt;Chronic Disease&lt;/keyword&gt;&lt;keyword&gt;Digestive System/blood supply/physiopathology&lt;/keyword&gt;&lt;keyword&gt;Dogs&lt;/keyword&gt;&lt;keyword&gt;Food&lt;/keyword&gt;&lt;keyword&gt;Gastrointestinal Contents&lt;/keyword&gt;&lt;keyword&gt;Hemodynamics&lt;/keyword&gt;&lt;keyword&gt;Hydrogen-Ion Concentration&lt;/keyword&gt;&lt;keyword&gt;Ischemia/physiopathology&lt;/keyword&gt;&lt;keyword&gt;Mesenteric Vascular Occlusion/*physiopathology&lt;/keyword&gt;&lt;keyword&gt;Pain/etiology/*physiopathology&lt;/keyword&gt;&lt;/keywords&gt;&lt;dates&gt;&lt;year&gt;1987&lt;/year&gt;&lt;pub-dates&gt;&lt;date&gt;Feb&lt;/date&gt;&lt;/pub-dates&gt;&lt;/dates&gt;&lt;isbn&gt;0002-9610 (Print)&amp;#xD;0002-9610&lt;/isbn&gt;&lt;accession-num&gt;3812891&lt;/accession-num&gt;&lt;urls&gt;&lt;/urls&gt;&lt;electronic-resource-num&gt;10.1016/0002-9610(87)90809-9&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[39]</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that gastric hyperemia shortly after meal ingestion causes shunting of blood from the SMA, which may be responsible for the sudden onset of pain (well before food has reached the small intestine) in CMI patients with poor splanchnic blood flow reserve. As noted previously, increases in CA blood flow (gastric hyperemia) occur very soon after meal ingestion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&lt;EndNote&gt;&lt;Cite&gt;&lt;Author&gt;Someya&lt;/Author&gt;&lt;Year&gt;2008&lt;/Year&gt;&lt;RecNum&gt;879&lt;/RecNum&gt;&lt;DisplayText&gt;[19]&lt;/DisplayText&gt;&lt;record&gt;&lt;rec-number&gt;879&lt;/rec-number&gt;&lt;foreign-keys&gt;&lt;key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[19]</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Acquiring multiple 4D flow MRI scans where blood flow changes are measured in the CA, SMA, IMA, and associated collaterals at different points in the digestion phase may provide further insight into the temporal nature of blood flow patterns and the hemodynamic basis for postprandial pain. Accelerated 4D flow MRI approaches such as PC-VIPR </w:t>
      </w:r>
      <w:r w:rsidRPr="0029108C">
        <w:rPr>
          <w:rFonts w:ascii="Times New Roman" w:hAnsi="Times New Roman" w:cs="Times New Roman"/>
          <w:sz w:val="24"/>
          <w:szCs w:val="24"/>
        </w:rPr>
        <w:lastRenderedPageBreak/>
        <w:t xml:space="preserve">are well-suited for this type of investigation because of short scan times, allowing for multiple vessels to be </w:t>
      </w:r>
      <w:r w:rsidRPr="00983D56">
        <w:rPr>
          <w:rFonts w:ascii="Times New Roman" w:hAnsi="Times New Roman" w:cs="Times New Roman"/>
          <w:sz w:val="24"/>
          <w:szCs w:val="24"/>
        </w:rPr>
        <w:t xml:space="preserve">retrospectively analyzed at various points along the digestion phase. </w:t>
      </w:r>
    </w:p>
    <w:p w14:paraId="010E7B04" w14:textId="77777777" w:rsidR="00CC0C4C" w:rsidRPr="0029108C" w:rsidRDefault="00CC0C4C" w:rsidP="007861C0">
      <w:pPr>
        <w:pStyle w:val="NoSpacing"/>
        <w:spacing w:line="480" w:lineRule="auto"/>
        <w:jc w:val="both"/>
        <w:rPr>
          <w:rFonts w:ascii="Times New Roman" w:hAnsi="Times New Roman" w:cs="Times New Roman"/>
          <w:sz w:val="24"/>
          <w:szCs w:val="24"/>
        </w:rPr>
      </w:pPr>
    </w:p>
    <w:p w14:paraId="55359497"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Conclusion</w:t>
      </w:r>
    </w:p>
    <w:p w14:paraId="03924DFC" w14:textId="195D319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4D flow MRI is a promising non-invasive diagnostic technique that can functionally and anatomically evaluate mesenteric vasculature. 4D flow MRI possesses the unique capability of obtaining complete volumetric hemodynamic information in a single scan, allowing for the quantitative assessment of blood flow patterns in multiple mesenteric vessels, while also producing a high-quality PC angiogram to morphologically assess stenoses and occlusions. The blood flow measurements obtained in this study showed good internal consistency and flow measures results were comparable to prior 2D PC-MRI and ultrasound studies measuring mesenteric blood flow. Here, we found quantifiable differences in blood flow hemodynamics in the aorta, SMA, SMV, and </w:t>
      </w:r>
      <w:commentRangeStart w:id="35"/>
      <w:commentRangeStart w:id="36"/>
      <w:r w:rsidRPr="0029108C">
        <w:rPr>
          <w:rFonts w:ascii="Times New Roman" w:hAnsi="Times New Roman" w:cs="Times New Roman"/>
          <w:sz w:val="24"/>
          <w:szCs w:val="24"/>
        </w:rPr>
        <w:t xml:space="preserve">PV </w:t>
      </w:r>
      <w:commentRangeEnd w:id="35"/>
      <w:r w:rsidRPr="0029108C">
        <w:rPr>
          <w:rStyle w:val="CommentReference"/>
          <w:rFonts w:ascii="Times New Roman" w:hAnsi="Times New Roman" w:cs="Times New Roman"/>
          <w:sz w:val="24"/>
          <w:szCs w:val="24"/>
        </w:rPr>
        <w:commentReference w:id="35"/>
      </w:r>
      <w:commentRangeEnd w:id="36"/>
      <w:r w:rsidR="0084213C">
        <w:rPr>
          <w:rStyle w:val="CommentReference"/>
        </w:rPr>
        <w:commentReference w:id="36"/>
      </w:r>
      <w:r w:rsidRPr="0029108C">
        <w:rPr>
          <w:rFonts w:ascii="Times New Roman" w:hAnsi="Times New Roman" w:cs="Times New Roman"/>
          <w:sz w:val="24"/>
          <w:szCs w:val="24"/>
        </w:rPr>
        <w:t xml:space="preserve">between individuals diagnosed with CMI, those who were symptomatic but did not have CMI, and control subjects. Additional studies with larger patient cohorts are needed to investigate whether 4D flow MRI can improve the accuracy in the challenging diagnosis of mesenteric ischemia and thereby improve treatment planning and patient care. </w:t>
      </w:r>
    </w:p>
    <w:p w14:paraId="056B2345" w14:textId="77777777" w:rsidR="00F72E5E" w:rsidRDefault="00F72E5E" w:rsidP="007861C0">
      <w:pPr>
        <w:pStyle w:val="NoSpacing"/>
        <w:widowControl w:val="0"/>
        <w:spacing w:line="480" w:lineRule="auto"/>
        <w:jc w:val="both"/>
        <w:rPr>
          <w:rFonts w:ascii="Times New Roman" w:hAnsi="Times New Roman" w:cs="Times New Roman"/>
          <w:b/>
          <w:bCs/>
          <w:sz w:val="24"/>
          <w:szCs w:val="24"/>
        </w:rPr>
      </w:pPr>
    </w:p>
    <w:p w14:paraId="4E264D99" w14:textId="75B01B32" w:rsidR="00F72E5E" w:rsidRPr="00F72E5E" w:rsidRDefault="00F72E5E" w:rsidP="007861C0">
      <w:pPr>
        <w:pStyle w:val="NoSpacing"/>
        <w:widowControl w:val="0"/>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References</w:t>
      </w:r>
    </w:p>
    <w:p w14:paraId="5DC7655B" w14:textId="77777777" w:rsidR="00297EDA" w:rsidRPr="00675B3D" w:rsidRDefault="00F72E5E"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fldChar w:fldCharType="begin"/>
      </w:r>
      <w:r w:rsidRPr="00675B3D">
        <w:rPr>
          <w:rFonts w:ascii="Times New Roman" w:hAnsi="Times New Roman" w:cs="Times New Roman"/>
          <w:sz w:val="24"/>
          <w:szCs w:val="24"/>
        </w:rPr>
        <w:instrText xml:space="preserve"> ADDIN EN.REFLIST </w:instrText>
      </w:r>
      <w:r w:rsidRPr="00675B3D">
        <w:rPr>
          <w:rFonts w:ascii="Times New Roman" w:hAnsi="Times New Roman" w:cs="Times New Roman"/>
          <w:sz w:val="24"/>
          <w:szCs w:val="24"/>
        </w:rPr>
        <w:fldChar w:fldCharType="separate"/>
      </w:r>
      <w:r w:rsidR="00297EDA" w:rsidRPr="00675B3D">
        <w:rPr>
          <w:rFonts w:ascii="Times New Roman" w:hAnsi="Times New Roman" w:cs="Times New Roman"/>
          <w:sz w:val="24"/>
          <w:szCs w:val="24"/>
        </w:rPr>
        <w:t>1. van Bockel JH, Geelkerken RH, Wasser MN (2001) Chronic splanchnic ischaemia. Best Pract Res Clin Gastroenterol 15 (1):99-119. doi:10.1053/bega.2001.0158</w:t>
      </w:r>
    </w:p>
    <w:p w14:paraId="12158AC6"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t>2. Kolkman JJ, Geelkerken RH (2017) Diagnosis and treatment of chronic mesenteric ischemia: An update. Best Pract Res Clin Gastroenterol 31 (1):49-57. doi:10.1016/j.bpg.2017.01.003</w:t>
      </w:r>
    </w:p>
    <w:p w14:paraId="54CAB46A"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lastRenderedPageBreak/>
        <w:t>3. Sreenarasimhaiah J (2005) Chronic mesenteric ischemia. Best Pract Res Clin Gastroenterol 19 (2):283-295. doi:10.1016/j.bpg.2004.11.002</w:t>
      </w:r>
    </w:p>
    <w:p w14:paraId="6A198AAF"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t>4. Pillai AK, Kalva SP, Hsu SL, Walker TG, Silberzweig JE, Annamalai G, Baerlocher MO, Mitchell JW, Midia M, Nikolic B, Dariushnia SR (2018) Quality Improvement Guidelines for Mesenteric Angioplasty and Stent Placement for the Treatment of Chronic Mesenteric Ischemia. J Vasc Interv Radiol 29 (5):642-647. doi:10.1016/j.jvir.2017.11.024</w:t>
      </w:r>
    </w:p>
    <w:p w14:paraId="60CC35C2"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t>5. Oliva IB, Davarpanah AH, Rybicki FJ, Desjardins B, Flamm SD, Francois CJ, Gerhard-Herman MD, Kalva SP, Ashraf Mansour M, Mohler ER, 3rd, Schenker MP, Weiss C, Dill KE (2013) ACR Appropriateness Criteria (R) imaging of mesenteric ischemia. Abdom Imaging 38 (4):714-719. doi:10.1007/s00261-012-9975-2</w:t>
      </w:r>
    </w:p>
    <w:p w14:paraId="1E3122BA"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t>6. Amin MA, Nooman NA, Moussa GI (2014) Acute and chronic mesenteric ischemia: Multidetector CT and CT angiographic findings. The Egyptian Journal of Radiology and Nuclear Medicine 45 (4):1063-1070. doi:10.1016/j.ejrnm.2014.06.001</w:t>
      </w:r>
    </w:p>
    <w:p w14:paraId="12874F6D"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t>7. Carlos RC, Stanley JC, Stafford-Johnson D, Prince MR (2001) Interobserver variability in the evaluation of chronic mesenteric ischemia with gadolinium-enhanced MR angiography. Acad Radiol 8 (9):879-887. doi:10.1016/s1076-6332(03)80767-5</w:t>
      </w:r>
    </w:p>
    <w:p w14:paraId="31400A74"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t>8. Meaney JF, Prince MR, Nostrant TT, Stanley JC (1997) Gadolinium-enhanced MR angiography of visceral arteries in patients with suspected chronic mesenteric ischemia. J Magn Reson Imaging 7 (1):171-176. doi:10.1002/jmri.1880070126</w:t>
      </w:r>
    </w:p>
    <w:p w14:paraId="0F67EA9F"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t>9. Zwolak RM, Fillinger MF, Walsh DB, LaBombard FE, Musson A, Darling CE, Cronenwett JL (1998) Mesenteric and celiac duplex scanning: a validation study. J Vasc Surg 27 (6):1078-1087; discussion 1088. doi:10.1016/s0741-5214(98)60010-0</w:t>
      </w:r>
    </w:p>
    <w:p w14:paraId="4C0B0052"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lastRenderedPageBreak/>
        <w:t>10. Muller AF (1992) Role of duplex Doppler ultrasound in the assessment of patients with postprandial abdominal pain. Gut 33 (4):460-465. doi:10.1136/gut.33.4.460</w:t>
      </w:r>
    </w:p>
    <w:p w14:paraId="27885B25"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t>11. Gentile AT, Moneta GL, Lee RW, Masser PA, Taylor LM, Jr., Porter JM (1995) Usefulness of fasting and postprandial duplex ultrasound examinations for predicting high-grade superior mesenteric artery stenosis. Am J Surg 169 (5):476-479. doi:10.1016/s0002-9610(99)80198-6</w:t>
      </w:r>
    </w:p>
    <w:p w14:paraId="13F533F2"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t>12. Sabba C, Ferraioli G, Sarin SK, Lerner E, Groszmann RJ, Taylor KJ (1990) Feasibility spectrum for Doppler flowmetry of splanchnic vessels. In normal and cirrhotic populations. J Ultrasound Med 9 (12):705-710. doi:10.7863/jum.1990.9.12.705</w:t>
      </w:r>
    </w:p>
    <w:p w14:paraId="0EF90866"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t>13. Li KC, Whitney WS, McDonnell CH, Fredrickson JO, Pelc NJ, Dalman RL, Jeffrey RB, Jr. (1994) Chronic mesenteric ischemia: evaluation with phase-contrast cine MR imaging. Radiology 190 (1):175-179. doi:10.1148/radiology.190.1.8259400</w:t>
      </w:r>
    </w:p>
    <w:p w14:paraId="04DD0DEC"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t>14. Burkart DJ, Johnson CD, Reading CC, Ehman RL (1995) MR measurements of mesenteric venous flow: prospective evaluation in healthy volunteers and patients with suspected chronic mesenteric ischemia. Radiology 194 (3):801-806. doi:10.1148/radiology.194.3.7862982</w:t>
      </w:r>
    </w:p>
    <w:p w14:paraId="33583D37"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t>15. Li KC, Hopkins KL, Dalman RL, Song CK (1995) Simultaneous measurement of flow in the superior mesenteric vein and artery with cine phase-contrast MR imaging: value in diagnosis of chronic mesenteric ischemia. Work in progress. Radiology 194 (2):327-330. doi:10.1148/radiology.194.2.7824706</w:t>
      </w:r>
    </w:p>
    <w:p w14:paraId="1819DC64"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t>16. Dalman RL, Li KC, Moon WK, Chen I, Zarins CK (1996) Diminished postprandial hyperemia in patients with aortic and mesenteric arterial occlusive disease. Quantification by magnetic resonance flow imaging. Circulation 94 (9 Suppl):Ii206-210</w:t>
      </w:r>
    </w:p>
    <w:p w14:paraId="4B9B15C9"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t>17. Roldan-Alzate A, Francois CJ, Wieben O, Reeder SB (2016) Emerging Applications of Abdominal 4D Flow MRI. AJR Am J Roentgenol 207 (1):58-66. doi:10.2214/ajr.15.15995</w:t>
      </w:r>
    </w:p>
    <w:p w14:paraId="1A99E859"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lastRenderedPageBreak/>
        <w:t>18. Roldan-Alzate A, Frydrychowicz A, Said A, Johnson KM, Francois CJ, Wieben O, Reeder SB (2015) Impaired regulation of portal venous flow in response to a meal challenge as quantified by 4D flow MRI. J Magn Reson Imaging 42 (4):1009-1017. doi:10.1002/jmri.24886</w:t>
      </w:r>
    </w:p>
    <w:p w14:paraId="68372707"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t>19. Someya N, Endo MY, Fukuba Y, Hayashi N (2008) Blood flow responses in celiac and superior mesenteric arteries in the initial phase of digestion. Am J Physiol Regul Integr Comp Physiol 294 (6):R1790-1796. doi:10.1152/ajpregu.00553.2007</w:t>
      </w:r>
    </w:p>
    <w:p w14:paraId="392593CA"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t>20. Gu T, Korosec FR, Block WF, Fain SB, Turk Q, Lum D, Zhou Y, Grist TM, Haughton V, Mistretta CA (2005) PC VIPR: a high-speed 3D phase-contrast method for flow quantification and high-resolution angiography. AJNR Am J Neuroradiol 26 (4):743-749</w:t>
      </w:r>
    </w:p>
    <w:p w14:paraId="59790A80"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t>21. Johnson KM, Markl M (2010) Improved SNR in phase contrast velocimetry with five-point balanced flow encoding. Magn Reson Med 63 (2):349-355. doi:10.1002/mrm.22202</w:t>
      </w:r>
    </w:p>
    <w:p w14:paraId="1550FDF7"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t>22. Liu J, Redmond MJ, Brodsky EK, Alexander AL, Lu A, Thornton FJ, Schulte MJ, Grist TM, Pipe JG, Block WF (2006) Generation and visualization of four-dimensional MR angiography data using an undersampled 3-D projection trajectory. IEEE Trans Med Imaging 25 (2):148-157. doi:10.1109/tmi.2005.861706</w:t>
      </w:r>
    </w:p>
    <w:p w14:paraId="0E3F5944"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t>23. Walker PG, Cranney GB, Scheidegger MB, Waseleski G, Pohost GM, Yoganathan AP (1993) Semiautomated method for noise reduction and background phase error correction in MR phase velocity data. J Magn Reson Imaging 3 (3):521-530. doi:10.1002/jmri.1880030315</w:t>
      </w:r>
    </w:p>
    <w:p w14:paraId="391743DC"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t>24. Stalder AF, Russe MF, Frydrychowicz A, Bock J, Hennig J, Markl M (2008) Quantitative 2D and 3D phase contrast MRI: optimized analysis of blood flow and vessel wall parameters. Magn Reson Med 60 (5):1218-1231. doi:10.1002/mrm.21778</w:t>
      </w:r>
    </w:p>
    <w:p w14:paraId="375B233B"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lastRenderedPageBreak/>
        <w:t>25. Burkart DJ, Johnson CD, Ehman RL (1993) Correlation of arterial and venous blood flow in the mesenteric system based on MR findings. 1993 ARRS Executive Council Award. AJR Am J Roentgenol 161 (6):1279-1282. doi:10.2214/ajr.161.6.8249742</w:t>
      </w:r>
    </w:p>
    <w:p w14:paraId="1176140A"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t>26. Burkart DJ, Johnson CD, Morton MJ, Wolf RL, Ehman RL (1993) Volumetric flow rates in the portal venous system: measurement with cine phase-contrast MR imaging. AJR Am J Roentgenol 160 (5):1113-1118. doi:10.2214/ajr.160.5.8470589</w:t>
      </w:r>
    </w:p>
    <w:p w14:paraId="0F954BD4"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t>27. Moriyasu F, Ban N, Nishida O, Nakamura T, Miyake T, Uchino H, Kanematsu Y, Koizumi S (1986) Clinical application of an ultrasonic duplex system in the quantitative measurement of portal blood flow. J Clin Ultrasound 14 (8):579-588. doi:10.1002/jcu.1870140802</w:t>
      </w:r>
    </w:p>
    <w:p w14:paraId="00ADABEB"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t>28. Cohen J (1988) Statistical power analysis for the behavioral sciences. L. Erlbaum Associates, Hillsdale, N.J.</w:t>
      </w:r>
    </w:p>
    <w:p w14:paraId="352EE37B"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t>29. Les AS, Yeung JJ, Schultz GM, Herfkens RJ, Dalman RL, Taylor CA (2010) Supraceliac and Infrarenal Aortic Flow in Patients with Abdominal Aortic Aneurysms: Mean Flows, Waveforms, and Allometric Scaling Relationships. Cardiovasc Eng Technol 1 (1). doi:10.1007/s13239-010-0004-8</w:t>
      </w:r>
    </w:p>
    <w:p w14:paraId="035C7015"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t>30. Taylor CA, Cheng CP, Espinosa LA, Tang BT, Parker D, Herfkens RJ (2002) In vivo quantification of blood flow and wall shear stress in the human abdominal aorta during lower limb exercise. Ann Biomed Eng 30 (3):402-408. doi:10.1114/1.1476016</w:t>
      </w:r>
    </w:p>
    <w:p w14:paraId="2FFA7E06"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t>31. Sieber C, Beglinger C, Jaeger K, Hildebrand P, Stalder GA (1991) Regulation of postprandial mesenteric blood flow in humans: evidence for a cholinergic nervous reflex. Gut 32 (4):361-366. doi:10.1136/gut.32.4.361</w:t>
      </w:r>
    </w:p>
    <w:p w14:paraId="5C7EEE83"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lastRenderedPageBreak/>
        <w:t>32. Moneta GL, Taylor DC, Helton WS, Mulholland MW, Strandness DE, Jr. (1988) Duplex ultrasound measurement of postprandial intestinal blood flow: effect of meal composition. Gastroenterology 95 (5):1294-1301. doi:10.1016/0016-5085(88)90364-2</w:t>
      </w:r>
    </w:p>
    <w:p w14:paraId="3F3116CD"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t>33. Cooper AM, Braatvedt GD, Qamar MI, Brown H, Thomas DM, Halliwell M, Read AE, Corrall RJ (1991) Fasting and post-prandial splanchnic blood flow is reduced by a somatostatin analogue (octreotide) in man. Clin Sci (Lond) 81 (2):169-175. doi:10.1042/cs0810169</w:t>
      </w:r>
    </w:p>
    <w:p w14:paraId="27014D62"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t>34. Nishida O, Moriyasu F, Nakamura T, Ban N, Miura K, Sakai M, Uchino H, Miyake T (1987) Interrelationship between splenic and superior mesenteric venous circulation manifested by transient splenic arterial occlusion using a balloon catheter. Hepatology 7 (3):442-446. doi:10.1002/hep.1840070305</w:t>
      </w:r>
    </w:p>
    <w:p w14:paraId="73ADA00E"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t>35. Gaiani S, Bolondi L, Bassi SL, Santi V, Zironi G, Barbara L (1989) Effect of meal on portal hemodynamics in healthy humans and in patients with chronic liver disease. Hepatology 9 (6):815-819. doi:10.1002/hep.1840090604</w:t>
      </w:r>
    </w:p>
    <w:p w14:paraId="35163570"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t>36. Francois CJ, Lum DP, Johnson KM, Landgraf BR, Bley TA, Reeder SB, Schiebler ML, Grist TM, Wieben O (2011) Renal arteries: isotropic, high-spatial-resolution, unenhanced MR angiography with three-dimensional radial phase contrast. Radiology 258 (1):254-260. doi:10.1148/radiol.10100443</w:t>
      </w:r>
    </w:p>
    <w:p w14:paraId="749ADA87"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t>37. Wasser MN, Geelkerken RH, Kouwenhoven M, van Bockel JH, Hermans J, Schultze Kool LJ, de Roos A (1996) Systolically gated 3D phase contrast MRA of mesenteric arteries in suspected mesenteric ischemia. J Comput Assist Tomogr 20 (2):262-268. doi:10.1097/00004728-199603000-00017</w:t>
      </w:r>
    </w:p>
    <w:p w14:paraId="12982F66" w14:textId="77777777" w:rsidR="00297EDA" w:rsidRPr="00675B3D" w:rsidRDefault="00297EDA" w:rsidP="00675B3D">
      <w:pPr>
        <w:pStyle w:val="EndNoteBibliography"/>
        <w:spacing w:after="0" w:line="480" w:lineRule="auto"/>
        <w:rPr>
          <w:rFonts w:ascii="Times New Roman" w:hAnsi="Times New Roman" w:cs="Times New Roman"/>
          <w:sz w:val="24"/>
          <w:szCs w:val="24"/>
        </w:rPr>
      </w:pPr>
      <w:r w:rsidRPr="00675B3D">
        <w:rPr>
          <w:rFonts w:ascii="Times New Roman" w:hAnsi="Times New Roman" w:cs="Times New Roman"/>
          <w:sz w:val="24"/>
          <w:szCs w:val="24"/>
        </w:rPr>
        <w:t>38. Waaler BA, Eriksen M, Toska K (1991) The effect of meal size on postprandial increase in cardiac output. Acta Physiol Scand 142 (1):33-39. doi:10.1111/j.1748-1716.1991.tb09125.x</w:t>
      </w:r>
    </w:p>
    <w:p w14:paraId="506E3F27" w14:textId="77777777" w:rsidR="00297EDA" w:rsidRPr="00675B3D" w:rsidRDefault="00297EDA" w:rsidP="00675B3D">
      <w:pPr>
        <w:pStyle w:val="EndNoteBibliography"/>
        <w:spacing w:line="480" w:lineRule="auto"/>
        <w:rPr>
          <w:rFonts w:ascii="Times New Roman" w:hAnsi="Times New Roman" w:cs="Times New Roman"/>
          <w:sz w:val="24"/>
          <w:szCs w:val="24"/>
        </w:rPr>
      </w:pPr>
      <w:r w:rsidRPr="00675B3D">
        <w:rPr>
          <w:rFonts w:ascii="Times New Roman" w:hAnsi="Times New Roman" w:cs="Times New Roman"/>
          <w:sz w:val="24"/>
          <w:szCs w:val="24"/>
        </w:rPr>
        <w:lastRenderedPageBreak/>
        <w:t>39. Poole JW, Sammartano RJ, Boley SJ (1987) Hemodynamic basis of the pain of chronic mesenteric ischemia. Am J Surg 153 (2):171-176. doi:10.1016/0002-9610(87)90809-9</w:t>
      </w:r>
    </w:p>
    <w:p w14:paraId="52B2DD08" w14:textId="21763F7C" w:rsidR="00F72E5E" w:rsidRDefault="00F72E5E" w:rsidP="00675B3D">
      <w:pPr>
        <w:spacing w:after="0" w:line="480" w:lineRule="auto"/>
        <w:jc w:val="both"/>
      </w:pPr>
      <w:r w:rsidRPr="00675B3D">
        <w:rPr>
          <w:rFonts w:ascii="Times New Roman" w:hAnsi="Times New Roman" w:cs="Times New Roman"/>
          <w:sz w:val="24"/>
          <w:szCs w:val="24"/>
        </w:rPr>
        <w:fldChar w:fldCharType="end"/>
      </w:r>
    </w:p>
    <w:sectPr w:rsidR="00F72E5E" w:rsidSect="00D640B8">
      <w:headerReference w:type="default" r:id="rId18"/>
      <w:pgSz w:w="12240" w:h="15840" w:code="1"/>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rant Steven Roberts" w:date="2020-06-12T17:13:00Z" w:initials="GSR">
    <w:p w14:paraId="1A9E4AC7" w14:textId="5FDB4AED" w:rsidR="00675B3D" w:rsidRDefault="00675B3D" w:rsidP="00675B3D">
      <w:pPr>
        <w:pStyle w:val="PlainText"/>
      </w:pPr>
      <w:r>
        <w:rPr>
          <w:rStyle w:val="CommentReference"/>
        </w:rPr>
        <w:annotationRef/>
      </w:r>
      <w:r>
        <w:t xml:space="preserve">Editor in Chief: </w:t>
      </w:r>
      <w:r>
        <w:t xml:space="preserve"> </w:t>
      </w:r>
      <w:r>
        <w:t>There were three main reasons for the lower priority for publication</w:t>
      </w:r>
    </w:p>
    <w:p w14:paraId="45A7769B" w14:textId="77777777" w:rsidR="00675B3D" w:rsidRDefault="00675B3D" w:rsidP="00675B3D">
      <w:pPr>
        <w:pStyle w:val="PlainText"/>
      </w:pPr>
      <w:r>
        <w:t>1.- Modest clinical utility</w:t>
      </w:r>
    </w:p>
    <w:p w14:paraId="447DE8A2" w14:textId="77777777" w:rsidR="00675B3D" w:rsidRDefault="00675B3D" w:rsidP="00675B3D">
      <w:pPr>
        <w:pStyle w:val="PlainText"/>
      </w:pPr>
      <w:r>
        <w:t>2.- Verification bias</w:t>
      </w:r>
    </w:p>
    <w:p w14:paraId="2D525DE7" w14:textId="77777777" w:rsidR="00675B3D" w:rsidRDefault="00675B3D" w:rsidP="00675B3D">
      <w:r>
        <w:t>3.- Described as a retrospective study, but the health control group must have been accrued prospectively.  I do not see how they could undergo the exact same protocol without ethics approval.</w:t>
      </w:r>
    </w:p>
    <w:p w14:paraId="54EE2A28" w14:textId="4BE93298" w:rsidR="00675B3D" w:rsidRDefault="00675B3D">
      <w:pPr>
        <w:pStyle w:val="CommentText"/>
      </w:pPr>
    </w:p>
  </w:comment>
  <w:comment w:id="1" w:author="Grant Steven Roberts" w:date="2020-06-05T12:56:00Z" w:initials="GSR">
    <w:p w14:paraId="5C13B6E9" w14:textId="77777777" w:rsidR="00EA389B" w:rsidRDefault="00EA389B" w:rsidP="00994EC0">
      <w:pPr>
        <w:pStyle w:val="CommentText"/>
        <w:rPr>
          <w:rStyle w:val="CommentReference"/>
          <w:b/>
          <w:bCs/>
        </w:rPr>
      </w:pPr>
      <w:r w:rsidRPr="00D767C2">
        <w:rPr>
          <w:rStyle w:val="CommentReference"/>
          <w:b/>
          <w:bCs/>
        </w:rPr>
        <w:annotationRef/>
      </w:r>
      <w:r>
        <w:rPr>
          <w:rStyle w:val="CommentReference"/>
          <w:b/>
          <w:bCs/>
        </w:rPr>
        <w:t>Chris, do you have this information?</w:t>
      </w:r>
    </w:p>
    <w:p w14:paraId="7374915D" w14:textId="77777777" w:rsidR="00EA389B" w:rsidRDefault="00EA389B" w:rsidP="00994EC0">
      <w:pPr>
        <w:pStyle w:val="CommentText"/>
        <w:rPr>
          <w:rStyle w:val="CommentReference"/>
          <w:b/>
          <w:bCs/>
        </w:rPr>
      </w:pPr>
    </w:p>
    <w:p w14:paraId="2BEFB2B1" w14:textId="25E9ABF8" w:rsidR="00EA389B" w:rsidRPr="00D767C2" w:rsidRDefault="00EA389B" w:rsidP="00994EC0">
      <w:pPr>
        <w:pStyle w:val="CommentText"/>
        <w:rPr>
          <w:b/>
          <w:bCs/>
        </w:rPr>
      </w:pPr>
      <w:r w:rsidRPr="001C4868">
        <w:rPr>
          <w:rFonts w:cstheme="minorHAnsi"/>
        </w:rPr>
        <w:t>Or should I state: “</w:t>
      </w:r>
      <w:r w:rsidRPr="001C4868">
        <w:rPr>
          <w:rFonts w:eastAsia="Times New Roman" w:cstheme="minorHAnsi"/>
          <w:color w:val="333333"/>
          <w:sz w:val="27"/>
          <w:szCs w:val="27"/>
        </w:rPr>
        <w:t xml:space="preserve">Ethical approval was waived by the </w:t>
      </w:r>
      <w:r w:rsidRPr="001C4868">
        <w:rPr>
          <w:rFonts w:cstheme="minorHAnsi"/>
          <w:sz w:val="24"/>
          <w:szCs w:val="24"/>
        </w:rPr>
        <w:t xml:space="preserve">University of Wisconsin-Madison Health Sciences Institutional Review Board </w:t>
      </w:r>
      <w:r w:rsidRPr="001C4868">
        <w:rPr>
          <w:rFonts w:eastAsia="Times New Roman" w:cstheme="minorHAnsi"/>
          <w:color w:val="333333"/>
          <w:sz w:val="27"/>
          <w:szCs w:val="27"/>
        </w:rPr>
        <w:t>in view of the retrospective nature of the study and all the procedures being performed were part of the routine care.</w:t>
      </w:r>
      <w:r>
        <w:rPr>
          <w:rFonts w:eastAsia="Times New Roman" w:cstheme="minorHAnsi"/>
          <w:color w:val="333333"/>
          <w:sz w:val="27"/>
          <w:szCs w:val="27"/>
        </w:rPr>
        <w:t>”?</w:t>
      </w:r>
    </w:p>
  </w:comment>
  <w:comment w:id="4" w:author="Grant Steven Roberts" w:date="2020-06-02T17:06:00Z" w:initials="GSR">
    <w:p w14:paraId="054FD476" w14:textId="77777777" w:rsidR="00EA389B" w:rsidRDefault="00EA389B" w:rsidP="00F72E5E">
      <w:pPr>
        <w:pStyle w:val="CommentText"/>
      </w:pPr>
      <w:r>
        <w:rPr>
          <w:rStyle w:val="CommentReference"/>
        </w:rPr>
        <w:annotationRef/>
      </w:r>
      <w:r>
        <w:t>Reviewer 2: “The diagnosis of CMI is notoriously challenging in 1-vessel disease. The a priori chance in two vessel disease with symptoms fitting to CMI is doable. So, the present study, although very valuable, is only a ‘proof of principle’”</w:t>
      </w:r>
    </w:p>
  </w:comment>
  <w:comment w:id="5" w:author="Grant Steven Roberts" w:date="2020-06-05T14:04:00Z" w:initials="GSR">
    <w:p w14:paraId="60AC5C9B" w14:textId="73CE1885" w:rsidR="00EA389B" w:rsidRDefault="00EA389B">
      <w:pPr>
        <w:pStyle w:val="CommentText"/>
      </w:pPr>
      <w:r>
        <w:rPr>
          <w:rStyle w:val="CommentReference"/>
        </w:rPr>
        <w:annotationRef/>
      </w:r>
      <w:r>
        <w:t xml:space="preserve">I absolutely agree. Again, this relates back to not having a true gold standard imaging method to verify true CMI+ status, which is obviously the glaring issue in this paper. I </w:t>
      </w:r>
      <w:proofErr w:type="gramStart"/>
      <w:r>
        <w:t>don’t</w:t>
      </w:r>
      <w:proofErr w:type="gramEnd"/>
      <w:r>
        <w:t xml:space="preserve"> think there is much we can do about this unless we obtain patient follow-up data (follow up angiography, symptoms before and after surgery, diagnosed with another issue (ulcer, SBO, etc.) later, etc.).</w:t>
      </w:r>
    </w:p>
    <w:p w14:paraId="4689182A" w14:textId="59991688" w:rsidR="00983D56" w:rsidRDefault="00EA389B">
      <w:pPr>
        <w:pStyle w:val="CommentText"/>
        <w:rPr>
          <w:b/>
          <w:bCs/>
        </w:rPr>
      </w:pPr>
      <w:r w:rsidRPr="006F4C75">
        <w:rPr>
          <w:b/>
          <w:bCs/>
        </w:rPr>
        <w:t xml:space="preserve">Chris or </w:t>
      </w:r>
      <w:proofErr w:type="spellStart"/>
      <w:r w:rsidRPr="006F4C75">
        <w:rPr>
          <w:b/>
          <w:bCs/>
        </w:rPr>
        <w:t>Alejo</w:t>
      </w:r>
      <w:proofErr w:type="spellEnd"/>
      <w:r w:rsidRPr="006F4C75">
        <w:rPr>
          <w:b/>
          <w:bCs/>
        </w:rPr>
        <w:t>, any thoughts on how to address this in the paper, perhaps in the Discussion?</w:t>
      </w:r>
    </w:p>
    <w:p w14:paraId="566BBD2E" w14:textId="1A162FE7" w:rsidR="00983D56" w:rsidRPr="00983D56" w:rsidRDefault="00983D56">
      <w:pPr>
        <w:pStyle w:val="CommentText"/>
      </w:pPr>
      <w:r>
        <w:t xml:space="preserve">I could say “While this does indeed exclude patients with single-vessel CMI, the occurrence of single-vessel CMI remains relatively low due to the degree of collateralization in the mesenteric </w:t>
      </w:r>
      <w:proofErr w:type="gramStart"/>
      <w:r>
        <w:t>vasculature”</w:t>
      </w:r>
      <w:r w:rsidR="00675B3D">
        <w:t>…</w:t>
      </w:r>
      <w:proofErr w:type="gramEnd"/>
      <w:r w:rsidR="00675B3D">
        <w:t xml:space="preserve"> </w:t>
      </w:r>
      <w:r>
        <w:t>However, one study found that the occurrence of single vessel disease is ~30%...</w:t>
      </w:r>
    </w:p>
  </w:comment>
  <w:comment w:id="2" w:author="Grant Steven Roberts" w:date="2020-06-05T13:39:00Z" w:initials="GSR">
    <w:p w14:paraId="5D172E1E" w14:textId="571BEDA0" w:rsidR="00EA389B" w:rsidRDefault="00EA389B">
      <w:pPr>
        <w:pStyle w:val="CommentText"/>
      </w:pPr>
      <w:r>
        <w:rPr>
          <w:rStyle w:val="CommentReference"/>
        </w:rPr>
        <w:annotationRef/>
      </w:r>
      <w:r>
        <w:t>Reviewer 1: “The authors mention that it is difficult to diagnose CMI (“the proper diagnosis of CMI is difficult and requires a high index of clinical suspicion with currently no well-established diagnostic criteria”, page 4, line 36f), and they acknowledge as a limitation of the study that “classifying patients as ischemic versus non-ischemic based on MRA stenoses measurements and clinical findings may be prone to error due to the lack of a widely-accepted gold standard imaging method” (page 17, line 20ff), but they never present any other clinical criteria for a CMI diagnosis. In essence, I wonder whether the CMI diagnosis based “2 or more primary vessel occlusions of grade 2 or higher” and “clinical findings strongly suggested CMI” (page 6, line 53) is sufficient.”</w:t>
      </w:r>
    </w:p>
  </w:comment>
  <w:comment w:id="3" w:author="Grant Steven Roberts" w:date="2020-06-05T14:02:00Z" w:initials="GSR">
    <w:p w14:paraId="00EE8558" w14:textId="52D64A2B" w:rsidR="00EA389B" w:rsidRDefault="00EA389B">
      <w:pPr>
        <w:pStyle w:val="CommentText"/>
      </w:pPr>
      <w:r>
        <w:rPr>
          <w:rStyle w:val="CommentReference"/>
        </w:rPr>
        <w:annotationRef/>
      </w:r>
      <w:r>
        <w:t xml:space="preserve">Yeah, this is my biggest concern as well. The cited article (Carlos et. al) shows that these criteria are accurate in diagnosing CMI, however, this is by no means well-established. It would be great if we could get information on any patient follow-ups, i.e., if patients had significant stenoses and symptoms resolved after surgery (that is what the Burkart study used to differentiate CMI+ vs CMI-. </w:t>
      </w:r>
    </w:p>
  </w:comment>
  <w:comment w:id="7" w:author="Grant Steven Roberts" w:date="2020-06-02T17:15:00Z" w:initials="GSR">
    <w:p w14:paraId="62966046" w14:textId="77777777" w:rsidR="00EA389B" w:rsidRDefault="00EA389B" w:rsidP="00F72E5E">
      <w:pPr>
        <w:pStyle w:val="CommentText"/>
      </w:pPr>
      <w:r>
        <w:rPr>
          <w:rStyle w:val="CommentReference"/>
        </w:rPr>
        <w:annotationRef/>
      </w:r>
      <w:r>
        <w:t>Reviewer 2: “Were the controls completely free of mesenteric artery stenosis?”</w:t>
      </w:r>
    </w:p>
  </w:comment>
  <w:comment w:id="8" w:author="Grant Steven Roberts" w:date="2020-06-05T13:06:00Z" w:initials="GSR">
    <w:p w14:paraId="62EB33B1" w14:textId="3E868DD3" w:rsidR="00EA389B" w:rsidRDefault="00EA389B">
      <w:pPr>
        <w:pStyle w:val="CommentText"/>
      </w:pPr>
      <w:r>
        <w:rPr>
          <w:rStyle w:val="CommentReference"/>
        </w:rPr>
        <w:annotationRef/>
      </w:r>
      <w:r>
        <w:t xml:space="preserve">Can I say that these controls are free of mesenteric artery stenoses? It is fairly common for older individuals to have some degree of stenoses, and we do have some older healthy controls. </w:t>
      </w:r>
      <w:r w:rsidRPr="00297EDA">
        <w:rPr>
          <w:b/>
          <w:bCs/>
        </w:rPr>
        <w:t>Chris, could you comment on this?</w:t>
      </w:r>
    </w:p>
  </w:comment>
  <w:comment w:id="9" w:author="Grant Steven Roberts" w:date="2020-06-01T20:43:00Z" w:initials="GSR">
    <w:p w14:paraId="76DA5ED2" w14:textId="77777777" w:rsidR="00EA389B" w:rsidRDefault="00EA389B" w:rsidP="00F72E5E">
      <w:pPr>
        <w:pStyle w:val="CommentText"/>
      </w:pPr>
      <w:r>
        <w:rPr>
          <w:rStyle w:val="CommentReference"/>
        </w:rPr>
        <w:annotationRef/>
      </w:r>
      <w:r>
        <w:t>Reviewer 1: “I do not understand this concept of giving the same amount of food to every subject, while later flow values are normalized to the body weight. I would have expected that the amount of food is also adjusted to the body weight. Please comment.”</w:t>
      </w:r>
    </w:p>
  </w:comment>
  <w:comment w:id="10" w:author="Grant Steven Roberts" w:date="2020-06-02T17:16:00Z" w:initials="GSR">
    <w:p w14:paraId="62CF8383" w14:textId="77777777" w:rsidR="00EA389B" w:rsidRDefault="00EA389B" w:rsidP="00F72E5E">
      <w:pPr>
        <w:pStyle w:val="CommentText"/>
      </w:pPr>
      <w:r>
        <w:rPr>
          <w:rStyle w:val="CommentReference"/>
        </w:rPr>
        <w:annotationRef/>
      </w:r>
      <w:r>
        <w:t>Reviewer 2: “Did the patients reported symptoms according to CMI 20 minutes after the test meal?”</w:t>
      </w:r>
    </w:p>
  </w:comment>
  <w:comment w:id="11" w:author="Grant Steven Roberts" w:date="2020-06-05T13:06:00Z" w:initials="GSR">
    <w:p w14:paraId="7C2E3D9A" w14:textId="706DCE04" w:rsidR="00EA389B" w:rsidRDefault="00EA389B">
      <w:pPr>
        <w:pStyle w:val="CommentText"/>
      </w:pPr>
      <w:r>
        <w:rPr>
          <w:rStyle w:val="CommentReference"/>
        </w:rPr>
        <w:annotationRef/>
      </w:r>
      <w:r>
        <w:t xml:space="preserve">This is an excellent question. Unfortunately, I do not have this information. </w:t>
      </w:r>
      <w:r w:rsidRPr="00D767C2">
        <w:rPr>
          <w:b/>
          <w:bCs/>
        </w:rPr>
        <w:t>Perhaps Chris could comment?</w:t>
      </w:r>
    </w:p>
  </w:comment>
  <w:comment w:id="12" w:author="Grant Steven Roberts" w:date="2020-06-02T17:08:00Z" w:initials="GSR">
    <w:p w14:paraId="4F8E6396" w14:textId="77777777" w:rsidR="00EA389B" w:rsidRDefault="00EA389B" w:rsidP="00F72E5E">
      <w:pPr>
        <w:pStyle w:val="CommentText"/>
      </w:pPr>
      <w:r>
        <w:rPr>
          <w:rStyle w:val="CommentReference"/>
        </w:rPr>
        <w:annotationRef/>
      </w:r>
      <w:r>
        <w:t>Reviewer 2: “Normal respiration during scanning allowed? That means that you missed the CA compression only during deep expiration (the real MALS).”</w:t>
      </w:r>
    </w:p>
  </w:comment>
  <w:comment w:id="13" w:author="Grant Steven Roberts" w:date="2020-06-05T13:07:00Z" w:initials="GSR">
    <w:p w14:paraId="6EC3EFD0" w14:textId="222B8CE4" w:rsidR="00EA389B" w:rsidRPr="00983D56" w:rsidRDefault="00EA389B">
      <w:pPr>
        <w:pStyle w:val="CommentText"/>
        <w:rPr>
          <w:b/>
          <w:bCs/>
        </w:rPr>
      </w:pPr>
      <w:r>
        <w:rPr>
          <w:rStyle w:val="CommentReference"/>
        </w:rPr>
        <w:annotationRef/>
      </w:r>
      <w:r w:rsidRPr="00983D56">
        <w:rPr>
          <w:b/>
          <w:bCs/>
        </w:rPr>
        <w:t xml:space="preserve">I addressed this in Line 472 in the Discussion section. </w:t>
      </w:r>
    </w:p>
  </w:comment>
  <w:comment w:id="14" w:author="Grant Steven Roberts" w:date="2020-06-01T20:39:00Z" w:initials="GSR">
    <w:p w14:paraId="2A3B172E" w14:textId="77777777" w:rsidR="00EA389B" w:rsidRDefault="00EA389B" w:rsidP="00F72E5E">
      <w:pPr>
        <w:pStyle w:val="CommentText"/>
      </w:pPr>
      <w:r>
        <w:rPr>
          <w:rStyle w:val="CommentReference"/>
        </w:rPr>
        <w:annotationRef/>
      </w:r>
      <w:r>
        <w:t xml:space="preserve">Reviewer 1: “… Thus, the optimal flip angle for the TR = 7.5 </w:t>
      </w:r>
      <w:proofErr w:type="spellStart"/>
      <w:r>
        <w:t>ms</w:t>
      </w:r>
      <w:proofErr w:type="spellEnd"/>
      <w:r>
        <w:t xml:space="preserve"> used here is on the order of 17°-20°, and not 14° as was used in the study. Is this choice of the flip angle motivated by SAR limits?”</w:t>
      </w:r>
    </w:p>
  </w:comment>
  <w:comment w:id="15" w:author="Grant Steven Roberts" w:date="2020-06-05T13:07:00Z" w:initials="GSR">
    <w:p w14:paraId="59B13205" w14:textId="427B2666" w:rsidR="00EA389B" w:rsidRDefault="00EA389B">
      <w:pPr>
        <w:pStyle w:val="CommentText"/>
      </w:pPr>
      <w:r>
        <w:rPr>
          <w:rStyle w:val="CommentReference"/>
        </w:rPr>
        <w:annotationRef/>
      </w:r>
      <w:r>
        <w:t xml:space="preserve">Astute observation. I am unsure if SAR concerns was the reasoning for this, most of the scans were done at 15 degrees, with a few at 10. </w:t>
      </w:r>
    </w:p>
  </w:comment>
  <w:comment w:id="16" w:author="Grant Steven Roberts" w:date="2020-06-12T15:36:00Z" w:initials="GSR">
    <w:p w14:paraId="654FE5E7" w14:textId="355C66AD" w:rsidR="00EA389B" w:rsidRPr="00D767C2" w:rsidRDefault="00EA389B">
      <w:pPr>
        <w:pStyle w:val="CommentText"/>
        <w:rPr>
          <w:b/>
          <w:bCs/>
        </w:rPr>
      </w:pPr>
      <w:r>
        <w:rPr>
          <w:rStyle w:val="CommentReference"/>
        </w:rPr>
        <w:annotationRef/>
      </w:r>
      <w:r>
        <w:t xml:space="preserve">Oliver: Not true, this was not motivated by SAR. Flip angle is also dependent on contrast concentration and is not an as easy as calculating an Ernst angle. We have empirically found this flip angle works well. </w:t>
      </w:r>
      <w:proofErr w:type="spellStart"/>
      <w:r>
        <w:rPr>
          <w:b/>
          <w:bCs/>
        </w:rPr>
        <w:t>Alejo</w:t>
      </w:r>
      <w:proofErr w:type="spellEnd"/>
      <w:r>
        <w:rPr>
          <w:b/>
          <w:bCs/>
        </w:rPr>
        <w:t>, do you have thoughts on this?</w:t>
      </w:r>
    </w:p>
  </w:comment>
  <w:comment w:id="17" w:author="Grant Steven Roberts" w:date="2020-06-04T21:02:00Z" w:initials="GSR">
    <w:p w14:paraId="460D27E8" w14:textId="6C019DDB" w:rsidR="00EA389B" w:rsidRDefault="00EA389B" w:rsidP="00F72E5E">
      <w:pPr>
        <w:pStyle w:val="CommentText"/>
      </w:pPr>
      <w:r>
        <w:rPr>
          <w:rStyle w:val="CommentReference"/>
        </w:rPr>
        <w:annotationRef/>
      </w:r>
      <w:r>
        <w:t>Reviewer 1: “Mean flow rates are good in quantifying blood flow to the small intestine. The authors mention that CMI is potentially caused by stenotic changes of the supplying arteries – in many other cases such as renal artery stenosis changes of the mean flow are only a good indicator for stenotic changes when the vessel lumen is reduced by more than 70%. Smaller stenotic changes, however, can be found by analyzing the changes in the flow curves which is often done with Doppler US. This information is also available here – I would really like to see exemplary flow-time curves (rather than streamlines) as they might contain additional information (e.g., the absence of an early systolic peak in mildly stenosed vessels).”</w:t>
      </w:r>
    </w:p>
  </w:comment>
  <w:comment w:id="18" w:author="Grant Steven Roberts" w:date="2020-06-05T14:08:00Z" w:initials="GSR">
    <w:p w14:paraId="47E17767" w14:textId="6C34E23D" w:rsidR="00EA389B" w:rsidRDefault="00EA389B">
      <w:pPr>
        <w:pStyle w:val="CommentText"/>
      </w:pPr>
      <w:r>
        <w:rPr>
          <w:rStyle w:val="CommentReference"/>
        </w:rPr>
        <w:annotationRef/>
      </w:r>
      <w:r>
        <w:t xml:space="preserve">I agree that this would be valuable, I did this in an abstract I submitted to ISMRM in Montreal. But this would lead to another set of analyses (pulsatility, resistivity, cross-correlation of flow-time curves, etc.). I think that would be an overwhelming paper with these additions, and we are already over the suggested word limit. </w:t>
      </w:r>
    </w:p>
    <w:p w14:paraId="43D83AEA" w14:textId="03CCB7E1" w:rsidR="00EA389B" w:rsidRDefault="00EA389B">
      <w:pPr>
        <w:pStyle w:val="CommentText"/>
      </w:pPr>
    </w:p>
    <w:p w14:paraId="5FB6D953" w14:textId="6C873F73" w:rsidR="00EA389B" w:rsidRPr="009B04E9" w:rsidRDefault="00EA389B">
      <w:pPr>
        <w:pStyle w:val="CommentText"/>
        <w:rPr>
          <w:b/>
          <w:bCs/>
        </w:rPr>
      </w:pPr>
      <w:r w:rsidRPr="009B04E9">
        <w:rPr>
          <w:b/>
          <w:bCs/>
        </w:rPr>
        <w:t>I address this in Line</w:t>
      </w:r>
      <w:r w:rsidR="009B04E9" w:rsidRPr="009B04E9">
        <w:rPr>
          <w:b/>
          <w:bCs/>
        </w:rPr>
        <w:t xml:space="preserve"> 489</w:t>
      </w:r>
      <w:r w:rsidRPr="009B04E9">
        <w:rPr>
          <w:b/>
          <w:bCs/>
        </w:rPr>
        <w:t xml:space="preserve"> of the Discussion section.</w:t>
      </w:r>
    </w:p>
    <w:p w14:paraId="2FB33A22" w14:textId="5151BD8C" w:rsidR="00EA389B" w:rsidRDefault="00EA389B">
      <w:pPr>
        <w:pStyle w:val="CommentText"/>
      </w:pPr>
    </w:p>
  </w:comment>
  <w:comment w:id="19" w:author="Grant Steven Roberts" w:date="2020-06-02T17:21:00Z" w:initials="GSR">
    <w:p w14:paraId="5B1605C3" w14:textId="77777777" w:rsidR="00EA389B" w:rsidRDefault="00EA389B" w:rsidP="00F72E5E">
      <w:pPr>
        <w:pStyle w:val="CommentText"/>
      </w:pPr>
      <w:r>
        <w:rPr>
          <w:rStyle w:val="CommentReference"/>
        </w:rPr>
        <w:annotationRef/>
      </w:r>
      <w:r>
        <w:t>Reviewer 2: “That is remarkable because the inflow increases in the CM(-) cohort and does not increase in the CMI(+) cohort and in the next paragraph you demonstrated a differences in portal vein flow increase between the cohorts.”</w:t>
      </w:r>
    </w:p>
  </w:comment>
  <w:comment w:id="20" w:author="Grant Steven Roberts" w:date="2020-06-05T14:25:00Z" w:initials="GSR">
    <w:p w14:paraId="0DC21382" w14:textId="08A8869A" w:rsidR="00EA389B" w:rsidRPr="00722259" w:rsidRDefault="00EA389B">
      <w:pPr>
        <w:pStyle w:val="CommentText"/>
        <w:rPr>
          <w:rFonts w:cstheme="minorHAnsi"/>
        </w:rPr>
      </w:pPr>
      <w:r>
        <w:rPr>
          <w:rStyle w:val="CommentReference"/>
        </w:rPr>
        <w:annotationRef/>
      </w:r>
      <w:r w:rsidRPr="00722259">
        <w:rPr>
          <w:rFonts w:cstheme="minorHAnsi"/>
        </w:rPr>
        <w:t xml:space="preserve">Not sure I understand this comment. There are also differences in SMV flow between the cohorts… However, there is one remarkable thing which is stated above “For the CMI+ group, preprandial SMV flow was significantly higher than the control group (p=0.040, d=0.905) but was not significantly higher than the CMI- group (p=0.074, d=0.665).” This is indeed confusing, and </w:t>
      </w:r>
      <w:proofErr w:type="gramStart"/>
      <w:r w:rsidRPr="00722259">
        <w:rPr>
          <w:rFonts w:cstheme="minorHAnsi"/>
        </w:rPr>
        <w:t>don’t</w:t>
      </w:r>
      <w:proofErr w:type="gramEnd"/>
      <w:r w:rsidRPr="00722259">
        <w:rPr>
          <w:rFonts w:cstheme="minorHAnsi"/>
        </w:rPr>
        <w:t xml:space="preserve"> have a good answer for this other than that this is what the data reads. Perhaps the reviewer meant to comment on this?</w:t>
      </w:r>
    </w:p>
  </w:comment>
  <w:comment w:id="21" w:author="Grant Steven Roberts" w:date="2020-06-02T17:25:00Z" w:initials="GSR">
    <w:p w14:paraId="39F6A8CD" w14:textId="77777777" w:rsidR="00EA389B" w:rsidRDefault="00EA389B" w:rsidP="00F72E5E">
      <w:pPr>
        <w:pStyle w:val="CommentText"/>
      </w:pPr>
      <w:r>
        <w:rPr>
          <w:rStyle w:val="CommentReference"/>
        </w:rPr>
        <w:annotationRef/>
      </w:r>
      <w:r>
        <w:t xml:space="preserve">Reviewer 2: “Most patients with multivessel CMI experienced postprandial pain for at least one hour after a normal meal. Is your test meal the explanation for your observation? Is reactive SMA outflow vasoconstriction the explanation? </w:t>
      </w:r>
      <w:proofErr w:type="spellStart"/>
      <w:r>
        <w:t>Geelkerken</w:t>
      </w:r>
      <w:proofErr w:type="spellEnd"/>
      <w:r>
        <w:t xml:space="preserve"> RH, et al. Ultrasound Med Biol. 1998 Nov;24(9):1351-6.”</w:t>
      </w:r>
    </w:p>
  </w:comment>
  <w:comment w:id="22" w:author="Grant Steven Roberts" w:date="2020-06-05T14:41:00Z" w:initials="GSR">
    <w:p w14:paraId="116F5740" w14:textId="739C3E85" w:rsidR="00EA389B" w:rsidRDefault="00EA389B">
      <w:pPr>
        <w:pStyle w:val="CommentText"/>
      </w:pPr>
      <w:r>
        <w:rPr>
          <w:rStyle w:val="CommentReference"/>
        </w:rPr>
        <w:annotationRef/>
      </w:r>
      <w:r>
        <w:t xml:space="preserve">YES! This is a very exciting question. I absolutely believe that this is the case, but that theory (I don’t’ think) is very mainstream. I don’ think I necessarily want to lay that out </w:t>
      </w:r>
      <w:proofErr w:type="gramStart"/>
      <w:r>
        <w:t>though..</w:t>
      </w:r>
      <w:proofErr w:type="gramEnd"/>
    </w:p>
    <w:p w14:paraId="190B99CE" w14:textId="52E2B13F" w:rsidR="00EA389B" w:rsidRDefault="00EA389B">
      <w:pPr>
        <w:pStyle w:val="CommentText"/>
      </w:pPr>
    </w:p>
    <w:p w14:paraId="588868B5" w14:textId="15053DE1" w:rsidR="00EA389B" w:rsidRDefault="00EA389B">
      <w:pPr>
        <w:pStyle w:val="CommentText"/>
      </w:pPr>
      <w:r>
        <w:t>Basically, the question is, “why do patients experience pain so quickly (~15 minutes after a meal) if this is a ‘reduced blood flow to the intestine issue’” We know that blood flow in vessels leading to the intestine (SMA, IMA) see a peak increase in blood flow 45 minutes after a meal. So the theory It is that the relatively early onset of pain (well before food has reached the small bowel) may be caused by a diversion of blood flow from the superior mesenteric artery (SMA) to the celiac artery (CA) in order to help supplement increased gastric blood flow demand, termed gastric hyperemia. This “gastric steal” phenomenon affects individuals with already compromised splanchnic circulation, decreasing flow in the SMA subsequently leads to downstream vasoconstriction, ischemia, and pain.</w:t>
      </w:r>
    </w:p>
  </w:comment>
  <w:comment w:id="23" w:author="Grant Steven Roberts" w:date="2020-06-02T17:26:00Z" w:initials="GSR">
    <w:p w14:paraId="46B68256" w14:textId="677E2458" w:rsidR="00EA389B" w:rsidRDefault="00EA389B" w:rsidP="00F72E5E">
      <w:pPr>
        <w:pStyle w:val="CommentText"/>
      </w:pPr>
      <w:r>
        <w:rPr>
          <w:rStyle w:val="CommentReference"/>
        </w:rPr>
        <w:annotationRef/>
      </w:r>
      <w:r>
        <w:t xml:space="preserve">Reviewer 2: “I agree that compensatory increase in the SMA in patients with one vessel AC CMI is reported (van Petersen AS, et al. J </w:t>
      </w:r>
      <w:proofErr w:type="spellStart"/>
      <w:r>
        <w:t>Vasc</w:t>
      </w:r>
      <w:proofErr w:type="spellEnd"/>
      <w:r>
        <w:t xml:space="preserve"> Surg. 2017 May;65(5):1366-1374 and J </w:t>
      </w:r>
      <w:proofErr w:type="spellStart"/>
      <w:r>
        <w:t>Vasc</w:t>
      </w:r>
      <w:proofErr w:type="spellEnd"/>
      <w:r>
        <w:t xml:space="preserve"> Surg. 2014 Jul;60(1):111-9)  but is this also the case in multivessel CMI? Does that mean that multivessel in the present study means CA and IMA stenosis with a normal SMA? How do you explain a significant increase in flow in a severely stenoses SMA?”</w:t>
      </w:r>
    </w:p>
  </w:comment>
  <w:comment w:id="24" w:author="Grant Steven Roberts" w:date="2020-06-05T15:14:00Z" w:initials="GSR">
    <w:p w14:paraId="2B72F5AB" w14:textId="3AC63356" w:rsidR="00EA389B" w:rsidRDefault="00EA389B">
      <w:pPr>
        <w:pStyle w:val="CommentText"/>
      </w:pPr>
      <w:r>
        <w:rPr>
          <w:rStyle w:val="CommentReference"/>
        </w:rPr>
        <w:annotationRef/>
      </w:r>
      <w:r>
        <w:t xml:space="preserve">In the case where there is a blockage in the SMA and an open CA, would we see a compensatory increase in the CA? </w:t>
      </w:r>
      <w:proofErr w:type="gramStart"/>
      <w:r>
        <w:t>I’m</w:t>
      </w:r>
      <w:proofErr w:type="gramEnd"/>
      <w:r>
        <w:t xml:space="preserve"> not sure, because there were not that many cases in which the SMA was stenotic and the CA was not. I would suspect yes, because the collateralization from the CA or IMA will try to supply the SMA. Good question. </w:t>
      </w:r>
      <w:r w:rsidRPr="002F7B48">
        <w:rPr>
          <w:b/>
          <w:bCs/>
        </w:rPr>
        <w:t>Should I address this in the paper?</w:t>
      </w:r>
    </w:p>
    <w:p w14:paraId="157E55FB" w14:textId="77777777" w:rsidR="00EA389B" w:rsidRDefault="00EA389B">
      <w:pPr>
        <w:pStyle w:val="CommentText"/>
      </w:pPr>
    </w:p>
    <w:p w14:paraId="3F2D714E" w14:textId="17A291BD" w:rsidR="00EA389B" w:rsidRDefault="00EA389B">
      <w:pPr>
        <w:pStyle w:val="CommentText"/>
      </w:pPr>
      <w:r>
        <w:t xml:space="preserve">You could explain an increase in a stenotic SMA due to collaterals, this is exactly what Figure 5 </w:t>
      </w:r>
      <w:proofErr w:type="gramStart"/>
      <w:r>
        <w:t>shows;</w:t>
      </w:r>
      <w:proofErr w:type="gramEnd"/>
      <w:r>
        <w:t xml:space="preserve"> compensatory flow from the PDAs and the Arc of Riolan providing flow to the distal SMA. </w:t>
      </w:r>
    </w:p>
  </w:comment>
  <w:comment w:id="35" w:author="Grant Steven Roberts" w:date="2020-06-02T17:30:00Z" w:initials="GSR">
    <w:p w14:paraId="04CC68AE" w14:textId="77777777" w:rsidR="00EA389B" w:rsidRDefault="00EA389B" w:rsidP="00F72E5E">
      <w:pPr>
        <w:pStyle w:val="CommentText"/>
      </w:pPr>
      <w:r>
        <w:rPr>
          <w:rStyle w:val="CommentReference"/>
        </w:rPr>
        <w:annotationRef/>
      </w:r>
      <w:r>
        <w:t xml:space="preserve">Reviewer 2: “The portal vein is the exclusive drain of the bowel, cumulating the flow through the three mesenteric arteries and all the </w:t>
      </w:r>
      <w:proofErr w:type="spellStart"/>
      <w:r>
        <w:t>collatarals</w:t>
      </w:r>
      <w:proofErr w:type="spellEnd"/>
      <w:r>
        <w:t xml:space="preserve"> (also extraordinary mesenteric collaterals via the </w:t>
      </w:r>
      <w:proofErr w:type="spellStart"/>
      <w:r>
        <w:t>hypogastrcis</w:t>
      </w:r>
      <w:proofErr w:type="spellEnd"/>
      <w:r>
        <w:t xml:space="preserve">, the </w:t>
      </w:r>
      <w:proofErr w:type="spellStart"/>
      <w:r>
        <w:t>phrenics</w:t>
      </w:r>
      <w:proofErr w:type="spellEnd"/>
      <w:r>
        <w:t>, the intercostals.) Is PV flow measurements not the way to go?”</w:t>
      </w:r>
    </w:p>
  </w:comment>
  <w:comment w:id="36" w:author="Grant Steven Roberts" w:date="2020-06-05T14:56:00Z" w:initials="GSR">
    <w:p w14:paraId="222D147C" w14:textId="77777777" w:rsidR="00EA389B" w:rsidRDefault="00EA389B">
      <w:pPr>
        <w:pStyle w:val="CommentText"/>
      </w:pPr>
      <w:r>
        <w:rPr>
          <w:rStyle w:val="CommentReference"/>
        </w:rPr>
        <w:annotationRef/>
      </w:r>
      <w:r>
        <w:t xml:space="preserve">Yes, I think it is probably the way to go. Flow measurements in a stenotic SMA may be prone to error or may not even be visualized if the flow if completely obstructed. I think measuring SMV flow will be proportional to PV flow because the SV </w:t>
      </w:r>
      <w:proofErr w:type="gramStart"/>
      <w:r>
        <w:t>doesn’t</w:t>
      </w:r>
      <w:proofErr w:type="gramEnd"/>
      <w:r>
        <w:t xml:space="preserve"> really contribute much. </w:t>
      </w:r>
    </w:p>
    <w:p w14:paraId="0B9B872B" w14:textId="77777777" w:rsidR="00EA389B" w:rsidRDefault="00EA389B">
      <w:pPr>
        <w:pStyle w:val="CommentText"/>
      </w:pPr>
    </w:p>
    <w:p w14:paraId="69746340" w14:textId="784B37DB" w:rsidR="00EA389B" w:rsidRPr="00983D56" w:rsidRDefault="00983D56">
      <w:pPr>
        <w:pStyle w:val="CommentText"/>
        <w:rPr>
          <w:b/>
          <w:bCs/>
        </w:rPr>
      </w:pPr>
      <w:r w:rsidRPr="00983D56">
        <w:rPr>
          <w:rFonts w:ascii="Times New Roman" w:hAnsi="Times New Roman" w:cs="Times New Roman"/>
          <w:b/>
          <w:bCs/>
          <w:sz w:val="24"/>
          <w:szCs w:val="24"/>
        </w:rPr>
        <w:t xml:space="preserve">I could say something in the Future Directions section along the lines of: </w:t>
      </w:r>
      <w:r w:rsidRPr="00983D56">
        <w:rPr>
          <w:rFonts w:ascii="Times New Roman" w:hAnsi="Times New Roman" w:cs="Times New Roman"/>
          <w:sz w:val="24"/>
          <w:szCs w:val="24"/>
        </w:rPr>
        <w:t>“</w:t>
      </w:r>
      <w:r w:rsidRPr="00983D56">
        <w:rPr>
          <w:rFonts w:ascii="Times New Roman" w:hAnsi="Times New Roman" w:cs="Times New Roman"/>
          <w:sz w:val="24"/>
          <w:szCs w:val="24"/>
        </w:rPr>
        <w:t>Lastly, due to the fact that the portal vein is the exclusive drain of the bowel, accumulating the flow through the three mesenteric arteries and all the collaterals, it may be beneficial to evaluate the efficacy of a meal challenge using simply 2DPC with a plane placed in the portal vein.</w:t>
      </w:r>
      <w:r w:rsidRPr="00983D56">
        <w:rPr>
          <w:rFonts w:ascii="Times New Roman" w:hAnsi="Times New Roman" w:cs="Times New Roman"/>
          <w:sz w:val="24"/>
          <w:szCs w:val="24"/>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4EE2A28" w15:done="0"/>
  <w15:commentEx w15:paraId="2BEFB2B1" w15:done="0"/>
  <w15:commentEx w15:paraId="054FD476" w15:done="0"/>
  <w15:commentEx w15:paraId="566BBD2E" w15:paraIdParent="054FD476" w15:done="0"/>
  <w15:commentEx w15:paraId="5D172E1E" w15:done="0"/>
  <w15:commentEx w15:paraId="00EE8558" w15:paraIdParent="5D172E1E" w15:done="0"/>
  <w15:commentEx w15:paraId="62966046" w15:done="0"/>
  <w15:commentEx w15:paraId="62EB33B1" w15:paraIdParent="62966046" w15:done="0"/>
  <w15:commentEx w15:paraId="76DA5ED2" w15:done="1"/>
  <w15:commentEx w15:paraId="62CF8383" w15:done="0"/>
  <w15:commentEx w15:paraId="7C2E3D9A" w15:paraIdParent="62CF8383" w15:done="0"/>
  <w15:commentEx w15:paraId="4F8E6396" w15:done="0"/>
  <w15:commentEx w15:paraId="6EC3EFD0" w15:paraIdParent="4F8E6396" w15:done="0"/>
  <w15:commentEx w15:paraId="2A3B172E" w15:done="0"/>
  <w15:commentEx w15:paraId="59B13205" w15:paraIdParent="2A3B172E" w15:done="0"/>
  <w15:commentEx w15:paraId="654FE5E7" w15:paraIdParent="2A3B172E" w15:done="0"/>
  <w15:commentEx w15:paraId="460D27E8" w15:done="0"/>
  <w15:commentEx w15:paraId="2FB33A22" w15:paraIdParent="460D27E8" w15:done="0"/>
  <w15:commentEx w15:paraId="5B1605C3" w15:done="1"/>
  <w15:commentEx w15:paraId="0DC21382" w15:paraIdParent="5B1605C3" w15:done="1"/>
  <w15:commentEx w15:paraId="39F6A8CD" w15:done="1"/>
  <w15:commentEx w15:paraId="588868B5" w15:paraIdParent="39F6A8CD" w15:done="1"/>
  <w15:commentEx w15:paraId="46B68256" w15:done="0"/>
  <w15:commentEx w15:paraId="3F2D714E" w15:paraIdParent="46B68256" w15:done="0"/>
  <w15:commentEx w15:paraId="04CC68AE" w15:done="0"/>
  <w15:commentEx w15:paraId="69746340" w15:paraIdParent="04CC68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E3621" w16cex:dateUtc="2020-06-12T22:13:00Z"/>
  <w16cex:commentExtensible w16cex:durableId="2284C050" w16cex:dateUtc="2020-06-05T17:56:00Z"/>
  <w16cex:commentExtensible w16cex:durableId="2284CF84" w16cex:dateUtc="2020-06-05T19:04:00Z"/>
  <w16cex:commentExtensible w16cex:durableId="2284C990" w16cex:dateUtc="2020-06-05T18:39:00Z"/>
  <w16cex:commentExtensible w16cex:durableId="2284CEE2" w16cex:dateUtc="2020-06-05T19:02:00Z"/>
  <w16cex:commentExtensible w16cex:durableId="2284C1BF" w16cex:dateUtc="2020-06-05T18:06:00Z"/>
  <w16cex:commentExtensible w16cex:durableId="2284C1DB" w16cex:dateUtc="2020-06-05T18:06:00Z"/>
  <w16cex:commentExtensible w16cex:durableId="2284C1F9" w16cex:dateUtc="2020-06-05T18:07:00Z"/>
  <w16cex:commentExtensible w16cex:durableId="2284C208" w16cex:dateUtc="2020-06-05T18:07:00Z"/>
  <w16cex:commentExtensible w16cex:durableId="228E1F78" w16cex:dateUtc="2020-06-12T20:36:00Z"/>
  <w16cex:commentExtensible w16cex:durableId="2284D061" w16cex:dateUtc="2020-06-05T19:08:00Z"/>
  <w16cex:commentExtensible w16cex:durableId="2284D447" w16cex:dateUtc="2020-06-05T19:25:00Z"/>
  <w16cex:commentExtensible w16cex:durableId="2284D809" w16cex:dateUtc="2020-06-05T19:41:00Z"/>
  <w16cex:commentExtensible w16cex:durableId="2284DFD3" w16cex:dateUtc="2020-06-05T20:14:00Z"/>
  <w16cex:commentExtensible w16cex:durableId="2284DBAE" w16cex:dateUtc="2020-06-05T19: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4EE2A28" w16cid:durableId="228E3621"/>
  <w16cid:commentId w16cid:paraId="2BEFB2B1" w16cid:durableId="2284C050"/>
  <w16cid:commentId w16cid:paraId="054FD476" w16cid:durableId="2283E653"/>
  <w16cid:commentId w16cid:paraId="566BBD2E" w16cid:durableId="2284CF84"/>
  <w16cid:commentId w16cid:paraId="5D172E1E" w16cid:durableId="2284C990"/>
  <w16cid:commentId w16cid:paraId="00EE8558" w16cid:durableId="2284CEE2"/>
  <w16cid:commentId w16cid:paraId="62966046" w16cid:durableId="2283E654"/>
  <w16cid:commentId w16cid:paraId="62EB33B1" w16cid:durableId="2284C1BF"/>
  <w16cid:commentId w16cid:paraId="76DA5ED2" w16cid:durableId="2283E656"/>
  <w16cid:commentId w16cid:paraId="62CF8383" w16cid:durableId="2283E658"/>
  <w16cid:commentId w16cid:paraId="7C2E3D9A" w16cid:durableId="2284C1DB"/>
  <w16cid:commentId w16cid:paraId="4F8E6396" w16cid:durableId="2283E65A"/>
  <w16cid:commentId w16cid:paraId="6EC3EFD0" w16cid:durableId="2284C1F9"/>
  <w16cid:commentId w16cid:paraId="2A3B172E" w16cid:durableId="2283E65C"/>
  <w16cid:commentId w16cid:paraId="59B13205" w16cid:durableId="2284C208"/>
  <w16cid:commentId w16cid:paraId="654FE5E7" w16cid:durableId="228E1F78"/>
  <w16cid:commentId w16cid:paraId="460D27E8" w16cid:durableId="2283E663"/>
  <w16cid:commentId w16cid:paraId="2FB33A22" w16cid:durableId="2284D061"/>
  <w16cid:commentId w16cid:paraId="5B1605C3" w16cid:durableId="2283E665"/>
  <w16cid:commentId w16cid:paraId="0DC21382" w16cid:durableId="2284D447"/>
  <w16cid:commentId w16cid:paraId="39F6A8CD" w16cid:durableId="2283E667"/>
  <w16cid:commentId w16cid:paraId="588868B5" w16cid:durableId="2284D809"/>
  <w16cid:commentId w16cid:paraId="46B68256" w16cid:durableId="2283E668"/>
  <w16cid:commentId w16cid:paraId="3F2D714E" w16cid:durableId="2284DFD3"/>
  <w16cid:commentId w16cid:paraId="04CC68AE" w16cid:durableId="2283E66A"/>
  <w16cid:commentId w16cid:paraId="69746340" w16cid:durableId="2284DB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A579CF" w14:textId="77777777" w:rsidR="0088136E" w:rsidRDefault="0088136E" w:rsidP="00D640B8">
      <w:pPr>
        <w:spacing w:after="0" w:line="240" w:lineRule="auto"/>
      </w:pPr>
      <w:r>
        <w:separator/>
      </w:r>
    </w:p>
  </w:endnote>
  <w:endnote w:type="continuationSeparator" w:id="0">
    <w:p w14:paraId="6959554D" w14:textId="77777777" w:rsidR="0088136E" w:rsidRDefault="0088136E" w:rsidP="00D64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5ECF33" w14:textId="77777777" w:rsidR="0088136E" w:rsidRDefault="0088136E" w:rsidP="00D640B8">
      <w:pPr>
        <w:spacing w:after="0" w:line="240" w:lineRule="auto"/>
      </w:pPr>
      <w:r>
        <w:separator/>
      </w:r>
    </w:p>
  </w:footnote>
  <w:footnote w:type="continuationSeparator" w:id="0">
    <w:p w14:paraId="1DB8F78E" w14:textId="77777777" w:rsidR="0088136E" w:rsidRDefault="0088136E" w:rsidP="00D640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8121162"/>
      <w:docPartObj>
        <w:docPartGallery w:val="Page Numbers (Top of Page)"/>
        <w:docPartUnique/>
      </w:docPartObj>
    </w:sdtPr>
    <w:sdtEndPr>
      <w:rPr>
        <w:noProof/>
      </w:rPr>
    </w:sdtEndPr>
    <w:sdtContent>
      <w:p w14:paraId="5445CEE8" w14:textId="76DE2B14" w:rsidR="00EA389B" w:rsidRDefault="00EA389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FF15DDC" w14:textId="77777777" w:rsidR="00EA389B" w:rsidRDefault="00EA38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0C2F40"/>
    <w:multiLevelType w:val="multilevel"/>
    <w:tmpl w:val="D118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833B39"/>
    <w:multiLevelType w:val="multilevel"/>
    <w:tmpl w:val="7D524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nt Steven Roberts">
    <w15:presenceInfo w15:providerId="None" w15:userId="Grant Steven Robert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W3NLQ0NTUztDA3MjZS0lEKTi0uzszPAykwrgUAA1I1xywAAAA="/>
    <w:docVar w:name="EN.InstantFormat" w:val="&lt;ENInstantFormat&gt;&lt;Enabled&gt;1&lt;/Enabled&gt;&lt;ScanUnformatted&gt;1&lt;/ScanUnformatted&gt;&lt;ScanChanges&gt;1&lt;/ScanChanges&gt;&lt;Suspended&gt;0&lt;/Suspended&gt;&lt;/ENInstantFormat&gt;"/>
    <w:docVar w:name="EN.Layout" w:val="&lt;ENLayout&gt;&lt;Style&gt;SpringerBasicNumb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eep5d99wefzf1e2de75p900wp0assr5afff&quot;&gt;My EndNote Library-Converted&lt;record-ids&gt;&lt;item&gt;760&lt;/item&gt;&lt;item&gt;846&lt;/item&gt;&lt;item&gt;862&lt;/item&gt;&lt;item&gt;874&lt;/item&gt;&lt;item&gt;879&lt;/item&gt;&lt;item&gt;881&lt;/item&gt;&lt;item&gt;883&lt;/item&gt;&lt;item&gt;891&lt;/item&gt;&lt;item&gt;892&lt;/item&gt;&lt;item&gt;893&lt;/item&gt;&lt;item&gt;895&lt;/item&gt;&lt;item&gt;896&lt;/item&gt;&lt;item&gt;900&lt;/item&gt;&lt;item&gt;904&lt;/item&gt;&lt;item&gt;906&lt;/item&gt;&lt;item&gt;908&lt;/item&gt;&lt;item&gt;909&lt;/item&gt;&lt;item&gt;910&lt;/item&gt;&lt;item&gt;911&lt;/item&gt;&lt;item&gt;912&lt;/item&gt;&lt;item&gt;913&lt;/item&gt;&lt;item&gt;914&lt;/item&gt;&lt;item&gt;915&lt;/item&gt;&lt;item&gt;916&lt;/item&gt;&lt;item&gt;917&lt;/item&gt;&lt;item&gt;918&lt;/item&gt;&lt;item&gt;919&lt;/item&gt;&lt;item&gt;920&lt;/item&gt;&lt;item&gt;921&lt;/item&gt;&lt;item&gt;922&lt;/item&gt;&lt;item&gt;923&lt;/item&gt;&lt;item&gt;924&lt;/item&gt;&lt;item&gt;925&lt;/item&gt;&lt;item&gt;926&lt;/item&gt;&lt;item&gt;927&lt;/item&gt;&lt;item&gt;928&lt;/item&gt;&lt;item&gt;930&lt;/item&gt;&lt;item&gt;931&lt;/item&gt;&lt;item&gt;944&lt;/item&gt;&lt;/record-ids&gt;&lt;/item&gt;&lt;/Libraries&gt;"/>
  </w:docVars>
  <w:rsids>
    <w:rsidRoot w:val="00D640B8"/>
    <w:rsid w:val="000E333E"/>
    <w:rsid w:val="00137E07"/>
    <w:rsid w:val="001829D9"/>
    <w:rsid w:val="00184826"/>
    <w:rsid w:val="001B673B"/>
    <w:rsid w:val="001C4868"/>
    <w:rsid w:val="001F75B6"/>
    <w:rsid w:val="0024225B"/>
    <w:rsid w:val="0029108C"/>
    <w:rsid w:val="00296525"/>
    <w:rsid w:val="00297EDA"/>
    <w:rsid w:val="002C0DAD"/>
    <w:rsid w:val="002F2E56"/>
    <w:rsid w:val="002F7B48"/>
    <w:rsid w:val="00300A06"/>
    <w:rsid w:val="0036100C"/>
    <w:rsid w:val="003742B6"/>
    <w:rsid w:val="003C53F7"/>
    <w:rsid w:val="0041481E"/>
    <w:rsid w:val="00476A23"/>
    <w:rsid w:val="00537999"/>
    <w:rsid w:val="005529D8"/>
    <w:rsid w:val="005A4449"/>
    <w:rsid w:val="006311B0"/>
    <w:rsid w:val="00635651"/>
    <w:rsid w:val="006567EA"/>
    <w:rsid w:val="00675B3D"/>
    <w:rsid w:val="006E3393"/>
    <w:rsid w:val="006F4C75"/>
    <w:rsid w:val="0071112B"/>
    <w:rsid w:val="007165D5"/>
    <w:rsid w:val="00722259"/>
    <w:rsid w:val="007861C0"/>
    <w:rsid w:val="00794C2C"/>
    <w:rsid w:val="0084213C"/>
    <w:rsid w:val="0088136E"/>
    <w:rsid w:val="008920E0"/>
    <w:rsid w:val="00902F48"/>
    <w:rsid w:val="00983D56"/>
    <w:rsid w:val="00994EC0"/>
    <w:rsid w:val="009B04E9"/>
    <w:rsid w:val="009D4014"/>
    <w:rsid w:val="00AC6B6A"/>
    <w:rsid w:val="00B17C37"/>
    <w:rsid w:val="00B36862"/>
    <w:rsid w:val="00B97F21"/>
    <w:rsid w:val="00C01719"/>
    <w:rsid w:val="00C27767"/>
    <w:rsid w:val="00C3152C"/>
    <w:rsid w:val="00C341BE"/>
    <w:rsid w:val="00C64B4B"/>
    <w:rsid w:val="00C807BB"/>
    <w:rsid w:val="00CC0C4C"/>
    <w:rsid w:val="00CE66E7"/>
    <w:rsid w:val="00CE7A5C"/>
    <w:rsid w:val="00D2337E"/>
    <w:rsid w:val="00D51C2E"/>
    <w:rsid w:val="00D640B8"/>
    <w:rsid w:val="00D767C2"/>
    <w:rsid w:val="00E50CCC"/>
    <w:rsid w:val="00EA389B"/>
    <w:rsid w:val="00F24314"/>
    <w:rsid w:val="00F415FC"/>
    <w:rsid w:val="00F50090"/>
    <w:rsid w:val="00F72E5E"/>
    <w:rsid w:val="00F827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6F254"/>
  <w15:chartTrackingRefBased/>
  <w15:docId w15:val="{0872AFED-0C6F-474C-8D56-8B9EE4033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0B8"/>
  </w:style>
  <w:style w:type="paragraph" w:styleId="Heading2">
    <w:name w:val="heading 2"/>
    <w:basedOn w:val="Normal"/>
    <w:next w:val="Normal"/>
    <w:link w:val="Heading2Char"/>
    <w:uiPriority w:val="9"/>
    <w:unhideWhenUsed/>
    <w:qFormat/>
    <w:rsid w:val="006311B0"/>
    <w:pPr>
      <w:keepNext/>
      <w:keepLines/>
      <w:spacing w:after="0"/>
      <w:outlineLvl w:val="1"/>
    </w:pPr>
    <w:rPr>
      <w:rFonts w:ascii="Times New Roman" w:eastAsiaTheme="majorEastAsia" w:hAnsi="Times New Roman" w:cstheme="majorBidi"/>
      <w:b/>
      <w:i/>
      <w:sz w:val="24"/>
      <w:szCs w:val="26"/>
    </w:rPr>
  </w:style>
  <w:style w:type="paragraph" w:styleId="Heading3">
    <w:name w:val="heading 3"/>
    <w:basedOn w:val="Normal"/>
    <w:next w:val="Normal"/>
    <w:link w:val="Heading3Char"/>
    <w:uiPriority w:val="9"/>
    <w:semiHidden/>
    <w:unhideWhenUsed/>
    <w:qFormat/>
    <w:rsid w:val="00F415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640B8"/>
    <w:pPr>
      <w:spacing w:after="0" w:line="240" w:lineRule="auto"/>
    </w:pPr>
  </w:style>
  <w:style w:type="character" w:styleId="Hyperlink">
    <w:name w:val="Hyperlink"/>
    <w:basedOn w:val="DefaultParagraphFont"/>
    <w:uiPriority w:val="99"/>
    <w:unhideWhenUsed/>
    <w:rsid w:val="00D640B8"/>
    <w:rPr>
      <w:color w:val="0000FF"/>
      <w:u w:val="single"/>
    </w:rPr>
  </w:style>
  <w:style w:type="character" w:styleId="PlaceholderText">
    <w:name w:val="Placeholder Text"/>
    <w:basedOn w:val="DefaultParagraphFont"/>
    <w:uiPriority w:val="99"/>
    <w:semiHidden/>
    <w:rsid w:val="00D640B8"/>
    <w:rPr>
      <w:color w:val="808080"/>
    </w:rPr>
  </w:style>
  <w:style w:type="character" w:styleId="LineNumber">
    <w:name w:val="line number"/>
    <w:basedOn w:val="DefaultParagraphFont"/>
    <w:uiPriority w:val="99"/>
    <w:semiHidden/>
    <w:unhideWhenUsed/>
    <w:rsid w:val="00D640B8"/>
  </w:style>
  <w:style w:type="table" w:styleId="TableGrid">
    <w:name w:val="Table Grid"/>
    <w:basedOn w:val="TableNormal"/>
    <w:uiPriority w:val="39"/>
    <w:rsid w:val="00D64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640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0B8"/>
  </w:style>
  <w:style w:type="paragraph" w:styleId="Footer">
    <w:name w:val="footer"/>
    <w:basedOn w:val="Normal"/>
    <w:link w:val="FooterChar"/>
    <w:uiPriority w:val="99"/>
    <w:unhideWhenUsed/>
    <w:rsid w:val="00D640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0B8"/>
  </w:style>
  <w:style w:type="character" w:styleId="CommentReference">
    <w:name w:val="annotation reference"/>
    <w:basedOn w:val="DefaultParagraphFont"/>
    <w:uiPriority w:val="99"/>
    <w:semiHidden/>
    <w:unhideWhenUsed/>
    <w:rsid w:val="00D640B8"/>
    <w:rPr>
      <w:sz w:val="16"/>
      <w:szCs w:val="16"/>
    </w:rPr>
  </w:style>
  <w:style w:type="paragraph" w:styleId="CommentText">
    <w:name w:val="annotation text"/>
    <w:basedOn w:val="Normal"/>
    <w:link w:val="CommentTextChar"/>
    <w:uiPriority w:val="99"/>
    <w:unhideWhenUsed/>
    <w:rsid w:val="00D640B8"/>
    <w:pPr>
      <w:spacing w:line="240" w:lineRule="auto"/>
    </w:pPr>
    <w:rPr>
      <w:sz w:val="20"/>
      <w:szCs w:val="20"/>
    </w:rPr>
  </w:style>
  <w:style w:type="character" w:customStyle="1" w:styleId="CommentTextChar">
    <w:name w:val="Comment Text Char"/>
    <w:basedOn w:val="DefaultParagraphFont"/>
    <w:link w:val="CommentText"/>
    <w:uiPriority w:val="99"/>
    <w:rsid w:val="00D640B8"/>
    <w:rPr>
      <w:sz w:val="20"/>
      <w:szCs w:val="20"/>
    </w:rPr>
  </w:style>
  <w:style w:type="paragraph" w:styleId="CommentSubject">
    <w:name w:val="annotation subject"/>
    <w:basedOn w:val="CommentText"/>
    <w:next w:val="CommentText"/>
    <w:link w:val="CommentSubjectChar"/>
    <w:uiPriority w:val="99"/>
    <w:semiHidden/>
    <w:unhideWhenUsed/>
    <w:rsid w:val="00D640B8"/>
    <w:rPr>
      <w:b/>
      <w:bCs/>
    </w:rPr>
  </w:style>
  <w:style w:type="character" w:customStyle="1" w:styleId="CommentSubjectChar">
    <w:name w:val="Comment Subject Char"/>
    <w:basedOn w:val="CommentTextChar"/>
    <w:link w:val="CommentSubject"/>
    <w:uiPriority w:val="99"/>
    <w:semiHidden/>
    <w:rsid w:val="00D640B8"/>
    <w:rPr>
      <w:b/>
      <w:bCs/>
      <w:sz w:val="20"/>
      <w:szCs w:val="20"/>
    </w:rPr>
  </w:style>
  <w:style w:type="paragraph" w:styleId="BalloonText">
    <w:name w:val="Balloon Text"/>
    <w:basedOn w:val="Normal"/>
    <w:link w:val="BalloonTextChar"/>
    <w:uiPriority w:val="99"/>
    <w:semiHidden/>
    <w:unhideWhenUsed/>
    <w:rsid w:val="00D640B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640B8"/>
    <w:rPr>
      <w:rFonts w:ascii="Times New Roman" w:hAnsi="Times New Roman" w:cs="Times New Roman"/>
      <w:sz w:val="18"/>
      <w:szCs w:val="18"/>
    </w:rPr>
  </w:style>
  <w:style w:type="paragraph" w:styleId="NormalWeb">
    <w:name w:val="Normal (Web)"/>
    <w:basedOn w:val="Normal"/>
    <w:uiPriority w:val="99"/>
    <w:semiHidden/>
    <w:unhideWhenUsed/>
    <w:rsid w:val="00D640B8"/>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D640B8"/>
    <w:rPr>
      <w:color w:val="605E5C"/>
      <w:shd w:val="clear" w:color="auto" w:fill="E1DFDD"/>
    </w:rPr>
  </w:style>
  <w:style w:type="paragraph" w:styleId="PlainText">
    <w:name w:val="Plain Text"/>
    <w:basedOn w:val="Normal"/>
    <w:link w:val="PlainTextChar"/>
    <w:uiPriority w:val="99"/>
    <w:semiHidden/>
    <w:unhideWhenUsed/>
    <w:rsid w:val="00D640B8"/>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D640B8"/>
    <w:rPr>
      <w:rFonts w:ascii="Calibri" w:hAnsi="Calibri"/>
      <w:szCs w:val="21"/>
    </w:rPr>
  </w:style>
  <w:style w:type="character" w:customStyle="1" w:styleId="NoSpacingChar">
    <w:name w:val="No Spacing Char"/>
    <w:basedOn w:val="DefaultParagraphFont"/>
    <w:link w:val="NoSpacing"/>
    <w:uiPriority w:val="1"/>
    <w:rsid w:val="00D640B8"/>
  </w:style>
  <w:style w:type="character" w:customStyle="1" w:styleId="Heading2Char">
    <w:name w:val="Heading 2 Char"/>
    <w:basedOn w:val="DefaultParagraphFont"/>
    <w:link w:val="Heading2"/>
    <w:uiPriority w:val="9"/>
    <w:rsid w:val="006311B0"/>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semiHidden/>
    <w:rsid w:val="00F415FC"/>
    <w:rPr>
      <w:rFonts w:asciiTheme="majorHAnsi" w:eastAsiaTheme="majorEastAsia" w:hAnsiTheme="majorHAnsi" w:cstheme="majorBidi"/>
      <w:color w:val="1F3763" w:themeColor="accent1" w:themeShade="7F"/>
      <w:sz w:val="24"/>
      <w:szCs w:val="24"/>
    </w:rPr>
  </w:style>
  <w:style w:type="paragraph" w:customStyle="1" w:styleId="EndNoteBibliographyTitle">
    <w:name w:val="EndNote Bibliography Title"/>
    <w:basedOn w:val="Normal"/>
    <w:link w:val="EndNoteBibliographyTitleChar"/>
    <w:rsid w:val="00F72E5E"/>
    <w:pPr>
      <w:spacing w:after="0"/>
      <w:jc w:val="center"/>
    </w:pPr>
    <w:rPr>
      <w:rFonts w:ascii="Calibri" w:hAnsi="Calibri" w:cs="Calibri"/>
      <w:noProof/>
    </w:rPr>
  </w:style>
  <w:style w:type="character" w:customStyle="1" w:styleId="EndNoteBibliographyTitleChar">
    <w:name w:val="EndNote Bibliography Title Char"/>
    <w:basedOn w:val="NoSpacingChar"/>
    <w:link w:val="EndNoteBibliographyTitle"/>
    <w:rsid w:val="00F72E5E"/>
    <w:rPr>
      <w:rFonts w:ascii="Calibri" w:hAnsi="Calibri" w:cs="Calibri"/>
      <w:noProof/>
    </w:rPr>
  </w:style>
  <w:style w:type="paragraph" w:customStyle="1" w:styleId="EndNoteBibliography">
    <w:name w:val="EndNote Bibliography"/>
    <w:basedOn w:val="Normal"/>
    <w:link w:val="EndNoteBibliographyChar"/>
    <w:rsid w:val="00F72E5E"/>
    <w:pPr>
      <w:spacing w:line="240" w:lineRule="auto"/>
    </w:pPr>
    <w:rPr>
      <w:rFonts w:ascii="Calibri" w:hAnsi="Calibri" w:cs="Calibri"/>
      <w:noProof/>
    </w:rPr>
  </w:style>
  <w:style w:type="character" w:customStyle="1" w:styleId="EndNoteBibliographyChar">
    <w:name w:val="EndNote Bibliography Char"/>
    <w:basedOn w:val="NoSpacingChar"/>
    <w:link w:val="EndNoteBibliography"/>
    <w:rsid w:val="00F72E5E"/>
    <w:rPr>
      <w:rFonts w:ascii="Calibri" w:hAnsi="Calibri" w:cs="Calibri"/>
      <w:noProof/>
    </w:rPr>
  </w:style>
  <w:style w:type="paragraph" w:styleId="Caption">
    <w:name w:val="caption"/>
    <w:basedOn w:val="Normal"/>
    <w:next w:val="Normal"/>
    <w:uiPriority w:val="35"/>
    <w:unhideWhenUsed/>
    <w:qFormat/>
    <w:rsid w:val="0071112B"/>
    <w:pPr>
      <w:spacing w:after="200" w:line="240" w:lineRule="auto"/>
    </w:pPr>
    <w:rPr>
      <w:rFonts w:ascii="Times New Roman" w:hAnsi="Times New Roman" w:cs="Times New Roman"/>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8630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TI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owieben@wisc.edu" TargetMode="External"/><Relationship Id="rId17" Type="http://schemas.openxmlformats.org/officeDocument/2006/relationships/image" Target="media/image5.TIF"/><Relationship Id="rId2" Type="http://schemas.openxmlformats.org/officeDocument/2006/relationships/numbering" Target="numbering.xml"/><Relationship Id="rId16" Type="http://schemas.openxmlformats.org/officeDocument/2006/relationships/image" Target="media/image4.TI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TIF"/><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497EC-9F5C-4A82-B325-3E5273B02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34</Pages>
  <Words>11757</Words>
  <Characters>67016</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Steven Roberts</dc:creator>
  <cp:keywords/>
  <dc:description/>
  <cp:lastModifiedBy>Grant Steven Roberts</cp:lastModifiedBy>
  <cp:revision>7</cp:revision>
  <dcterms:created xsi:type="dcterms:W3CDTF">2020-06-05T00:52:00Z</dcterms:created>
  <dcterms:modified xsi:type="dcterms:W3CDTF">2020-06-12T22:15:00Z</dcterms:modified>
</cp:coreProperties>
</file>