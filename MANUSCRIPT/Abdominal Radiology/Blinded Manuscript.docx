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086E6855"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w:t>
      </w:r>
      <w:r w:rsidRPr="003919AA">
        <w:rPr>
          <w:rFonts w:ascii="Times New Roman" w:hAnsi="Times New Roman" w:cs="Times New Roman"/>
          <w:sz w:val="24"/>
          <w:szCs w:val="24"/>
        </w:rPr>
        <w:t>(CMI+, N=6) and negative diagnosis (CMI-, N=13)</w:t>
      </w:r>
      <w:r w:rsidRPr="0029108C">
        <w:rPr>
          <w:rFonts w:ascii="Times New Roman" w:hAnsi="Times New Roman" w:cs="Times New Roman"/>
          <w:sz w:val="24"/>
          <w:szCs w:val="24"/>
        </w:rPr>
        <w:t xml:space="preserve"> groups based on </w:t>
      </w:r>
      <w:r w:rsidR="004C2C27">
        <w:rPr>
          <w:rFonts w:ascii="Times New Roman" w:hAnsi="Times New Roman" w:cs="Times New Roman"/>
          <w:sz w:val="24"/>
          <w:szCs w:val="24"/>
        </w:rPr>
        <w:t>imaging</w:t>
      </w:r>
      <w:r w:rsidR="00A06AC4">
        <w:rPr>
          <w:rFonts w:ascii="Times New Roman" w:hAnsi="Times New Roman" w:cs="Times New Roman"/>
          <w:sz w:val="24"/>
          <w:szCs w:val="24"/>
        </w:rPr>
        <w:t xml:space="preserve"> and </w:t>
      </w:r>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609AEE10"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SMA, </w:t>
      </w:r>
      <w:r w:rsidRPr="0029108C">
        <w:rPr>
          <w:rFonts w:ascii="Times New Roman" w:hAnsi="Times New Roman" w:cs="Times New Roman"/>
          <w:sz w:val="24"/>
          <w:szCs w:val="24"/>
        </w:rPr>
        <w:lastRenderedPageBreak/>
        <w:t>SMV, and PV flow were significantly greater in controls compared to CMI+ patients. Additionally, percent changes in flow in the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5F06CA60"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42DFC53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disease caused by underlying stenotic and occlusive </w:t>
      </w:r>
      <w:r w:rsidR="00D74F30">
        <w:rPr>
          <w:rFonts w:ascii="Times New Roman" w:hAnsi="Times New Roman" w:cs="Times New Roman"/>
          <w:sz w:val="24"/>
          <w:szCs w:val="24"/>
        </w:rPr>
        <w:t>v</w:t>
      </w:r>
      <w:r w:rsidR="003D253C">
        <w:rPr>
          <w:rFonts w:ascii="Times New Roman" w:hAnsi="Times New Roman" w:cs="Times New Roman"/>
          <w:sz w:val="24"/>
          <w:szCs w:val="24"/>
        </w:rPr>
        <w:t xml:space="preserve">essel </w:t>
      </w:r>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but the proper diagnosis of CMI </w:t>
      </w:r>
      <w:r w:rsidR="00D21482">
        <w:rPr>
          <w:rFonts w:ascii="Times New Roman" w:hAnsi="Times New Roman" w:cs="Times New Roman"/>
          <w:sz w:val="24"/>
          <w:szCs w:val="24"/>
        </w:rPr>
        <w:t xml:space="preserve">remains challenging </w:t>
      </w:r>
      <w:r w:rsidRPr="0029108C">
        <w:rPr>
          <w:rFonts w:ascii="Times New Roman" w:hAnsi="Times New Roman" w:cs="Times New Roman"/>
          <w:sz w:val="24"/>
          <w:szCs w:val="24"/>
        </w:rPr>
        <w:t>and requires a high index of clinical suspicion</w:t>
      </w:r>
      <w:r w:rsidR="001C16B6">
        <w:rPr>
          <w:rFonts w:ascii="Times New Roman" w:hAnsi="Times New Roman" w:cs="Times New Roman"/>
          <w:sz w:val="24"/>
          <w:szCs w:val="24"/>
        </w:rPr>
        <w:t xml:space="preserve">, </w:t>
      </w:r>
      <w:r w:rsidR="007168A0">
        <w:rPr>
          <w:rFonts w:ascii="Times New Roman" w:hAnsi="Times New Roman" w:cs="Times New Roman"/>
          <w:sz w:val="24"/>
          <w:szCs w:val="24"/>
        </w:rPr>
        <w:t xml:space="preserve">typically </w:t>
      </w:r>
      <w:r w:rsidR="001C16B6">
        <w:rPr>
          <w:rFonts w:ascii="Times New Roman" w:hAnsi="Times New Roman" w:cs="Times New Roman"/>
          <w:sz w:val="24"/>
          <w:szCs w:val="24"/>
        </w:rPr>
        <w:t xml:space="preserve">raised on the basis of </w:t>
      </w:r>
      <w:r w:rsidR="007168A0">
        <w:rPr>
          <w:rFonts w:ascii="Times New Roman" w:hAnsi="Times New Roman" w:cs="Times New Roman"/>
          <w:sz w:val="24"/>
          <w:szCs w:val="24"/>
        </w:rPr>
        <w:t>presenting symptoms,</w:t>
      </w:r>
      <w:r w:rsidR="00D21482">
        <w:rPr>
          <w:rFonts w:ascii="Times New Roman" w:hAnsi="Times New Roman" w:cs="Times New Roman"/>
          <w:sz w:val="24"/>
          <w:szCs w:val="24"/>
        </w:rPr>
        <w:t xml:space="preserve"> presence of mesenteric artery stenoses </w:t>
      </w:r>
      <w:r w:rsidR="00C839A0">
        <w:rPr>
          <w:rFonts w:ascii="Times New Roman" w:hAnsi="Times New Roman" w:cs="Times New Roman"/>
          <w:sz w:val="24"/>
          <w:szCs w:val="24"/>
        </w:rPr>
        <w:t xml:space="preserve">from </w:t>
      </w:r>
      <w:r w:rsidR="00D21482">
        <w:rPr>
          <w:rFonts w:ascii="Times New Roman" w:hAnsi="Times New Roman" w:cs="Times New Roman"/>
          <w:sz w:val="24"/>
          <w:szCs w:val="24"/>
        </w:rPr>
        <w:t>imaging findings,</w:t>
      </w:r>
      <w:r w:rsidR="00865280">
        <w:rPr>
          <w:rFonts w:ascii="Times New Roman" w:hAnsi="Times New Roman" w:cs="Times New Roman"/>
          <w:sz w:val="24"/>
          <w:szCs w:val="24"/>
        </w:rPr>
        <w:t xml:space="preserve"> </w:t>
      </w:r>
      <w:r w:rsidR="00D21482">
        <w:rPr>
          <w:rFonts w:ascii="Times New Roman" w:hAnsi="Times New Roman" w:cs="Times New Roman"/>
          <w:sz w:val="24"/>
          <w:szCs w:val="24"/>
        </w:rPr>
        <w:t>co</w:t>
      </w:r>
      <w:r w:rsidR="001C16B6">
        <w:rPr>
          <w:rFonts w:ascii="Times New Roman" w:hAnsi="Times New Roman" w:cs="Times New Roman"/>
          <w:sz w:val="24"/>
          <w:szCs w:val="24"/>
        </w:rPr>
        <w:t>existence of cardiovascular risk factors</w:t>
      </w:r>
      <w:r w:rsidR="007168A0">
        <w:rPr>
          <w:rFonts w:ascii="Times New Roman" w:hAnsi="Times New Roman" w:cs="Times New Roman"/>
          <w:sz w:val="24"/>
          <w:szCs w:val="24"/>
        </w:rPr>
        <w:t>, and exclusion of other potential pathologies</w:t>
      </w:r>
      <w:r w:rsidR="00830AEF">
        <w:rPr>
          <w:rFonts w:ascii="Times New Roman" w:hAnsi="Times New Roman" w:cs="Times New Roman"/>
          <w:sz w:val="24"/>
          <w:szCs w:val="24"/>
        </w:rPr>
        <w:t xml:space="preserve"> </w:t>
      </w:r>
      <w:r w:rsidR="00D21482">
        <w:rPr>
          <w:rFonts w:ascii="Times New Roman" w:hAnsi="Times New Roman" w:cs="Times New Roman"/>
          <w:sz w:val="24"/>
          <w:szCs w:val="24"/>
        </w:rPr>
        <w:t xml:space="preserve">as summarized in the </w:t>
      </w:r>
      <w:r w:rsidR="00D21482">
        <w:rPr>
          <w:rFonts w:ascii="Times New Roman" w:hAnsi="Times New Roman" w:cs="Times New Roman"/>
          <w:i/>
          <w:iCs/>
          <w:sz w:val="24"/>
          <w:szCs w:val="24"/>
        </w:rPr>
        <w:t xml:space="preserve">European CMI guidelines </w:t>
      </w:r>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 </w:instrText>
      </w:r>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EN.CITE.DATA </w:instrText>
      </w:r>
      <w:r w:rsidR="00830AEF">
        <w:rPr>
          <w:rFonts w:ascii="Times New Roman" w:hAnsi="Times New Roman" w:cs="Times New Roman"/>
          <w:sz w:val="24"/>
          <w:szCs w:val="24"/>
        </w:rPr>
      </w:r>
      <w:r w:rsidR="00830AEF">
        <w:rPr>
          <w:rFonts w:ascii="Times New Roman" w:hAnsi="Times New Roman" w:cs="Times New Roman"/>
          <w:sz w:val="24"/>
          <w:szCs w:val="24"/>
        </w:rPr>
        <w:fldChar w:fldCharType="end"/>
      </w:r>
      <w:r w:rsidR="00830AEF">
        <w:rPr>
          <w:rFonts w:ascii="Times New Roman" w:hAnsi="Times New Roman" w:cs="Times New Roman"/>
          <w:sz w:val="24"/>
          <w:szCs w:val="24"/>
        </w:rPr>
      </w:r>
      <w:r w:rsidR="00830AEF">
        <w:rPr>
          <w:rFonts w:ascii="Times New Roman" w:hAnsi="Times New Roman" w:cs="Times New Roman"/>
          <w:sz w:val="24"/>
          <w:szCs w:val="24"/>
        </w:rPr>
        <w:fldChar w:fldCharType="separate"/>
      </w:r>
      <w:r w:rsidR="00830AEF">
        <w:rPr>
          <w:rFonts w:ascii="Times New Roman" w:hAnsi="Times New Roman" w:cs="Times New Roman"/>
          <w:noProof/>
          <w:sz w:val="24"/>
          <w:szCs w:val="24"/>
        </w:rPr>
        <w:t>[5]</w:t>
      </w:r>
      <w:r w:rsidR="00830AEF">
        <w:rPr>
          <w:rFonts w:ascii="Times New Roman" w:hAnsi="Times New Roman" w:cs="Times New Roman"/>
          <w:sz w:val="24"/>
          <w:szCs w:val="24"/>
        </w:rPr>
        <w:fldChar w:fldCharType="end"/>
      </w:r>
      <w:r w:rsidR="00682727">
        <w:rPr>
          <w:rFonts w:ascii="Times New Roman" w:hAnsi="Times New Roman" w:cs="Times New Roman"/>
          <w:sz w:val="24"/>
          <w:szCs w:val="24"/>
        </w:rPr>
        <w:t>.</w:t>
      </w:r>
    </w:p>
    <w:p w14:paraId="4778B413" w14:textId="2AD11F87"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PjwvQ2l0ZT48Q2l0ZT48QXV0aG9yPk1henplaTwvQXV0aG9yPjxZZWFyPjIwMTY8L1llYXI+PFJl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==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PEVuZE5vdGU+PENpdGU+PEF1dGhvcj5PbGl2YTwvQXV0aG9yPjxZZWFyPjIwMTM8L1llYXI+PFJl
Y051bT45MjQ8L1JlY051bT48RGlzcGxheVRleHQ+WzYtOF08L0Rpc3BsYXlUZXh0PjxyZWNvcmQ+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PjwvQ2l0ZT48Q2l0ZT48QXV0aG9yPk1henplaTwvQXV0aG9yPjxZZWFyPjIwMTY8L1llYXI+PFJl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==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[6-8]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ZWNOdW0+OTIzPC9SZWNOdW0+PERpc3BsYXlUZXh0Pls5LTExXTwvRGlzcGxheVRleHQ+PHJlY29y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bGFuZ3VhZ2U+ZW5nPC9sYW5ndWFnZT48L3JlY29yZD48L0NpdGU+PENpdGU+PEF1dGhvcj5NYXp6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PEVuZE5vdGU+PENpdGU+PEF1dGhvcj5DYXJsb3M8L0F1dGhvcj48WWVhcj4yMDAxPC9ZZWFyPjxS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[9-11]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w:t>
      </w:r>
      <w:r w:rsidRPr="0029108C">
        <w:rPr>
          <w:rFonts w:ascii="Times New Roman" w:hAnsi="Times New Roman" w:cs="Times New Roman"/>
          <w:sz w:val="24"/>
          <w:szCs w:val="24"/>
        </w:rPr>
        <w:lastRenderedPageBreak/>
        <w:t xml:space="preserve">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ZWNOdW0+OTIxPC9SZWNOdW0+PERpc3BsYXlUZXh0PlsxMi0xNF08L0Rpc3BsYXlUZXh0PjxyZWNv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PEVuZE5vdGU+PENpdGU+PEF1dGhvcj5ad29sYWs8L0F1dGhvcj48WWVhcj4xOTk4PC9ZZWFyPjxS
ZWNOdW0+OTIxPC9SZWNOdW0+PERpc3BsYXlUZXh0PlsxMi0xNF08L0Rpc3BsYXlUZXh0PjxyZWNv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[12-14]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&lt;EndNote&gt;&lt;Cite&gt;&lt;Author&gt;Sabba&lt;/Author&gt;&lt;Year&gt;1990&lt;/Year&gt;&lt;RecNum&gt;908&lt;/RecNum&gt;&lt;DisplayText&gt;[15]&lt;/DisplayText&gt;&lt;record&gt;&lt;rec-number&gt;908&lt;/rec-number&gt;&lt;foreign-keys&gt;&lt;key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1D9E08F4"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&lt;EndNote&gt;&lt;Cite&gt;&lt;Author&gt;Li&lt;/Author&gt;&lt;Year&gt;1994&lt;/Year&gt;&lt;RecNum&gt;919&lt;/RecNum&gt;&lt;DisplayText&gt;[16]&lt;/DisplayText&gt;&lt;record&gt;&lt;rec-number&gt;919&lt;/rec-number&gt;&lt;foreign-keys&gt;&lt;key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abbr-1&gt;Radiology&lt;/abbr-1&gt;&lt;abbr-2&gt;Radiology&lt;/abbr-2&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UmVjTnVtPjg5MjwvUmVjTnVtPjxEaXNwbGF5VGV4dD5bMTddPC9EaXNwbGF5VGV4dD48cmVjb3Jk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UmVjTnVtPjg5MjwvUmVjTnVtPjxEaXNwbGF5VGV4dD5bMTddPC9EaXNwbGF5VGV4dD48cmVjb3Jk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&lt;EndNote&gt;&lt;Cite&gt;&lt;Author&gt;Li&lt;/Author&gt;&lt;Year&gt;1995&lt;/Year&gt;&lt;RecNum&gt;918&lt;/RecNum&gt;&lt;DisplayText&gt;[18]&lt;/DisplayText&gt;&lt;record&gt;&lt;rec-number&gt;918&lt;/rec-number&gt;&lt;foreign-keys&gt;&lt;key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abbr-1&gt;Radiology&lt;/abbr-1&gt;&lt;abbr-2&gt;Radiology&lt;/abbr-2&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r w:rsidR="00A540D9">
        <w:rPr>
          <w:rFonts w:ascii="Times New Roman" w:hAnsi="Times New Roman" w:cs="Times New Roman"/>
          <w:sz w:val="24"/>
          <w:szCs w:val="24"/>
        </w:rPr>
        <w:t>high</w:t>
      </w:r>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05FBAEAA"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lastRenderedPageBreak/>
        <w:t xml:space="preserve">Volumetric, time-resolved PC-MR with three-dimensional velocity encoding (4D flow MRI) has emerged as a compelling approach that can simultaneously interrogate large vascular 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WWVhcj48UmVjTnVtPjkyNjwvUmVjTnVtPjxEaXNwbGF5VGV4dD5bMjAsMjFdPC9EaXNwbGF5VGV4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WWVhcj48UmVjTnVtPjkyNjwvUmVjTnVtPjxEaXNwbGF5VGV4dD5bMjAsMjFdPC9EaXNwbGF5VGV4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[20,21]</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WWVhcj48UmVjTnVtPjg3NDwvUmVjTnVtPjxEaXNwbGF5VGV4dD5bMjJdPC9EaXNwbGF5VGV4dD48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WWVhcj48UmVjTnVtPjg3NDwvUmVjTnVtPjxEaXNwbGF5VGV4dD5bMjJdPC9EaXNwbGF5VGV4dD48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21EFACE0"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this Health Insurance Portability and Accountability Act (HIPAA)-compliant and Institutional Review Board (IRB)-approved retrospective study, 21 consecutive patients (1</w:t>
      </w:r>
      <w:r w:rsidR="001062BF">
        <w:rPr>
          <w:rFonts w:ascii="Times New Roman" w:hAnsi="Times New Roman" w:cs="Times New Roman"/>
          <w:sz w:val="24"/>
          <w:szCs w:val="24"/>
        </w:rPr>
        <w:t>3</w:t>
      </w:r>
      <w:r w:rsidRPr="0029108C">
        <w:rPr>
          <w:rFonts w:ascii="Times New Roman" w:hAnsi="Times New Roman" w:cs="Times New Roman"/>
          <w:sz w:val="24"/>
          <w:szCs w:val="24"/>
        </w:rPr>
        <w:t xml:space="preserve">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w:t>
      </w:r>
      <w:r w:rsidR="006A4EAA">
        <w:rPr>
          <w:rFonts w:ascii="Times New Roman" w:hAnsi="Times New Roman" w:cs="Times New Roman"/>
          <w:sz w:val="24"/>
          <w:szCs w:val="24"/>
        </w:rPr>
        <w:t xml:space="preserve"> (including postprandial abdominal pain, weight loss, adapted eating patterns, diarrhea, and nausea)</w:t>
      </w:r>
      <w:r w:rsidR="00BC23D5">
        <w:rPr>
          <w:rFonts w:ascii="Times New Roman" w:hAnsi="Times New Roman" w:cs="Times New Roman"/>
          <w:sz w:val="24"/>
          <w:szCs w:val="24"/>
        </w:rPr>
        <w:t xml:space="preserve">, </w:t>
      </w:r>
      <w:r w:rsidR="006A4EAA">
        <w:rPr>
          <w:rFonts w:ascii="Times New Roman" w:hAnsi="Times New Roman" w:cs="Times New Roman"/>
          <w:sz w:val="24"/>
          <w:szCs w:val="24"/>
        </w:rPr>
        <w:t>imaging findings, or both (see Appendix Tables 1-2). Note that the</w:t>
      </w:r>
      <w:r w:rsidR="00BC23D5">
        <w:rPr>
          <w:rFonts w:ascii="Times New Roman" w:hAnsi="Times New Roman" w:cs="Times New Roman"/>
          <w:sz w:val="24"/>
          <w:szCs w:val="24"/>
        </w:rPr>
        <w:t xml:space="preserve"> absence of one </w:t>
      </w:r>
      <w:r w:rsidR="006A4EAA">
        <w:rPr>
          <w:rFonts w:ascii="Times New Roman" w:hAnsi="Times New Roman" w:cs="Times New Roman"/>
          <w:sz w:val="24"/>
          <w:szCs w:val="24"/>
        </w:rPr>
        <w:t>or more</w:t>
      </w:r>
      <w:r w:rsidR="00BC23D5">
        <w:rPr>
          <w:rFonts w:ascii="Times New Roman" w:hAnsi="Times New Roman" w:cs="Times New Roman"/>
          <w:sz w:val="24"/>
          <w:szCs w:val="24"/>
        </w:rPr>
        <w:t xml:space="preserve"> symptoms did not exclude the possibility of CMI</w:t>
      </w:r>
      <w:r w:rsidRPr="0029108C">
        <w:rPr>
          <w:rFonts w:ascii="Times New Roman" w:hAnsi="Times New Roman" w:cs="Times New Roman"/>
          <w:sz w:val="24"/>
          <w:szCs w:val="24"/>
        </w:rPr>
        <w:t>. Of the 21 patients, 4D flow data were successfully obtained in 19 patients (</w:t>
      </w:r>
      <w:r w:rsidR="00A605FE" w:rsidRPr="0029108C">
        <w:rPr>
          <w:rFonts w:ascii="Times New Roman" w:hAnsi="Times New Roman" w:cs="Times New Roman"/>
          <w:sz w:val="24"/>
          <w:szCs w:val="24"/>
        </w:rPr>
        <w:t>1</w:t>
      </w:r>
      <w:r w:rsidR="00A605FE">
        <w:rPr>
          <w:rFonts w:ascii="Times New Roman" w:hAnsi="Times New Roman" w:cs="Times New Roman"/>
          <w:sz w:val="24"/>
          <w:szCs w:val="24"/>
        </w:rPr>
        <w:t>1</w:t>
      </w:r>
      <w:r w:rsidR="00A605FE" w:rsidRPr="0029108C">
        <w:rPr>
          <w:rFonts w:ascii="Times New Roman" w:hAnsi="Times New Roman" w:cs="Times New Roman"/>
          <w:sz w:val="24"/>
          <w:szCs w:val="24"/>
        </w:rPr>
        <w:t xml:space="preserve"> </w:t>
      </w:r>
      <w:r w:rsidRPr="0029108C">
        <w:rPr>
          <w:rFonts w:ascii="Times New Roman" w:hAnsi="Times New Roman" w:cs="Times New Roman"/>
          <w:sz w:val="24"/>
          <w:szCs w:val="24"/>
        </w:rPr>
        <w:t>females, mean age: 50.1 years [21-86], mean weight: 6</w:t>
      </w:r>
      <w:r w:rsidR="00A605FE">
        <w:rPr>
          <w:rFonts w:ascii="Times New Roman" w:hAnsi="Times New Roman" w:cs="Times New Roman"/>
          <w:sz w:val="24"/>
          <w:szCs w:val="24"/>
        </w:rPr>
        <w:t>9</w:t>
      </w:r>
      <w:r w:rsidRPr="0029108C">
        <w:rPr>
          <w:rFonts w:ascii="Times New Roman" w:hAnsi="Times New Roman" w:cs="Times New Roman"/>
          <w:sz w:val="24"/>
          <w:szCs w:val="24"/>
        </w:rPr>
        <w:t>.</w:t>
      </w:r>
      <w:r w:rsidR="00A605FE">
        <w:rPr>
          <w:rFonts w:ascii="Times New Roman" w:hAnsi="Times New Roman" w:cs="Times New Roman"/>
          <w:sz w:val="24"/>
          <w:szCs w:val="24"/>
        </w:rPr>
        <w:t>4</w:t>
      </w:r>
      <w:r w:rsidRPr="0029108C">
        <w:rPr>
          <w:rFonts w:ascii="Times New Roman" w:hAnsi="Times New Roman" w:cs="Times New Roman"/>
          <w:sz w:val="24"/>
          <w:szCs w:val="24"/>
        </w:rPr>
        <w:t xml:space="preserve"> kg). Two cases could not be analyzed due to high levels of noise resultant from acquisition errors </w:t>
      </w:r>
      <w:r w:rsidRPr="0029108C">
        <w:rPr>
          <w:rFonts w:ascii="Times New Roman" w:hAnsi="Times New Roman" w:cs="Times New Roman"/>
          <w:sz w:val="24"/>
          <w:szCs w:val="24"/>
        </w:rPr>
        <w:lastRenderedPageBreak/>
        <w:t>and were excluded from the study. Patients were subcategorized into positive (CMI+) and negative (CMI-) groups based on imaging and</w:t>
      </w:r>
      <w:r w:rsidR="001539BD">
        <w:rPr>
          <w:rFonts w:ascii="Times New Roman" w:hAnsi="Times New Roman" w:cs="Times New Roman"/>
          <w:sz w:val="24"/>
          <w:szCs w:val="24"/>
        </w:rPr>
        <w:t>/or</w:t>
      </w:r>
      <w:r w:rsidRPr="0029108C">
        <w:rPr>
          <w:rFonts w:ascii="Times New Roman" w:hAnsi="Times New Roman" w:cs="Times New Roman"/>
          <w:sz w:val="24"/>
          <w:szCs w:val="24"/>
        </w:rPr>
        <w:t xml:space="preserve"> clinical findings. </w:t>
      </w:r>
      <w:bookmarkStart w:id="0" w:name="_Hlk51162790"/>
      <w:r w:rsidRPr="0029108C">
        <w:rPr>
          <w:rFonts w:ascii="Times New Roman" w:hAnsi="Times New Roman" w:cs="Times New Roman"/>
          <w:sz w:val="24"/>
          <w:szCs w:val="24"/>
        </w:rPr>
        <w:t xml:space="preserve">Patients were </w:t>
      </w:r>
      <w:r w:rsidR="00F60054">
        <w:rPr>
          <w:rFonts w:ascii="Times New Roman" w:hAnsi="Times New Roman" w:cs="Times New Roman"/>
          <w:sz w:val="24"/>
          <w:szCs w:val="24"/>
        </w:rPr>
        <w:t xml:space="preserve">classified as </w:t>
      </w:r>
      <w:r w:rsidRPr="0029108C">
        <w:rPr>
          <w:rFonts w:ascii="Times New Roman" w:hAnsi="Times New Roman" w:cs="Times New Roman"/>
          <w:sz w:val="24"/>
          <w:szCs w:val="24"/>
        </w:rPr>
        <w:t xml:space="preserve">CMI+ if imaging </w:t>
      </w:r>
      <w:r w:rsidR="006A41FC">
        <w:rPr>
          <w:rFonts w:ascii="Times New Roman" w:hAnsi="Times New Roman" w:cs="Times New Roman"/>
          <w:sz w:val="24"/>
          <w:szCs w:val="24"/>
        </w:rPr>
        <w:t>demonstrated</w:t>
      </w:r>
      <w:r w:rsidR="00F60054">
        <w:rPr>
          <w:rFonts w:ascii="Times New Roman" w:hAnsi="Times New Roman" w:cs="Times New Roman"/>
          <w:sz w:val="24"/>
          <w:szCs w:val="24"/>
        </w:rPr>
        <w:t xml:space="preserve"> significant stenoses (≥50%) in 2 or more primary vessels</w:t>
      </w:r>
      <w:r w:rsidR="00F60054"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&lt;EndNote&gt;&lt;Cite&gt;&lt;Author&gt;Carlos&lt;/Author&gt;&lt;Year&gt;2001&lt;/Year&gt;&lt;RecNum&gt;923&lt;/RecNum&gt;&lt;DisplayText&gt;[9]&lt;/DisplayText&gt;&lt;record&gt;&lt;rec-number&gt;923&lt;/rec-number&gt;&lt;foreign-keys&gt;&lt;key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[9]</w:t>
      </w:r>
      <w:r>
        <w:rPr>
          <w:rFonts w:ascii="Times New Roman" w:hAnsi="Times New Roman" w:cs="Times New Roman"/>
          <w:sz w:val="24"/>
          <w:szCs w:val="24"/>
        </w:rPr>
        <w:fldChar w:fldCharType="end"/>
      </w:r>
      <w:r w:rsidR="001539BD">
        <w:rPr>
          <w:rFonts w:ascii="Times New Roman" w:hAnsi="Times New Roman" w:cs="Times New Roman"/>
          <w:sz w:val="24"/>
          <w:szCs w:val="24"/>
        </w:rPr>
        <w:t>, or</w:t>
      </w:r>
      <w:r w:rsidRPr="0029108C">
        <w:rPr>
          <w:rFonts w:ascii="Times New Roman" w:hAnsi="Times New Roman" w:cs="Times New Roman"/>
          <w:sz w:val="24"/>
          <w:szCs w:val="24"/>
        </w:rPr>
        <w:t xml:space="preserve"> if clinical findings strongly suggested CMI</w:t>
      </w:r>
      <w:r w:rsidR="001539BD">
        <w:rPr>
          <w:rFonts w:ascii="Times New Roman" w:hAnsi="Times New Roman" w:cs="Times New Roman"/>
          <w:sz w:val="24"/>
          <w:szCs w:val="24"/>
        </w:rPr>
        <w:t xml:space="preserve"> and mesenteric</w:t>
      </w:r>
      <w:r w:rsidR="00B36447">
        <w:rPr>
          <w:rFonts w:ascii="Times New Roman" w:hAnsi="Times New Roman" w:cs="Times New Roman"/>
          <w:sz w:val="24"/>
          <w:szCs w:val="24"/>
        </w:rPr>
        <w:t xml:space="preserve"> revascularization </w:t>
      </w:r>
      <w:r w:rsidR="00BC23D5">
        <w:rPr>
          <w:rFonts w:ascii="Times New Roman" w:hAnsi="Times New Roman" w:cs="Times New Roman"/>
          <w:sz w:val="24"/>
          <w:szCs w:val="24"/>
        </w:rPr>
        <w:t xml:space="preserve">successfully </w:t>
      </w:r>
      <w:r w:rsidR="001539BD">
        <w:rPr>
          <w:rFonts w:ascii="Times New Roman" w:hAnsi="Times New Roman" w:cs="Times New Roman"/>
          <w:sz w:val="24"/>
          <w:szCs w:val="24"/>
        </w:rPr>
        <w:t xml:space="preserve">relieved </w:t>
      </w:r>
      <w:r w:rsidR="000C3FDB">
        <w:rPr>
          <w:rFonts w:ascii="Times New Roman" w:hAnsi="Times New Roman" w:cs="Times New Roman"/>
          <w:sz w:val="24"/>
          <w:szCs w:val="24"/>
        </w:rPr>
        <w:t>a patient’s symptoms</w:t>
      </w:r>
      <w:r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bookmarkEnd w:id="0"/>
      <w:r w:rsidR="00BC23D5">
        <w:rPr>
          <w:rFonts w:ascii="Times New Roman" w:hAnsi="Times New Roman" w:cs="Times New Roman"/>
          <w:sz w:val="24"/>
          <w:szCs w:val="24"/>
        </w:rPr>
        <w:t xml:space="preserve"> </w:t>
      </w:r>
      <w:r w:rsidR="005A69B8">
        <w:rPr>
          <w:rFonts w:ascii="Times New Roman" w:hAnsi="Times New Roman" w:cs="Times New Roman"/>
          <w:sz w:val="24"/>
          <w:szCs w:val="24"/>
        </w:rPr>
        <w:t xml:space="preserve">Classification of CMI+ was only made after excluding other alternative diagnoses. </w:t>
      </w:r>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18B1F9C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r w:rsidR="006B18C0">
        <w:rPr>
          <w:rFonts w:ascii="Times New Roman" w:hAnsi="Times New Roman" w:cs="Times New Roman"/>
          <w:sz w:val="24"/>
          <w:szCs w:val="24"/>
        </w:rPr>
        <w:t xml:space="preserve">d </w:t>
      </w:r>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UmVjTnVtPjg5MjwvUmVjTnVtPjxEaXNwbGF5VGV4dD5bMTctMTksMjJdPC9EaXNwbGF5VGV4dD48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UmVjTnVtPjg5MjwvUmVjTnVtPjxEaXNwbGF5VGV4dD5bMTctMTksMjJdPC9EaXNwbGF5VGV4dD48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C97E4B">
        <w:rPr>
          <w:rFonts w:ascii="Times New Roman" w:hAnsi="Times New Roman" w:cs="Times New Roman"/>
          <w:noProof/>
          <w:sz w:val="24"/>
          <w:szCs w:val="24"/>
        </w:rPr>
        <w:t>[17-19,22]</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WWVhcj48UmVjTnVtPjg3NDwvUmVjTnVtPjxEaXNwbGF5VGV4dD5bMjIsMjNdPC9EaXNwbGF5VGV4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WWVhcj48UmVjTnVtPjg3NDwvUmVjTnVtPjxEaXNwbGF5VGV4dD5bMjIsMjNdPC9EaXNwbGF5VGV4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[22,23]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6E4642A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bT43NjA8L1JlY051bT48RGlzcGxheVRleHQ+WzI0LDI1XTwvRGlzcGxheVRleHQ+PHJlY29yZD48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PEVuZE5vdGU+PENpdGU+PEF1dGhvcj5HdTwvQXV0aG9yPjxZZWFyPjIwMDU8L1llYXI+PFJlY051
bT43NjA8L1JlY051bT48RGlzcGxheVRleHQ+WzI0LDI1XTwvRGlzcGxheVRleHQ+PHJlY29yZD48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[24,25]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03AD057F"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r w:rsidR="00A55224" w:rsidRPr="00A55224">
        <w:rPr>
          <w:rFonts w:ascii="Times New Roman" w:hAnsi="Times New Roman" w:cs="Times New Roman"/>
          <w:sz w:val="24"/>
          <w:szCs w:val="24"/>
        </w:rPr>
        <w:t>Re</w:t>
      </w:r>
      <w:r w:rsidR="00A55224">
        <w:rPr>
          <w:rFonts w:ascii="Times New Roman" w:hAnsi="Times New Roman" w:cs="Times New Roman"/>
          <w:sz w:val="24"/>
          <w:szCs w:val="24"/>
        </w:rPr>
        <w:t>trospective re</w:t>
      </w:r>
      <w:r w:rsidR="00A55224" w:rsidRPr="00A55224">
        <w:rPr>
          <w:rFonts w:ascii="Times New Roman" w:hAnsi="Times New Roman" w:cs="Times New Roman"/>
          <w:sz w:val="24"/>
          <w:szCs w:val="24"/>
        </w:rPr>
        <w:t xml:space="preserve">spiratory gating was performed with a 50% </w:t>
      </w:r>
      <w:r w:rsidR="008528E5">
        <w:rPr>
          <w:rFonts w:ascii="Times New Roman" w:hAnsi="Times New Roman" w:cs="Times New Roman"/>
          <w:sz w:val="24"/>
          <w:szCs w:val="24"/>
        </w:rPr>
        <w:t xml:space="preserve">acceptance window </w:t>
      </w:r>
      <w:r w:rsidR="00C839A0">
        <w:rPr>
          <w:rFonts w:ascii="Times New Roman" w:hAnsi="Times New Roman" w:cs="Times New Roman"/>
          <w:sz w:val="24"/>
          <w:szCs w:val="24"/>
        </w:rPr>
        <w:t xml:space="preserve">for all data </w:t>
      </w:r>
      <w:r w:rsidR="008528E5">
        <w:rPr>
          <w:rFonts w:ascii="Times New Roman" w:hAnsi="Times New Roman" w:cs="Times New Roman"/>
          <w:sz w:val="24"/>
          <w:szCs w:val="24"/>
        </w:rPr>
        <w:t>(</w:t>
      </w:r>
      <w:r w:rsidR="00A55224" w:rsidRPr="00A55224">
        <w:rPr>
          <w:rFonts w:ascii="Times New Roman" w:hAnsi="Times New Roman" w:cs="Times New Roman"/>
          <w:sz w:val="24"/>
          <w:szCs w:val="24"/>
        </w:rPr>
        <w:t>expiration</w:t>
      </w:r>
      <w:r w:rsidR="008528E5">
        <w:rPr>
          <w:rFonts w:ascii="Times New Roman" w:hAnsi="Times New Roman" w:cs="Times New Roman"/>
          <w:sz w:val="24"/>
          <w:szCs w:val="24"/>
        </w:rPr>
        <w:t xml:space="preserve"> phase)</w:t>
      </w:r>
      <w:r w:rsidR="00A55224" w:rsidRPr="00A55224">
        <w:rPr>
          <w:rFonts w:ascii="Times New Roman" w:hAnsi="Times New Roman" w:cs="Times New Roman"/>
          <w:sz w:val="24"/>
          <w:szCs w:val="24"/>
        </w:rPr>
        <w:t xml:space="preserve">. </w:t>
      </w:r>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PEVuZE5vdGU+PENpdGU+PEF1dGhvcj5MaXU8L0F1dGhvcj48WWVhcj4yMDA2PC9ZZWFyPjxSZWNO
dW0+OTI3PC9SZWNOdW0+PERpc3BsYXlUZXh0PlsyNl08L0Rpc3BsYXlUZXh0PjxyZWNvcmQ+PHJl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[26]</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&lt;EndNote&gt;&lt;Cite&gt;&lt;Author&gt;Walker&lt;/Author&gt;&lt;Year&gt;1993&lt;/Year&gt;&lt;RecNum&gt;911&lt;/RecNum&gt;&lt;DisplayText&gt;[27]&lt;/DisplayText&gt;&lt;record&gt;&lt;rec-number&gt;911&lt;/rec-number&gt;&lt;foreign-keys&gt;&lt;key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Time-averaged complex difference data were exported to Mimics (Materialize, </w:t>
      </w:r>
      <w:r w:rsidRPr="0029108C">
        <w:rPr>
          <w:rFonts w:ascii="Times New Roman" w:hAnsi="Times New Roman" w:cs="Times New Roman"/>
          <w:sz w:val="24"/>
          <w:szCs w:val="24"/>
        </w:rPr>
        <w:lastRenderedPageBreak/>
        <w:t>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PC</w:t>
      </w:r>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t>
      </w:r>
      <w:r w:rsidRPr="0029108C">
        <w:rPr>
          <w:rFonts w:ascii="Times New Roman" w:hAnsi="Times New Roman" w:cs="Times New Roman"/>
          <w:sz w:val="24"/>
          <w:szCs w:val="24"/>
        </w:rPr>
        <w:lastRenderedPageBreak/>
        <w:t xml:space="preserve">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4C5440F3"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UmVjTnVtPjkxNjwvUmVjTnVtPjxEaXNwbGF5VGV4dD5bMjhdPC9EaXNwbGF5VGV4dD48cmVjb3Jk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PEVuZE5vdGU+PENpdGU+PEF1dGhvcj5TdGFsZGVyPC9BdXRob3I+PFllYXI+MjAwODwvWWVhcj48
UmVjTnVtPjkxNjwvUmVjTnVtPjxEaXNwbGF5VGV4dD5bMjhdPC9EaXNwbGF5VGV4dD48cmVjb3Jk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 xml:space="preserve">multiplying average </w:t>
      </w:r>
      <w:r w:rsidR="00CE66E7">
        <w:rPr>
          <w:rFonts w:ascii="Times New Roman" w:hAnsi="Times New Roman" w:cs="Times New Roman"/>
          <w:sz w:val="24"/>
          <w:szCs w:val="24"/>
        </w:rPr>
        <w:lastRenderedPageBreak/>
        <w:t xml:space="preserve">in-plane velocity </w:t>
      </w:r>
      <w:r w:rsidR="0041481E">
        <w:rPr>
          <w:rFonts w:ascii="Times New Roman" w:hAnsi="Times New Roman" w:cs="Times New Roman"/>
          <w:sz w:val="24"/>
          <w:szCs w:val="24"/>
        </w:rPr>
        <w:t>by</w:t>
      </w:r>
      <w:r w:rsidR="00CE66E7">
        <w:rPr>
          <w:rFonts w:ascii="Times New Roman" w:hAnsi="Times New Roman" w:cs="Times New Roman"/>
          <w:sz w:val="24"/>
          <w:szCs w:val="24"/>
        </w:rPr>
        <w:t xml:space="preserve"> total cross-section</w:t>
      </w:r>
      <w:r w:rsidR="00523040">
        <w:rPr>
          <w:rFonts w:ascii="Times New Roman" w:hAnsi="Times New Roman" w:cs="Times New Roman"/>
          <w:sz w:val="24"/>
          <w:szCs w:val="24"/>
        </w:rPr>
        <w:t>al</w:t>
      </w:r>
      <w:r w:rsidR="00CE66E7">
        <w:rPr>
          <w:rFonts w:ascii="Times New Roman" w:hAnsi="Times New Roman" w:cs="Times New Roman"/>
          <w:sz w:val="24"/>
          <w:szCs w:val="24"/>
        </w:rPr>
        <w:t xml:space="preserve"> vessel area. Average volumetric flow rates were </w:t>
      </w:r>
      <w:r w:rsidR="00523040">
        <w:rPr>
          <w:rFonts w:ascii="Times New Roman" w:hAnsi="Times New Roman" w:cs="Times New Roman"/>
          <w:sz w:val="24"/>
          <w:szCs w:val="24"/>
        </w:rPr>
        <w:t>determined by taking the</w:t>
      </w:r>
      <w:r w:rsidR="00CE66E7">
        <w:rPr>
          <w:rFonts w:ascii="Times New Roman" w:hAnsi="Times New Roman" w:cs="Times New Roman"/>
          <w:sz w:val="24"/>
          <w:szCs w:val="24"/>
        </w:rPr>
        <w:t xml:space="preserve"> mean volumetric flow rate over the cardiac cycle </w:t>
      </w:r>
      <w:r w:rsidR="00D75593">
        <w:rPr>
          <w:rFonts w:ascii="Times New Roman" w:hAnsi="Times New Roman" w:cs="Times New Roman"/>
          <w:sz w:val="24"/>
          <w:szCs w:val="24"/>
        </w:rPr>
        <w:t xml:space="preserve">(mL/cycle) </w:t>
      </w:r>
      <w:r w:rsidR="00523040">
        <w:rPr>
          <w:rFonts w:ascii="Times New Roman" w:hAnsi="Times New Roman" w:cs="Times New Roman"/>
          <w:sz w:val="24"/>
          <w:szCs w:val="24"/>
        </w:rPr>
        <w:t xml:space="preserve">and multiplying this value by the subject’s heart rate to obtain </w:t>
      </w:r>
      <w:r w:rsidR="00DA2976">
        <w:rPr>
          <w:rFonts w:ascii="Times New Roman" w:hAnsi="Times New Roman" w:cs="Times New Roman"/>
          <w:sz w:val="24"/>
          <w:szCs w:val="24"/>
        </w:rPr>
        <w:t xml:space="preserve">volumetric </w:t>
      </w:r>
      <w:r w:rsidR="00523040">
        <w:rPr>
          <w:rFonts w:ascii="Times New Roman" w:hAnsi="Times New Roman" w:cs="Times New Roman"/>
          <w:sz w:val="24"/>
          <w:szCs w:val="24"/>
        </w:rPr>
        <w:t>flow</w:t>
      </w:r>
      <w:r w:rsidR="00D74F30">
        <w:rPr>
          <w:rFonts w:ascii="Times New Roman" w:hAnsi="Times New Roman" w:cs="Times New Roman"/>
          <w:sz w:val="24"/>
          <w:szCs w:val="24"/>
        </w:rPr>
        <w:t xml:space="preserve"> </w:t>
      </w:r>
      <w:r w:rsidR="00DA2976">
        <w:rPr>
          <w:rFonts w:ascii="Times New Roman" w:hAnsi="Times New Roman" w:cs="Times New Roman"/>
          <w:sz w:val="24"/>
          <w:szCs w:val="24"/>
        </w:rPr>
        <w:t>rates</w:t>
      </w:r>
      <w:r w:rsidR="00523040">
        <w:rPr>
          <w:rFonts w:ascii="Times New Roman" w:hAnsi="Times New Roman" w:cs="Times New Roman"/>
          <w:sz w:val="24"/>
          <w:szCs w:val="24"/>
        </w:rPr>
        <w:t xml:space="preserve"> in </w:t>
      </w:r>
      <w:r w:rsidR="00DA2976">
        <w:rPr>
          <w:rFonts w:ascii="Times New Roman" w:hAnsi="Times New Roman" w:cs="Times New Roman"/>
          <w:sz w:val="24"/>
          <w:szCs w:val="24"/>
        </w:rPr>
        <w:t xml:space="preserve">units of </w:t>
      </w:r>
      <w:r w:rsidR="00D74F30">
        <w:rPr>
          <w:rFonts w:ascii="Times New Roman" w:hAnsi="Times New Roman" w:cs="Times New Roman"/>
          <w:sz w:val="24"/>
          <w:szCs w:val="24"/>
        </w:rPr>
        <w:t>time</w:t>
      </w:r>
      <w:r w:rsidR="00D75593">
        <w:rPr>
          <w:rFonts w:ascii="Times New Roman" w:hAnsi="Times New Roman" w:cs="Times New Roman"/>
          <w:sz w:val="24"/>
          <w:szCs w:val="24"/>
        </w:rPr>
        <w:t xml:space="preserve"> (mL/s)</w:t>
      </w:r>
      <w:r w:rsidR="00523040">
        <w:rPr>
          <w:rFonts w:ascii="Times New Roman" w:hAnsi="Times New Roman" w:cs="Times New Roman"/>
          <w:sz w:val="24"/>
          <w:szCs w:val="24"/>
        </w:rPr>
        <w:t xml:space="preserve">. </w:t>
      </w:r>
      <w:r w:rsidR="00192EEA">
        <w:rPr>
          <w:rFonts w:ascii="Times New Roman" w:hAnsi="Times New Roman" w:cs="Times New Roman"/>
          <w:sz w:val="24"/>
          <w:szCs w:val="24"/>
        </w:rPr>
        <w:t>All f</w:t>
      </w:r>
      <w:r w:rsidR="00523040">
        <w:rPr>
          <w:rFonts w:ascii="Times New Roman" w:hAnsi="Times New Roman" w:cs="Times New Roman"/>
          <w:sz w:val="24"/>
          <w:szCs w:val="24"/>
        </w:rPr>
        <w:t xml:space="preserve">low rates were then </w:t>
      </w:r>
      <w:r w:rsidR="00CE66E7">
        <w:rPr>
          <w:rFonts w:ascii="Times New Roman" w:hAnsi="Times New Roman" w:cs="Times New Roman"/>
          <w:sz w:val="24"/>
          <w:szCs w:val="24"/>
        </w:rPr>
        <w:t>normaliz</w:t>
      </w:r>
      <w:r w:rsidR="00523040">
        <w:rPr>
          <w:rFonts w:ascii="Times New Roman" w:hAnsi="Times New Roman" w:cs="Times New Roman"/>
          <w:sz w:val="24"/>
          <w:szCs w:val="24"/>
        </w:rPr>
        <w:t>ed</w:t>
      </w:r>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UmVjTnVtPjg5MjwvUmVjTnVtPjxEaXNwbGF5VGV4dD5bMTctMTksMjktMzFdPC9EaXNwbGF5VGV4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PEVuZE5vdGU+PENpdGU+PEF1dGhvcj5CdXJrYXJ0PC9BdXRob3I+PFllYXI+MTk5NTwvWWVhcj48
UmVjTnVtPjg5MjwvUmVjTnVtPjxEaXNwbGF5VGV4dD5bMTctMTksMjktMzFdPC9EaXNwbGF5VGV4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[17-19,29-31]</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r w:rsidR="00F66D07">
        <w:rPr>
          <w:rFonts w:ascii="Times New Roman" w:hAnsi="Times New Roman" w:cs="Times New Roman"/>
          <w:sz w:val="24"/>
          <w:szCs w:val="24"/>
        </w:rPr>
        <w:t xml:space="preserve"> </w:t>
      </w:r>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80119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80119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 xml:space="preserve">Datasets with missing vessel segments (e.g. due to </w:t>
      </w:r>
      <w:r w:rsidRPr="0029108C">
        <w:rPr>
          <w:rFonts w:ascii="Times New Roman" w:hAnsi="Times New Roman" w:cs="Times New Roman"/>
          <w:sz w:val="24"/>
          <w:szCs w:val="24"/>
        </w:rPr>
        <w:lastRenderedPageBreak/>
        <w:t>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4A1D43CA"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&lt;EndNote&gt;&lt;Cite&gt;&lt;Author&gt;Cohen&lt;/Author&gt;&lt;Year&gt;1988&lt;/Year&gt;&lt;RecNum&gt;912&lt;/RecNum&gt;&lt;DisplayText&gt;[32]&lt;/DisplayText&gt;&lt;record&gt;&lt;rec-number&gt;912&lt;/rec-number&gt;&lt;foreign-keys&gt;&lt;key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[32]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34743A5D" w14:textId="0D5A43EC" w:rsidR="004210EC" w:rsidRDefault="00F72E5E" w:rsidP="00184826">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w:t>
      </w:r>
      <w:r w:rsidRPr="003919AA">
        <w:rPr>
          <w:rFonts w:ascii="Times New Roman" w:hAnsi="Times New Roman" w:cs="Times New Roman"/>
          <w:sz w:val="24"/>
          <w:szCs w:val="24"/>
        </w:rPr>
        <w:t>13 CMI- patients</w:t>
      </w:r>
      <w:r w:rsidRPr="0029108C">
        <w:rPr>
          <w:rFonts w:ascii="Times New Roman" w:hAnsi="Times New Roman" w:cs="Times New Roman"/>
          <w:sz w:val="24"/>
          <w:szCs w:val="24"/>
        </w:rPr>
        <w:t xml:space="preserve">  (7 females, mean age: </w:t>
      </w:r>
      <w:r w:rsidR="00787F9B">
        <w:rPr>
          <w:rFonts w:ascii="Times New Roman" w:hAnsi="Times New Roman" w:cs="Times New Roman"/>
          <w:sz w:val="24"/>
          <w:szCs w:val="24"/>
        </w:rPr>
        <w:t xml:space="preserve">45.1 </w:t>
      </w:r>
      <w:r w:rsidRPr="0029108C">
        <w:rPr>
          <w:rFonts w:ascii="Times New Roman" w:hAnsi="Times New Roman" w:cs="Times New Roman"/>
          <w:sz w:val="24"/>
          <w:szCs w:val="24"/>
        </w:rPr>
        <w:t xml:space="preserve">years [21-86], mean weight: </w:t>
      </w:r>
      <w:r w:rsidR="00787F9B">
        <w:rPr>
          <w:rFonts w:ascii="Times New Roman" w:hAnsi="Times New Roman" w:cs="Times New Roman"/>
          <w:sz w:val="24"/>
          <w:szCs w:val="24"/>
        </w:rPr>
        <w:t>73.5</w:t>
      </w:r>
      <w:r w:rsidRPr="0029108C">
        <w:rPr>
          <w:rFonts w:ascii="Times New Roman" w:hAnsi="Times New Roman" w:cs="Times New Roman"/>
          <w:sz w:val="24"/>
          <w:szCs w:val="24"/>
        </w:rPr>
        <w:t xml:space="preserve"> kg) in which findings did not support the diagnosis of CMI and </w:t>
      </w:r>
      <w:r w:rsidRPr="003919AA">
        <w:rPr>
          <w:rFonts w:ascii="Times New Roman" w:hAnsi="Times New Roman" w:cs="Times New Roman"/>
          <w:sz w:val="24"/>
          <w:szCs w:val="24"/>
        </w:rPr>
        <w:t>6 CMI+ patients</w:t>
      </w:r>
      <w:r w:rsidRPr="0029108C">
        <w:rPr>
          <w:rFonts w:ascii="Times New Roman" w:hAnsi="Times New Roman" w:cs="Times New Roman"/>
          <w:sz w:val="24"/>
          <w:szCs w:val="24"/>
        </w:rPr>
        <w:t xml:space="preserve"> (4 females, mean age: </w:t>
      </w:r>
      <w:r w:rsidR="004C2C27">
        <w:rPr>
          <w:rFonts w:ascii="Times New Roman" w:hAnsi="Times New Roman" w:cs="Times New Roman"/>
          <w:sz w:val="24"/>
          <w:szCs w:val="24"/>
        </w:rPr>
        <w:t>58.6</w:t>
      </w:r>
      <w:r w:rsidRPr="0029108C">
        <w:rPr>
          <w:rFonts w:ascii="Times New Roman" w:hAnsi="Times New Roman" w:cs="Times New Roman"/>
          <w:sz w:val="24"/>
          <w:szCs w:val="24"/>
        </w:rPr>
        <w:t xml:space="preserve"> years [</w:t>
      </w:r>
      <w:r w:rsidR="00787F9B">
        <w:rPr>
          <w:rFonts w:ascii="Times New Roman" w:hAnsi="Times New Roman" w:cs="Times New Roman"/>
          <w:sz w:val="24"/>
          <w:szCs w:val="24"/>
        </w:rPr>
        <w:t>35</w:t>
      </w:r>
      <w:r w:rsidRPr="0029108C">
        <w:rPr>
          <w:rFonts w:ascii="Times New Roman" w:hAnsi="Times New Roman" w:cs="Times New Roman"/>
          <w:sz w:val="24"/>
          <w:szCs w:val="24"/>
        </w:rPr>
        <w:t xml:space="preserve">-80], mean weight: </w:t>
      </w:r>
      <w:r w:rsidR="00787F9B">
        <w:rPr>
          <w:rFonts w:ascii="Times New Roman" w:hAnsi="Times New Roman" w:cs="Times New Roman"/>
          <w:sz w:val="24"/>
          <w:szCs w:val="24"/>
        </w:rPr>
        <w:t>62.4</w:t>
      </w:r>
      <w:r w:rsidRPr="0029108C">
        <w:rPr>
          <w:rFonts w:ascii="Times New Roman" w:hAnsi="Times New Roman" w:cs="Times New Roman"/>
          <w:sz w:val="24"/>
          <w:szCs w:val="24"/>
        </w:rPr>
        <w:t xml:space="preserve"> kg), in which findings strongly suggested CMI. </w:t>
      </w:r>
      <w:r w:rsidR="00BC23D5">
        <w:rPr>
          <w:rFonts w:ascii="Times New Roman" w:hAnsi="Times New Roman" w:cs="Times New Roman"/>
          <w:sz w:val="24"/>
          <w:szCs w:val="24"/>
        </w:rPr>
        <w:t xml:space="preserve">In 4 CMI+ subjects, revascularization successfully relieved presenting symptoms and in 2 CMI+ subjects, </w:t>
      </w:r>
      <w:r w:rsidR="004210EC">
        <w:rPr>
          <w:rFonts w:ascii="Times New Roman" w:hAnsi="Times New Roman" w:cs="Times New Roman"/>
          <w:sz w:val="24"/>
          <w:szCs w:val="24"/>
        </w:rPr>
        <w:t>imaging demonstrated 2 or more stenoses/obstructions (&gt;50%</w:t>
      </w:r>
      <w:r w:rsidR="00552C02">
        <w:rPr>
          <w:rFonts w:ascii="Times New Roman" w:hAnsi="Times New Roman" w:cs="Times New Roman"/>
          <w:sz w:val="24"/>
          <w:szCs w:val="24"/>
        </w:rPr>
        <w:t xml:space="preserve"> narrowing</w:t>
      </w:r>
      <w:r w:rsidR="004210EC">
        <w:rPr>
          <w:rFonts w:ascii="Times New Roman" w:hAnsi="Times New Roman" w:cs="Times New Roman"/>
          <w:sz w:val="24"/>
          <w:szCs w:val="24"/>
        </w:rPr>
        <w:t xml:space="preserve">). Details of presenting symptoms, diagnostic findings, revascularization procedures, and clinical follow-ups are provided in the Appendix for CMI+ </w:t>
      </w:r>
      <w:r w:rsidR="004210EC" w:rsidRPr="003919AA">
        <w:rPr>
          <w:rFonts w:ascii="Times New Roman" w:hAnsi="Times New Roman" w:cs="Times New Roman"/>
          <w:sz w:val="24"/>
          <w:szCs w:val="24"/>
        </w:rPr>
        <w:t>subjects (Table 1) and CMI- subjects (Table 2).</w:t>
      </w:r>
      <w:r w:rsidR="004210EC">
        <w:rPr>
          <w:rFonts w:ascii="Times New Roman" w:hAnsi="Times New Roman" w:cs="Times New Roman"/>
          <w:sz w:val="24"/>
          <w:szCs w:val="24"/>
        </w:rPr>
        <w:t xml:space="preserve"> </w:t>
      </w:r>
      <w:r w:rsidR="00445975">
        <w:rPr>
          <w:rFonts w:ascii="Times New Roman" w:hAnsi="Times New Roman" w:cs="Times New Roman"/>
          <w:sz w:val="24"/>
          <w:szCs w:val="24"/>
        </w:rPr>
        <w:t>A summarized list of clinically relevant</w:t>
      </w:r>
      <w:r w:rsidR="002804C2">
        <w:rPr>
          <w:rFonts w:ascii="Times New Roman" w:hAnsi="Times New Roman" w:cs="Times New Roman"/>
          <w:sz w:val="24"/>
          <w:szCs w:val="24"/>
        </w:rPr>
        <w:t xml:space="preserve"> comorbidities, </w:t>
      </w:r>
      <w:r w:rsidR="00445975">
        <w:rPr>
          <w:rFonts w:ascii="Times New Roman" w:hAnsi="Times New Roman" w:cs="Times New Roman"/>
          <w:sz w:val="24"/>
          <w:szCs w:val="24"/>
        </w:rPr>
        <w:t xml:space="preserve">risk factors, and presenting symptoms are </w:t>
      </w:r>
      <w:r w:rsidR="004210EC">
        <w:rPr>
          <w:rFonts w:ascii="Times New Roman" w:hAnsi="Times New Roman" w:cs="Times New Roman"/>
          <w:sz w:val="24"/>
          <w:szCs w:val="24"/>
        </w:rPr>
        <w:t xml:space="preserve">provided in </w:t>
      </w:r>
      <w:r w:rsidR="004210EC" w:rsidRPr="003919AA">
        <w:rPr>
          <w:rFonts w:ascii="Times New Roman" w:hAnsi="Times New Roman" w:cs="Times New Roman"/>
          <w:sz w:val="24"/>
          <w:szCs w:val="24"/>
        </w:rPr>
        <w:t>Table 3.</w:t>
      </w:r>
      <w:r w:rsidR="004210EC">
        <w:rPr>
          <w:rFonts w:ascii="Times New Roman" w:hAnsi="Times New Roman" w:cs="Times New Roman"/>
          <w:sz w:val="24"/>
          <w:szCs w:val="24"/>
        </w:rPr>
        <w:t xml:space="preserve"> </w:t>
      </w:r>
    </w:p>
    <w:p w14:paraId="3826BF36" w14:textId="2A7DD811" w:rsidR="00F741EB" w:rsidRDefault="00F72E5E" w:rsidP="00B02406">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In some subjects, vessels were not visualized</w:t>
      </w:r>
      <w:r w:rsidR="004210EC">
        <w:rPr>
          <w:rFonts w:ascii="Times New Roman" w:hAnsi="Times New Roman" w:cs="Times New Roman"/>
          <w:sz w:val="24"/>
          <w:szCs w:val="24"/>
        </w:rPr>
        <w:t xml:space="preserve"> in the PC angiograms</w:t>
      </w:r>
      <w:r w:rsidRPr="0029108C">
        <w:rPr>
          <w:rFonts w:ascii="Times New Roman" w:hAnsi="Times New Roman" w:cs="Times New Roman"/>
          <w:sz w:val="24"/>
          <w:szCs w:val="24"/>
        </w:rPr>
        <w:t xml:space="preserve">.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w:t>
      </w:r>
      <w:r w:rsidR="005102A3">
        <w:rPr>
          <w:rFonts w:ascii="Times New Roman" w:hAnsi="Times New Roman" w:cs="Times New Roman"/>
          <w:sz w:val="24"/>
          <w:szCs w:val="24"/>
        </w:rPr>
        <w:t>4</w:t>
      </w:r>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r w:rsidR="005102A3">
        <w:rPr>
          <w:rFonts w:ascii="Times New Roman" w:hAnsi="Times New Roman" w:cs="Times New Roman"/>
          <w:sz w:val="24"/>
          <w:szCs w:val="24"/>
        </w:rPr>
        <w:t>5</w:t>
      </w:r>
      <w:r w:rsidR="002804C2" w:rsidRPr="0029108C">
        <w:rPr>
          <w:rFonts w:ascii="Times New Roman" w:hAnsi="Times New Roman" w:cs="Times New Roman"/>
          <w:sz w:val="24"/>
          <w:szCs w:val="24"/>
        </w:rPr>
        <w:t xml:space="preserve"> </w:t>
      </w:r>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p>
    <w:p w14:paraId="2002602B" w14:textId="77777777" w:rsidR="00834636" w:rsidRDefault="00834636" w:rsidP="00184826">
      <w:pPr>
        <w:pStyle w:val="NoSpacing"/>
        <w:spacing w:line="480" w:lineRule="auto"/>
        <w:jc w:val="both"/>
        <w:rPr>
          <w:rFonts w:ascii="Times New Roman" w:hAnsi="Times New Roman" w:cs="Times New Roman"/>
          <w:b/>
          <w:sz w:val="24"/>
          <w:szCs w:val="24"/>
        </w:rPr>
      </w:pPr>
    </w:p>
    <w:p w14:paraId="464C6B51" w14:textId="00DA56C3" w:rsidR="00834636" w:rsidRDefault="00834636" w:rsidP="00184826">
      <w:pPr>
        <w:pStyle w:val="NoSpacing"/>
        <w:spacing w:line="480" w:lineRule="auto"/>
        <w:jc w:val="both"/>
        <w:rPr>
          <w:rFonts w:ascii="Times New Roman" w:hAnsi="Times New Roman" w:cs="Times New Roman"/>
          <w:b/>
          <w:sz w:val="24"/>
          <w:szCs w:val="24"/>
        </w:rPr>
      </w:pPr>
      <w:r w:rsidRPr="009D4014">
        <w:rPr>
          <w:rFonts w:ascii="Times New Roman" w:hAnsi="Times New Roman" w:cs="Times New Roman"/>
          <w:b/>
          <w:sz w:val="24"/>
          <w:szCs w:val="24"/>
        </w:rPr>
        <w:t xml:space="preserve">Table </w:t>
      </w:r>
      <w:r w:rsidR="004C2C27">
        <w:rPr>
          <w:rFonts w:ascii="Times New Roman" w:hAnsi="Times New Roman" w:cs="Times New Roman"/>
          <w:b/>
          <w:sz w:val="24"/>
          <w:szCs w:val="24"/>
        </w:rPr>
        <w:t>3</w:t>
      </w:r>
      <w:r>
        <w:rPr>
          <w:rFonts w:ascii="Times New Roman" w:hAnsi="Times New Roman" w:cs="Times New Roman"/>
          <w:b/>
          <w:sz w:val="24"/>
          <w:szCs w:val="24"/>
        </w:rPr>
        <w:t>.</w:t>
      </w:r>
      <w:r w:rsidRPr="009D4014">
        <w:rPr>
          <w:rFonts w:ascii="Times New Roman" w:hAnsi="Times New Roman" w:cs="Times New Roman"/>
          <w:b/>
          <w:sz w:val="24"/>
          <w:szCs w:val="24"/>
        </w:rPr>
        <w:t xml:space="preserve"> </w:t>
      </w:r>
      <w:r>
        <w:rPr>
          <w:rFonts w:ascii="Times New Roman" w:hAnsi="Times New Roman" w:cs="Times New Roman"/>
          <w:b/>
          <w:sz w:val="24"/>
          <w:szCs w:val="24"/>
        </w:rPr>
        <w:t xml:space="preserve">Comorbidities, Risk Factors, and Presenting Symptoms of CMI+ and CMI- Subjects </w:t>
      </w:r>
    </w:p>
    <w:tbl>
      <w:tblPr>
        <w:tblStyle w:val="TableGrid"/>
        <w:tblW w:w="0" w:type="auto"/>
        <w:tblInd w:w="720" w:type="dxa"/>
        <w:tblLook w:val="04A0" w:firstRow="1" w:lastRow="0" w:firstColumn="1" w:lastColumn="0" w:noHBand="0" w:noVBand="1"/>
      </w:tblPr>
      <w:tblGrid>
        <w:gridCol w:w="2983"/>
        <w:gridCol w:w="1557"/>
        <w:gridCol w:w="1631"/>
      </w:tblGrid>
      <w:tr w:rsidR="00834636" w:rsidRPr="00CE056F" w14:paraId="11C0771E" w14:textId="77777777" w:rsidTr="00B02406">
        <w:trPr>
          <w:trHeight w:val="576"/>
        </w:trPr>
        <w:tc>
          <w:tcPr>
            <w:tcW w:w="2983" w:type="dxa"/>
            <w:tcBorders>
              <w:top w:val="nil"/>
              <w:left w:val="nil"/>
              <w:right w:val="nil"/>
            </w:tcBorders>
            <w:vAlign w:val="bottom"/>
          </w:tcPr>
          <w:p w14:paraId="11FAB00B" w14:textId="77777777" w:rsidR="00834636" w:rsidRDefault="00834636" w:rsidP="00834636">
            <w:pPr>
              <w:rPr>
                <w:rFonts w:ascii="Times New Roman" w:hAnsi="Times New Roman" w:cs="Times New Roman"/>
                <w:i/>
                <w:iCs/>
              </w:rPr>
            </w:pPr>
          </w:p>
        </w:tc>
        <w:tc>
          <w:tcPr>
            <w:tcW w:w="1557" w:type="dxa"/>
            <w:tcBorders>
              <w:top w:val="nil"/>
              <w:left w:val="nil"/>
              <w:right w:val="nil"/>
            </w:tcBorders>
            <w:vAlign w:val="bottom"/>
          </w:tcPr>
          <w:p w14:paraId="594049FF" w14:textId="77777777" w:rsidR="00834636" w:rsidRPr="00CE056F" w:rsidRDefault="00834636" w:rsidP="00834636">
            <w:pPr>
              <w:jc w:val="center"/>
              <w:rPr>
                <w:rFonts w:ascii="Times New Roman" w:hAnsi="Times New Roman" w:cs="Times New Roman"/>
              </w:rPr>
            </w:pPr>
          </w:p>
        </w:tc>
        <w:tc>
          <w:tcPr>
            <w:tcW w:w="1631" w:type="dxa"/>
            <w:tcBorders>
              <w:top w:val="nil"/>
              <w:left w:val="nil"/>
              <w:right w:val="nil"/>
            </w:tcBorders>
            <w:vAlign w:val="bottom"/>
          </w:tcPr>
          <w:p w14:paraId="126397BA" w14:textId="77777777" w:rsidR="00834636" w:rsidRPr="00CE056F" w:rsidRDefault="00834636" w:rsidP="00834636">
            <w:pPr>
              <w:jc w:val="center"/>
              <w:rPr>
                <w:rFonts w:ascii="Times New Roman" w:hAnsi="Times New Roman" w:cs="Times New Roman"/>
              </w:rPr>
            </w:pPr>
          </w:p>
        </w:tc>
      </w:tr>
      <w:tr w:rsidR="00834636" w:rsidRPr="00CE056F" w14:paraId="2DD045CB" w14:textId="77777777" w:rsidTr="00B02406">
        <w:trPr>
          <w:trHeight w:val="576"/>
        </w:trPr>
        <w:tc>
          <w:tcPr>
            <w:tcW w:w="2983" w:type="dxa"/>
            <w:tcBorders>
              <w:top w:val="nil"/>
              <w:left w:val="nil"/>
              <w:right w:val="nil"/>
            </w:tcBorders>
            <w:vAlign w:val="bottom"/>
          </w:tcPr>
          <w:p w14:paraId="1FA66463" w14:textId="77777777" w:rsidR="00834636" w:rsidRDefault="00834636" w:rsidP="00834636">
            <w:pPr>
              <w:rPr>
                <w:rFonts w:ascii="Times New Roman" w:hAnsi="Times New Roman" w:cs="Times New Roman"/>
                <w:i/>
                <w:iCs/>
              </w:rPr>
            </w:pPr>
            <w:r w:rsidRPr="00CE056F">
              <w:rPr>
                <w:rFonts w:ascii="Times New Roman" w:hAnsi="Times New Roman" w:cs="Times New Roman"/>
                <w:i/>
                <w:iCs/>
              </w:rPr>
              <w:t>Relevant Comorbidities</w:t>
            </w:r>
          </w:p>
          <w:p w14:paraId="4D65DD11" w14:textId="77777777" w:rsidR="00834636" w:rsidRDefault="00834636" w:rsidP="00834636">
            <w:pPr>
              <w:rPr>
                <w:rFonts w:ascii="Times New Roman" w:hAnsi="Times New Roman" w:cs="Times New Roman"/>
                <w:i/>
                <w:iCs/>
              </w:rPr>
            </w:pPr>
            <w:r>
              <w:rPr>
                <w:rFonts w:ascii="Times New Roman" w:hAnsi="Times New Roman" w:cs="Times New Roman"/>
                <w:i/>
                <w:iCs/>
              </w:rPr>
              <w:t xml:space="preserve">&amp; </w:t>
            </w:r>
            <w:r w:rsidRPr="00CE056F">
              <w:rPr>
                <w:rFonts w:ascii="Times New Roman" w:hAnsi="Times New Roman" w:cs="Times New Roman"/>
                <w:i/>
                <w:iCs/>
              </w:rPr>
              <w:t>Risk Factors</w:t>
            </w:r>
            <w:r>
              <w:rPr>
                <w:rFonts w:ascii="Times New Roman" w:hAnsi="Times New Roman" w:cs="Times New Roman"/>
                <w:i/>
                <w:iCs/>
              </w:rPr>
              <w:t xml:space="preserve"> –</w:t>
            </w:r>
            <w:r w:rsidRPr="00CE056F">
              <w:rPr>
                <w:rFonts w:ascii="Times New Roman" w:hAnsi="Times New Roman" w:cs="Times New Roman"/>
                <w:i/>
                <w:iCs/>
              </w:rPr>
              <w:t xml:space="preserve"> </w:t>
            </w:r>
            <w:r>
              <w:rPr>
                <w:rFonts w:ascii="Times New Roman" w:hAnsi="Times New Roman" w:cs="Times New Roman"/>
                <w:i/>
                <w:iCs/>
              </w:rPr>
              <w:t xml:space="preserve">N </w:t>
            </w:r>
            <w:r w:rsidRPr="00CE056F">
              <w:rPr>
                <w:rFonts w:ascii="Times New Roman" w:hAnsi="Times New Roman" w:cs="Times New Roman"/>
                <w:i/>
                <w:iCs/>
              </w:rPr>
              <w:t>[%]</w:t>
            </w:r>
          </w:p>
        </w:tc>
        <w:tc>
          <w:tcPr>
            <w:tcW w:w="1557" w:type="dxa"/>
            <w:tcBorders>
              <w:top w:val="nil"/>
              <w:left w:val="nil"/>
              <w:right w:val="nil"/>
            </w:tcBorders>
            <w:vAlign w:val="bottom"/>
          </w:tcPr>
          <w:p w14:paraId="57DEAA5E"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p>
        </w:tc>
        <w:tc>
          <w:tcPr>
            <w:tcW w:w="1631" w:type="dxa"/>
            <w:tcBorders>
              <w:top w:val="nil"/>
              <w:left w:val="nil"/>
              <w:right w:val="nil"/>
            </w:tcBorders>
            <w:vAlign w:val="bottom"/>
          </w:tcPr>
          <w:p w14:paraId="143AC625"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p>
        </w:tc>
      </w:tr>
      <w:tr w:rsidR="00834636" w:rsidRPr="00CE056F" w14:paraId="7CD2D60E" w14:textId="77777777" w:rsidTr="00B02406">
        <w:tc>
          <w:tcPr>
            <w:tcW w:w="2983" w:type="dxa"/>
            <w:tcBorders>
              <w:left w:val="nil"/>
              <w:bottom w:val="nil"/>
              <w:right w:val="nil"/>
            </w:tcBorders>
            <w:vAlign w:val="center"/>
          </w:tcPr>
          <w:p w14:paraId="2A125A1C"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Hypertension</w:t>
            </w:r>
          </w:p>
        </w:tc>
        <w:tc>
          <w:tcPr>
            <w:tcW w:w="1557" w:type="dxa"/>
            <w:tcBorders>
              <w:left w:val="nil"/>
              <w:bottom w:val="nil"/>
              <w:right w:val="nil"/>
            </w:tcBorders>
          </w:tcPr>
          <w:p w14:paraId="1D17A417"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6 [100%]</w:t>
            </w:r>
          </w:p>
        </w:tc>
        <w:tc>
          <w:tcPr>
            <w:tcW w:w="1631" w:type="dxa"/>
            <w:tcBorders>
              <w:left w:val="nil"/>
              <w:bottom w:val="nil"/>
              <w:right w:val="nil"/>
            </w:tcBorders>
          </w:tcPr>
          <w:p w14:paraId="2EFEB783"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7 [54%]</w:t>
            </w:r>
          </w:p>
        </w:tc>
      </w:tr>
      <w:tr w:rsidR="00834636" w:rsidRPr="00CE056F" w14:paraId="6B9724E1" w14:textId="77777777" w:rsidTr="00B02406">
        <w:tc>
          <w:tcPr>
            <w:tcW w:w="2983" w:type="dxa"/>
            <w:tcBorders>
              <w:top w:val="nil"/>
              <w:left w:val="nil"/>
              <w:bottom w:val="nil"/>
              <w:right w:val="nil"/>
            </w:tcBorders>
            <w:vAlign w:val="center"/>
          </w:tcPr>
          <w:p w14:paraId="3F6AE380"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Obesity</w:t>
            </w:r>
          </w:p>
        </w:tc>
        <w:tc>
          <w:tcPr>
            <w:tcW w:w="1557" w:type="dxa"/>
            <w:tcBorders>
              <w:top w:val="nil"/>
              <w:left w:val="nil"/>
              <w:bottom w:val="nil"/>
              <w:right w:val="nil"/>
            </w:tcBorders>
          </w:tcPr>
          <w:p w14:paraId="02A68EA1"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2 [33%]</w:t>
            </w:r>
          </w:p>
        </w:tc>
        <w:tc>
          <w:tcPr>
            <w:tcW w:w="1631" w:type="dxa"/>
            <w:tcBorders>
              <w:top w:val="nil"/>
              <w:left w:val="nil"/>
              <w:bottom w:val="nil"/>
              <w:right w:val="nil"/>
            </w:tcBorders>
          </w:tcPr>
          <w:p w14:paraId="4ABA63E5"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8 [62%]</w:t>
            </w:r>
          </w:p>
        </w:tc>
      </w:tr>
      <w:tr w:rsidR="00834636" w:rsidRPr="00CE056F" w14:paraId="2912DF65" w14:textId="77777777" w:rsidTr="00B02406">
        <w:tc>
          <w:tcPr>
            <w:tcW w:w="2983" w:type="dxa"/>
            <w:tcBorders>
              <w:top w:val="nil"/>
              <w:left w:val="nil"/>
              <w:bottom w:val="nil"/>
              <w:right w:val="nil"/>
            </w:tcBorders>
            <w:vAlign w:val="center"/>
          </w:tcPr>
          <w:p w14:paraId="206EB0AB" w14:textId="5A393781" w:rsidR="00834636" w:rsidRPr="00CE056F" w:rsidRDefault="00834636" w:rsidP="00834636">
            <w:pPr>
              <w:rPr>
                <w:rFonts w:ascii="Times New Roman" w:hAnsi="Times New Roman" w:cs="Times New Roman"/>
              </w:rPr>
            </w:pPr>
            <w:r w:rsidRPr="00CE056F">
              <w:rPr>
                <w:rFonts w:ascii="Times New Roman" w:hAnsi="Times New Roman" w:cs="Times New Roman"/>
              </w:rPr>
              <w:t>Smok</w:t>
            </w:r>
            <w:r w:rsidR="00186E96">
              <w:rPr>
                <w:rFonts w:ascii="Times New Roman" w:hAnsi="Times New Roman" w:cs="Times New Roman"/>
              </w:rPr>
              <w:t>ing History</w:t>
            </w:r>
          </w:p>
        </w:tc>
        <w:tc>
          <w:tcPr>
            <w:tcW w:w="1557" w:type="dxa"/>
            <w:tcBorders>
              <w:top w:val="nil"/>
              <w:left w:val="nil"/>
              <w:bottom w:val="nil"/>
              <w:right w:val="nil"/>
            </w:tcBorders>
          </w:tcPr>
          <w:p w14:paraId="517C5D5F" w14:textId="5C7855F0" w:rsidR="00834636" w:rsidRPr="00CE056F" w:rsidRDefault="00186E96" w:rsidP="00834636">
            <w:pPr>
              <w:jc w:val="center"/>
              <w:rPr>
                <w:rFonts w:ascii="Times New Roman" w:hAnsi="Times New Roman" w:cs="Times New Roman"/>
              </w:rPr>
            </w:pPr>
            <w:r>
              <w:rPr>
                <w:rFonts w:ascii="Times New Roman" w:hAnsi="Times New Roman" w:cs="Times New Roman"/>
              </w:rPr>
              <w:t>5</w:t>
            </w:r>
            <w:r w:rsidR="00834636" w:rsidRPr="00CE056F">
              <w:rPr>
                <w:rFonts w:ascii="Times New Roman" w:hAnsi="Times New Roman" w:cs="Times New Roman"/>
              </w:rPr>
              <w:t xml:space="preserve"> [</w:t>
            </w:r>
            <w:r>
              <w:rPr>
                <w:rFonts w:ascii="Times New Roman" w:hAnsi="Times New Roman" w:cs="Times New Roman"/>
              </w:rPr>
              <w:t>83</w:t>
            </w:r>
            <w:r w:rsidR="00834636" w:rsidRPr="00CE056F">
              <w:rPr>
                <w:rFonts w:ascii="Times New Roman" w:hAnsi="Times New Roman" w:cs="Times New Roman"/>
              </w:rPr>
              <w:t>%]</w:t>
            </w:r>
          </w:p>
        </w:tc>
        <w:tc>
          <w:tcPr>
            <w:tcW w:w="1631" w:type="dxa"/>
            <w:tcBorders>
              <w:top w:val="nil"/>
              <w:left w:val="nil"/>
              <w:bottom w:val="nil"/>
              <w:right w:val="nil"/>
            </w:tcBorders>
          </w:tcPr>
          <w:p w14:paraId="2B16E9C4" w14:textId="649AC64D" w:rsidR="00834636" w:rsidRPr="00CE056F" w:rsidRDefault="00186E96" w:rsidP="00834636">
            <w:pPr>
              <w:jc w:val="center"/>
              <w:rPr>
                <w:rFonts w:ascii="Times New Roman" w:hAnsi="Times New Roman" w:cs="Times New Roman"/>
              </w:rPr>
            </w:pPr>
            <w:r>
              <w:rPr>
                <w:rFonts w:ascii="Times New Roman" w:hAnsi="Times New Roman" w:cs="Times New Roman"/>
              </w:rPr>
              <w:t>8</w:t>
            </w:r>
            <w:r w:rsidR="00834636" w:rsidRPr="00CE056F">
              <w:rPr>
                <w:rFonts w:ascii="Times New Roman" w:hAnsi="Times New Roman" w:cs="Times New Roman"/>
              </w:rPr>
              <w:t xml:space="preserve"> [</w:t>
            </w:r>
            <w:r>
              <w:rPr>
                <w:rFonts w:ascii="Times New Roman" w:hAnsi="Times New Roman" w:cs="Times New Roman"/>
              </w:rPr>
              <w:t>62</w:t>
            </w:r>
            <w:r w:rsidR="00834636" w:rsidRPr="00CE056F">
              <w:rPr>
                <w:rFonts w:ascii="Times New Roman" w:hAnsi="Times New Roman" w:cs="Times New Roman"/>
              </w:rPr>
              <w:t>%]</w:t>
            </w:r>
          </w:p>
        </w:tc>
      </w:tr>
      <w:tr w:rsidR="00834636" w:rsidRPr="00CE056F" w14:paraId="06412753" w14:textId="77777777" w:rsidTr="00B02406">
        <w:tc>
          <w:tcPr>
            <w:tcW w:w="2983" w:type="dxa"/>
            <w:tcBorders>
              <w:top w:val="nil"/>
              <w:left w:val="nil"/>
              <w:bottom w:val="nil"/>
              <w:right w:val="nil"/>
            </w:tcBorders>
            <w:vAlign w:val="center"/>
          </w:tcPr>
          <w:p w14:paraId="5410DB57"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Dyslipidemia</w:t>
            </w:r>
          </w:p>
        </w:tc>
        <w:tc>
          <w:tcPr>
            <w:tcW w:w="1557" w:type="dxa"/>
            <w:tcBorders>
              <w:top w:val="nil"/>
              <w:left w:val="nil"/>
              <w:bottom w:val="nil"/>
              <w:right w:val="nil"/>
            </w:tcBorders>
          </w:tcPr>
          <w:p w14:paraId="25BB748B"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[50%]</w:t>
            </w:r>
          </w:p>
        </w:tc>
        <w:tc>
          <w:tcPr>
            <w:tcW w:w="1631" w:type="dxa"/>
            <w:tcBorders>
              <w:top w:val="nil"/>
              <w:left w:val="nil"/>
              <w:bottom w:val="nil"/>
              <w:right w:val="nil"/>
            </w:tcBorders>
          </w:tcPr>
          <w:p w14:paraId="2372CD78"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[23%]</w:t>
            </w:r>
          </w:p>
        </w:tc>
      </w:tr>
      <w:tr w:rsidR="00834636" w:rsidRPr="00CE056F" w14:paraId="6B9CD9B3" w14:textId="77777777" w:rsidTr="00B02406">
        <w:tc>
          <w:tcPr>
            <w:tcW w:w="2983" w:type="dxa"/>
            <w:tcBorders>
              <w:top w:val="nil"/>
              <w:left w:val="nil"/>
              <w:bottom w:val="nil"/>
              <w:right w:val="nil"/>
            </w:tcBorders>
            <w:vAlign w:val="center"/>
          </w:tcPr>
          <w:p w14:paraId="0C8E4D82"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Esophageal Reflux</w:t>
            </w:r>
          </w:p>
        </w:tc>
        <w:tc>
          <w:tcPr>
            <w:tcW w:w="1557" w:type="dxa"/>
            <w:tcBorders>
              <w:top w:val="nil"/>
              <w:left w:val="nil"/>
              <w:bottom w:val="nil"/>
              <w:right w:val="nil"/>
            </w:tcBorders>
          </w:tcPr>
          <w:p w14:paraId="4A402A1A"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2 [33%]</w:t>
            </w:r>
          </w:p>
        </w:tc>
        <w:tc>
          <w:tcPr>
            <w:tcW w:w="1631" w:type="dxa"/>
            <w:tcBorders>
              <w:top w:val="nil"/>
              <w:left w:val="nil"/>
              <w:bottom w:val="nil"/>
              <w:right w:val="nil"/>
            </w:tcBorders>
          </w:tcPr>
          <w:p w14:paraId="1A9BF1ED"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[23%]</w:t>
            </w:r>
          </w:p>
        </w:tc>
      </w:tr>
      <w:tr w:rsidR="00834636" w:rsidRPr="00CE056F" w14:paraId="1933DD11" w14:textId="77777777" w:rsidTr="00B02406">
        <w:tc>
          <w:tcPr>
            <w:tcW w:w="2983" w:type="dxa"/>
            <w:tcBorders>
              <w:top w:val="nil"/>
              <w:left w:val="nil"/>
              <w:bottom w:val="nil"/>
              <w:right w:val="nil"/>
            </w:tcBorders>
            <w:vAlign w:val="center"/>
          </w:tcPr>
          <w:p w14:paraId="3BB002C0"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Pancreatic disease</w:t>
            </w:r>
          </w:p>
        </w:tc>
        <w:tc>
          <w:tcPr>
            <w:tcW w:w="1557" w:type="dxa"/>
            <w:tcBorders>
              <w:top w:val="nil"/>
              <w:left w:val="nil"/>
              <w:bottom w:val="nil"/>
              <w:right w:val="nil"/>
            </w:tcBorders>
          </w:tcPr>
          <w:p w14:paraId="6A66662D"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w:t>
            </w:r>
            <w:r>
              <w:rPr>
                <w:rFonts w:ascii="Times New Roman" w:hAnsi="Times New Roman" w:cs="Times New Roman"/>
              </w:rPr>
              <w:t xml:space="preserve"> [17%]</w:t>
            </w:r>
          </w:p>
        </w:tc>
        <w:tc>
          <w:tcPr>
            <w:tcW w:w="1631" w:type="dxa"/>
            <w:tcBorders>
              <w:top w:val="nil"/>
              <w:left w:val="nil"/>
              <w:bottom w:val="nil"/>
              <w:right w:val="nil"/>
            </w:tcBorders>
          </w:tcPr>
          <w:p w14:paraId="756AB1CC"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2 [15%]</w:t>
            </w:r>
          </w:p>
        </w:tc>
      </w:tr>
      <w:tr w:rsidR="00834636" w:rsidRPr="00CE056F" w14:paraId="60F9E224" w14:textId="77777777" w:rsidTr="00B02406">
        <w:trPr>
          <w:trHeight w:val="144"/>
        </w:trPr>
        <w:tc>
          <w:tcPr>
            <w:tcW w:w="2983" w:type="dxa"/>
            <w:tcBorders>
              <w:top w:val="nil"/>
              <w:left w:val="nil"/>
              <w:bottom w:val="nil"/>
              <w:right w:val="nil"/>
            </w:tcBorders>
            <w:vAlign w:val="center"/>
          </w:tcPr>
          <w:p w14:paraId="75B495B0"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Vasculitis</w:t>
            </w:r>
          </w:p>
        </w:tc>
        <w:tc>
          <w:tcPr>
            <w:tcW w:w="1557" w:type="dxa"/>
            <w:tcBorders>
              <w:top w:val="nil"/>
              <w:left w:val="nil"/>
              <w:bottom w:val="nil"/>
              <w:right w:val="nil"/>
            </w:tcBorders>
          </w:tcPr>
          <w:p w14:paraId="2BDF69D7"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 [17%]</w:t>
            </w:r>
          </w:p>
        </w:tc>
        <w:tc>
          <w:tcPr>
            <w:tcW w:w="1631" w:type="dxa"/>
            <w:tcBorders>
              <w:top w:val="nil"/>
              <w:left w:val="nil"/>
              <w:bottom w:val="nil"/>
              <w:right w:val="nil"/>
            </w:tcBorders>
          </w:tcPr>
          <w:p w14:paraId="34EC1BF9"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 [8%]</w:t>
            </w:r>
          </w:p>
        </w:tc>
      </w:tr>
      <w:tr w:rsidR="00834636" w:rsidRPr="00CE056F" w14:paraId="4F1274B9" w14:textId="77777777" w:rsidTr="00B02406">
        <w:trPr>
          <w:trHeight w:val="432"/>
        </w:trPr>
        <w:tc>
          <w:tcPr>
            <w:tcW w:w="2983" w:type="dxa"/>
            <w:tcBorders>
              <w:top w:val="nil"/>
              <w:left w:val="nil"/>
              <w:right w:val="nil"/>
            </w:tcBorders>
            <w:vAlign w:val="bottom"/>
          </w:tcPr>
          <w:p w14:paraId="6D65723E" w14:textId="77777777" w:rsidR="00834636" w:rsidRPr="00CE056F" w:rsidRDefault="00834636" w:rsidP="00834636">
            <w:pPr>
              <w:rPr>
                <w:rFonts w:ascii="Times New Roman" w:hAnsi="Times New Roman" w:cs="Times New Roman"/>
              </w:rPr>
            </w:pPr>
            <w:r w:rsidRPr="00CE056F">
              <w:rPr>
                <w:rFonts w:ascii="Times New Roman" w:hAnsi="Times New Roman" w:cs="Times New Roman"/>
                <w:i/>
                <w:iCs/>
              </w:rPr>
              <w:t>Presenting Symptoms</w:t>
            </w:r>
            <w:r>
              <w:rPr>
                <w:rFonts w:ascii="Times New Roman" w:hAnsi="Times New Roman" w:cs="Times New Roman"/>
                <w:i/>
                <w:iCs/>
              </w:rPr>
              <w:t xml:space="preserve"> – N [%]</w:t>
            </w:r>
          </w:p>
        </w:tc>
        <w:tc>
          <w:tcPr>
            <w:tcW w:w="1557" w:type="dxa"/>
            <w:tcBorders>
              <w:top w:val="nil"/>
              <w:left w:val="nil"/>
              <w:right w:val="nil"/>
            </w:tcBorders>
            <w:vAlign w:val="bottom"/>
          </w:tcPr>
          <w:p w14:paraId="67DC9554"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p>
        </w:tc>
        <w:tc>
          <w:tcPr>
            <w:tcW w:w="1631" w:type="dxa"/>
            <w:tcBorders>
              <w:top w:val="nil"/>
              <w:left w:val="nil"/>
              <w:right w:val="nil"/>
            </w:tcBorders>
            <w:vAlign w:val="bottom"/>
          </w:tcPr>
          <w:p w14:paraId="1459AB6F"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p>
        </w:tc>
      </w:tr>
      <w:tr w:rsidR="00834636" w:rsidRPr="00CE056F" w14:paraId="4CE34DB1" w14:textId="77777777" w:rsidTr="00B02406">
        <w:tc>
          <w:tcPr>
            <w:tcW w:w="2983" w:type="dxa"/>
            <w:tcBorders>
              <w:left w:val="nil"/>
              <w:bottom w:val="nil"/>
              <w:right w:val="nil"/>
            </w:tcBorders>
            <w:vAlign w:val="center"/>
          </w:tcPr>
          <w:p w14:paraId="1214CE47"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Postprandial abdominal pain</w:t>
            </w:r>
          </w:p>
        </w:tc>
        <w:tc>
          <w:tcPr>
            <w:tcW w:w="1557" w:type="dxa"/>
            <w:tcBorders>
              <w:left w:val="nil"/>
              <w:bottom w:val="nil"/>
              <w:right w:val="nil"/>
            </w:tcBorders>
          </w:tcPr>
          <w:p w14:paraId="433A30F1"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4 [67%]</w:t>
            </w:r>
          </w:p>
        </w:tc>
        <w:tc>
          <w:tcPr>
            <w:tcW w:w="1631" w:type="dxa"/>
            <w:tcBorders>
              <w:left w:val="nil"/>
              <w:bottom w:val="nil"/>
              <w:right w:val="nil"/>
            </w:tcBorders>
          </w:tcPr>
          <w:p w14:paraId="2A745B67"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9 [69%]</w:t>
            </w:r>
          </w:p>
        </w:tc>
      </w:tr>
      <w:tr w:rsidR="00834636" w:rsidRPr="00CE056F" w14:paraId="111B4BA1" w14:textId="77777777" w:rsidTr="00B02406">
        <w:tc>
          <w:tcPr>
            <w:tcW w:w="2983" w:type="dxa"/>
            <w:tcBorders>
              <w:top w:val="nil"/>
              <w:left w:val="nil"/>
              <w:bottom w:val="nil"/>
              <w:right w:val="nil"/>
            </w:tcBorders>
            <w:vAlign w:val="center"/>
          </w:tcPr>
          <w:p w14:paraId="47285FE2"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Nausea</w:t>
            </w:r>
          </w:p>
        </w:tc>
        <w:tc>
          <w:tcPr>
            <w:tcW w:w="1557" w:type="dxa"/>
            <w:tcBorders>
              <w:top w:val="nil"/>
              <w:left w:val="nil"/>
              <w:bottom w:val="nil"/>
              <w:right w:val="nil"/>
            </w:tcBorders>
          </w:tcPr>
          <w:p w14:paraId="72F3401C"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[50%]</w:t>
            </w:r>
          </w:p>
        </w:tc>
        <w:tc>
          <w:tcPr>
            <w:tcW w:w="1631" w:type="dxa"/>
            <w:tcBorders>
              <w:top w:val="nil"/>
              <w:left w:val="nil"/>
              <w:bottom w:val="nil"/>
              <w:right w:val="nil"/>
            </w:tcBorders>
          </w:tcPr>
          <w:p w14:paraId="78EF584C"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6 [46%]</w:t>
            </w:r>
          </w:p>
        </w:tc>
      </w:tr>
      <w:tr w:rsidR="00834636" w:rsidRPr="00CE056F" w14:paraId="67318C15" w14:textId="77777777" w:rsidTr="00B02406">
        <w:tc>
          <w:tcPr>
            <w:tcW w:w="2983" w:type="dxa"/>
            <w:tcBorders>
              <w:top w:val="nil"/>
              <w:left w:val="nil"/>
              <w:bottom w:val="nil"/>
              <w:right w:val="nil"/>
            </w:tcBorders>
            <w:vAlign w:val="center"/>
          </w:tcPr>
          <w:p w14:paraId="5F31283E"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Weight Loss</w:t>
            </w:r>
          </w:p>
        </w:tc>
        <w:tc>
          <w:tcPr>
            <w:tcW w:w="1557" w:type="dxa"/>
            <w:tcBorders>
              <w:top w:val="nil"/>
              <w:left w:val="nil"/>
              <w:bottom w:val="nil"/>
              <w:right w:val="nil"/>
            </w:tcBorders>
          </w:tcPr>
          <w:p w14:paraId="7BE1BAAC"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[50%]</w:t>
            </w:r>
          </w:p>
        </w:tc>
        <w:tc>
          <w:tcPr>
            <w:tcW w:w="1631" w:type="dxa"/>
            <w:tcBorders>
              <w:top w:val="nil"/>
              <w:left w:val="nil"/>
              <w:bottom w:val="nil"/>
              <w:right w:val="nil"/>
            </w:tcBorders>
          </w:tcPr>
          <w:p w14:paraId="1DC344C2"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6 [46%]</w:t>
            </w:r>
          </w:p>
        </w:tc>
      </w:tr>
      <w:tr w:rsidR="00834636" w:rsidRPr="00CE056F" w14:paraId="24588212" w14:textId="77777777" w:rsidTr="00B02406">
        <w:tc>
          <w:tcPr>
            <w:tcW w:w="2983" w:type="dxa"/>
            <w:tcBorders>
              <w:top w:val="nil"/>
              <w:left w:val="nil"/>
              <w:bottom w:val="nil"/>
              <w:right w:val="nil"/>
            </w:tcBorders>
            <w:vAlign w:val="center"/>
          </w:tcPr>
          <w:p w14:paraId="72D7F803"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Vomiting</w:t>
            </w:r>
          </w:p>
        </w:tc>
        <w:tc>
          <w:tcPr>
            <w:tcW w:w="1557" w:type="dxa"/>
            <w:tcBorders>
              <w:top w:val="nil"/>
              <w:left w:val="nil"/>
              <w:bottom w:val="nil"/>
              <w:right w:val="nil"/>
            </w:tcBorders>
          </w:tcPr>
          <w:p w14:paraId="62528AFE"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 [17%]</w:t>
            </w:r>
          </w:p>
        </w:tc>
        <w:tc>
          <w:tcPr>
            <w:tcW w:w="1631" w:type="dxa"/>
            <w:tcBorders>
              <w:top w:val="nil"/>
              <w:left w:val="nil"/>
              <w:bottom w:val="nil"/>
              <w:right w:val="nil"/>
            </w:tcBorders>
          </w:tcPr>
          <w:p w14:paraId="13AB0E83"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3 [23%]</w:t>
            </w:r>
          </w:p>
        </w:tc>
      </w:tr>
      <w:tr w:rsidR="00834636" w:rsidRPr="00CE056F" w14:paraId="5519D4DC" w14:textId="77777777" w:rsidTr="00B02406">
        <w:tc>
          <w:tcPr>
            <w:tcW w:w="2983" w:type="dxa"/>
            <w:tcBorders>
              <w:top w:val="nil"/>
              <w:left w:val="nil"/>
              <w:bottom w:val="nil"/>
              <w:right w:val="nil"/>
            </w:tcBorders>
            <w:vAlign w:val="center"/>
          </w:tcPr>
          <w:p w14:paraId="7282B524" w14:textId="77777777" w:rsidR="00834636" w:rsidRPr="00CE056F" w:rsidRDefault="00834636" w:rsidP="00834636">
            <w:pPr>
              <w:rPr>
                <w:rFonts w:ascii="Times New Roman" w:hAnsi="Times New Roman" w:cs="Times New Roman"/>
              </w:rPr>
            </w:pPr>
            <w:r w:rsidRPr="00CE056F">
              <w:rPr>
                <w:rFonts w:ascii="Times New Roman" w:hAnsi="Times New Roman" w:cs="Times New Roman"/>
              </w:rPr>
              <w:t>Diarrhea</w:t>
            </w:r>
          </w:p>
        </w:tc>
        <w:tc>
          <w:tcPr>
            <w:tcW w:w="1557" w:type="dxa"/>
            <w:tcBorders>
              <w:top w:val="nil"/>
              <w:left w:val="nil"/>
              <w:bottom w:val="nil"/>
              <w:right w:val="nil"/>
            </w:tcBorders>
          </w:tcPr>
          <w:p w14:paraId="1B6C26A8"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 [17%]</w:t>
            </w:r>
          </w:p>
        </w:tc>
        <w:tc>
          <w:tcPr>
            <w:tcW w:w="1631" w:type="dxa"/>
            <w:tcBorders>
              <w:top w:val="nil"/>
              <w:left w:val="nil"/>
              <w:bottom w:val="nil"/>
              <w:right w:val="nil"/>
            </w:tcBorders>
          </w:tcPr>
          <w:p w14:paraId="1F13C92F" w14:textId="77777777" w:rsidR="00834636" w:rsidRPr="00CE056F" w:rsidRDefault="00834636" w:rsidP="00834636">
            <w:pPr>
              <w:jc w:val="center"/>
              <w:rPr>
                <w:rFonts w:ascii="Times New Roman" w:hAnsi="Times New Roman" w:cs="Times New Roman"/>
              </w:rPr>
            </w:pPr>
            <w:r w:rsidRPr="00CE056F">
              <w:rPr>
                <w:rFonts w:ascii="Times New Roman" w:hAnsi="Times New Roman" w:cs="Times New Roman"/>
              </w:rPr>
              <w:t>1 [8%]</w:t>
            </w:r>
          </w:p>
        </w:tc>
      </w:tr>
    </w:tbl>
    <w:p w14:paraId="47087B0E" w14:textId="77777777" w:rsidR="009062E1" w:rsidRDefault="00834636" w:rsidP="009062E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764F43C4" w14:textId="6D4A5B72" w:rsidR="009062E1" w:rsidRDefault="009062E1">
      <w:pPr>
        <w:rPr>
          <w:rFonts w:ascii="Times New Roman" w:hAnsi="Times New Roman" w:cs="Times New Roman"/>
          <w:b/>
          <w:sz w:val="24"/>
          <w:szCs w:val="24"/>
        </w:rPr>
      </w:pPr>
    </w:p>
    <w:p w14:paraId="43C4D177" w14:textId="77777777" w:rsidR="00B8094A" w:rsidRDefault="00B8094A">
      <w:pPr>
        <w:rPr>
          <w:ins w:id="1" w:author="Grant Steven Roberts" w:date="2020-11-10T21:38:00Z"/>
          <w:rFonts w:ascii="Times New Roman" w:hAnsi="Times New Roman" w:cs="Times New Roman"/>
          <w:b/>
          <w:sz w:val="24"/>
          <w:szCs w:val="24"/>
        </w:rPr>
      </w:pPr>
      <w:ins w:id="2" w:author="Grant Steven Roberts" w:date="2020-11-10T21:38:00Z">
        <w:r>
          <w:rPr>
            <w:rFonts w:ascii="Times New Roman" w:hAnsi="Times New Roman" w:cs="Times New Roman"/>
            <w:b/>
            <w:sz w:val="24"/>
            <w:szCs w:val="24"/>
          </w:rPr>
          <w:br w:type="page"/>
        </w:r>
      </w:ins>
    </w:p>
    <w:p w14:paraId="513D6BE3" w14:textId="1E2D1D2C" w:rsidR="009D4014" w:rsidRPr="009D4014" w:rsidRDefault="00F50090" w:rsidP="009062E1">
      <w:pPr>
        <w:pStyle w:val="NoSpacing"/>
        <w:spacing w:line="480" w:lineRule="auto"/>
        <w:jc w:val="both"/>
        <w:rPr>
          <w:rFonts w:ascii="Times New Roman" w:hAnsi="Times New Roman" w:cs="Times New Roman"/>
          <w:sz w:val="24"/>
          <w:szCs w:val="24"/>
        </w:rPr>
      </w:pPr>
      <w:r w:rsidRPr="009D4014">
        <w:rPr>
          <w:rFonts w:ascii="Times New Roman" w:hAnsi="Times New Roman" w:cs="Times New Roman"/>
          <w:b/>
          <w:sz w:val="24"/>
          <w:szCs w:val="24"/>
        </w:rPr>
        <w:lastRenderedPageBreak/>
        <w:t xml:space="preserve">Table </w:t>
      </w:r>
      <w:r w:rsidR="004C2C27">
        <w:rPr>
          <w:rFonts w:ascii="Times New Roman" w:hAnsi="Times New Roman" w:cs="Times New Roman"/>
          <w:b/>
          <w:sz w:val="24"/>
          <w:szCs w:val="24"/>
        </w:rPr>
        <w:t>4</w:t>
      </w:r>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1872"/>
        <w:gridCol w:w="1872"/>
      </w:tblGrid>
      <w:tr w:rsidR="00184826" w14:paraId="6C56EB48" w14:textId="77777777" w:rsidTr="006D6FAC">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1872" w:type="dxa"/>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72" w:type="dxa"/>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872"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tcBorders>
              <w:top w:val="single" w:sz="12" w:space="0" w:color="auto"/>
              <w:left w:val="nil"/>
              <w:bottom w:val="nil"/>
              <w:right w:val="nil"/>
            </w:tcBorders>
            <w:vAlign w:val="center"/>
          </w:tcPr>
          <w:p w14:paraId="54862A61" w14:textId="6FCEC248" w:rsidR="009D4014" w:rsidRPr="009D4014" w:rsidRDefault="00787F9B" w:rsidP="0071112B">
            <w:pPr>
              <w:jc w:val="center"/>
              <w:rPr>
                <w:rFonts w:ascii="Times New Roman" w:hAnsi="Times New Roman" w:cs="Times New Roman"/>
              </w:rPr>
            </w:pPr>
            <w:r>
              <w:rPr>
                <w:rFonts w:ascii="Times New Roman" w:hAnsi="Times New Roman" w:cs="Times New Roman"/>
              </w:rPr>
              <w:t>42.0</w:t>
            </w:r>
            <w:r w:rsidRPr="009D4014">
              <w:rPr>
                <w:rFonts w:ascii="Times New Roman" w:hAnsi="Times New Roman" w:cs="Times New Roman"/>
              </w:rPr>
              <w:t xml:space="preserve"> ± </w:t>
            </w:r>
            <w:r>
              <w:rPr>
                <w:rFonts w:ascii="Times New Roman" w:hAnsi="Times New Roman" w:cs="Times New Roman"/>
              </w:rPr>
              <w:t>12.8</w:t>
            </w:r>
          </w:p>
        </w:tc>
        <w:tc>
          <w:tcPr>
            <w:tcW w:w="1872" w:type="dxa"/>
            <w:tcBorders>
              <w:top w:val="single" w:sz="12" w:space="0" w:color="auto"/>
              <w:left w:val="nil"/>
              <w:bottom w:val="nil"/>
            </w:tcBorders>
            <w:vAlign w:val="center"/>
          </w:tcPr>
          <w:p w14:paraId="3A14A0A8" w14:textId="56514AF1" w:rsidR="009D4014" w:rsidRPr="009D4014" w:rsidRDefault="006D6FAC" w:rsidP="0071112B">
            <w:pPr>
              <w:jc w:val="center"/>
              <w:rPr>
                <w:rFonts w:ascii="Times New Roman" w:hAnsi="Times New Roman" w:cs="Times New Roman"/>
              </w:rPr>
            </w:pPr>
            <w:r>
              <w:rPr>
                <w:rFonts w:ascii="Times New Roman" w:hAnsi="Times New Roman" w:cs="Times New Roman"/>
              </w:rPr>
              <w:t xml:space="preserve">43.2 </w:t>
            </w:r>
            <w:r w:rsidR="00787F9B" w:rsidRPr="009D4014">
              <w:rPr>
                <w:rFonts w:ascii="Times New Roman" w:hAnsi="Times New Roman" w:cs="Times New Roman"/>
              </w:rPr>
              <w:t>±</w:t>
            </w:r>
            <w:r>
              <w:rPr>
                <w:rFonts w:ascii="Times New Roman" w:hAnsi="Times New Roman" w:cs="Times New Roman"/>
              </w:rPr>
              <w:t xml:space="preserve"> 18.9</w:t>
            </w:r>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tcBorders>
              <w:top w:val="nil"/>
              <w:left w:val="nil"/>
              <w:bottom w:val="single" w:sz="4" w:space="0" w:color="auto"/>
              <w:right w:val="nil"/>
            </w:tcBorders>
            <w:vAlign w:val="center"/>
          </w:tcPr>
          <w:p w14:paraId="63BA0D0A" w14:textId="42FFB4B9" w:rsidR="009D4014" w:rsidRPr="009D4014" w:rsidRDefault="00E642EB" w:rsidP="0071112B">
            <w:pPr>
              <w:jc w:val="center"/>
              <w:rPr>
                <w:rFonts w:ascii="Times New Roman" w:hAnsi="Times New Roman" w:cs="Times New Roman"/>
              </w:rPr>
            </w:pPr>
            <w:r>
              <w:rPr>
                <w:rFonts w:ascii="Times New Roman" w:hAnsi="Times New Roman" w:cs="Times New Roman"/>
              </w:rPr>
              <w:t xml:space="preserve">49.5 </w:t>
            </w:r>
            <w:r w:rsidR="00787F9B" w:rsidRPr="009D4014">
              <w:rPr>
                <w:rFonts w:ascii="Times New Roman" w:hAnsi="Times New Roman" w:cs="Times New Roman"/>
              </w:rPr>
              <w:t>±</w:t>
            </w:r>
            <w:r>
              <w:rPr>
                <w:rFonts w:ascii="Times New Roman" w:hAnsi="Times New Roman" w:cs="Times New Roman"/>
              </w:rPr>
              <w:t xml:space="preserve"> 14.9</w:t>
            </w:r>
          </w:p>
        </w:tc>
        <w:tc>
          <w:tcPr>
            <w:tcW w:w="1872" w:type="dxa"/>
            <w:tcBorders>
              <w:top w:val="nil"/>
              <w:left w:val="nil"/>
              <w:bottom w:val="single" w:sz="4" w:space="0" w:color="auto"/>
            </w:tcBorders>
            <w:vAlign w:val="center"/>
          </w:tcPr>
          <w:p w14:paraId="6DF60995" w14:textId="1D03444B" w:rsidR="009D4014" w:rsidRPr="00297EDA" w:rsidRDefault="00E642EB" w:rsidP="00297EDA">
            <w:pPr>
              <w:jc w:val="center"/>
              <w:rPr>
                <w:rFonts w:ascii="Times New Roman" w:hAnsi="Times New Roman" w:cs="Times New Roman"/>
                <w:b/>
                <w:u w:val="single"/>
              </w:rPr>
            </w:pPr>
            <w:r>
              <w:rPr>
                <w:rFonts w:ascii="Times New Roman" w:hAnsi="Times New Roman" w:cs="Times New Roman"/>
              </w:rPr>
              <w:t xml:space="preserve">48.0 </w:t>
            </w:r>
            <w:r w:rsidR="00787F9B" w:rsidRPr="009D4014">
              <w:rPr>
                <w:rFonts w:ascii="Times New Roman" w:hAnsi="Times New Roman" w:cs="Times New Roman"/>
              </w:rPr>
              <w:t>±</w:t>
            </w:r>
            <w:r>
              <w:rPr>
                <w:rFonts w:ascii="Times New Roman" w:hAnsi="Times New Roman" w:cs="Times New Roman"/>
              </w:rPr>
              <w:t xml:space="preserve"> 32.7</w:t>
            </w:r>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tcBorders>
              <w:top w:val="single" w:sz="4" w:space="0" w:color="auto"/>
              <w:left w:val="nil"/>
              <w:bottom w:val="nil"/>
              <w:right w:val="nil"/>
            </w:tcBorders>
            <w:vAlign w:val="center"/>
          </w:tcPr>
          <w:p w14:paraId="088CA5A7" w14:textId="3E26537D" w:rsidR="003C53F7" w:rsidRPr="009D4014" w:rsidRDefault="00E642EB" w:rsidP="003C53F7">
            <w:pPr>
              <w:jc w:val="center"/>
              <w:rPr>
                <w:rFonts w:ascii="Times New Roman" w:hAnsi="Times New Roman" w:cs="Times New Roman"/>
              </w:rPr>
            </w:pPr>
            <w:r>
              <w:rPr>
                <w:rFonts w:ascii="Times New Roman" w:hAnsi="Times New Roman" w:cs="Times New Roman"/>
              </w:rPr>
              <w:t xml:space="preserve">16.5 </w:t>
            </w:r>
            <w:r w:rsidR="00787F9B" w:rsidRPr="009D4014">
              <w:rPr>
                <w:rFonts w:ascii="Times New Roman" w:hAnsi="Times New Roman" w:cs="Times New Roman"/>
              </w:rPr>
              <w:t>±</w:t>
            </w:r>
            <w:r>
              <w:rPr>
                <w:rFonts w:ascii="Times New Roman" w:hAnsi="Times New Roman" w:cs="Times New Roman"/>
              </w:rPr>
              <w:t xml:space="preserve"> 6.39</w:t>
            </w:r>
          </w:p>
        </w:tc>
        <w:tc>
          <w:tcPr>
            <w:tcW w:w="1872" w:type="dxa"/>
            <w:tcBorders>
              <w:top w:val="single" w:sz="4" w:space="0" w:color="auto"/>
              <w:left w:val="nil"/>
              <w:bottom w:val="nil"/>
            </w:tcBorders>
            <w:vAlign w:val="center"/>
          </w:tcPr>
          <w:p w14:paraId="16BBB5A3" w14:textId="4F04B596" w:rsidR="003C53F7" w:rsidRPr="009D4014" w:rsidRDefault="006D6FAC" w:rsidP="003C53F7">
            <w:pPr>
              <w:jc w:val="center"/>
              <w:rPr>
                <w:rFonts w:ascii="Times New Roman" w:hAnsi="Times New Roman" w:cs="Times New Roman"/>
              </w:rPr>
            </w:pPr>
            <w:r>
              <w:rPr>
                <w:rFonts w:ascii="Times New Roman" w:hAnsi="Times New Roman" w:cs="Times New Roman"/>
              </w:rPr>
              <w:t xml:space="preserve">19.7 </w:t>
            </w:r>
            <w:r w:rsidR="00787F9B" w:rsidRPr="009D4014">
              <w:rPr>
                <w:rFonts w:ascii="Times New Roman" w:hAnsi="Times New Roman" w:cs="Times New Roman"/>
              </w:rPr>
              <w:t>±</w:t>
            </w:r>
            <w:r>
              <w:rPr>
                <w:rFonts w:ascii="Times New Roman" w:hAnsi="Times New Roman" w:cs="Times New Roman"/>
              </w:rPr>
              <w:t xml:space="preserve"> 3.85</w:t>
            </w:r>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tcBorders>
              <w:top w:val="nil"/>
              <w:left w:val="nil"/>
              <w:bottom w:val="single" w:sz="4" w:space="0" w:color="auto"/>
              <w:right w:val="nil"/>
            </w:tcBorders>
            <w:vAlign w:val="center"/>
          </w:tcPr>
          <w:p w14:paraId="0ADB293D" w14:textId="6E42B630" w:rsidR="003C53F7" w:rsidRPr="009D4014" w:rsidRDefault="00E642EB" w:rsidP="003C53F7">
            <w:pPr>
              <w:jc w:val="center"/>
              <w:rPr>
                <w:rFonts w:ascii="Times New Roman" w:hAnsi="Times New Roman" w:cs="Times New Roman"/>
              </w:rPr>
            </w:pPr>
            <w:r>
              <w:rPr>
                <w:rFonts w:ascii="Times New Roman" w:hAnsi="Times New Roman" w:cs="Times New Roman"/>
              </w:rPr>
              <w:t xml:space="preserve">17.3 </w:t>
            </w:r>
            <w:r w:rsidR="00787F9B" w:rsidRPr="009D4014">
              <w:rPr>
                <w:rFonts w:ascii="Times New Roman" w:hAnsi="Times New Roman" w:cs="Times New Roman"/>
              </w:rPr>
              <w:t>±</w:t>
            </w:r>
            <w:r>
              <w:rPr>
                <w:rFonts w:ascii="Times New Roman" w:hAnsi="Times New Roman" w:cs="Times New Roman"/>
              </w:rPr>
              <w:t xml:space="preserve"> 5.33</w:t>
            </w:r>
          </w:p>
        </w:tc>
        <w:tc>
          <w:tcPr>
            <w:tcW w:w="1872" w:type="dxa"/>
            <w:tcBorders>
              <w:top w:val="nil"/>
              <w:left w:val="nil"/>
              <w:bottom w:val="single" w:sz="4" w:space="0" w:color="auto"/>
            </w:tcBorders>
            <w:vAlign w:val="center"/>
          </w:tcPr>
          <w:p w14:paraId="14C9C45B" w14:textId="1DB68551" w:rsidR="003C53F7" w:rsidRPr="009D4014" w:rsidRDefault="00E642EB" w:rsidP="003C53F7">
            <w:pPr>
              <w:jc w:val="center"/>
              <w:rPr>
                <w:rFonts w:ascii="Times New Roman" w:hAnsi="Times New Roman" w:cs="Times New Roman"/>
              </w:rPr>
            </w:pPr>
            <w:r>
              <w:rPr>
                <w:rFonts w:ascii="Times New Roman" w:hAnsi="Times New Roman" w:cs="Times New Roman"/>
              </w:rPr>
              <w:t xml:space="preserve">20.2 </w:t>
            </w:r>
            <w:r w:rsidR="00787F9B" w:rsidRPr="009D4014">
              <w:rPr>
                <w:rFonts w:ascii="Times New Roman" w:hAnsi="Times New Roman" w:cs="Times New Roman"/>
              </w:rPr>
              <w:t>±</w:t>
            </w:r>
            <w:r>
              <w:rPr>
                <w:rFonts w:ascii="Times New Roman" w:hAnsi="Times New Roman" w:cs="Times New Roman"/>
              </w:rPr>
              <w:t xml:space="preserve"> 7.36</w:t>
            </w:r>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tcBorders>
              <w:top w:val="single" w:sz="4" w:space="0" w:color="auto"/>
              <w:left w:val="nil"/>
              <w:bottom w:val="nil"/>
              <w:right w:val="nil"/>
            </w:tcBorders>
            <w:vAlign w:val="center"/>
          </w:tcPr>
          <w:p w14:paraId="7D963744" w14:textId="59E30160" w:rsidR="003C53F7" w:rsidRPr="009D4014" w:rsidRDefault="00E642EB" w:rsidP="003C53F7">
            <w:pPr>
              <w:jc w:val="center"/>
              <w:rPr>
                <w:rFonts w:ascii="Times New Roman" w:hAnsi="Times New Roman" w:cs="Times New Roman"/>
              </w:rPr>
            </w:pPr>
            <w:r>
              <w:rPr>
                <w:rFonts w:ascii="Times New Roman" w:hAnsi="Times New Roman" w:cs="Times New Roman"/>
              </w:rPr>
              <w:t xml:space="preserve">5.92 </w:t>
            </w:r>
            <w:r w:rsidR="00787F9B" w:rsidRPr="009D4014">
              <w:rPr>
                <w:rFonts w:ascii="Times New Roman" w:hAnsi="Times New Roman" w:cs="Times New Roman"/>
              </w:rPr>
              <w:t>±</w:t>
            </w:r>
            <w:r>
              <w:rPr>
                <w:rFonts w:ascii="Times New Roman" w:hAnsi="Times New Roman" w:cs="Times New Roman"/>
              </w:rPr>
              <w:t xml:space="preserve"> 2.54</w:t>
            </w:r>
          </w:p>
        </w:tc>
        <w:tc>
          <w:tcPr>
            <w:tcW w:w="1872" w:type="dxa"/>
            <w:tcBorders>
              <w:top w:val="single" w:sz="4" w:space="0" w:color="auto"/>
              <w:left w:val="nil"/>
              <w:bottom w:val="nil"/>
            </w:tcBorders>
            <w:vAlign w:val="center"/>
          </w:tcPr>
          <w:p w14:paraId="06D33414" w14:textId="40E1A9D8" w:rsidR="003C53F7" w:rsidRPr="009D4014" w:rsidRDefault="006D6FAC" w:rsidP="003C53F7">
            <w:pPr>
              <w:jc w:val="center"/>
              <w:rPr>
                <w:rFonts w:ascii="Times New Roman" w:hAnsi="Times New Roman" w:cs="Times New Roman"/>
              </w:rPr>
            </w:pPr>
            <w:r>
              <w:rPr>
                <w:rFonts w:ascii="Times New Roman" w:hAnsi="Times New Roman" w:cs="Times New Roman"/>
              </w:rPr>
              <w:t xml:space="preserve">4.60 </w:t>
            </w:r>
            <w:r w:rsidR="00787F9B" w:rsidRPr="009D4014">
              <w:rPr>
                <w:rFonts w:ascii="Times New Roman" w:hAnsi="Times New Roman" w:cs="Times New Roman"/>
              </w:rPr>
              <w:t>±</w:t>
            </w:r>
            <w:r>
              <w:rPr>
                <w:rFonts w:ascii="Times New Roman" w:hAnsi="Times New Roman" w:cs="Times New Roman"/>
              </w:rPr>
              <w:t xml:space="preserve"> 3.61</w:t>
            </w:r>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tcBorders>
              <w:top w:val="nil"/>
              <w:left w:val="nil"/>
              <w:bottom w:val="single" w:sz="4" w:space="0" w:color="auto"/>
              <w:right w:val="nil"/>
            </w:tcBorders>
            <w:vAlign w:val="center"/>
          </w:tcPr>
          <w:p w14:paraId="32E14B5F" w14:textId="699E5C07" w:rsidR="003C53F7" w:rsidRPr="009D4014" w:rsidRDefault="00E642EB" w:rsidP="003C53F7">
            <w:pPr>
              <w:jc w:val="center"/>
              <w:rPr>
                <w:rFonts w:ascii="Times New Roman" w:hAnsi="Times New Roman" w:cs="Times New Roman"/>
              </w:rPr>
            </w:pPr>
            <w:r>
              <w:rPr>
                <w:rFonts w:ascii="Times New Roman" w:hAnsi="Times New Roman" w:cs="Times New Roman"/>
              </w:rPr>
              <w:t xml:space="preserve">5.79 </w:t>
            </w:r>
            <w:r w:rsidRPr="009D4014">
              <w:rPr>
                <w:rFonts w:ascii="Times New Roman" w:hAnsi="Times New Roman" w:cs="Times New Roman"/>
              </w:rPr>
              <w:t>±</w:t>
            </w:r>
            <w:r>
              <w:rPr>
                <w:rFonts w:ascii="Times New Roman" w:hAnsi="Times New Roman" w:cs="Times New Roman"/>
              </w:rPr>
              <w:t xml:space="preserve"> 2.27</w:t>
            </w:r>
          </w:p>
        </w:tc>
        <w:tc>
          <w:tcPr>
            <w:tcW w:w="1872" w:type="dxa"/>
            <w:tcBorders>
              <w:top w:val="nil"/>
              <w:left w:val="nil"/>
              <w:bottom w:val="single" w:sz="4" w:space="0" w:color="auto"/>
            </w:tcBorders>
            <w:vAlign w:val="center"/>
          </w:tcPr>
          <w:p w14:paraId="08154326" w14:textId="6E105DE9" w:rsidR="003C53F7" w:rsidRPr="009D4014" w:rsidRDefault="00E642EB" w:rsidP="003C53F7">
            <w:pPr>
              <w:jc w:val="center"/>
              <w:rPr>
                <w:rFonts w:ascii="Times New Roman" w:hAnsi="Times New Roman" w:cs="Times New Roman"/>
              </w:rPr>
            </w:pPr>
            <w:r>
              <w:rPr>
                <w:rFonts w:ascii="Times New Roman" w:hAnsi="Times New Roman" w:cs="Times New Roman"/>
              </w:rPr>
              <w:t xml:space="preserve">4.29 </w:t>
            </w:r>
            <w:r w:rsidR="00787F9B" w:rsidRPr="009D4014">
              <w:rPr>
                <w:rFonts w:ascii="Times New Roman" w:hAnsi="Times New Roman" w:cs="Times New Roman"/>
              </w:rPr>
              <w:t>±</w:t>
            </w:r>
            <w:r>
              <w:rPr>
                <w:rFonts w:ascii="Times New Roman" w:hAnsi="Times New Roman" w:cs="Times New Roman"/>
              </w:rPr>
              <w:t xml:space="preserve"> 4.43</w:t>
            </w:r>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tcBorders>
              <w:top w:val="single" w:sz="4" w:space="0" w:color="auto"/>
              <w:left w:val="nil"/>
              <w:bottom w:val="nil"/>
              <w:right w:val="nil"/>
            </w:tcBorders>
            <w:vAlign w:val="center"/>
          </w:tcPr>
          <w:p w14:paraId="27E48F10" w14:textId="2DE145DD" w:rsidR="003C53F7" w:rsidRPr="009D4014" w:rsidRDefault="00E642EB" w:rsidP="003C53F7">
            <w:pPr>
              <w:jc w:val="center"/>
              <w:rPr>
                <w:rFonts w:ascii="Times New Roman" w:hAnsi="Times New Roman" w:cs="Times New Roman"/>
              </w:rPr>
            </w:pPr>
            <w:r>
              <w:rPr>
                <w:rFonts w:ascii="Times New Roman" w:hAnsi="Times New Roman" w:cs="Times New Roman"/>
              </w:rPr>
              <w:t xml:space="preserve">5.43 </w:t>
            </w:r>
            <w:r w:rsidRPr="009D4014">
              <w:rPr>
                <w:rFonts w:ascii="Times New Roman" w:hAnsi="Times New Roman" w:cs="Times New Roman"/>
              </w:rPr>
              <w:t>±</w:t>
            </w:r>
            <w:r>
              <w:rPr>
                <w:rFonts w:ascii="Times New Roman" w:hAnsi="Times New Roman" w:cs="Times New Roman"/>
              </w:rPr>
              <w:t xml:space="preserve"> 2.25</w:t>
            </w:r>
          </w:p>
        </w:tc>
        <w:tc>
          <w:tcPr>
            <w:tcW w:w="1872" w:type="dxa"/>
            <w:tcBorders>
              <w:top w:val="single" w:sz="4" w:space="0" w:color="auto"/>
              <w:left w:val="nil"/>
              <w:bottom w:val="nil"/>
            </w:tcBorders>
            <w:vAlign w:val="center"/>
          </w:tcPr>
          <w:p w14:paraId="06511881" w14:textId="784119EB" w:rsidR="003C53F7" w:rsidRPr="009D4014" w:rsidRDefault="006D6FAC" w:rsidP="003C53F7">
            <w:pPr>
              <w:jc w:val="center"/>
              <w:rPr>
                <w:rFonts w:ascii="Times New Roman" w:hAnsi="Times New Roman" w:cs="Times New Roman"/>
              </w:rPr>
            </w:pPr>
            <w:r>
              <w:rPr>
                <w:rFonts w:ascii="Times New Roman" w:hAnsi="Times New Roman" w:cs="Times New Roman"/>
              </w:rPr>
              <w:t xml:space="preserve">7.18 </w:t>
            </w:r>
            <w:r w:rsidR="00787F9B" w:rsidRPr="009D4014">
              <w:rPr>
                <w:rFonts w:ascii="Times New Roman" w:hAnsi="Times New Roman" w:cs="Times New Roman"/>
              </w:rPr>
              <w:t>±</w:t>
            </w:r>
            <w:r>
              <w:rPr>
                <w:rFonts w:ascii="Times New Roman" w:hAnsi="Times New Roman" w:cs="Times New Roman"/>
              </w:rPr>
              <w:t xml:space="preserve"> 6.38</w:t>
            </w:r>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tcBorders>
              <w:top w:val="nil"/>
              <w:left w:val="nil"/>
              <w:bottom w:val="single" w:sz="4" w:space="0" w:color="auto"/>
              <w:right w:val="nil"/>
            </w:tcBorders>
            <w:vAlign w:val="center"/>
          </w:tcPr>
          <w:p w14:paraId="78D62734" w14:textId="5F63FC7E" w:rsidR="003C53F7" w:rsidRPr="009D4014" w:rsidRDefault="00E642EB" w:rsidP="003C53F7">
            <w:pPr>
              <w:jc w:val="center"/>
              <w:rPr>
                <w:rFonts w:ascii="Times New Roman" w:hAnsi="Times New Roman" w:cs="Times New Roman"/>
              </w:rPr>
            </w:pPr>
            <w:r>
              <w:rPr>
                <w:rFonts w:ascii="Times New Roman" w:hAnsi="Times New Roman" w:cs="Times New Roman"/>
              </w:rPr>
              <w:t xml:space="preserve">5.17 </w:t>
            </w:r>
            <w:r w:rsidRPr="009D4014">
              <w:rPr>
                <w:rFonts w:ascii="Times New Roman" w:hAnsi="Times New Roman" w:cs="Times New Roman"/>
              </w:rPr>
              <w:t>±</w:t>
            </w:r>
            <w:r>
              <w:rPr>
                <w:rFonts w:ascii="Times New Roman" w:hAnsi="Times New Roman" w:cs="Times New Roman"/>
              </w:rPr>
              <w:t xml:space="preserve"> 2.04</w:t>
            </w:r>
          </w:p>
        </w:tc>
        <w:tc>
          <w:tcPr>
            <w:tcW w:w="1872" w:type="dxa"/>
            <w:tcBorders>
              <w:top w:val="nil"/>
              <w:left w:val="nil"/>
              <w:bottom w:val="single" w:sz="4" w:space="0" w:color="auto"/>
            </w:tcBorders>
            <w:vAlign w:val="center"/>
          </w:tcPr>
          <w:p w14:paraId="4AAAFE69" w14:textId="0707419C" w:rsidR="003C53F7" w:rsidRPr="009D4014" w:rsidRDefault="006D6FAC" w:rsidP="003C53F7">
            <w:pPr>
              <w:jc w:val="center"/>
              <w:rPr>
                <w:rFonts w:ascii="Times New Roman" w:hAnsi="Times New Roman" w:cs="Times New Roman"/>
              </w:rPr>
            </w:pPr>
            <w:r>
              <w:rPr>
                <w:rFonts w:ascii="Times New Roman" w:hAnsi="Times New Roman" w:cs="Times New Roman"/>
              </w:rPr>
              <w:t xml:space="preserve">5.87 </w:t>
            </w:r>
            <w:r w:rsidR="00787F9B" w:rsidRPr="009D4014">
              <w:rPr>
                <w:rFonts w:ascii="Times New Roman" w:hAnsi="Times New Roman" w:cs="Times New Roman"/>
              </w:rPr>
              <w:t>±</w:t>
            </w:r>
            <w:r>
              <w:rPr>
                <w:rFonts w:ascii="Times New Roman" w:hAnsi="Times New Roman" w:cs="Times New Roman"/>
              </w:rPr>
              <w:t xml:space="preserve"> 6.28</w:t>
            </w:r>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tcBorders>
              <w:top w:val="single" w:sz="4" w:space="0" w:color="auto"/>
              <w:left w:val="nil"/>
              <w:bottom w:val="nil"/>
              <w:right w:val="nil"/>
            </w:tcBorders>
            <w:vAlign w:val="center"/>
          </w:tcPr>
          <w:p w14:paraId="58441A93" w14:textId="3FCC6D4C" w:rsidR="003C53F7" w:rsidRPr="009D4014" w:rsidRDefault="00E642EB" w:rsidP="003C53F7">
            <w:pPr>
              <w:jc w:val="center"/>
              <w:rPr>
                <w:rFonts w:ascii="Times New Roman" w:hAnsi="Times New Roman" w:cs="Times New Roman"/>
              </w:rPr>
            </w:pPr>
            <w:r>
              <w:rPr>
                <w:rFonts w:ascii="Times New Roman" w:hAnsi="Times New Roman" w:cs="Times New Roman"/>
              </w:rPr>
              <w:t xml:space="preserve">7.35 </w:t>
            </w:r>
            <w:r w:rsidRPr="009D4014">
              <w:rPr>
                <w:rFonts w:ascii="Times New Roman" w:hAnsi="Times New Roman" w:cs="Times New Roman"/>
              </w:rPr>
              <w:t>±</w:t>
            </w:r>
            <w:r>
              <w:rPr>
                <w:rFonts w:ascii="Times New Roman" w:hAnsi="Times New Roman" w:cs="Times New Roman"/>
              </w:rPr>
              <w:t xml:space="preserve"> 3.73</w:t>
            </w:r>
          </w:p>
        </w:tc>
        <w:tc>
          <w:tcPr>
            <w:tcW w:w="1872" w:type="dxa"/>
            <w:tcBorders>
              <w:top w:val="single" w:sz="4" w:space="0" w:color="auto"/>
              <w:left w:val="nil"/>
              <w:bottom w:val="nil"/>
            </w:tcBorders>
            <w:vAlign w:val="center"/>
          </w:tcPr>
          <w:p w14:paraId="47BC678C" w14:textId="7AAA863F" w:rsidR="003C53F7" w:rsidRPr="009D4014" w:rsidRDefault="006D6FAC" w:rsidP="003C53F7">
            <w:pPr>
              <w:jc w:val="center"/>
              <w:rPr>
                <w:rFonts w:ascii="Times New Roman" w:hAnsi="Times New Roman" w:cs="Times New Roman"/>
              </w:rPr>
            </w:pPr>
            <w:r>
              <w:rPr>
                <w:rFonts w:ascii="Times New Roman" w:hAnsi="Times New Roman" w:cs="Times New Roman"/>
              </w:rPr>
              <w:t xml:space="preserve">8.84 </w:t>
            </w:r>
            <w:r w:rsidR="00787F9B" w:rsidRPr="009D4014">
              <w:rPr>
                <w:rFonts w:ascii="Times New Roman" w:hAnsi="Times New Roman" w:cs="Times New Roman"/>
              </w:rPr>
              <w:t>±</w:t>
            </w:r>
            <w:r>
              <w:rPr>
                <w:rFonts w:ascii="Times New Roman" w:hAnsi="Times New Roman" w:cs="Times New Roman"/>
              </w:rPr>
              <w:t xml:space="preserve"> 4.36</w:t>
            </w:r>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tcBorders>
              <w:top w:val="nil"/>
              <w:left w:val="nil"/>
              <w:bottom w:val="single" w:sz="4" w:space="0" w:color="auto"/>
              <w:right w:val="nil"/>
            </w:tcBorders>
            <w:vAlign w:val="center"/>
          </w:tcPr>
          <w:p w14:paraId="0A3B610D" w14:textId="6F08331B" w:rsidR="003C53F7" w:rsidRPr="009D4014" w:rsidRDefault="00E642EB" w:rsidP="003C53F7">
            <w:pPr>
              <w:jc w:val="center"/>
              <w:rPr>
                <w:rFonts w:ascii="Times New Roman" w:hAnsi="Times New Roman" w:cs="Times New Roman"/>
              </w:rPr>
            </w:pPr>
            <w:r>
              <w:rPr>
                <w:rFonts w:ascii="Times New Roman" w:hAnsi="Times New Roman" w:cs="Times New Roman"/>
              </w:rPr>
              <w:t xml:space="preserve">10.6 </w:t>
            </w:r>
            <w:r w:rsidRPr="009D4014">
              <w:rPr>
                <w:rFonts w:ascii="Times New Roman" w:hAnsi="Times New Roman" w:cs="Times New Roman"/>
              </w:rPr>
              <w:t>±</w:t>
            </w:r>
            <w:r>
              <w:rPr>
                <w:rFonts w:ascii="Times New Roman" w:hAnsi="Times New Roman" w:cs="Times New Roman"/>
              </w:rPr>
              <w:t xml:space="preserve"> 4.66</w:t>
            </w:r>
          </w:p>
        </w:tc>
        <w:tc>
          <w:tcPr>
            <w:tcW w:w="1872" w:type="dxa"/>
            <w:tcBorders>
              <w:top w:val="nil"/>
              <w:left w:val="nil"/>
              <w:bottom w:val="single" w:sz="4" w:space="0" w:color="auto"/>
            </w:tcBorders>
            <w:vAlign w:val="center"/>
          </w:tcPr>
          <w:p w14:paraId="2306F329" w14:textId="38CC75AD" w:rsidR="003C53F7" w:rsidRPr="009D4014" w:rsidRDefault="006D6FAC" w:rsidP="003C53F7">
            <w:pPr>
              <w:jc w:val="center"/>
              <w:rPr>
                <w:rFonts w:ascii="Times New Roman" w:hAnsi="Times New Roman" w:cs="Times New Roman"/>
              </w:rPr>
            </w:pPr>
            <w:r>
              <w:rPr>
                <w:rFonts w:ascii="Times New Roman" w:hAnsi="Times New Roman" w:cs="Times New Roman"/>
              </w:rPr>
              <w:t xml:space="preserve">11.2 </w:t>
            </w:r>
            <w:r w:rsidR="00787F9B" w:rsidRPr="009D4014">
              <w:rPr>
                <w:rFonts w:ascii="Times New Roman" w:hAnsi="Times New Roman" w:cs="Times New Roman"/>
              </w:rPr>
              <w:t>±</w:t>
            </w:r>
            <w:r>
              <w:rPr>
                <w:rFonts w:ascii="Times New Roman" w:hAnsi="Times New Roman" w:cs="Times New Roman"/>
              </w:rPr>
              <w:t xml:space="preserve"> 6.32</w:t>
            </w:r>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tcBorders>
              <w:top w:val="single" w:sz="4" w:space="0" w:color="auto"/>
              <w:left w:val="nil"/>
              <w:bottom w:val="nil"/>
              <w:right w:val="nil"/>
            </w:tcBorders>
            <w:vAlign w:val="center"/>
          </w:tcPr>
          <w:p w14:paraId="45DB8920" w14:textId="56BCE0E8" w:rsidR="003C53F7" w:rsidRPr="00B249C1" w:rsidRDefault="00E642EB" w:rsidP="00297EDA">
            <w:pPr>
              <w:jc w:val="center"/>
              <w:rPr>
                <w:rFonts w:ascii="Times New Roman" w:hAnsi="Times New Roman" w:cs="Times New Roman"/>
                <w:b/>
                <w:bCs/>
              </w:rPr>
            </w:pPr>
            <w:r w:rsidRPr="008469FB">
              <w:rPr>
                <w:rFonts w:ascii="Times New Roman" w:hAnsi="Times New Roman" w:cs="Times New Roman"/>
                <w:b/>
                <w:bCs/>
              </w:rPr>
              <w:t>7.00 ± 3.79</w:t>
            </w:r>
          </w:p>
        </w:tc>
        <w:tc>
          <w:tcPr>
            <w:tcW w:w="1872" w:type="dxa"/>
            <w:tcBorders>
              <w:top w:val="single" w:sz="4" w:space="0" w:color="auto"/>
              <w:left w:val="nil"/>
              <w:bottom w:val="nil"/>
            </w:tcBorders>
            <w:vAlign w:val="center"/>
          </w:tcPr>
          <w:p w14:paraId="12286E5D" w14:textId="51A37F80" w:rsidR="003C53F7" w:rsidRPr="009D4014" w:rsidRDefault="006D6FAC" w:rsidP="003C53F7">
            <w:pPr>
              <w:jc w:val="center"/>
              <w:rPr>
                <w:rFonts w:ascii="Times New Roman" w:hAnsi="Times New Roman" w:cs="Times New Roman"/>
              </w:rPr>
            </w:pPr>
            <w:r>
              <w:rPr>
                <w:rFonts w:ascii="Times New Roman" w:hAnsi="Times New Roman" w:cs="Times New Roman"/>
              </w:rPr>
              <w:t xml:space="preserve">7.29 </w:t>
            </w:r>
            <w:r w:rsidR="00787F9B" w:rsidRPr="009D4014">
              <w:rPr>
                <w:rFonts w:ascii="Times New Roman" w:hAnsi="Times New Roman" w:cs="Times New Roman"/>
              </w:rPr>
              <w:t>±</w:t>
            </w:r>
            <w:r>
              <w:rPr>
                <w:rFonts w:ascii="Times New Roman" w:hAnsi="Times New Roman" w:cs="Times New Roman"/>
              </w:rPr>
              <w:t xml:space="preserve"> 3.47</w:t>
            </w:r>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tcBorders>
              <w:top w:val="nil"/>
              <w:left w:val="nil"/>
              <w:bottom w:val="single" w:sz="4" w:space="0" w:color="auto"/>
              <w:right w:val="nil"/>
            </w:tcBorders>
            <w:vAlign w:val="center"/>
          </w:tcPr>
          <w:p w14:paraId="239D804F" w14:textId="769BC5AB" w:rsidR="003C53F7" w:rsidRPr="009D4014" w:rsidRDefault="00E642EB" w:rsidP="003C53F7">
            <w:pPr>
              <w:jc w:val="center"/>
              <w:rPr>
                <w:rFonts w:ascii="Times New Roman" w:hAnsi="Times New Roman" w:cs="Times New Roman"/>
                <w:b/>
              </w:rPr>
            </w:pPr>
            <w:r>
              <w:rPr>
                <w:rFonts w:ascii="Times New Roman" w:hAnsi="Times New Roman" w:cs="Times New Roman"/>
              </w:rPr>
              <w:t xml:space="preserve">7.08 </w:t>
            </w:r>
            <w:r w:rsidRPr="009D4014">
              <w:rPr>
                <w:rFonts w:ascii="Times New Roman" w:hAnsi="Times New Roman" w:cs="Times New Roman"/>
              </w:rPr>
              <w:t>±</w:t>
            </w:r>
            <w:r>
              <w:rPr>
                <w:rFonts w:ascii="Times New Roman" w:hAnsi="Times New Roman" w:cs="Times New Roman"/>
              </w:rPr>
              <w:t xml:space="preserve"> 4.80</w:t>
            </w:r>
          </w:p>
        </w:tc>
        <w:tc>
          <w:tcPr>
            <w:tcW w:w="1872" w:type="dxa"/>
            <w:tcBorders>
              <w:top w:val="nil"/>
              <w:left w:val="nil"/>
              <w:bottom w:val="single" w:sz="4" w:space="0" w:color="auto"/>
            </w:tcBorders>
            <w:vAlign w:val="center"/>
          </w:tcPr>
          <w:p w14:paraId="6C5025E5" w14:textId="21C8DEC7" w:rsidR="003C53F7" w:rsidRPr="009D4014" w:rsidRDefault="006D6FAC" w:rsidP="003C53F7">
            <w:pPr>
              <w:jc w:val="center"/>
              <w:rPr>
                <w:rFonts w:ascii="Times New Roman" w:hAnsi="Times New Roman" w:cs="Times New Roman"/>
              </w:rPr>
            </w:pPr>
            <w:r>
              <w:rPr>
                <w:rFonts w:ascii="Times New Roman" w:hAnsi="Times New Roman" w:cs="Times New Roman"/>
              </w:rPr>
              <w:t xml:space="preserve">8.11 </w:t>
            </w:r>
            <w:r w:rsidR="00787F9B" w:rsidRPr="009D4014">
              <w:rPr>
                <w:rFonts w:ascii="Times New Roman" w:hAnsi="Times New Roman" w:cs="Times New Roman"/>
              </w:rPr>
              <w:t>±</w:t>
            </w:r>
            <w:r>
              <w:rPr>
                <w:rFonts w:ascii="Times New Roman" w:hAnsi="Times New Roman" w:cs="Times New Roman"/>
              </w:rPr>
              <w:t xml:space="preserve"> 3.62</w:t>
            </w:r>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tcBorders>
              <w:top w:val="single" w:sz="4" w:space="0" w:color="auto"/>
              <w:left w:val="nil"/>
              <w:bottom w:val="nil"/>
              <w:right w:val="nil"/>
            </w:tcBorders>
            <w:vAlign w:val="center"/>
          </w:tcPr>
          <w:p w14:paraId="6651200C" w14:textId="60C1704E" w:rsidR="003C53F7" w:rsidRPr="009D4014" w:rsidRDefault="00E642EB" w:rsidP="003C53F7">
            <w:pPr>
              <w:jc w:val="center"/>
              <w:rPr>
                <w:rFonts w:ascii="Times New Roman" w:hAnsi="Times New Roman" w:cs="Times New Roman"/>
              </w:rPr>
            </w:pPr>
            <w:r>
              <w:rPr>
                <w:rFonts w:ascii="Times New Roman" w:hAnsi="Times New Roman" w:cs="Times New Roman"/>
              </w:rPr>
              <w:t xml:space="preserve">6.24 </w:t>
            </w:r>
            <w:r w:rsidRPr="009D4014">
              <w:rPr>
                <w:rFonts w:ascii="Times New Roman" w:hAnsi="Times New Roman" w:cs="Times New Roman"/>
              </w:rPr>
              <w:t>±</w:t>
            </w:r>
            <w:r>
              <w:rPr>
                <w:rFonts w:ascii="Times New Roman" w:hAnsi="Times New Roman" w:cs="Times New Roman"/>
              </w:rPr>
              <w:t xml:space="preserve"> 3.62</w:t>
            </w:r>
          </w:p>
        </w:tc>
        <w:tc>
          <w:tcPr>
            <w:tcW w:w="1872" w:type="dxa"/>
            <w:tcBorders>
              <w:top w:val="single" w:sz="4" w:space="0" w:color="auto"/>
              <w:left w:val="nil"/>
              <w:bottom w:val="nil"/>
            </w:tcBorders>
            <w:vAlign w:val="center"/>
          </w:tcPr>
          <w:p w14:paraId="37CCD3A5" w14:textId="39BBADAA" w:rsidR="003C53F7" w:rsidRPr="008469FB" w:rsidRDefault="006D6FAC" w:rsidP="00297EDA">
            <w:pPr>
              <w:jc w:val="center"/>
              <w:rPr>
                <w:rFonts w:ascii="Times New Roman" w:hAnsi="Times New Roman" w:cs="Times New Roman"/>
                <w:b/>
                <w:bCs/>
                <w:u w:val="single"/>
              </w:rPr>
            </w:pPr>
            <w:r w:rsidRPr="008469FB">
              <w:rPr>
                <w:rFonts w:ascii="Times New Roman" w:hAnsi="Times New Roman" w:cs="Times New Roman"/>
                <w:b/>
                <w:bCs/>
                <w:u w:val="single"/>
              </w:rPr>
              <w:t xml:space="preserve">11.4 </w:t>
            </w:r>
            <w:r w:rsidR="00787F9B" w:rsidRPr="008469FB">
              <w:rPr>
                <w:rFonts w:ascii="Times New Roman" w:hAnsi="Times New Roman" w:cs="Times New Roman"/>
                <w:b/>
                <w:bCs/>
                <w:u w:val="single"/>
              </w:rPr>
              <w:t>±</w:t>
            </w:r>
            <w:r w:rsidRPr="008469FB">
              <w:rPr>
                <w:rFonts w:ascii="Times New Roman" w:hAnsi="Times New Roman" w:cs="Times New Roman"/>
                <w:b/>
                <w:bCs/>
                <w:u w:val="single"/>
              </w:rPr>
              <w:t xml:space="preserve"> 3.79</w:t>
            </w:r>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tcBorders>
              <w:top w:val="nil"/>
              <w:left w:val="nil"/>
              <w:bottom w:val="single" w:sz="4" w:space="0" w:color="auto"/>
              <w:right w:val="nil"/>
            </w:tcBorders>
            <w:vAlign w:val="center"/>
          </w:tcPr>
          <w:p w14:paraId="2BB17280" w14:textId="729EEB01" w:rsidR="003C53F7" w:rsidRPr="009D4014" w:rsidRDefault="00E642EB" w:rsidP="003C53F7">
            <w:pPr>
              <w:jc w:val="center"/>
              <w:rPr>
                <w:rFonts w:ascii="Times New Roman" w:hAnsi="Times New Roman" w:cs="Times New Roman"/>
              </w:rPr>
            </w:pPr>
            <w:r>
              <w:rPr>
                <w:rFonts w:ascii="Times New Roman" w:hAnsi="Times New Roman" w:cs="Times New Roman"/>
              </w:rPr>
              <w:t xml:space="preserve">14.2 </w:t>
            </w:r>
            <w:r w:rsidRPr="009D4014">
              <w:rPr>
                <w:rFonts w:ascii="Times New Roman" w:hAnsi="Times New Roman" w:cs="Times New Roman"/>
              </w:rPr>
              <w:t>±</w:t>
            </w:r>
            <w:r>
              <w:rPr>
                <w:rFonts w:ascii="Times New Roman" w:hAnsi="Times New Roman" w:cs="Times New Roman"/>
              </w:rPr>
              <w:t xml:space="preserve"> 3.80</w:t>
            </w:r>
          </w:p>
        </w:tc>
        <w:tc>
          <w:tcPr>
            <w:tcW w:w="1872" w:type="dxa"/>
            <w:tcBorders>
              <w:top w:val="nil"/>
              <w:left w:val="nil"/>
              <w:bottom w:val="single" w:sz="4" w:space="0" w:color="auto"/>
            </w:tcBorders>
            <w:vAlign w:val="center"/>
          </w:tcPr>
          <w:p w14:paraId="51825EEF" w14:textId="187C2D48" w:rsidR="003C53F7" w:rsidRPr="009D4014" w:rsidRDefault="006D6FAC" w:rsidP="003C53F7">
            <w:pPr>
              <w:jc w:val="center"/>
              <w:rPr>
                <w:rFonts w:ascii="Times New Roman" w:hAnsi="Times New Roman" w:cs="Times New Roman"/>
                <w:b/>
              </w:rPr>
            </w:pPr>
            <w:r>
              <w:rPr>
                <w:rFonts w:ascii="Times New Roman" w:hAnsi="Times New Roman" w:cs="Times New Roman"/>
              </w:rPr>
              <w:t xml:space="preserve">17.7 </w:t>
            </w:r>
            <w:r w:rsidR="00787F9B" w:rsidRPr="009D4014">
              <w:rPr>
                <w:rFonts w:ascii="Times New Roman" w:hAnsi="Times New Roman" w:cs="Times New Roman"/>
              </w:rPr>
              <w:t>±</w:t>
            </w:r>
            <w:r>
              <w:rPr>
                <w:rFonts w:ascii="Times New Roman" w:hAnsi="Times New Roman" w:cs="Times New Roman"/>
              </w:rPr>
              <w:t xml:space="preserve"> 9.87</w:t>
            </w:r>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tcBorders>
              <w:top w:val="single" w:sz="4" w:space="0" w:color="auto"/>
              <w:left w:val="nil"/>
              <w:bottom w:val="nil"/>
              <w:right w:val="nil"/>
            </w:tcBorders>
            <w:vAlign w:val="center"/>
          </w:tcPr>
          <w:p w14:paraId="2DC402C8" w14:textId="41EC8499" w:rsidR="003C53F7" w:rsidRPr="009D4014" w:rsidRDefault="00E642EB" w:rsidP="003C53F7">
            <w:pPr>
              <w:jc w:val="center"/>
              <w:rPr>
                <w:rFonts w:ascii="Times New Roman" w:hAnsi="Times New Roman" w:cs="Times New Roman"/>
              </w:rPr>
            </w:pPr>
            <w:r>
              <w:rPr>
                <w:rFonts w:ascii="Times New Roman" w:hAnsi="Times New Roman" w:cs="Times New Roman"/>
              </w:rPr>
              <w:t xml:space="preserve">6.12 </w:t>
            </w:r>
            <w:r w:rsidRPr="009D4014">
              <w:rPr>
                <w:rFonts w:ascii="Times New Roman" w:hAnsi="Times New Roman" w:cs="Times New Roman"/>
              </w:rPr>
              <w:t>±</w:t>
            </w:r>
            <w:r>
              <w:rPr>
                <w:rFonts w:ascii="Times New Roman" w:hAnsi="Times New Roman" w:cs="Times New Roman"/>
              </w:rPr>
              <w:t xml:space="preserve"> 3.82</w:t>
            </w:r>
          </w:p>
        </w:tc>
        <w:tc>
          <w:tcPr>
            <w:tcW w:w="1872" w:type="dxa"/>
            <w:tcBorders>
              <w:top w:val="single" w:sz="4" w:space="0" w:color="auto"/>
              <w:left w:val="nil"/>
              <w:bottom w:val="nil"/>
            </w:tcBorders>
            <w:vAlign w:val="center"/>
          </w:tcPr>
          <w:p w14:paraId="53AB7ABD" w14:textId="57E27239" w:rsidR="003C53F7" w:rsidRPr="009D4014" w:rsidRDefault="006D6FAC" w:rsidP="003C53F7">
            <w:pPr>
              <w:jc w:val="center"/>
              <w:rPr>
                <w:rFonts w:ascii="Times New Roman" w:hAnsi="Times New Roman" w:cs="Times New Roman"/>
              </w:rPr>
            </w:pPr>
            <w:r>
              <w:rPr>
                <w:rFonts w:ascii="Times New Roman" w:hAnsi="Times New Roman" w:cs="Times New Roman"/>
              </w:rPr>
              <w:t xml:space="preserve">5.80 </w:t>
            </w:r>
            <w:r w:rsidR="00787F9B" w:rsidRPr="009D4014">
              <w:rPr>
                <w:rFonts w:ascii="Times New Roman" w:hAnsi="Times New Roman" w:cs="Times New Roman"/>
              </w:rPr>
              <w:t>±</w:t>
            </w:r>
            <w:r>
              <w:rPr>
                <w:rFonts w:ascii="Times New Roman" w:hAnsi="Times New Roman" w:cs="Times New Roman"/>
              </w:rPr>
              <w:t xml:space="preserve"> 2.33</w:t>
            </w:r>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tcBorders>
              <w:top w:val="nil"/>
              <w:left w:val="nil"/>
              <w:bottom w:val="single" w:sz="4" w:space="0" w:color="auto"/>
              <w:right w:val="nil"/>
            </w:tcBorders>
            <w:vAlign w:val="center"/>
          </w:tcPr>
          <w:p w14:paraId="050059C2" w14:textId="0D40166B" w:rsidR="003C53F7" w:rsidRPr="009D4014" w:rsidRDefault="00E642EB" w:rsidP="003C53F7">
            <w:pPr>
              <w:jc w:val="center"/>
              <w:rPr>
                <w:rFonts w:ascii="Times New Roman" w:hAnsi="Times New Roman" w:cs="Times New Roman"/>
              </w:rPr>
            </w:pPr>
            <w:r>
              <w:rPr>
                <w:rFonts w:ascii="Times New Roman" w:hAnsi="Times New Roman" w:cs="Times New Roman"/>
              </w:rPr>
              <w:t xml:space="preserve">5.87 </w:t>
            </w:r>
            <w:r w:rsidRPr="009D4014">
              <w:rPr>
                <w:rFonts w:ascii="Times New Roman" w:hAnsi="Times New Roman" w:cs="Times New Roman"/>
              </w:rPr>
              <w:t>±</w:t>
            </w:r>
            <w:r>
              <w:rPr>
                <w:rFonts w:ascii="Times New Roman" w:hAnsi="Times New Roman" w:cs="Times New Roman"/>
              </w:rPr>
              <w:t xml:space="preserve"> 4.17</w:t>
            </w:r>
          </w:p>
        </w:tc>
        <w:tc>
          <w:tcPr>
            <w:tcW w:w="1872" w:type="dxa"/>
            <w:tcBorders>
              <w:top w:val="nil"/>
              <w:left w:val="nil"/>
              <w:bottom w:val="single" w:sz="4" w:space="0" w:color="auto"/>
            </w:tcBorders>
            <w:vAlign w:val="center"/>
          </w:tcPr>
          <w:p w14:paraId="79800C0A" w14:textId="55904BD9" w:rsidR="003C53F7" w:rsidRPr="009D4014" w:rsidRDefault="006D6FAC" w:rsidP="003C53F7">
            <w:pPr>
              <w:jc w:val="center"/>
              <w:rPr>
                <w:rFonts w:ascii="Times New Roman" w:hAnsi="Times New Roman" w:cs="Times New Roman"/>
              </w:rPr>
            </w:pPr>
            <w:r>
              <w:rPr>
                <w:rFonts w:ascii="Times New Roman" w:hAnsi="Times New Roman" w:cs="Times New Roman"/>
              </w:rPr>
              <w:t xml:space="preserve">4.80 </w:t>
            </w:r>
            <w:r w:rsidR="00787F9B" w:rsidRPr="009D4014">
              <w:rPr>
                <w:rFonts w:ascii="Times New Roman" w:hAnsi="Times New Roman" w:cs="Times New Roman"/>
              </w:rPr>
              <w:t>±</w:t>
            </w:r>
            <w:r>
              <w:rPr>
                <w:rFonts w:ascii="Times New Roman" w:hAnsi="Times New Roman" w:cs="Times New Roman"/>
              </w:rPr>
              <w:t xml:space="preserve"> 1.76</w:t>
            </w:r>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tcBorders>
              <w:top w:val="single" w:sz="4" w:space="0" w:color="auto"/>
              <w:left w:val="nil"/>
              <w:bottom w:val="nil"/>
              <w:right w:val="nil"/>
            </w:tcBorders>
            <w:vAlign w:val="center"/>
          </w:tcPr>
          <w:p w14:paraId="6E6C2675" w14:textId="0B017C5A" w:rsidR="003C53F7" w:rsidRPr="009D4014" w:rsidRDefault="00E642EB" w:rsidP="003C53F7">
            <w:pPr>
              <w:jc w:val="center"/>
              <w:rPr>
                <w:rFonts w:ascii="Times New Roman" w:hAnsi="Times New Roman" w:cs="Times New Roman"/>
              </w:rPr>
            </w:pPr>
            <w:r>
              <w:rPr>
                <w:rFonts w:ascii="Times New Roman" w:hAnsi="Times New Roman" w:cs="Times New Roman"/>
              </w:rPr>
              <w:t xml:space="preserve">13.2 </w:t>
            </w:r>
            <w:r w:rsidRPr="009D4014">
              <w:rPr>
                <w:rFonts w:ascii="Times New Roman" w:hAnsi="Times New Roman" w:cs="Times New Roman"/>
              </w:rPr>
              <w:t>±</w:t>
            </w:r>
            <w:r>
              <w:rPr>
                <w:rFonts w:ascii="Times New Roman" w:hAnsi="Times New Roman" w:cs="Times New Roman"/>
              </w:rPr>
              <w:t xml:space="preserve"> 4.50</w:t>
            </w:r>
          </w:p>
        </w:tc>
        <w:tc>
          <w:tcPr>
            <w:tcW w:w="1872" w:type="dxa"/>
            <w:tcBorders>
              <w:top w:val="single" w:sz="4" w:space="0" w:color="auto"/>
              <w:left w:val="nil"/>
              <w:bottom w:val="nil"/>
            </w:tcBorders>
            <w:vAlign w:val="center"/>
          </w:tcPr>
          <w:p w14:paraId="460C367D" w14:textId="5881467B" w:rsidR="003C53F7" w:rsidRPr="009D4014" w:rsidRDefault="006D6FAC" w:rsidP="003C53F7">
            <w:pPr>
              <w:jc w:val="center"/>
              <w:rPr>
                <w:rFonts w:ascii="Times New Roman" w:hAnsi="Times New Roman" w:cs="Times New Roman"/>
              </w:rPr>
            </w:pPr>
            <w:r>
              <w:rPr>
                <w:rFonts w:ascii="Times New Roman" w:hAnsi="Times New Roman" w:cs="Times New Roman"/>
              </w:rPr>
              <w:t xml:space="preserve">17.8 </w:t>
            </w:r>
            <w:r w:rsidR="00787F9B" w:rsidRPr="009D4014">
              <w:rPr>
                <w:rFonts w:ascii="Times New Roman" w:hAnsi="Times New Roman" w:cs="Times New Roman"/>
              </w:rPr>
              <w:t>±</w:t>
            </w:r>
            <w:r>
              <w:rPr>
                <w:rFonts w:ascii="Times New Roman" w:hAnsi="Times New Roman" w:cs="Times New Roman"/>
              </w:rPr>
              <w:t xml:space="preserve"> 5.22</w:t>
            </w:r>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tcBorders>
              <w:top w:val="nil"/>
              <w:left w:val="nil"/>
              <w:bottom w:val="single" w:sz="4" w:space="0" w:color="auto"/>
              <w:right w:val="nil"/>
            </w:tcBorders>
            <w:vAlign w:val="center"/>
          </w:tcPr>
          <w:p w14:paraId="155A7C0B" w14:textId="40DD19AE" w:rsidR="003C53F7" w:rsidRPr="009D4014" w:rsidRDefault="00E642EB" w:rsidP="003C53F7">
            <w:pPr>
              <w:jc w:val="center"/>
              <w:rPr>
                <w:rFonts w:ascii="Times New Roman" w:hAnsi="Times New Roman" w:cs="Times New Roman"/>
              </w:rPr>
            </w:pPr>
            <w:r>
              <w:rPr>
                <w:rFonts w:ascii="Times New Roman" w:hAnsi="Times New Roman" w:cs="Times New Roman"/>
              </w:rPr>
              <w:t xml:space="preserve">21.3 </w:t>
            </w:r>
            <w:r w:rsidRPr="009D4014">
              <w:rPr>
                <w:rFonts w:ascii="Times New Roman" w:hAnsi="Times New Roman" w:cs="Times New Roman"/>
              </w:rPr>
              <w:t>±</w:t>
            </w:r>
            <w:r>
              <w:rPr>
                <w:rFonts w:ascii="Times New Roman" w:hAnsi="Times New Roman" w:cs="Times New Roman"/>
              </w:rPr>
              <w:t xml:space="preserve"> 4.88</w:t>
            </w:r>
          </w:p>
        </w:tc>
        <w:tc>
          <w:tcPr>
            <w:tcW w:w="1872" w:type="dxa"/>
            <w:tcBorders>
              <w:top w:val="nil"/>
              <w:left w:val="nil"/>
              <w:bottom w:val="single" w:sz="4" w:space="0" w:color="auto"/>
            </w:tcBorders>
            <w:vAlign w:val="center"/>
          </w:tcPr>
          <w:p w14:paraId="4B557A4D" w14:textId="02AEDCC3" w:rsidR="003C53F7" w:rsidRPr="009D4014" w:rsidRDefault="006D6FAC" w:rsidP="003C53F7">
            <w:pPr>
              <w:jc w:val="center"/>
              <w:rPr>
                <w:rFonts w:ascii="Times New Roman" w:hAnsi="Times New Roman" w:cs="Times New Roman"/>
              </w:rPr>
            </w:pPr>
            <w:r>
              <w:rPr>
                <w:rFonts w:ascii="Times New Roman" w:hAnsi="Times New Roman" w:cs="Times New Roman"/>
              </w:rPr>
              <w:t xml:space="preserve">22.3 </w:t>
            </w:r>
            <w:r w:rsidR="00787F9B" w:rsidRPr="009D4014">
              <w:rPr>
                <w:rFonts w:ascii="Times New Roman" w:hAnsi="Times New Roman" w:cs="Times New Roman"/>
              </w:rPr>
              <w:t>±</w:t>
            </w:r>
            <w:r>
              <w:rPr>
                <w:rFonts w:ascii="Times New Roman" w:hAnsi="Times New Roman" w:cs="Times New Roman"/>
              </w:rPr>
              <w:t xml:space="preserve"> 10.3</w:t>
            </w:r>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2380AE9D"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r w:rsidR="004C2C27">
        <w:rPr>
          <w:rFonts w:ascii="Times New Roman" w:hAnsi="Times New Roman" w:cs="Times New Roman"/>
          <w:b/>
          <w:sz w:val="24"/>
          <w:szCs w:val="20"/>
        </w:rPr>
        <w:t>5</w:t>
      </w:r>
      <w:r>
        <w:rPr>
          <w:rFonts w:ascii="Times New Roman" w:hAnsi="Times New Roman" w:cs="Times New Roman"/>
          <w:b/>
          <w:sz w:val="24"/>
          <w:szCs w:val="20"/>
        </w:rPr>
        <w:t>.</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4B8A6E81" w:rsidR="00296525" w:rsidRPr="00296525" w:rsidRDefault="00C92919" w:rsidP="00296525">
            <w:pPr>
              <w:jc w:val="center"/>
              <w:rPr>
                <w:rFonts w:ascii="Times New Roman" w:hAnsi="Times New Roman" w:cs="Times New Roman"/>
              </w:rPr>
            </w:pPr>
            <w:r>
              <w:rPr>
                <w:rFonts w:ascii="Times New Roman" w:hAnsi="Times New Roman" w:cs="Times New Roman"/>
              </w:rPr>
              <w:t xml:space="preserve">19.1 </w:t>
            </w:r>
            <w:r w:rsidRPr="007861C0">
              <w:rPr>
                <w:rFonts w:ascii="Times New Roman" w:hAnsi="Times New Roman" w:cs="Times New Roman"/>
              </w:rPr>
              <w:t>±</w:t>
            </w:r>
            <w:r>
              <w:rPr>
                <w:rFonts w:ascii="Times New Roman" w:hAnsi="Times New Roman" w:cs="Times New Roman"/>
              </w:rPr>
              <w:t xml:space="preserve"> 15.6</w:t>
            </w:r>
          </w:p>
        </w:tc>
        <w:tc>
          <w:tcPr>
            <w:tcW w:w="1915" w:type="dxa"/>
            <w:gridSpan w:val="2"/>
            <w:tcBorders>
              <w:top w:val="single" w:sz="12" w:space="0" w:color="auto"/>
              <w:left w:val="nil"/>
              <w:bottom w:val="nil"/>
            </w:tcBorders>
            <w:vAlign w:val="center"/>
          </w:tcPr>
          <w:p w14:paraId="0CFA8DD3" w14:textId="4C68A85B" w:rsidR="00B36862" w:rsidRPr="00B249C1" w:rsidRDefault="00B249C1" w:rsidP="000E333E">
            <w:pPr>
              <w:jc w:val="center"/>
              <w:rPr>
                <w:rFonts w:ascii="Times New Roman" w:hAnsi="Times New Roman" w:cs="Times New Roman"/>
                <w:bCs/>
              </w:rPr>
            </w:pPr>
            <w:r w:rsidRPr="00B249C1">
              <w:rPr>
                <w:rFonts w:ascii="Times New Roman" w:hAnsi="Times New Roman" w:cs="Times New Roman"/>
                <w:bCs/>
              </w:rPr>
              <w:t>5.37 ± 22.3</w:t>
            </w:r>
            <w:r w:rsidR="000E333E" w:rsidRPr="00B249C1">
              <w:rPr>
                <w:rFonts w:ascii="Times New Roman" w:hAnsi="Times New Roman" w:cs="Times New Roman"/>
                <w:bCs/>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4F55F1C5" w:rsidR="00296525" w:rsidRPr="00296525" w:rsidRDefault="00B249C1" w:rsidP="00296525">
            <w:pPr>
              <w:jc w:val="center"/>
              <w:rPr>
                <w:rFonts w:ascii="Times New Roman" w:hAnsi="Times New Roman" w:cs="Times New Roman"/>
                <w:bCs/>
              </w:rPr>
            </w:pPr>
            <w:r>
              <w:rPr>
                <w:rFonts w:ascii="Times New Roman" w:hAnsi="Times New Roman" w:cs="Times New Roman"/>
                <w:bCs/>
              </w:rPr>
              <w:t>1</w:t>
            </w:r>
            <w:r w:rsidR="0026298B">
              <w:rPr>
                <w:rFonts w:ascii="Times New Roman" w:hAnsi="Times New Roman" w:cs="Times New Roman"/>
                <w:bCs/>
              </w:rPr>
              <w:t>3</w:t>
            </w:r>
            <w:r>
              <w:rPr>
                <w:rFonts w:ascii="Times New Roman" w:hAnsi="Times New Roman" w:cs="Times New Roman"/>
                <w:bCs/>
              </w:rPr>
              <w:t>/1</w:t>
            </w:r>
            <w:r w:rsidR="0026298B">
              <w:rPr>
                <w:rFonts w:ascii="Times New Roman" w:hAnsi="Times New Roman" w:cs="Times New Roman"/>
                <w:bCs/>
              </w:rPr>
              <w:t>3</w:t>
            </w:r>
          </w:p>
        </w:tc>
        <w:tc>
          <w:tcPr>
            <w:tcW w:w="1915" w:type="dxa"/>
            <w:gridSpan w:val="2"/>
            <w:tcBorders>
              <w:top w:val="nil"/>
              <w:left w:val="nil"/>
              <w:bottom w:val="single" w:sz="4" w:space="0" w:color="auto"/>
            </w:tcBorders>
            <w:vAlign w:val="center"/>
          </w:tcPr>
          <w:p w14:paraId="4A3E737D" w14:textId="372F5544" w:rsidR="00296525" w:rsidRPr="00296525" w:rsidRDefault="0026298B" w:rsidP="00296525">
            <w:pPr>
              <w:jc w:val="center"/>
              <w:rPr>
                <w:rFonts w:ascii="Times New Roman" w:hAnsi="Times New Roman" w:cs="Times New Roman"/>
                <w:bCs/>
              </w:rPr>
            </w:pPr>
            <w:r>
              <w:rPr>
                <w:rFonts w:ascii="Times New Roman" w:hAnsi="Times New Roman" w:cs="Times New Roman"/>
                <w:bCs/>
              </w:rPr>
              <w:t>5</w:t>
            </w:r>
            <w:r w:rsidR="002550C9">
              <w:rPr>
                <w:rFonts w:ascii="Times New Roman" w:hAnsi="Times New Roman" w:cs="Times New Roman"/>
                <w:bCs/>
              </w:rPr>
              <w:t>/</w:t>
            </w:r>
            <w:r>
              <w:rPr>
                <w:rFonts w:ascii="Times New Roman" w:hAnsi="Times New Roman" w:cs="Times New Roman"/>
                <w:bCs/>
              </w:rPr>
              <w:t>6</w:t>
            </w:r>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15B6091B" w:rsidR="00184826" w:rsidRPr="00296525" w:rsidRDefault="00C92919" w:rsidP="00184826">
            <w:pPr>
              <w:jc w:val="center"/>
              <w:rPr>
                <w:rFonts w:ascii="Times New Roman" w:hAnsi="Times New Roman" w:cs="Times New Roman"/>
              </w:rPr>
            </w:pPr>
            <w:r>
              <w:rPr>
                <w:rFonts w:ascii="Times New Roman" w:hAnsi="Times New Roman" w:cs="Times New Roman"/>
              </w:rPr>
              <w:t xml:space="preserve">12.2 </w:t>
            </w:r>
            <w:r w:rsidRPr="007861C0">
              <w:rPr>
                <w:rFonts w:ascii="Times New Roman" w:hAnsi="Times New Roman" w:cs="Times New Roman"/>
              </w:rPr>
              <w:t>±</w:t>
            </w:r>
            <w:r>
              <w:rPr>
                <w:rFonts w:ascii="Times New Roman" w:hAnsi="Times New Roman" w:cs="Times New Roman"/>
              </w:rPr>
              <w:t xml:space="preserve"> 32.5</w:t>
            </w:r>
          </w:p>
        </w:tc>
        <w:tc>
          <w:tcPr>
            <w:tcW w:w="1915" w:type="dxa"/>
            <w:gridSpan w:val="2"/>
            <w:tcBorders>
              <w:top w:val="single" w:sz="4" w:space="0" w:color="auto"/>
              <w:left w:val="nil"/>
              <w:bottom w:val="nil"/>
            </w:tcBorders>
            <w:vAlign w:val="center"/>
          </w:tcPr>
          <w:p w14:paraId="73D4CBDB" w14:textId="263EAEB5" w:rsidR="00184826" w:rsidRPr="00296525" w:rsidRDefault="00B249C1" w:rsidP="00184826">
            <w:pPr>
              <w:jc w:val="center"/>
              <w:rPr>
                <w:rFonts w:ascii="Times New Roman" w:hAnsi="Times New Roman" w:cs="Times New Roman"/>
              </w:rPr>
            </w:pPr>
            <w:r>
              <w:rPr>
                <w:rFonts w:ascii="Times New Roman" w:hAnsi="Times New Roman" w:cs="Times New Roman"/>
              </w:rPr>
              <w:t xml:space="preserve">0.93 </w:t>
            </w:r>
            <w:r w:rsidRPr="00296525">
              <w:rPr>
                <w:rFonts w:ascii="Times New Roman" w:hAnsi="Times New Roman" w:cs="Times New Roman"/>
              </w:rPr>
              <w:t>±</w:t>
            </w:r>
            <w:r>
              <w:rPr>
                <w:rFonts w:ascii="Times New Roman" w:hAnsi="Times New Roman" w:cs="Times New Roman"/>
              </w:rPr>
              <w:t xml:space="preserve"> 26.3</w:t>
            </w:r>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63BA4FF4"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2</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4AD1BD67" w14:textId="0F6D617E" w:rsidR="00184826" w:rsidRPr="00296525" w:rsidRDefault="0026298B" w:rsidP="00184826">
            <w:pPr>
              <w:jc w:val="center"/>
              <w:rPr>
                <w:rFonts w:ascii="Times New Roman" w:hAnsi="Times New Roman" w:cs="Times New Roman"/>
              </w:rPr>
            </w:pPr>
            <w:r>
              <w:rPr>
                <w:rFonts w:ascii="Times New Roman" w:hAnsi="Times New Roman" w:cs="Times New Roman"/>
              </w:rPr>
              <w:t>5</w:t>
            </w:r>
            <w:r w:rsidR="002550C9">
              <w:rPr>
                <w:rFonts w:ascii="Times New Roman" w:hAnsi="Times New Roman" w:cs="Times New Roman"/>
              </w:rPr>
              <w:t>/</w:t>
            </w:r>
            <w:r>
              <w:rPr>
                <w:rFonts w:ascii="Times New Roman" w:hAnsi="Times New Roman" w:cs="Times New Roman"/>
              </w:rPr>
              <w:t>6</w:t>
            </w:r>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0B7B4374" w:rsidR="00184826" w:rsidRPr="00296525" w:rsidRDefault="00C92919" w:rsidP="00184826">
            <w:pPr>
              <w:jc w:val="center"/>
              <w:rPr>
                <w:rFonts w:ascii="Times New Roman" w:hAnsi="Times New Roman" w:cs="Times New Roman"/>
              </w:rPr>
            </w:pPr>
            <w:r>
              <w:rPr>
                <w:rFonts w:ascii="Times New Roman" w:hAnsi="Times New Roman" w:cs="Times New Roman"/>
              </w:rPr>
              <w:t xml:space="preserve">1.20 </w:t>
            </w:r>
            <w:r w:rsidRPr="007861C0">
              <w:rPr>
                <w:rFonts w:ascii="Times New Roman" w:hAnsi="Times New Roman" w:cs="Times New Roman"/>
              </w:rPr>
              <w:t>±</w:t>
            </w:r>
            <w:r>
              <w:rPr>
                <w:rFonts w:ascii="Times New Roman" w:hAnsi="Times New Roman" w:cs="Times New Roman"/>
              </w:rPr>
              <w:t xml:space="preserve"> 21.7</w:t>
            </w:r>
          </w:p>
        </w:tc>
        <w:tc>
          <w:tcPr>
            <w:tcW w:w="1915" w:type="dxa"/>
            <w:gridSpan w:val="2"/>
            <w:tcBorders>
              <w:top w:val="single" w:sz="4" w:space="0" w:color="auto"/>
              <w:left w:val="nil"/>
              <w:bottom w:val="nil"/>
            </w:tcBorders>
            <w:vAlign w:val="center"/>
          </w:tcPr>
          <w:p w14:paraId="636FE5C1" w14:textId="5DC0E4AD" w:rsidR="00184826" w:rsidRPr="00296525" w:rsidRDefault="00B249C1" w:rsidP="00184826">
            <w:pPr>
              <w:jc w:val="center"/>
              <w:rPr>
                <w:rFonts w:ascii="Times New Roman" w:hAnsi="Times New Roman" w:cs="Times New Roman"/>
              </w:rPr>
            </w:pPr>
            <w:r>
              <w:rPr>
                <w:rFonts w:ascii="Times New Roman" w:hAnsi="Times New Roman" w:cs="Times New Roman"/>
              </w:rPr>
              <w:t xml:space="preserve">-18.9 </w:t>
            </w:r>
            <w:r w:rsidRPr="00296525">
              <w:rPr>
                <w:rFonts w:ascii="Times New Roman" w:hAnsi="Times New Roman" w:cs="Times New Roman"/>
              </w:rPr>
              <w:t>±</w:t>
            </w:r>
            <w:r>
              <w:rPr>
                <w:rFonts w:ascii="Times New Roman" w:hAnsi="Times New Roman" w:cs="Times New Roman"/>
              </w:rPr>
              <w:t xml:space="preserve"> 27.4</w:t>
            </w:r>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1FD53447"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3</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35D4E878" w14:textId="31462E4A" w:rsidR="00184826" w:rsidRPr="00296525" w:rsidRDefault="0026298B" w:rsidP="00184826">
            <w:pPr>
              <w:jc w:val="center"/>
              <w:rPr>
                <w:rFonts w:ascii="Times New Roman" w:hAnsi="Times New Roman" w:cs="Times New Roman"/>
              </w:rPr>
            </w:pPr>
            <w:r>
              <w:rPr>
                <w:rFonts w:ascii="Times New Roman" w:hAnsi="Times New Roman" w:cs="Times New Roman"/>
              </w:rPr>
              <w:t>6</w:t>
            </w:r>
            <w:r w:rsidR="002550C9">
              <w:rPr>
                <w:rFonts w:ascii="Times New Roman" w:hAnsi="Times New Roman" w:cs="Times New Roman"/>
              </w:rPr>
              <w:t>/</w:t>
            </w:r>
            <w:r>
              <w:rPr>
                <w:rFonts w:ascii="Times New Roman" w:hAnsi="Times New Roman" w:cs="Times New Roman"/>
              </w:rPr>
              <w:t>6</w:t>
            </w:r>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3ED3DD71" w:rsidR="00184826" w:rsidRPr="00296525" w:rsidRDefault="00C92919" w:rsidP="00184826">
            <w:pPr>
              <w:jc w:val="center"/>
              <w:rPr>
                <w:rFonts w:ascii="Times New Roman" w:hAnsi="Times New Roman" w:cs="Times New Roman"/>
              </w:rPr>
            </w:pPr>
            <w:r>
              <w:rPr>
                <w:rFonts w:ascii="Times New Roman" w:hAnsi="Times New Roman" w:cs="Times New Roman"/>
              </w:rPr>
              <w:t xml:space="preserve">-3.45 </w:t>
            </w:r>
            <w:r w:rsidRPr="007861C0">
              <w:rPr>
                <w:rFonts w:ascii="Times New Roman" w:hAnsi="Times New Roman" w:cs="Times New Roman"/>
              </w:rPr>
              <w:t>±</w:t>
            </w:r>
            <w:r>
              <w:rPr>
                <w:rFonts w:ascii="Times New Roman" w:hAnsi="Times New Roman" w:cs="Times New Roman"/>
              </w:rPr>
              <w:t xml:space="preserve"> 18.0</w:t>
            </w:r>
          </w:p>
        </w:tc>
        <w:tc>
          <w:tcPr>
            <w:tcW w:w="1915" w:type="dxa"/>
            <w:gridSpan w:val="2"/>
            <w:tcBorders>
              <w:top w:val="single" w:sz="4" w:space="0" w:color="auto"/>
              <w:left w:val="nil"/>
              <w:bottom w:val="nil"/>
            </w:tcBorders>
            <w:vAlign w:val="center"/>
          </w:tcPr>
          <w:p w14:paraId="1F2D38E2" w14:textId="0B3B68C1" w:rsidR="00184826" w:rsidRPr="00296525" w:rsidRDefault="00B249C1" w:rsidP="00184826">
            <w:pPr>
              <w:jc w:val="center"/>
              <w:rPr>
                <w:rFonts w:ascii="Times New Roman" w:hAnsi="Times New Roman" w:cs="Times New Roman"/>
              </w:rPr>
            </w:pPr>
            <w:r>
              <w:rPr>
                <w:rFonts w:ascii="Times New Roman" w:hAnsi="Times New Roman" w:cs="Times New Roman"/>
              </w:rPr>
              <w:t xml:space="preserve">-25.7 </w:t>
            </w:r>
            <w:r w:rsidRPr="00296525">
              <w:rPr>
                <w:rFonts w:ascii="Times New Roman" w:hAnsi="Times New Roman" w:cs="Times New Roman"/>
              </w:rPr>
              <w:t>±</w:t>
            </w:r>
            <w:r>
              <w:rPr>
                <w:rFonts w:ascii="Times New Roman" w:hAnsi="Times New Roman" w:cs="Times New Roman"/>
              </w:rPr>
              <w:t xml:space="preserve"> 41.2</w:t>
            </w:r>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7374C240"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1</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2CB40118" w14:textId="55041BC6" w:rsidR="00184826" w:rsidRPr="00296525" w:rsidRDefault="0026298B" w:rsidP="00184826">
            <w:pPr>
              <w:jc w:val="center"/>
              <w:rPr>
                <w:rFonts w:ascii="Times New Roman" w:hAnsi="Times New Roman" w:cs="Times New Roman"/>
              </w:rPr>
            </w:pPr>
            <w:r>
              <w:rPr>
                <w:rFonts w:ascii="Times New Roman" w:hAnsi="Times New Roman" w:cs="Times New Roman"/>
              </w:rPr>
              <w:t>5</w:t>
            </w:r>
            <w:r w:rsidR="002550C9">
              <w:rPr>
                <w:rFonts w:ascii="Times New Roman" w:hAnsi="Times New Roman" w:cs="Times New Roman"/>
              </w:rPr>
              <w:t>/</w:t>
            </w:r>
            <w:r>
              <w:rPr>
                <w:rFonts w:ascii="Times New Roman" w:hAnsi="Times New Roman" w:cs="Times New Roman"/>
              </w:rPr>
              <w:t>6</w:t>
            </w:r>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A7FE436" w:rsidR="00184826" w:rsidRPr="00296525" w:rsidRDefault="00C92919" w:rsidP="00184826">
            <w:pPr>
              <w:jc w:val="center"/>
              <w:rPr>
                <w:rFonts w:ascii="Times New Roman" w:hAnsi="Times New Roman" w:cs="Times New Roman"/>
              </w:rPr>
            </w:pPr>
            <w:r>
              <w:rPr>
                <w:rFonts w:ascii="Times New Roman" w:hAnsi="Times New Roman" w:cs="Times New Roman"/>
              </w:rPr>
              <w:t xml:space="preserve">65.0 </w:t>
            </w:r>
            <w:r w:rsidRPr="007861C0">
              <w:rPr>
                <w:rFonts w:ascii="Times New Roman" w:hAnsi="Times New Roman" w:cs="Times New Roman"/>
              </w:rPr>
              <w:t>±</w:t>
            </w:r>
            <w:r>
              <w:rPr>
                <w:rFonts w:ascii="Times New Roman" w:hAnsi="Times New Roman" w:cs="Times New Roman"/>
              </w:rPr>
              <w:t xml:space="preserve"> 69.0</w:t>
            </w:r>
          </w:p>
        </w:tc>
        <w:tc>
          <w:tcPr>
            <w:tcW w:w="1915" w:type="dxa"/>
            <w:gridSpan w:val="2"/>
            <w:tcBorders>
              <w:top w:val="single" w:sz="4" w:space="0" w:color="auto"/>
              <w:left w:val="nil"/>
              <w:bottom w:val="nil"/>
            </w:tcBorders>
            <w:vAlign w:val="center"/>
          </w:tcPr>
          <w:p w14:paraId="1A60302E" w14:textId="606CC05D" w:rsidR="00184826" w:rsidRPr="008469FB" w:rsidRDefault="00B249C1" w:rsidP="00184826">
            <w:pPr>
              <w:jc w:val="center"/>
              <w:rPr>
                <w:rFonts w:ascii="Times New Roman" w:hAnsi="Times New Roman" w:cs="Times New Roman"/>
                <w:b/>
                <w:bCs/>
              </w:rPr>
            </w:pPr>
            <w:r w:rsidRPr="008469FB">
              <w:rPr>
                <w:rFonts w:ascii="Times New Roman" w:hAnsi="Times New Roman" w:cs="Times New Roman"/>
                <w:b/>
                <w:bCs/>
              </w:rPr>
              <w:t>25.1 ± 30.2</w:t>
            </w:r>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22410C80"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3</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0EFCBC91" w14:textId="07A70DB2" w:rsidR="00184826" w:rsidRPr="00296525" w:rsidRDefault="0026298B" w:rsidP="00184826">
            <w:pPr>
              <w:jc w:val="center"/>
              <w:rPr>
                <w:rFonts w:ascii="Times New Roman" w:hAnsi="Times New Roman" w:cs="Times New Roman"/>
                <w:b/>
              </w:rPr>
            </w:pPr>
            <w:r>
              <w:rPr>
                <w:rFonts w:ascii="Times New Roman" w:hAnsi="Times New Roman" w:cs="Times New Roman"/>
                <w:bCs/>
              </w:rPr>
              <w:t>6</w:t>
            </w:r>
            <w:r w:rsidR="002550C9">
              <w:rPr>
                <w:rFonts w:ascii="Times New Roman" w:hAnsi="Times New Roman" w:cs="Times New Roman"/>
                <w:bCs/>
              </w:rPr>
              <w:t>/</w:t>
            </w:r>
            <w:r>
              <w:rPr>
                <w:rFonts w:ascii="Times New Roman" w:hAnsi="Times New Roman" w:cs="Times New Roman"/>
                <w:bCs/>
              </w:rPr>
              <w:t>6</w:t>
            </w:r>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121C1126" w:rsidR="00184826" w:rsidRPr="00296525" w:rsidRDefault="00C92919" w:rsidP="00184826">
            <w:pPr>
              <w:jc w:val="center"/>
              <w:rPr>
                <w:rFonts w:ascii="Times New Roman" w:hAnsi="Times New Roman" w:cs="Times New Roman"/>
              </w:rPr>
            </w:pPr>
            <w:r>
              <w:rPr>
                <w:rFonts w:ascii="Times New Roman" w:hAnsi="Times New Roman" w:cs="Times New Roman"/>
              </w:rPr>
              <w:t xml:space="preserve">-6.29 </w:t>
            </w:r>
            <w:r w:rsidRPr="007861C0">
              <w:rPr>
                <w:rFonts w:ascii="Times New Roman" w:hAnsi="Times New Roman" w:cs="Times New Roman"/>
              </w:rPr>
              <w:t>±</w:t>
            </w:r>
            <w:r>
              <w:rPr>
                <w:rFonts w:ascii="Times New Roman" w:hAnsi="Times New Roman" w:cs="Times New Roman"/>
              </w:rPr>
              <w:t xml:space="preserve"> 26.5</w:t>
            </w:r>
          </w:p>
        </w:tc>
        <w:tc>
          <w:tcPr>
            <w:tcW w:w="1915" w:type="dxa"/>
            <w:gridSpan w:val="2"/>
            <w:tcBorders>
              <w:top w:val="single" w:sz="4" w:space="0" w:color="auto"/>
              <w:left w:val="nil"/>
              <w:bottom w:val="nil"/>
            </w:tcBorders>
            <w:vAlign w:val="center"/>
          </w:tcPr>
          <w:p w14:paraId="42EAC84E" w14:textId="2B01A979" w:rsidR="00184826" w:rsidRPr="00296525" w:rsidRDefault="00B249C1" w:rsidP="00184826">
            <w:pPr>
              <w:jc w:val="center"/>
              <w:rPr>
                <w:rFonts w:ascii="Times New Roman" w:hAnsi="Times New Roman" w:cs="Times New Roman"/>
              </w:rPr>
            </w:pPr>
            <w:r>
              <w:rPr>
                <w:rFonts w:ascii="Times New Roman" w:hAnsi="Times New Roman" w:cs="Times New Roman"/>
              </w:rPr>
              <w:t xml:space="preserve">15.4 </w:t>
            </w:r>
            <w:r w:rsidRPr="00296525">
              <w:rPr>
                <w:rFonts w:ascii="Times New Roman" w:hAnsi="Times New Roman" w:cs="Times New Roman"/>
              </w:rPr>
              <w:t>±</w:t>
            </w:r>
            <w:r>
              <w:rPr>
                <w:rFonts w:ascii="Times New Roman" w:hAnsi="Times New Roman" w:cs="Times New Roman"/>
              </w:rPr>
              <w:t xml:space="preserve"> 29.7</w:t>
            </w:r>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1E276461"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2</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1BFAED61" w14:textId="6AE53B03" w:rsidR="00184826" w:rsidRPr="00296525" w:rsidRDefault="0026298B" w:rsidP="00184826">
            <w:pPr>
              <w:jc w:val="center"/>
              <w:rPr>
                <w:rFonts w:ascii="Times New Roman" w:hAnsi="Times New Roman" w:cs="Times New Roman"/>
              </w:rPr>
            </w:pPr>
            <w:r>
              <w:rPr>
                <w:rFonts w:ascii="Times New Roman" w:hAnsi="Times New Roman" w:cs="Times New Roman"/>
              </w:rPr>
              <w:t>6</w:t>
            </w:r>
            <w:r w:rsidR="002550C9">
              <w:rPr>
                <w:rFonts w:ascii="Times New Roman" w:hAnsi="Times New Roman" w:cs="Times New Roman"/>
              </w:rPr>
              <w:t>/</w:t>
            </w:r>
            <w:r>
              <w:rPr>
                <w:rFonts w:ascii="Times New Roman" w:hAnsi="Times New Roman" w:cs="Times New Roman"/>
              </w:rPr>
              <w:t>6</w:t>
            </w:r>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0AC8A5F4" w:rsidR="00184826" w:rsidRPr="00296525" w:rsidRDefault="00C92919" w:rsidP="00184826">
            <w:pPr>
              <w:jc w:val="center"/>
              <w:rPr>
                <w:rFonts w:ascii="Times New Roman" w:hAnsi="Times New Roman" w:cs="Times New Roman"/>
              </w:rPr>
            </w:pPr>
            <w:r>
              <w:rPr>
                <w:rFonts w:ascii="Times New Roman" w:hAnsi="Times New Roman" w:cs="Times New Roman"/>
              </w:rPr>
              <w:t xml:space="preserve">184 </w:t>
            </w:r>
            <w:r w:rsidRPr="007861C0">
              <w:rPr>
                <w:rFonts w:ascii="Times New Roman" w:hAnsi="Times New Roman" w:cs="Times New Roman"/>
              </w:rPr>
              <w:t>±</w:t>
            </w:r>
            <w:r>
              <w:rPr>
                <w:rFonts w:ascii="Times New Roman" w:hAnsi="Times New Roman" w:cs="Times New Roman"/>
              </w:rPr>
              <w:t xml:space="preserve"> 151</w:t>
            </w:r>
          </w:p>
        </w:tc>
        <w:tc>
          <w:tcPr>
            <w:tcW w:w="1915" w:type="dxa"/>
            <w:gridSpan w:val="2"/>
            <w:tcBorders>
              <w:top w:val="single" w:sz="4" w:space="0" w:color="auto"/>
              <w:left w:val="nil"/>
              <w:bottom w:val="nil"/>
            </w:tcBorders>
            <w:vAlign w:val="center"/>
          </w:tcPr>
          <w:p w14:paraId="7484DE05" w14:textId="36D026CD" w:rsidR="00184826" w:rsidRPr="00C92919" w:rsidRDefault="00B249C1" w:rsidP="00184826">
            <w:pPr>
              <w:jc w:val="center"/>
              <w:rPr>
                <w:rFonts w:ascii="Times New Roman" w:hAnsi="Times New Roman" w:cs="Times New Roman"/>
                <w:b/>
                <w:bCs/>
                <w:u w:val="single"/>
              </w:rPr>
            </w:pPr>
            <w:r w:rsidRPr="008469FB">
              <w:rPr>
                <w:rFonts w:ascii="Times New Roman" w:hAnsi="Times New Roman" w:cs="Times New Roman"/>
                <w:b/>
                <w:bCs/>
                <w:u w:val="single"/>
              </w:rPr>
              <w:t>49.2 ± 55.9</w:t>
            </w:r>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22B0F49D"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3</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027D80D3" w14:textId="4B5FB725" w:rsidR="00184826" w:rsidRPr="00296525" w:rsidRDefault="0026298B" w:rsidP="00184826">
            <w:pPr>
              <w:jc w:val="center"/>
              <w:rPr>
                <w:rFonts w:ascii="Times New Roman" w:hAnsi="Times New Roman" w:cs="Times New Roman"/>
                <w:b/>
                <w:u w:val="single"/>
              </w:rPr>
            </w:pPr>
            <w:r>
              <w:rPr>
                <w:rFonts w:ascii="Times New Roman" w:hAnsi="Times New Roman" w:cs="Times New Roman"/>
                <w:bCs/>
              </w:rPr>
              <w:t>6</w:t>
            </w:r>
            <w:r w:rsidR="002550C9">
              <w:rPr>
                <w:rFonts w:ascii="Times New Roman" w:hAnsi="Times New Roman" w:cs="Times New Roman"/>
                <w:bCs/>
              </w:rPr>
              <w:t>/</w:t>
            </w:r>
            <w:r>
              <w:rPr>
                <w:rFonts w:ascii="Times New Roman" w:hAnsi="Times New Roman" w:cs="Times New Roman"/>
                <w:bCs/>
              </w:rPr>
              <w:t>6</w:t>
            </w:r>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104BA204" w:rsidR="00184826" w:rsidRPr="00296525" w:rsidRDefault="00C92919" w:rsidP="00184826">
            <w:pPr>
              <w:jc w:val="center"/>
              <w:rPr>
                <w:rFonts w:ascii="Times New Roman" w:hAnsi="Times New Roman" w:cs="Times New Roman"/>
              </w:rPr>
            </w:pPr>
            <w:r>
              <w:rPr>
                <w:rFonts w:ascii="Times New Roman" w:hAnsi="Times New Roman" w:cs="Times New Roman"/>
              </w:rPr>
              <w:t xml:space="preserve">-1.83 </w:t>
            </w:r>
            <w:r w:rsidRPr="007861C0">
              <w:rPr>
                <w:rFonts w:ascii="Times New Roman" w:hAnsi="Times New Roman" w:cs="Times New Roman"/>
              </w:rPr>
              <w:t>±</w:t>
            </w:r>
            <w:r>
              <w:rPr>
                <w:rFonts w:ascii="Times New Roman" w:hAnsi="Times New Roman" w:cs="Times New Roman"/>
              </w:rPr>
              <w:t xml:space="preserve"> 36.9</w:t>
            </w:r>
          </w:p>
        </w:tc>
        <w:tc>
          <w:tcPr>
            <w:tcW w:w="1915" w:type="dxa"/>
            <w:gridSpan w:val="2"/>
            <w:tcBorders>
              <w:top w:val="single" w:sz="4" w:space="0" w:color="auto"/>
              <w:left w:val="nil"/>
              <w:bottom w:val="nil"/>
            </w:tcBorders>
            <w:vAlign w:val="center"/>
          </w:tcPr>
          <w:p w14:paraId="7AE302E7" w14:textId="7D72B346" w:rsidR="00184826" w:rsidRPr="00296525" w:rsidRDefault="00B249C1" w:rsidP="00184826">
            <w:pPr>
              <w:jc w:val="center"/>
              <w:rPr>
                <w:rFonts w:ascii="Times New Roman" w:hAnsi="Times New Roman" w:cs="Times New Roman"/>
              </w:rPr>
            </w:pPr>
            <w:r>
              <w:rPr>
                <w:rFonts w:ascii="Times New Roman" w:hAnsi="Times New Roman" w:cs="Times New Roman"/>
              </w:rPr>
              <w:t xml:space="preserve">-13.9 </w:t>
            </w:r>
            <w:r w:rsidRPr="00296525">
              <w:rPr>
                <w:rFonts w:ascii="Times New Roman" w:hAnsi="Times New Roman" w:cs="Times New Roman"/>
              </w:rPr>
              <w:t>±</w:t>
            </w:r>
            <w:r>
              <w:rPr>
                <w:rFonts w:ascii="Times New Roman" w:hAnsi="Times New Roman" w:cs="Times New Roman"/>
              </w:rPr>
              <w:t xml:space="preserve"> 18.6</w:t>
            </w:r>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741F10FC"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3</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41F38861" w14:textId="0F562AAB" w:rsidR="00184826" w:rsidRPr="00296525" w:rsidRDefault="0026298B" w:rsidP="00184826">
            <w:pPr>
              <w:jc w:val="center"/>
              <w:rPr>
                <w:rFonts w:ascii="Times New Roman" w:hAnsi="Times New Roman" w:cs="Times New Roman"/>
              </w:rPr>
            </w:pPr>
            <w:r>
              <w:rPr>
                <w:rFonts w:ascii="Times New Roman" w:hAnsi="Times New Roman" w:cs="Times New Roman"/>
              </w:rPr>
              <w:t>6</w:t>
            </w:r>
            <w:r w:rsidR="002550C9">
              <w:rPr>
                <w:rFonts w:ascii="Times New Roman" w:hAnsi="Times New Roman" w:cs="Times New Roman"/>
              </w:rPr>
              <w:t>/</w:t>
            </w:r>
            <w:r>
              <w:rPr>
                <w:rFonts w:ascii="Times New Roman" w:hAnsi="Times New Roman" w:cs="Times New Roman"/>
              </w:rPr>
              <w:t>6</w:t>
            </w:r>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66503191" w:rsidR="00184826" w:rsidRPr="00296525" w:rsidRDefault="00C92919" w:rsidP="00184826">
            <w:pPr>
              <w:jc w:val="center"/>
              <w:rPr>
                <w:rFonts w:ascii="Times New Roman" w:hAnsi="Times New Roman" w:cs="Times New Roman"/>
              </w:rPr>
            </w:pPr>
            <w:r>
              <w:rPr>
                <w:rFonts w:ascii="Times New Roman" w:hAnsi="Times New Roman" w:cs="Times New Roman"/>
              </w:rPr>
              <w:t xml:space="preserve">72.1 </w:t>
            </w:r>
            <w:r w:rsidRPr="007861C0">
              <w:rPr>
                <w:rFonts w:ascii="Times New Roman" w:hAnsi="Times New Roman" w:cs="Times New Roman"/>
              </w:rPr>
              <w:t>±</w:t>
            </w:r>
            <w:r>
              <w:rPr>
                <w:rFonts w:ascii="Times New Roman" w:hAnsi="Times New Roman" w:cs="Times New Roman"/>
              </w:rPr>
              <w:t xml:space="preserve"> 52.7</w:t>
            </w:r>
          </w:p>
        </w:tc>
        <w:tc>
          <w:tcPr>
            <w:tcW w:w="1915" w:type="dxa"/>
            <w:gridSpan w:val="2"/>
            <w:tcBorders>
              <w:top w:val="single" w:sz="4" w:space="0" w:color="auto"/>
              <w:left w:val="nil"/>
              <w:bottom w:val="nil"/>
            </w:tcBorders>
            <w:vAlign w:val="center"/>
          </w:tcPr>
          <w:p w14:paraId="0A42A474" w14:textId="7AD439A2" w:rsidR="00184826" w:rsidRPr="00C92919" w:rsidRDefault="00B249C1" w:rsidP="00184826">
            <w:pPr>
              <w:jc w:val="center"/>
              <w:rPr>
                <w:rFonts w:ascii="Times New Roman" w:hAnsi="Times New Roman" w:cs="Times New Roman"/>
                <w:b/>
                <w:bCs/>
                <w:u w:val="single"/>
              </w:rPr>
            </w:pPr>
            <w:r w:rsidRPr="008469FB">
              <w:rPr>
                <w:rFonts w:ascii="Times New Roman" w:hAnsi="Times New Roman" w:cs="Times New Roman"/>
                <w:b/>
                <w:bCs/>
                <w:u w:val="single"/>
              </w:rPr>
              <w:t>20.4 ± 36.3</w:t>
            </w:r>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02F58EBC" w:rsidR="00184826" w:rsidRPr="00296525" w:rsidRDefault="00B249C1" w:rsidP="00184826">
            <w:pPr>
              <w:jc w:val="center"/>
              <w:rPr>
                <w:rFonts w:ascii="Times New Roman" w:hAnsi="Times New Roman" w:cs="Times New Roman"/>
              </w:rPr>
            </w:pPr>
            <w:r>
              <w:rPr>
                <w:rFonts w:ascii="Times New Roman" w:hAnsi="Times New Roman" w:cs="Times New Roman"/>
              </w:rPr>
              <w:t>1</w:t>
            </w:r>
            <w:r w:rsidR="0026298B">
              <w:rPr>
                <w:rFonts w:ascii="Times New Roman" w:hAnsi="Times New Roman" w:cs="Times New Roman"/>
              </w:rPr>
              <w:t>3</w:t>
            </w:r>
            <w:r>
              <w:rPr>
                <w:rFonts w:ascii="Times New Roman" w:hAnsi="Times New Roman" w:cs="Times New Roman"/>
              </w:rPr>
              <w:t>/1</w:t>
            </w:r>
            <w:r w:rsidR="0026298B">
              <w:rPr>
                <w:rFonts w:ascii="Times New Roman" w:hAnsi="Times New Roman" w:cs="Times New Roman"/>
              </w:rPr>
              <w:t>3</w:t>
            </w:r>
          </w:p>
        </w:tc>
        <w:tc>
          <w:tcPr>
            <w:tcW w:w="1915" w:type="dxa"/>
            <w:gridSpan w:val="2"/>
            <w:tcBorders>
              <w:top w:val="nil"/>
              <w:left w:val="nil"/>
              <w:bottom w:val="single" w:sz="4" w:space="0" w:color="auto"/>
            </w:tcBorders>
            <w:vAlign w:val="center"/>
          </w:tcPr>
          <w:p w14:paraId="7A1FC95E" w14:textId="1054B25A" w:rsidR="00184826" w:rsidRPr="00296525" w:rsidRDefault="0026298B" w:rsidP="00184826">
            <w:pPr>
              <w:jc w:val="center"/>
              <w:rPr>
                <w:rFonts w:ascii="Times New Roman" w:hAnsi="Times New Roman" w:cs="Times New Roman"/>
                <w:b/>
                <w:u w:val="single"/>
              </w:rPr>
            </w:pPr>
            <w:r>
              <w:rPr>
                <w:rFonts w:ascii="Times New Roman" w:hAnsi="Times New Roman" w:cs="Times New Roman"/>
                <w:bCs/>
              </w:rPr>
              <w:t>6</w:t>
            </w:r>
            <w:r w:rsidR="002550C9">
              <w:rPr>
                <w:rFonts w:ascii="Times New Roman" w:hAnsi="Times New Roman" w:cs="Times New Roman"/>
                <w:bCs/>
              </w:rPr>
              <w:t>/</w:t>
            </w:r>
            <w:r>
              <w:rPr>
                <w:rFonts w:ascii="Times New Roman" w:hAnsi="Times New Roman" w:cs="Times New Roman"/>
                <w:bCs/>
              </w:rPr>
              <w:t>6</w:t>
            </w:r>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CB390F1" w:rsidR="0071112B" w:rsidRDefault="00677843" w:rsidP="0071112B">
      <w:pPr>
        <w:pStyle w:val="Caption"/>
      </w:pPr>
      <w:r>
        <w:rPr>
          <w:noProof/>
        </w:rPr>
        <w:lastRenderedPageBreak/>
        <w:drawing>
          <wp:anchor distT="0" distB="0" distL="114300" distR="114300" simplePos="0" relativeHeight="251663360" behindDoc="0" locked="0" layoutInCell="1" allowOverlap="1" wp14:anchorId="00CA3569" wp14:editId="7B9F3321">
            <wp:simplePos x="0" y="0"/>
            <wp:positionH relativeFrom="column">
              <wp:posOffset>-258769</wp:posOffset>
            </wp:positionH>
            <wp:positionV relativeFrom="paragraph">
              <wp:posOffset>108</wp:posOffset>
            </wp:positionV>
            <wp:extent cx="6418921" cy="3611329"/>
            <wp:effectExtent l="0" t="0" r="127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921" cy="3611329"/>
                    </a:xfrm>
                    <a:prstGeom prst="rect">
                      <a:avLst/>
                    </a:prstGeom>
                    <a:noFill/>
                    <a:ln>
                      <a:noFill/>
                    </a:ln>
                  </pic:spPr>
                </pic:pic>
              </a:graphicData>
            </a:graphic>
          </wp:anchor>
        </w:drawing>
      </w:r>
    </w:p>
    <w:p w14:paraId="1F7A9FF5" w14:textId="77777777" w:rsidR="00901D2A" w:rsidRPr="0071112B" w:rsidRDefault="00901D2A" w:rsidP="00901D2A">
      <w:pPr>
        <w:pStyle w:val="Caption"/>
        <w:spacing w:after="0" w:line="480" w:lineRule="auto"/>
        <w:rPr>
          <w:color w:val="auto"/>
          <w:sz w:val="22"/>
          <w:szCs w:val="22"/>
        </w:rPr>
      </w:pPr>
      <w:r w:rsidRPr="00B36862">
        <w:rPr>
          <w:b/>
          <w:bCs/>
          <w:color w:val="auto"/>
          <w:sz w:val="22"/>
          <w:szCs w:val="22"/>
        </w:rPr>
        <w:t xml:space="preserve">Fig.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0AE208B2"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w:t>
      </w:r>
      <w:r w:rsidR="00901D2A">
        <w:rPr>
          <w:rFonts w:ascii="Times New Roman" w:hAnsi="Times New Roman" w:cs="Times New Roman"/>
          <w:sz w:val="24"/>
          <w:szCs w:val="24"/>
        </w:rPr>
        <w:t>0.003</w:t>
      </w:r>
      <w:r w:rsidRPr="0029108C">
        <w:rPr>
          <w:rFonts w:ascii="Times New Roman" w:hAnsi="Times New Roman" w:cs="Times New Roman"/>
          <w:sz w:val="24"/>
          <w:szCs w:val="24"/>
        </w:rPr>
        <w:t>, d=</w:t>
      </w:r>
      <w:r w:rsidR="00901D2A">
        <w:rPr>
          <w:rFonts w:ascii="Times New Roman" w:hAnsi="Times New Roman" w:cs="Times New Roman"/>
          <w:sz w:val="24"/>
          <w:szCs w:val="24"/>
        </w:rPr>
        <w:t>0.543</w:t>
      </w:r>
      <w:r w:rsidRPr="0029108C">
        <w:rPr>
          <w:rFonts w:ascii="Times New Roman" w:hAnsi="Times New Roman" w:cs="Times New Roman"/>
          <w:sz w:val="24"/>
          <w:szCs w:val="24"/>
        </w:rPr>
        <w:t>). In contrast, the CMI+ group showed no significant increase in blood flow after the meal (p=</w:t>
      </w:r>
      <w:r w:rsidR="00901D2A">
        <w:rPr>
          <w:rFonts w:ascii="Times New Roman" w:hAnsi="Times New Roman" w:cs="Times New Roman"/>
          <w:sz w:val="24"/>
          <w:szCs w:val="24"/>
        </w:rPr>
        <w:t>0.473</w:t>
      </w:r>
      <w:r w:rsidRPr="0029108C">
        <w:rPr>
          <w:rFonts w:ascii="Times New Roman" w:hAnsi="Times New Roman" w:cs="Times New Roman"/>
          <w:sz w:val="24"/>
          <w:szCs w:val="24"/>
        </w:rPr>
        <w:t xml:space="preserve">). </w:t>
      </w:r>
      <w:r w:rsidR="00064152">
        <w:rPr>
          <w:rFonts w:ascii="Times New Roman" w:hAnsi="Times New Roman" w:cs="Times New Roman"/>
          <w:sz w:val="24"/>
          <w:szCs w:val="24"/>
        </w:rPr>
        <w:t>Absolute p</w:t>
      </w:r>
      <w:r w:rsidR="00901D2A">
        <w:rPr>
          <w:rFonts w:ascii="Times New Roman" w:hAnsi="Times New Roman" w:cs="Times New Roman"/>
          <w:sz w:val="24"/>
          <w:szCs w:val="24"/>
        </w:rPr>
        <w:t>re</w:t>
      </w:r>
      <w:r w:rsidR="00BF2A73">
        <w:rPr>
          <w:rFonts w:ascii="Times New Roman" w:hAnsi="Times New Roman" w:cs="Times New Roman"/>
          <w:sz w:val="24"/>
          <w:szCs w:val="24"/>
        </w:rPr>
        <w:t>prandial</w:t>
      </w:r>
      <w:r w:rsidR="00064152">
        <w:rPr>
          <w:rFonts w:ascii="Times New Roman" w:hAnsi="Times New Roman" w:cs="Times New Roman"/>
          <w:sz w:val="24"/>
          <w:szCs w:val="24"/>
        </w:rPr>
        <w:t xml:space="preserve"> and </w:t>
      </w:r>
      <w:r w:rsidR="00901D2A">
        <w:rPr>
          <w:rFonts w:ascii="Times New Roman" w:hAnsi="Times New Roman" w:cs="Times New Roman"/>
          <w:sz w:val="24"/>
          <w:szCs w:val="24"/>
        </w:rPr>
        <w:t>postprandial</w:t>
      </w:r>
      <w:r w:rsidR="00064152">
        <w:rPr>
          <w:rFonts w:ascii="Times New Roman" w:hAnsi="Times New Roman" w:cs="Times New Roman"/>
          <w:sz w:val="24"/>
          <w:szCs w:val="24"/>
        </w:rPr>
        <w:t xml:space="preserve"> SCAo flow</w:t>
      </w:r>
      <w:r w:rsidR="00825EAE">
        <w:rPr>
          <w:rFonts w:ascii="Times New Roman" w:hAnsi="Times New Roman" w:cs="Times New Roman"/>
          <w:sz w:val="24"/>
          <w:szCs w:val="24"/>
        </w:rPr>
        <w:t xml:space="preserve"> values</w:t>
      </w:r>
      <w:r w:rsidR="00064152">
        <w:rPr>
          <w:rFonts w:ascii="Times New Roman" w:hAnsi="Times New Roman" w:cs="Times New Roman"/>
          <w:sz w:val="24"/>
          <w:szCs w:val="24"/>
        </w:rPr>
        <w:t xml:space="preserve"> w</w:t>
      </w:r>
      <w:r w:rsidR="00825EAE">
        <w:rPr>
          <w:rFonts w:ascii="Times New Roman" w:hAnsi="Times New Roman" w:cs="Times New Roman"/>
          <w:sz w:val="24"/>
          <w:szCs w:val="24"/>
        </w:rPr>
        <w:t>ere</w:t>
      </w:r>
      <w:r w:rsidR="00064152">
        <w:rPr>
          <w:rFonts w:ascii="Times New Roman" w:hAnsi="Times New Roman" w:cs="Times New Roman"/>
          <w:sz w:val="24"/>
          <w:szCs w:val="24"/>
        </w:rPr>
        <w:t xml:space="preserve"> not significantly different </w:t>
      </w:r>
      <w:r w:rsidR="00834636">
        <w:rPr>
          <w:rFonts w:ascii="Times New Roman" w:hAnsi="Times New Roman" w:cs="Times New Roman"/>
          <w:sz w:val="24"/>
          <w:szCs w:val="24"/>
        </w:rPr>
        <w:t xml:space="preserve">between any group. Furthermore, </w:t>
      </w:r>
      <w:r w:rsidR="00064152">
        <w:rPr>
          <w:rFonts w:ascii="Times New Roman" w:hAnsi="Times New Roman" w:cs="Times New Roman"/>
          <w:sz w:val="24"/>
          <w:szCs w:val="24"/>
        </w:rPr>
        <w:t>percent change in</w:t>
      </w:r>
      <w:r w:rsidR="00901D2A">
        <w:rPr>
          <w:rFonts w:ascii="Times New Roman" w:hAnsi="Times New Roman" w:cs="Times New Roman"/>
          <w:sz w:val="24"/>
          <w:szCs w:val="24"/>
        </w:rPr>
        <w:t xml:space="preserve"> SCAo flow </w:t>
      </w:r>
      <w:r w:rsidR="00064152">
        <w:rPr>
          <w:rFonts w:ascii="Times New Roman" w:hAnsi="Times New Roman" w:cs="Times New Roman"/>
          <w:sz w:val="24"/>
          <w:szCs w:val="24"/>
        </w:rPr>
        <w:t>was</w:t>
      </w:r>
      <w:r w:rsidR="00901D2A">
        <w:rPr>
          <w:rFonts w:ascii="Times New Roman" w:hAnsi="Times New Roman" w:cs="Times New Roman"/>
          <w:sz w:val="24"/>
          <w:szCs w:val="24"/>
        </w:rPr>
        <w:t xml:space="preserve"> not significantly different among groups.</w:t>
      </w:r>
      <w:r w:rsidR="00064152">
        <w:rPr>
          <w:rFonts w:ascii="Times New Roman" w:hAnsi="Times New Roman" w:cs="Times New Roman"/>
          <w:sz w:val="24"/>
          <w:szCs w:val="24"/>
        </w:rPr>
        <w:t xml:space="preserve"> </w:t>
      </w:r>
      <w:r w:rsidR="00901D2A">
        <w:rPr>
          <w:rFonts w:ascii="Times New Roman" w:hAnsi="Times New Roman" w:cs="Times New Roman"/>
          <w:sz w:val="24"/>
          <w:szCs w:val="24"/>
        </w:rPr>
        <w:t xml:space="preserve">Likewise, </w:t>
      </w:r>
      <w:r w:rsidR="00300A06" w:rsidRPr="007165D5">
        <w:rPr>
          <w:rFonts w:ascii="Times New Roman" w:hAnsi="Times New Roman" w:cs="Times New Roman"/>
          <w:sz w:val="24"/>
          <w:szCs w:val="24"/>
        </w:rPr>
        <w:t>IRAo flow analysis demonstrated no significant differences in pre</w:t>
      </w:r>
      <w:r w:rsidR="00834636">
        <w:rPr>
          <w:rFonts w:ascii="Times New Roman" w:hAnsi="Times New Roman" w:cs="Times New Roman"/>
          <w:sz w:val="24"/>
          <w:szCs w:val="24"/>
        </w:rPr>
        <w:t>prandial</w:t>
      </w:r>
      <w:r w:rsidR="00300A06" w:rsidRPr="007165D5">
        <w:rPr>
          <w:rFonts w:ascii="Times New Roman" w:hAnsi="Times New Roman" w:cs="Times New Roman"/>
          <w:sz w:val="24"/>
          <w:szCs w:val="24"/>
        </w:rPr>
        <w:t xml:space="preserve"> or postprandial IRAo flow between groups. There was also no significant difference in percent change in </w:t>
      </w:r>
      <w:r w:rsidR="008449F6">
        <w:rPr>
          <w:rFonts w:ascii="Times New Roman" w:hAnsi="Times New Roman" w:cs="Times New Roman"/>
          <w:sz w:val="24"/>
          <w:szCs w:val="24"/>
        </w:rPr>
        <w:t xml:space="preserve">IRAo </w:t>
      </w:r>
      <w:r w:rsidR="00300A06" w:rsidRPr="007165D5">
        <w:rPr>
          <w:rFonts w:ascii="Times New Roman" w:hAnsi="Times New Roman" w:cs="Times New Roman"/>
          <w:sz w:val="24"/>
          <w:szCs w:val="24"/>
        </w:rPr>
        <w:t>blood flow between 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lastRenderedPageBreak/>
        <w:t>LRA and RRA</w:t>
      </w:r>
    </w:p>
    <w:p w14:paraId="6584D687" w14:textId="7ED9912D" w:rsidR="00F72E5E" w:rsidRPr="0029108C" w:rsidRDefault="00BF2A73" w:rsidP="007861C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significant differences were found between groups for both the LRA and RRA. </w:t>
      </w:r>
      <w:r w:rsidR="00F72E5E" w:rsidRPr="0029108C">
        <w:rPr>
          <w:rFonts w:ascii="Times New Roman" w:hAnsi="Times New Roman" w:cs="Times New Roman"/>
          <w:sz w:val="24"/>
          <w:szCs w:val="24"/>
        </w:rPr>
        <w:t>While not statistically significant, the CMI+ group trended towards decreased LRA percent change in flow values relative to the control group (p=</w:t>
      </w:r>
      <w:r>
        <w:rPr>
          <w:rFonts w:ascii="Times New Roman" w:hAnsi="Times New Roman" w:cs="Times New Roman"/>
          <w:sz w:val="24"/>
          <w:szCs w:val="24"/>
        </w:rPr>
        <w:t>0.104</w:t>
      </w:r>
      <w:r w:rsidR="00F72E5E" w:rsidRPr="0029108C">
        <w:rPr>
          <w:rFonts w:ascii="Times New Roman" w:hAnsi="Times New Roman" w:cs="Times New Roman"/>
          <w:sz w:val="24"/>
          <w:szCs w:val="24"/>
        </w:rPr>
        <w:t>)</w:t>
      </w:r>
      <w:r>
        <w:rPr>
          <w:rFonts w:ascii="Times New Roman" w:hAnsi="Times New Roman" w:cs="Times New Roman"/>
          <w:sz w:val="24"/>
          <w:szCs w:val="24"/>
        </w:rPr>
        <w:t>.</w:t>
      </w:r>
      <w:r w:rsidR="00F72E5E" w:rsidRPr="0029108C">
        <w:rPr>
          <w:rFonts w:ascii="Times New Roman" w:hAnsi="Times New Roman" w:cs="Times New Roman"/>
          <w:sz w:val="24"/>
          <w:szCs w:val="24"/>
        </w:rPr>
        <w:t xml:space="preserve"> Similarly, percent change in RRA flow for the CMI+ group trended towards decreased values relative to the control group (p=</w:t>
      </w:r>
      <w:r>
        <w:rPr>
          <w:rFonts w:ascii="Times New Roman" w:hAnsi="Times New Roman" w:cs="Times New Roman"/>
          <w:sz w:val="24"/>
          <w:szCs w:val="24"/>
        </w:rPr>
        <w:t>0.111</w:t>
      </w:r>
      <w:r w:rsidR="00F72E5E" w:rsidRPr="0029108C">
        <w:rPr>
          <w:rFonts w:ascii="Times New Roman" w:hAnsi="Times New Roman" w:cs="Times New Roman"/>
          <w:sz w:val="24"/>
          <w:szCs w:val="24"/>
        </w:rPr>
        <w:t xml:space="preserve">) 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39F9A88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w:t>
      </w:r>
      <w:r w:rsidR="00BF2A73">
        <w:rPr>
          <w:rFonts w:ascii="Times New Roman" w:hAnsi="Times New Roman" w:cs="Times New Roman"/>
          <w:sz w:val="24"/>
          <w:szCs w:val="24"/>
        </w:rPr>
        <w:t>0.00</w:t>
      </w:r>
      <w:r w:rsidR="00C720C8">
        <w:rPr>
          <w:rFonts w:ascii="Times New Roman" w:hAnsi="Times New Roman" w:cs="Times New Roman"/>
          <w:sz w:val="24"/>
          <w:szCs w:val="24"/>
        </w:rPr>
        <w:t>6</w:t>
      </w:r>
      <w:r w:rsidRPr="0029108C">
        <w:rPr>
          <w:rFonts w:ascii="Times New Roman" w:hAnsi="Times New Roman" w:cs="Times New Roman"/>
          <w:sz w:val="24"/>
          <w:szCs w:val="24"/>
        </w:rPr>
        <w:t>, d=</w:t>
      </w:r>
      <w:r w:rsidR="00C720C8">
        <w:rPr>
          <w:rFonts w:ascii="Times New Roman" w:hAnsi="Times New Roman" w:cs="Times New Roman"/>
          <w:sz w:val="24"/>
          <w:szCs w:val="24"/>
        </w:rPr>
        <w:t>0.778</w:t>
      </w:r>
      <w:r w:rsidRPr="0029108C">
        <w:rPr>
          <w:rFonts w:ascii="Times New Roman" w:hAnsi="Times New Roman" w:cs="Times New Roman"/>
          <w:sz w:val="24"/>
          <w:szCs w:val="24"/>
        </w:rPr>
        <w:t>), the CMI+ group did not see a significant increase (p=</w:t>
      </w:r>
      <w:r w:rsidR="00BF2A73">
        <w:rPr>
          <w:rFonts w:ascii="Times New Roman" w:hAnsi="Times New Roman" w:cs="Times New Roman"/>
          <w:sz w:val="24"/>
          <w:szCs w:val="24"/>
        </w:rPr>
        <w:t>0.473</w:t>
      </w:r>
      <w:r w:rsidRPr="0029108C">
        <w:rPr>
          <w:rFonts w:ascii="Times New Roman" w:hAnsi="Times New Roman" w:cs="Times New Roman"/>
          <w:sz w:val="24"/>
          <w:szCs w:val="24"/>
        </w:rPr>
        <w:t>,). Percent change in SMA flow was significantly less in the CMI+ group compared to the control group (p=</w:t>
      </w:r>
      <w:r w:rsidR="00BF2A73">
        <w:rPr>
          <w:rFonts w:ascii="Times New Roman" w:hAnsi="Times New Roman" w:cs="Times New Roman"/>
          <w:sz w:val="24"/>
          <w:szCs w:val="24"/>
        </w:rPr>
        <w:t>0.002</w:t>
      </w:r>
      <w:r w:rsidRPr="0029108C">
        <w:rPr>
          <w:rFonts w:ascii="Times New Roman" w:hAnsi="Times New Roman" w:cs="Times New Roman"/>
          <w:sz w:val="24"/>
          <w:szCs w:val="24"/>
        </w:rPr>
        <w:t>, d=</w:t>
      </w:r>
      <w:r w:rsidR="00C720C8">
        <w:rPr>
          <w:rFonts w:ascii="Times New Roman" w:hAnsi="Times New Roman" w:cs="Times New Roman"/>
          <w:sz w:val="24"/>
          <w:szCs w:val="24"/>
        </w:rPr>
        <w:t>-0.855</w:t>
      </w:r>
      <w:r w:rsidRPr="0029108C">
        <w:rPr>
          <w:rFonts w:ascii="Times New Roman" w:hAnsi="Times New Roman" w:cs="Times New Roman"/>
          <w:sz w:val="24"/>
          <w:szCs w:val="24"/>
        </w:rPr>
        <w:t>) but was not significantly less compared to the CMI- group (p=</w:t>
      </w:r>
      <w:r w:rsidR="00C720C8">
        <w:rPr>
          <w:rFonts w:ascii="Times New Roman" w:hAnsi="Times New Roman" w:cs="Times New Roman"/>
          <w:sz w:val="24"/>
          <w:szCs w:val="24"/>
        </w:rPr>
        <w:t>0.102</w:t>
      </w:r>
      <w:r w:rsidRPr="0029108C">
        <w:rPr>
          <w:rFonts w:ascii="Times New Roman" w:hAnsi="Times New Roman" w:cs="Times New Roman"/>
          <w:sz w:val="24"/>
          <w:szCs w:val="24"/>
        </w:rPr>
        <w:t>).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3918BAA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r w:rsidR="006A2303">
        <w:rPr>
          <w:rFonts w:ascii="Times New Roman" w:hAnsi="Times New Roman" w:cs="Times New Roman"/>
          <w:sz w:val="24"/>
          <w:szCs w:val="24"/>
        </w:rPr>
        <w:t>lower</w:t>
      </w:r>
      <w:r w:rsidRPr="0029108C">
        <w:rPr>
          <w:rFonts w:ascii="Times New Roman" w:hAnsi="Times New Roman" w:cs="Times New Roman"/>
          <w:sz w:val="24"/>
          <w:szCs w:val="24"/>
        </w:rPr>
        <w:t xml:space="preserve"> than the control group (p=</w:t>
      </w:r>
      <w:r w:rsidR="00C720C8">
        <w:rPr>
          <w:rFonts w:ascii="Times New Roman" w:hAnsi="Times New Roman" w:cs="Times New Roman"/>
          <w:sz w:val="24"/>
          <w:szCs w:val="24"/>
        </w:rPr>
        <w:t>0.003</w:t>
      </w:r>
      <w:r w:rsidRPr="0029108C">
        <w:rPr>
          <w:rFonts w:ascii="Times New Roman" w:hAnsi="Times New Roman" w:cs="Times New Roman"/>
          <w:sz w:val="24"/>
          <w:szCs w:val="24"/>
        </w:rPr>
        <w:t>, d=</w:t>
      </w:r>
      <w:r w:rsidR="00C720C8">
        <w:rPr>
          <w:rFonts w:ascii="Times New Roman" w:hAnsi="Times New Roman" w:cs="Times New Roman"/>
          <w:sz w:val="24"/>
          <w:szCs w:val="24"/>
        </w:rPr>
        <w:t>-0.553</w:t>
      </w:r>
      <w:r w:rsidRPr="0029108C">
        <w:rPr>
          <w:rFonts w:ascii="Times New Roman" w:hAnsi="Times New Roman" w:cs="Times New Roman"/>
          <w:sz w:val="24"/>
          <w:szCs w:val="24"/>
        </w:rPr>
        <w:t xml:space="preserve">). </w:t>
      </w:r>
      <w:r w:rsidR="00C720C8">
        <w:rPr>
          <w:rFonts w:ascii="Times New Roman" w:hAnsi="Times New Roman" w:cs="Times New Roman"/>
          <w:sz w:val="24"/>
          <w:szCs w:val="24"/>
        </w:rPr>
        <w:t>While not statistically significant, there was a trend of decreased p</w:t>
      </w:r>
      <w:r w:rsidRPr="0029108C">
        <w:rPr>
          <w:rFonts w:ascii="Times New Roman" w:hAnsi="Times New Roman" w:cs="Times New Roman"/>
          <w:sz w:val="24"/>
          <w:szCs w:val="24"/>
        </w:rPr>
        <w:t xml:space="preserve">reprandial CA flow </w:t>
      </w:r>
      <w:r w:rsidR="00C720C8">
        <w:rPr>
          <w:rFonts w:ascii="Times New Roman" w:hAnsi="Times New Roman" w:cs="Times New Roman"/>
          <w:sz w:val="24"/>
          <w:szCs w:val="24"/>
        </w:rPr>
        <w:t xml:space="preserve">values </w:t>
      </w:r>
      <w:r w:rsidRPr="0029108C">
        <w:rPr>
          <w:rFonts w:ascii="Times New Roman" w:hAnsi="Times New Roman" w:cs="Times New Roman"/>
          <w:sz w:val="24"/>
          <w:szCs w:val="24"/>
        </w:rPr>
        <w:t xml:space="preserve">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t>
      </w:r>
      <w:r w:rsidR="00C720C8">
        <w:rPr>
          <w:rFonts w:ascii="Times New Roman" w:hAnsi="Times New Roman" w:cs="Times New Roman"/>
          <w:sz w:val="24"/>
          <w:szCs w:val="24"/>
        </w:rPr>
        <w:t>compared to</w:t>
      </w:r>
      <w:r w:rsidRPr="0029108C">
        <w:rPr>
          <w:rFonts w:ascii="Times New Roman" w:hAnsi="Times New Roman" w:cs="Times New Roman"/>
          <w:sz w:val="24"/>
          <w:szCs w:val="24"/>
        </w:rPr>
        <w:t xml:space="preserve"> controls (p=0.0</w:t>
      </w:r>
      <w:r w:rsidR="00C720C8">
        <w:rPr>
          <w:rFonts w:ascii="Times New Roman" w:hAnsi="Times New Roman" w:cs="Times New Roman"/>
          <w:sz w:val="24"/>
          <w:szCs w:val="24"/>
        </w:rPr>
        <w:t>54</w:t>
      </w:r>
      <w:r w:rsidRPr="0029108C">
        <w:rPr>
          <w:rFonts w:ascii="Times New Roman" w:hAnsi="Times New Roman" w:cs="Times New Roman"/>
          <w:sz w:val="24"/>
          <w:szCs w:val="24"/>
        </w:rPr>
        <w:t xml:space="preserve">).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4E0765D8" w14:textId="7F831CAC"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SMV blood flow increased significantly after a meal in the control group (p=2.51e-08, d=2.10) and in the CMI- group (p=3.</w:t>
      </w:r>
      <w:r w:rsidR="00C720C8">
        <w:rPr>
          <w:rFonts w:ascii="Times New Roman" w:hAnsi="Times New Roman" w:cs="Times New Roman"/>
          <w:sz w:val="24"/>
          <w:szCs w:val="24"/>
        </w:rPr>
        <w:t>49</w:t>
      </w:r>
      <w:r w:rsidRPr="0029108C">
        <w:rPr>
          <w:rFonts w:ascii="Times New Roman" w:hAnsi="Times New Roman" w:cs="Times New Roman"/>
          <w:sz w:val="24"/>
          <w:szCs w:val="24"/>
        </w:rPr>
        <w:t>e-06, d=</w:t>
      </w:r>
      <w:r w:rsidR="00C720C8">
        <w:rPr>
          <w:rFonts w:ascii="Times New Roman" w:hAnsi="Times New Roman" w:cs="Times New Roman"/>
          <w:sz w:val="24"/>
          <w:szCs w:val="24"/>
        </w:rPr>
        <w:t>2.15</w:t>
      </w:r>
      <w:r w:rsidRPr="0029108C">
        <w:rPr>
          <w:rFonts w:ascii="Times New Roman" w:hAnsi="Times New Roman" w:cs="Times New Roman"/>
          <w:sz w:val="24"/>
          <w:szCs w:val="24"/>
        </w:rPr>
        <w:t>). The CMI+ group did not see any significant increase in SMV flow after a meal (p=0.120). For the CMI+ group, preprandial SMV flow was significantly higher than the control group (p=</w:t>
      </w:r>
      <w:r w:rsidR="00064152">
        <w:rPr>
          <w:rFonts w:ascii="Times New Roman" w:hAnsi="Times New Roman" w:cs="Times New Roman"/>
          <w:sz w:val="24"/>
          <w:szCs w:val="24"/>
        </w:rPr>
        <w:t>0.015</w:t>
      </w:r>
      <w:r w:rsidRPr="0029108C">
        <w:rPr>
          <w:rFonts w:ascii="Times New Roman" w:hAnsi="Times New Roman" w:cs="Times New Roman"/>
          <w:sz w:val="24"/>
          <w:szCs w:val="24"/>
        </w:rPr>
        <w:t>, d=</w:t>
      </w:r>
      <w:r w:rsidR="00064152">
        <w:rPr>
          <w:rFonts w:ascii="Times New Roman" w:hAnsi="Times New Roman" w:cs="Times New Roman"/>
          <w:sz w:val="24"/>
          <w:szCs w:val="24"/>
        </w:rPr>
        <w:t>1.030</w:t>
      </w:r>
      <w:r w:rsidRPr="0029108C">
        <w:rPr>
          <w:rFonts w:ascii="Times New Roman" w:hAnsi="Times New Roman" w:cs="Times New Roman"/>
          <w:sz w:val="24"/>
          <w:szCs w:val="24"/>
        </w:rPr>
        <w:t>) but was not significantly higher than the CMI- group).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w:t>
      </w:r>
      <w:r w:rsidR="00064152">
        <w:rPr>
          <w:rFonts w:ascii="Times New Roman" w:hAnsi="Times New Roman" w:cs="Times New Roman"/>
          <w:sz w:val="24"/>
          <w:szCs w:val="24"/>
        </w:rPr>
        <w:t>9</w:t>
      </w:r>
      <w:r w:rsidRPr="0029108C">
        <w:rPr>
          <w:rFonts w:ascii="Times New Roman" w:hAnsi="Times New Roman" w:cs="Times New Roman"/>
          <w:sz w:val="24"/>
          <w:szCs w:val="24"/>
        </w:rPr>
        <w:t>, d=</w:t>
      </w:r>
      <w:r w:rsidR="00064152">
        <w:rPr>
          <w:rFonts w:ascii="Times New Roman" w:hAnsi="Times New Roman" w:cs="Times New Roman"/>
          <w:sz w:val="24"/>
          <w:szCs w:val="24"/>
        </w:rPr>
        <w:t>-0.853</w:t>
      </w:r>
      <w:r w:rsidRPr="0029108C">
        <w:rPr>
          <w:rFonts w:ascii="Times New Roman" w:hAnsi="Times New Roman" w:cs="Times New Roman"/>
          <w:sz w:val="24"/>
          <w:szCs w:val="24"/>
        </w:rPr>
        <w:t>) and the CMI- group (p=0.0</w:t>
      </w:r>
      <w:r w:rsidR="00064152">
        <w:rPr>
          <w:rFonts w:ascii="Times New Roman" w:hAnsi="Times New Roman" w:cs="Times New Roman"/>
          <w:sz w:val="24"/>
          <w:szCs w:val="24"/>
        </w:rPr>
        <w:t>14</w:t>
      </w:r>
      <w:r w:rsidRPr="0029108C">
        <w:rPr>
          <w:rFonts w:ascii="Times New Roman" w:hAnsi="Times New Roman" w:cs="Times New Roman"/>
          <w:sz w:val="24"/>
          <w:szCs w:val="24"/>
        </w:rPr>
        <w:t>, d=</w:t>
      </w:r>
      <w:r w:rsidR="00064152">
        <w:rPr>
          <w:rFonts w:ascii="Times New Roman" w:hAnsi="Times New Roman" w:cs="Times New Roman"/>
          <w:sz w:val="24"/>
          <w:szCs w:val="24"/>
        </w:rPr>
        <w:t>-0.835</w:t>
      </w:r>
      <w:r w:rsidRPr="0029108C">
        <w:rPr>
          <w:rFonts w:ascii="Times New Roman" w:hAnsi="Times New Roman" w:cs="Times New Roman"/>
          <w:sz w:val="24"/>
          <w:szCs w:val="24"/>
        </w:rPr>
        <w:t>).</w:t>
      </w: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1D5D0868"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PV blood flow increased significantly after a meal (p=1.17e-05, d=1.137) as did the CMI- group (p=</w:t>
      </w:r>
      <w:r w:rsidR="00064152">
        <w:rPr>
          <w:rFonts w:ascii="Times New Roman" w:hAnsi="Times New Roman" w:cs="Times New Roman"/>
          <w:sz w:val="24"/>
          <w:szCs w:val="24"/>
        </w:rPr>
        <w:t>4.90</w:t>
      </w:r>
      <w:r w:rsidRPr="0029108C">
        <w:rPr>
          <w:rFonts w:ascii="Times New Roman" w:hAnsi="Times New Roman" w:cs="Times New Roman"/>
          <w:sz w:val="24"/>
          <w:szCs w:val="24"/>
        </w:rPr>
        <w:t>e-05, d=</w:t>
      </w:r>
      <w:r w:rsidR="00064152">
        <w:rPr>
          <w:rFonts w:ascii="Times New Roman" w:hAnsi="Times New Roman" w:cs="Times New Roman"/>
          <w:sz w:val="24"/>
          <w:szCs w:val="24"/>
        </w:rPr>
        <w:t>1.724</w:t>
      </w:r>
      <w:r w:rsidRPr="0029108C">
        <w:rPr>
          <w:rFonts w:ascii="Times New Roman" w:hAnsi="Times New Roman" w:cs="Times New Roman"/>
          <w:sz w:val="24"/>
          <w:szCs w:val="24"/>
        </w:rPr>
        <w:t>) while the CMI+ group did not see a significant increase in PV blood flow after a meal ). Additionally, percent change in flow for the CMI+ group was significantly less than the control group (p=0.0</w:t>
      </w:r>
      <w:r w:rsidR="00064152">
        <w:rPr>
          <w:rFonts w:ascii="Times New Roman" w:hAnsi="Times New Roman" w:cs="Times New Roman"/>
          <w:sz w:val="24"/>
          <w:szCs w:val="24"/>
        </w:rPr>
        <w:t>37</w:t>
      </w:r>
      <w:r w:rsidRPr="0029108C">
        <w:rPr>
          <w:rFonts w:ascii="Times New Roman" w:hAnsi="Times New Roman" w:cs="Times New Roman"/>
          <w:sz w:val="24"/>
          <w:szCs w:val="24"/>
        </w:rPr>
        <w:t>, d=</w:t>
      </w:r>
      <w:r w:rsidR="00064152">
        <w:rPr>
          <w:rFonts w:ascii="Times New Roman" w:hAnsi="Times New Roman" w:cs="Times New Roman"/>
          <w:sz w:val="24"/>
          <w:szCs w:val="24"/>
        </w:rPr>
        <w:t>-0.604</w:t>
      </w:r>
      <w:r w:rsidRPr="0029108C">
        <w:rPr>
          <w:rFonts w:ascii="Times New Roman" w:hAnsi="Times New Roman" w:cs="Times New Roman"/>
          <w:sz w:val="24"/>
          <w:szCs w:val="24"/>
        </w:rPr>
        <w:t>) and the CMI- group (p=0.0</w:t>
      </w:r>
      <w:r w:rsidR="00064152">
        <w:rPr>
          <w:rFonts w:ascii="Times New Roman" w:hAnsi="Times New Roman" w:cs="Times New Roman"/>
          <w:sz w:val="24"/>
          <w:szCs w:val="24"/>
        </w:rPr>
        <w:t>22</w:t>
      </w:r>
      <w:r w:rsidRPr="0029108C">
        <w:rPr>
          <w:rFonts w:ascii="Times New Roman" w:hAnsi="Times New Roman" w:cs="Times New Roman"/>
          <w:sz w:val="24"/>
          <w:szCs w:val="24"/>
        </w:rPr>
        <w:t>, d=</w:t>
      </w:r>
      <w:r w:rsidR="00064152">
        <w:rPr>
          <w:rFonts w:ascii="Times New Roman" w:hAnsi="Times New Roman" w:cs="Times New Roman"/>
          <w:sz w:val="24"/>
          <w:szCs w:val="24"/>
        </w:rPr>
        <w:t>-0.808</w:t>
      </w:r>
      <w:r w:rsidRPr="0029108C">
        <w:rPr>
          <w:rFonts w:ascii="Times New Roman" w:hAnsi="Times New Roman" w:cs="Times New Roman"/>
          <w:sz w:val="24"/>
          <w:szCs w:val="24"/>
        </w:rPr>
        <w:t xml:space="preserve">).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2CC32B9D"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t>
      </w:r>
      <w:r w:rsidRPr="0029108C">
        <w:rPr>
          <w:rFonts w:ascii="Times New Roman" w:eastAsiaTheme="minorEastAsia" w:hAnsi="Times New Roman" w:cs="Times New Roman"/>
          <w:sz w:val="24"/>
          <w:szCs w:val="24"/>
        </w:rPr>
        <w:lastRenderedPageBreak/>
        <w:t xml:space="preserve">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[16-19,22,29-31,33-39]</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w:t>
      </w:r>
      <w:r w:rsidRPr="0029108C">
        <w:rPr>
          <w:rFonts w:ascii="Times New Roman" w:hAnsi="Times New Roman" w:cs="Times New Roman"/>
          <w:sz w:val="24"/>
          <w:szCs w:val="24"/>
        </w:rPr>
        <w:lastRenderedPageBreak/>
        <w:t xml:space="preserve">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lastRenderedPageBreak/>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15182CEA"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simultaneous acquisition of both hemodynamic information and a</w:t>
      </w:r>
      <w:r w:rsidR="00C771A9">
        <w:rPr>
          <w:rFonts w:ascii="Times New Roman" w:hAnsi="Times New Roman" w:cs="Times New Roman"/>
          <w:sz w:val="24"/>
          <w:szCs w:val="24"/>
        </w:rPr>
        <w:t xml:space="preserve"> PC</w:t>
      </w:r>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PFJlY051bT45NDQ8L1JlY051bT48RGlzcGxheVRleHQ+WzQwXTwvRGlzcGxheVRleHQ+PHJlY29y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PEVuZE5vdGU+PENpdGU+PEF1dGhvcj5GcmFuY29pczwvQXV0aG9yPjxZZWFyPjIwMTE8L1llYXI+
PFJlY051bT45NDQ8L1JlY051bT48RGlzcGxheVRleHQ+WzQwXTwvRGlzcGxheVRleHQ+PHJlY29y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&lt;EndNote&gt;&lt;Cite&gt;&lt;Author&gt;Wasser&lt;/Author&gt;&lt;Year&gt;1996&lt;/Year&gt;&lt;RecNum&gt;917&lt;/RecNum&gt;&lt;DisplayText&gt;[41]&lt;/DisplayText&gt;&lt;record&gt;&lt;rec-number&gt;917&lt;/rec-number&gt;&lt;foreign-keys&gt;&lt;key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w:t>
      </w:r>
      <w:r w:rsidRPr="0029108C">
        <w:rPr>
          <w:rFonts w:ascii="Times New Roman" w:hAnsi="Times New Roman" w:cs="Times New Roman"/>
          <w:sz w:val="24"/>
          <w:szCs w:val="24"/>
        </w:rPr>
        <w:lastRenderedPageBreak/>
        <w:t>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55E50AFE"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bT45MTk8L1JlY051bT48RGlzcGxheVRleHQ+WzE2LTE5LDIyLDI5LTMxLDMzLTM5XTwvRGlzcGxh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sidR="007B4ECA">
        <w:rPr>
          <w:rFonts w:ascii="Times New Roman" w:hAnsi="Times New Roman" w:cs="Times New Roman"/>
          <w:sz w:val="24"/>
          <w:szCs w:val="24"/>
        </w:rPr>
      </w:r>
      <w:r w:rsidR="007B4ECA">
        <w:rPr>
          <w:rFonts w:ascii="Times New Roman" w:hAnsi="Times New Roman" w:cs="Times New Roman"/>
          <w:sz w:val="24"/>
          <w:szCs w:val="24"/>
        </w:rPr>
        <w:fldChar w:fldCharType="separate"/>
      </w:r>
      <w:r w:rsidR="00C97E4B">
        <w:rPr>
          <w:rFonts w:ascii="Times New Roman" w:hAnsi="Times New Roman" w:cs="Times New Roman"/>
          <w:noProof/>
          <w:sz w:val="24"/>
          <w:szCs w:val="24"/>
        </w:rPr>
        <w:t>[16-19,22,29-31,33-39]</w:t>
      </w:r>
      <w:r w:rsidR="007B4ECA">
        <w:rPr>
          <w:rFonts w:ascii="Times New Roman" w:hAnsi="Times New Roman" w:cs="Times New Roman"/>
          <w:sz w:val="24"/>
          <w:szCs w:val="24"/>
        </w:rPr>
        <w:fldChar w:fldCharType="end"/>
      </w:r>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183D9622" w:rsidR="001C0918" w:rsidRDefault="00F72E5E" w:rsidP="00B02406">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ZWNOdW0+OTA5PC9SZWNOdW0+PERpc3BsYXlUZXh0PlszNSwyM108L0Rpc3BsYXlUZXh0PjxyZWNv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PEVuZE5vdGU+PENpdGU+PEF1dGhvcj5TaWViZXI8L0F1dGhvcj48WWVhcj4xOTkxPC9ZZWFyPjxS
ZWNOdW0+OTA5PC9SZWNOdW0+PERpc3BsYXlUZXh0PlszNSwyM108L0Rpc3BsYXlUZXh0PjxyZWNv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[35,23]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observed in controls and in the CMI- group. This is most likely due to increased cardiac output following meal ingestion, acting to increase volumetric flow rates </w:t>
      </w:r>
      <w:r w:rsidRPr="0029108C">
        <w:rPr>
          <w:rFonts w:ascii="Times New Roman" w:hAnsi="Times New Roman" w:cs="Times New Roman"/>
          <w:sz w:val="24"/>
          <w:szCs w:val="24"/>
        </w:rPr>
        <w:lastRenderedPageBreak/>
        <w:t xml:space="preserve">in the aorta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&lt;EndNote&gt;&lt;Cite&gt;&lt;Author&gt;Waaler&lt;/Author&gt;&lt;Year&gt;1991&lt;/Year&gt;&lt;RecNum&gt;910&lt;/RecNum&gt;&lt;DisplayText&gt;[42]&lt;/DisplayText&gt;&lt;record&gt;&lt;rec-number&gt;910&lt;/rec-number&gt;&lt;foreign-keys&gt;&lt;key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PEVuZE5vdGU+PENpdGU+PEF1dGhvcj5MaTwvQXV0aG9yPjxZZWFyPjE5OTQ8L1llYXI+PFJlY051
bT45MTk8L1JlY051bT48RGlzcGxheVRleHQ+WzE2LTE5XTwvRGlzcGxheVRleHQ+PHJlY29yZD48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[16-19]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r w:rsidR="00834636" w:rsidRPr="0029108C">
        <w:rPr>
          <w:rFonts w:ascii="Times New Roman" w:hAnsi="Times New Roman" w:cs="Times New Roman"/>
          <w:sz w:val="24"/>
          <w:szCs w:val="24"/>
        </w:rPr>
        <w:t xml:space="preserve">In addition, </w:t>
      </w:r>
      <w:r w:rsidR="00834636">
        <w:rPr>
          <w:rFonts w:ascii="Times New Roman" w:hAnsi="Times New Roman" w:cs="Times New Roman"/>
          <w:sz w:val="24"/>
          <w:szCs w:val="24"/>
        </w:rPr>
        <w:t>b</w:t>
      </w:r>
      <w:r w:rsidR="00834636" w:rsidRPr="0029108C">
        <w:rPr>
          <w:rFonts w:ascii="Times New Roman" w:hAnsi="Times New Roman" w:cs="Times New Roman"/>
          <w:sz w:val="24"/>
          <w:szCs w:val="24"/>
        </w:rPr>
        <w:t xml:space="preserve">lood flow responses in the SMV, and PV </w:t>
      </w:r>
      <w:r w:rsidR="00834636">
        <w:rPr>
          <w:rFonts w:ascii="Times New Roman" w:hAnsi="Times New Roman" w:cs="Times New Roman"/>
          <w:sz w:val="24"/>
          <w:szCs w:val="24"/>
        </w:rPr>
        <w:t xml:space="preserve">were significantly decreased in CMI+ patients </w:t>
      </w:r>
      <w:r w:rsidR="00834636" w:rsidRPr="0029108C">
        <w:rPr>
          <w:rFonts w:ascii="Times New Roman" w:hAnsi="Times New Roman" w:cs="Times New Roman"/>
          <w:sz w:val="24"/>
          <w:szCs w:val="24"/>
        </w:rPr>
        <w:t xml:space="preserve">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sidR="00834636">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sidR="00834636">
        <w:rPr>
          <w:rFonts w:ascii="Times New Roman" w:hAnsi="Times New Roman" w:cs="Times New Roman"/>
          <w:sz w:val="24"/>
          <w:szCs w:val="24"/>
        </w:rPr>
      </w:r>
      <w:r w:rsidR="00834636">
        <w:rPr>
          <w:rFonts w:ascii="Times New Roman" w:hAnsi="Times New Roman" w:cs="Times New Roman"/>
          <w:sz w:val="24"/>
          <w:szCs w:val="24"/>
        </w:rPr>
        <w:fldChar w:fldCharType="separate"/>
      </w:r>
      <w:r w:rsidR="00C97E4B">
        <w:rPr>
          <w:rFonts w:ascii="Times New Roman" w:hAnsi="Times New Roman" w:cs="Times New Roman"/>
          <w:noProof/>
          <w:sz w:val="24"/>
          <w:szCs w:val="24"/>
        </w:rPr>
        <w:t>[18,19]</w:t>
      </w:r>
      <w:r w:rsidR="00834636">
        <w:rPr>
          <w:rFonts w:ascii="Times New Roman" w:hAnsi="Times New Roman" w:cs="Times New Roman"/>
          <w:sz w:val="24"/>
          <w:szCs w:val="24"/>
        </w:rPr>
        <w:fldChar w:fldCharType="end"/>
      </w:r>
      <w:r w:rsidR="00834636" w:rsidRPr="0029108C">
        <w:rPr>
          <w:rFonts w:ascii="Times New Roman" w:hAnsi="Times New Roman" w:cs="Times New Roman"/>
          <w:sz w:val="24"/>
          <w:szCs w:val="24"/>
        </w:rPr>
        <w:t xml:space="preserve">. It should also be noted that, in these patients, SMV and PV flow still increased to normal levels.  </w:t>
      </w:r>
    </w:p>
    <w:p w14:paraId="142D14DA" w14:textId="0C2FD5F6" w:rsidR="00F72E5E" w:rsidRPr="0029108C" w:rsidRDefault="00F72E5E" w:rsidP="00306FF9">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&lt;EndNote&gt;&lt;Cite&gt;&lt;Author&gt;Someya&lt;/Author&gt;&lt;Year&gt;2008&lt;/Year&gt;&lt;RecNum&gt;879&lt;/RecNum&gt;&lt;DisplayText&gt;[23]&lt;/DisplayText&gt;&lt;record&gt;&lt;rec-number&gt;879&lt;/rec-number&gt;&lt;foreign-keys&gt;&lt;key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r w:rsidR="00475C8D">
        <w:rPr>
          <w:rFonts w:ascii="Times New Roman" w:hAnsi="Times New Roman" w:cs="Times New Roman"/>
          <w:sz w:val="24"/>
          <w:szCs w:val="24"/>
        </w:rPr>
        <w:t xml:space="preserve"> </w:t>
      </w:r>
    </w:p>
    <w:p w14:paraId="44C3AF5E" w14:textId="55473035"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PEVuZE5vdGU+PENpdGU+PEF1dGhvcj5MaTwvQXV0aG9yPjxZZWFyPjE5OTU8L1llYXI+PFJlY051
bT45MTg8L1JlY051bT48RGlzcGxheVRleHQ+WzE4LDE5XTwvRGlzcGxheVRleHQ+PHJlY29yZD48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E4B">
        <w:rPr>
          <w:rFonts w:ascii="Times New Roman" w:hAnsi="Times New Roman" w:cs="Times New Roman"/>
          <w:noProof/>
          <w:sz w:val="24"/>
          <w:szCs w:val="24"/>
        </w:rPr>
        <w:t>[18,19]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2DCA0A9B" w:rsidR="00E14EA3"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w:t>
      </w:r>
      <w:r w:rsidRPr="0029108C">
        <w:rPr>
          <w:rFonts w:ascii="Times New Roman" w:hAnsi="Times New Roman" w:cs="Times New Roman"/>
          <w:sz w:val="24"/>
          <w:szCs w:val="24"/>
        </w:rPr>
        <w:lastRenderedPageBreak/>
        <w:t xml:space="preserve">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 xml:space="preserve">lassifying patients as ischemic versus non-ischemic based on MRA stenoses measurements and </w:t>
      </w:r>
      <w:r w:rsidR="004A1C2B">
        <w:rPr>
          <w:rFonts w:ascii="Times New Roman" w:hAnsi="Times New Roman" w:cs="Times New Roman"/>
          <w:sz w:val="24"/>
          <w:szCs w:val="24"/>
        </w:rPr>
        <w:t>follow-up after revascularization</w:t>
      </w:r>
      <w:r w:rsidRPr="0029108C">
        <w:rPr>
          <w:rFonts w:ascii="Times New Roman" w:hAnsi="Times New Roman" w:cs="Times New Roman"/>
          <w:sz w:val="24"/>
          <w:szCs w:val="24"/>
        </w:rPr>
        <w:t xml:space="preserve"> may be prone to error due to the lack of a widely-accepted gold standard imaging method</w:t>
      </w:r>
      <w:r w:rsidR="008E75F7">
        <w:rPr>
          <w:rFonts w:ascii="Times New Roman" w:hAnsi="Times New Roman" w:cs="Times New Roman"/>
          <w:sz w:val="24"/>
          <w:szCs w:val="24"/>
        </w:rPr>
        <w:t>, which is identified as a major limitation of this study</w:t>
      </w:r>
      <w:r w:rsidR="007861A0">
        <w:rPr>
          <w:rFonts w:ascii="Times New Roman" w:hAnsi="Times New Roman" w:cs="Times New Roman"/>
          <w:sz w:val="24"/>
          <w:szCs w:val="24"/>
        </w:rPr>
        <w:t>.</w:t>
      </w:r>
      <w:r w:rsidRPr="0029108C">
        <w:rPr>
          <w:rFonts w:ascii="Times New Roman" w:hAnsi="Times New Roman" w:cs="Times New Roman"/>
          <w:sz w:val="24"/>
          <w:szCs w:val="24"/>
        </w:rPr>
        <w:t xml:space="preserve"> </w:t>
      </w:r>
      <w:r w:rsidR="007861A0">
        <w:rPr>
          <w:rFonts w:ascii="Times New Roman" w:hAnsi="Times New Roman" w:cs="Times New Roman"/>
          <w:sz w:val="24"/>
          <w:szCs w:val="24"/>
        </w:rPr>
        <w:t>Specifically, c</w:t>
      </w:r>
      <w:r w:rsidR="00363D8D">
        <w:rPr>
          <w:rFonts w:ascii="Times New Roman" w:hAnsi="Times New Roman" w:cs="Times New Roman"/>
          <w:sz w:val="24"/>
          <w:szCs w:val="24"/>
        </w:rPr>
        <w:t>lassifying patients with single</w:t>
      </w:r>
      <w:r w:rsidR="00825EAE">
        <w:rPr>
          <w:rFonts w:ascii="Times New Roman" w:hAnsi="Times New Roman" w:cs="Times New Roman"/>
          <w:sz w:val="24"/>
          <w:szCs w:val="24"/>
        </w:rPr>
        <w:t>-</w:t>
      </w:r>
      <w:r w:rsidR="00363D8D">
        <w:rPr>
          <w:rFonts w:ascii="Times New Roman" w:hAnsi="Times New Roman" w:cs="Times New Roman"/>
          <w:sz w:val="24"/>
          <w:szCs w:val="24"/>
        </w:rPr>
        <w:t xml:space="preserve">vessel </w:t>
      </w:r>
      <w:r w:rsidR="00990FB6">
        <w:rPr>
          <w:rFonts w:ascii="Times New Roman" w:hAnsi="Times New Roman" w:cs="Times New Roman"/>
          <w:sz w:val="24"/>
          <w:szCs w:val="24"/>
        </w:rPr>
        <w:t xml:space="preserve">disease </w:t>
      </w:r>
      <w:r w:rsidR="00363D8D">
        <w:rPr>
          <w:rFonts w:ascii="Times New Roman" w:hAnsi="Times New Roman" w:cs="Times New Roman"/>
          <w:sz w:val="24"/>
          <w:szCs w:val="24"/>
        </w:rPr>
        <w:t>as CMI- could result in misclassification</w:t>
      </w:r>
      <w:r w:rsidR="00990FB6">
        <w:rPr>
          <w:rFonts w:ascii="Times New Roman" w:hAnsi="Times New Roman" w:cs="Times New Roman"/>
          <w:sz w:val="24"/>
          <w:szCs w:val="24"/>
        </w:rPr>
        <w:t>, as individuals with single</w:t>
      </w:r>
      <w:r w:rsidR="00825EAE">
        <w:rPr>
          <w:rFonts w:ascii="Times New Roman" w:hAnsi="Times New Roman" w:cs="Times New Roman"/>
          <w:sz w:val="24"/>
          <w:szCs w:val="24"/>
        </w:rPr>
        <w:t>-</w:t>
      </w:r>
      <w:r w:rsidR="00990FB6">
        <w:rPr>
          <w:rFonts w:ascii="Times New Roman" w:hAnsi="Times New Roman" w:cs="Times New Roman"/>
          <w:sz w:val="24"/>
          <w:szCs w:val="24"/>
        </w:rPr>
        <w:t>vessel disease have been reported</w:t>
      </w:r>
      <w:r w:rsidR="004A1C2B">
        <w:rPr>
          <w:rFonts w:ascii="Times New Roman" w:hAnsi="Times New Roman" w:cs="Times New Roman"/>
          <w:sz w:val="24"/>
          <w:szCs w:val="24"/>
        </w:rPr>
        <w:t xml:space="preserve"> and may see symptom improvement after revascularization. Secondly, it is possible that</w:t>
      </w:r>
      <w:r w:rsidR="00825EAE">
        <w:rPr>
          <w:rFonts w:ascii="Times New Roman" w:hAnsi="Times New Roman" w:cs="Times New Roman"/>
          <w:sz w:val="24"/>
          <w:szCs w:val="24"/>
        </w:rPr>
        <w:t xml:space="preserve"> some</w:t>
      </w:r>
      <w:r w:rsidR="004A1C2B">
        <w:rPr>
          <w:rFonts w:ascii="Times New Roman" w:hAnsi="Times New Roman" w:cs="Times New Roman"/>
          <w:sz w:val="24"/>
          <w:szCs w:val="24"/>
        </w:rPr>
        <w:t xml:space="preserve"> </w:t>
      </w:r>
      <w:r w:rsidR="00825EAE">
        <w:rPr>
          <w:rFonts w:ascii="Times New Roman" w:hAnsi="Times New Roman" w:cs="Times New Roman"/>
          <w:sz w:val="24"/>
          <w:szCs w:val="24"/>
        </w:rPr>
        <w:t>CMI+ subjects</w:t>
      </w:r>
      <w:r w:rsidR="004A1C2B">
        <w:rPr>
          <w:rFonts w:ascii="Times New Roman" w:hAnsi="Times New Roman" w:cs="Times New Roman"/>
          <w:sz w:val="24"/>
          <w:szCs w:val="24"/>
        </w:rPr>
        <w:t xml:space="preserve"> </w:t>
      </w:r>
      <w:r w:rsidR="00825EAE">
        <w:rPr>
          <w:rFonts w:ascii="Times New Roman" w:hAnsi="Times New Roman" w:cs="Times New Roman"/>
          <w:sz w:val="24"/>
          <w:szCs w:val="24"/>
        </w:rPr>
        <w:t xml:space="preserve">who have </w:t>
      </w:r>
      <w:r w:rsidR="004A1C2B">
        <w:rPr>
          <w:rFonts w:ascii="Times New Roman" w:hAnsi="Times New Roman" w:cs="Times New Roman"/>
          <w:sz w:val="24"/>
          <w:szCs w:val="24"/>
        </w:rPr>
        <w:t xml:space="preserve">2 or more significant stenoses </w:t>
      </w:r>
      <w:r w:rsidR="00825EAE">
        <w:rPr>
          <w:rFonts w:ascii="Times New Roman" w:hAnsi="Times New Roman" w:cs="Times New Roman"/>
          <w:sz w:val="24"/>
          <w:szCs w:val="24"/>
        </w:rPr>
        <w:t xml:space="preserve">but did not undergo revascularization </w:t>
      </w:r>
      <w:r w:rsidR="004A1C2B">
        <w:rPr>
          <w:rFonts w:ascii="Times New Roman" w:hAnsi="Times New Roman" w:cs="Times New Roman"/>
          <w:sz w:val="24"/>
          <w:szCs w:val="24"/>
        </w:rPr>
        <w:t>may not see postoperative improvement</w:t>
      </w:r>
      <w:r w:rsidR="00825EAE">
        <w:rPr>
          <w:rFonts w:ascii="Times New Roman" w:hAnsi="Times New Roman" w:cs="Times New Roman"/>
          <w:sz w:val="24"/>
          <w:szCs w:val="24"/>
        </w:rPr>
        <w:t>,</w:t>
      </w:r>
      <w:r w:rsidR="004A1C2B">
        <w:rPr>
          <w:rFonts w:ascii="Times New Roman" w:hAnsi="Times New Roman" w:cs="Times New Roman"/>
          <w:sz w:val="24"/>
          <w:szCs w:val="24"/>
        </w:rPr>
        <w:t xml:space="preserve"> suggesting an alternative diagnosis. </w:t>
      </w:r>
      <w:r w:rsidR="005103CC">
        <w:rPr>
          <w:rFonts w:ascii="Times New Roman" w:hAnsi="Times New Roman" w:cs="Times New Roman"/>
          <w:sz w:val="24"/>
          <w:szCs w:val="24"/>
        </w:rPr>
        <w:t>Additionally, differences in male to female ratio within the patient groups may induce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ZWNOdW0+MTAyNzwvUmVjTnVtPjxEaXNwbGF5VGV4dD5bMjFdPC9EaXNwbGF5VGV4dD48cmVjb3Jk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 </w:instrText>
      </w:r>
      <w:r w:rsidR="00C97E4B">
        <w:rPr>
          <w:rFonts w:ascii="Times New Roman" w:hAnsi="Times New Roman" w:cs="Times New Roman"/>
          <w:sz w:val="24"/>
          <w:szCs w:val="24"/>
        </w:rPr>
        <w:fldChar w:fldCharType="begin">
          <w:fldData xml:space="preserve">PEVuZE5vdGU+PENpdGU+PEF1dGhvcj5TaWVkZWs8L0F1dGhvcj48WWVhcj4yMDE4PC9ZZWFyPjxS
ZWNOdW0+MTAyNzwvUmVjTnVtPjxEaXNwbGF5VGV4dD5bMjFdPC9EaXNwbGF5VGV4dD48cmVjb3Jk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C97E4B">
        <w:rPr>
          <w:rFonts w:ascii="Times New Roman" w:hAnsi="Times New Roman" w:cs="Times New Roman"/>
          <w:sz w:val="24"/>
          <w:szCs w:val="24"/>
        </w:rPr>
        <w:instrText xml:space="preserve"> ADDIN EN.CITE.DATA </w:instrText>
      </w:r>
      <w:r w:rsidR="00C97E4B">
        <w:rPr>
          <w:rFonts w:ascii="Times New Roman" w:hAnsi="Times New Roman" w:cs="Times New Roman"/>
          <w:sz w:val="24"/>
          <w:szCs w:val="24"/>
        </w:rPr>
      </w:r>
      <w:r w:rsidR="00C97E4B">
        <w:rPr>
          <w:rFonts w:ascii="Times New Roman" w:hAnsi="Times New Roman" w:cs="Times New Roman"/>
          <w:sz w:val="24"/>
          <w:szCs w:val="24"/>
        </w:rPr>
        <w:fldChar w:fldCharType="end"/>
      </w:r>
      <w:r w:rsidR="005103CC">
        <w:rPr>
          <w:rFonts w:ascii="Times New Roman" w:hAnsi="Times New Roman" w:cs="Times New Roman"/>
          <w:sz w:val="24"/>
          <w:szCs w:val="24"/>
        </w:rPr>
      </w:r>
      <w:r w:rsidR="005103CC">
        <w:rPr>
          <w:rFonts w:ascii="Times New Roman" w:hAnsi="Times New Roman" w:cs="Times New Roman"/>
          <w:sz w:val="24"/>
          <w:szCs w:val="24"/>
        </w:rPr>
        <w:fldChar w:fldCharType="separate"/>
      </w:r>
      <w:r w:rsidR="00C97E4B">
        <w:rPr>
          <w:rFonts w:ascii="Times New Roman" w:hAnsi="Times New Roman" w:cs="Times New Roman"/>
          <w:noProof/>
          <w:sz w:val="24"/>
          <w:szCs w:val="24"/>
        </w:rPr>
        <w:t>[21]</w:t>
      </w:r>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r w:rsidR="003E7853">
        <w:rPr>
          <w:rFonts w:ascii="Times New Roman" w:hAnsi="Times New Roman" w:cs="Times New Roman"/>
          <w:sz w:val="24"/>
          <w:szCs w:val="24"/>
        </w:rPr>
        <w:t xml:space="preserve"> Due to the finite acquisition time of the PC-VIPR pulse sequence (~11 minutes), changes that occur within this digestion phase will not be captured</w:t>
      </w:r>
      <w:r w:rsidR="001E75E0">
        <w:rPr>
          <w:rFonts w:ascii="Times New Roman" w:hAnsi="Times New Roman" w:cs="Times New Roman"/>
          <w:sz w:val="24"/>
          <w:szCs w:val="24"/>
        </w:rPr>
        <w:t xml:space="preserve"> and is noted as an additional limitation.</w:t>
      </w:r>
    </w:p>
    <w:p w14:paraId="7AD40F80" w14:textId="054663D0" w:rsidR="00F72E5E" w:rsidRDefault="00F72E5E" w:rsidP="00B02406">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r w:rsidR="006B18C0">
        <w:rPr>
          <w:rFonts w:ascii="Times New Roman" w:hAnsi="Times New Roman" w:cs="Times New Roman"/>
          <w:sz w:val="24"/>
          <w:szCs w:val="24"/>
        </w:rPr>
        <w:t>,</w:t>
      </w:r>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r w:rsidR="00571E40" w:rsidRPr="0029108C">
        <w:rPr>
          <w:rFonts w:ascii="Times New Roman" w:hAnsi="Times New Roman" w:cs="Times New Roman"/>
          <w:sz w:val="24"/>
          <w:szCs w:val="24"/>
        </w:rPr>
        <w:t xml:space="preserve">This problem could be alleviated by developing an automated pipeline for image segmentation and flow analysis. </w:t>
      </w:r>
      <w:r w:rsidR="00EA389B">
        <w:rPr>
          <w:rFonts w:ascii="Times New Roman" w:hAnsi="Times New Roman" w:cs="Times New Roman"/>
          <w:sz w:val="24"/>
          <w:szCs w:val="24"/>
        </w:rPr>
        <w:t xml:space="preserve">Despite performing respiratory gating on expiration, patients with median arcuate ligament syndrome may experience more drastic changes 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6D9ADF97"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&lt;EndNote&gt;&lt;Cite&gt;&lt;Author&gt;Poole&lt;/Author&gt;&lt;Year&gt;1987&lt;/Year&gt;&lt;RecNum&gt;906&lt;/RecNum&gt;&lt;DisplayText&gt;[43]&lt;/DisplayText&gt;&lt;record&gt;&lt;rec-number&gt;906&lt;/rec-number&gt;&lt;foreign-keys&gt;&lt;key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C97E4B">
        <w:rPr>
          <w:rFonts w:ascii="Times New Roman" w:hAnsi="Times New Roman" w:cs="Times New Roman"/>
          <w:sz w:val="24"/>
          <w:szCs w:val="24"/>
        </w:rPr>
        <w:instrText xml:space="preserve"> ADDIN EN.CITE &lt;EndNote&gt;&lt;Cite&gt;&lt;Author&gt;Someya&lt;/Author&gt;&lt;Year&gt;2008&lt;/Year&gt;&lt;RecNum&gt;879&lt;/RecNum&gt;&lt;DisplayText&gt;[23]&lt;/DisplayText&gt;&lt;record&gt;&lt;rec-number&gt;879&lt;/rec-number&gt;&lt;foreign-keys&gt;&lt;key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C97E4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3"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3"/>
      <w:r w:rsidRPr="0029108C">
        <w:rPr>
          <w:rFonts w:ascii="Times New Roman" w:hAnsi="Times New Roman" w:cs="Times New Roman"/>
          <w:sz w:val="24"/>
          <w:szCs w:val="24"/>
        </w:rPr>
        <w:t>. Accelerated 4D flow MRI approaches such as PC-VIPR are well-suited for this type of investigation</w:t>
      </w:r>
      <w:r w:rsidR="007C0237">
        <w:rPr>
          <w:rFonts w:ascii="Times New Roman" w:hAnsi="Times New Roman" w:cs="Times New Roman"/>
          <w:sz w:val="24"/>
          <w:szCs w:val="24"/>
        </w:rPr>
        <w:t xml:space="preserve">, and when coupled with advanced, constrained reconstruction </w:t>
      </w:r>
      <w:proofErr w:type="gramStart"/>
      <w:r w:rsidR="007C0237">
        <w:rPr>
          <w:rFonts w:ascii="Times New Roman" w:hAnsi="Times New Roman" w:cs="Times New Roman"/>
          <w:sz w:val="24"/>
          <w:szCs w:val="24"/>
        </w:rPr>
        <w:t>techniques,  can</w:t>
      </w:r>
      <w:proofErr w:type="gramEnd"/>
      <w:r w:rsidR="007C0237">
        <w:rPr>
          <w:rFonts w:ascii="Times New Roman" w:hAnsi="Times New Roman" w:cs="Times New Roman"/>
          <w:sz w:val="24"/>
          <w:szCs w:val="24"/>
        </w:rPr>
        <w:t xml:space="preserve"> allow</w:t>
      </w:r>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6980839D"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w:t>
      </w:r>
      <w:r w:rsidRPr="0029108C">
        <w:rPr>
          <w:rFonts w:ascii="Times New Roman" w:hAnsi="Times New Roman" w:cs="Times New Roman"/>
          <w:sz w:val="24"/>
          <w:szCs w:val="24"/>
        </w:rPr>
        <w:lastRenderedPageBreak/>
        <w:t xml:space="preserve">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were comparable to prior 2D PC-MRI and ultrasound studies measuring mesenteric blood flow. Here, we found quantifiable differences in blood flow hemodynamics in the aorta, SMA, SMV, 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5943298" w14:textId="77777777" w:rsidR="005C4888" w:rsidRPr="005C4888" w:rsidRDefault="00F72E5E" w:rsidP="005C4888">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5C4888" w:rsidRPr="005C4888">
        <w:t>1. van Bockel JH, Geelkerken RH, Wasser MN (2001) Chronic splanchnic ischaemia. Best Pract Res Clin Gastroenterol 15 (1):99-119. doi:10.1053/bega.2001.0158</w:t>
      </w:r>
    </w:p>
    <w:p w14:paraId="671B601E" w14:textId="77777777" w:rsidR="005C4888" w:rsidRPr="005C4888" w:rsidRDefault="005C4888" w:rsidP="005C4888">
      <w:pPr>
        <w:pStyle w:val="EndNoteBibliography"/>
        <w:spacing w:after="0"/>
      </w:pPr>
      <w:r w:rsidRPr="005C4888">
        <w:t>2. Kolkman JJ, Geelkerken RH (2017) Diagnosis and treatment of chronic mesenteric ischemia: An update. Best Pract Res Clin Gastroenterol 31 (1):49-57. doi:10.1016/j.bpg.2017.01.003</w:t>
      </w:r>
    </w:p>
    <w:p w14:paraId="4F180E7E" w14:textId="77777777" w:rsidR="005C4888" w:rsidRPr="005C4888" w:rsidRDefault="005C4888" w:rsidP="005C4888">
      <w:pPr>
        <w:pStyle w:val="EndNoteBibliography"/>
        <w:spacing w:after="0"/>
      </w:pPr>
      <w:r w:rsidRPr="005C4888">
        <w:t>3. Sreenarasimhaiah J (2005) Chronic mesenteric ischemia. Best Pract Res Clin Gastroenterol 19 (2):283-295. doi:10.1016/j.bpg.2004.11.002</w:t>
      </w:r>
    </w:p>
    <w:p w14:paraId="69763F1D" w14:textId="77777777" w:rsidR="005C4888" w:rsidRPr="005C4888" w:rsidRDefault="005C4888" w:rsidP="005C4888">
      <w:pPr>
        <w:pStyle w:val="EndNoteBibliography"/>
        <w:spacing w:after="0"/>
      </w:pPr>
      <w:r w:rsidRPr="005C4888">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08B95BFB" w14:textId="77777777" w:rsidR="005C4888" w:rsidRPr="005C4888" w:rsidRDefault="005C4888" w:rsidP="005C4888">
      <w:pPr>
        <w:pStyle w:val="EndNoteBibliography"/>
        <w:spacing w:after="0"/>
      </w:pPr>
      <w:r w:rsidRPr="005C4888">
        <w:lastRenderedPageBreak/>
        <w:t>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clinical guidelines on the diagnosis and treatment of patients with chronic mesenteric ischaemia. United European Gastroenterol J 8 (4):371-395. doi:10.1177/2050640620916681</w:t>
      </w:r>
    </w:p>
    <w:p w14:paraId="0BBCFB89" w14:textId="77777777" w:rsidR="005C4888" w:rsidRPr="005C4888" w:rsidRDefault="005C4888" w:rsidP="005C4888">
      <w:pPr>
        <w:pStyle w:val="EndNoteBibliography"/>
        <w:spacing w:after="0"/>
      </w:pPr>
      <w:r w:rsidRPr="005C4888">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5DE3EC38" w14:textId="77777777" w:rsidR="005C4888" w:rsidRPr="005C4888" w:rsidRDefault="005C4888" w:rsidP="005C4888">
      <w:pPr>
        <w:pStyle w:val="EndNoteBibliography"/>
        <w:spacing w:after="0"/>
      </w:pPr>
      <w:r w:rsidRPr="005C4888">
        <w:t>7. Amin MA, Nooman NA, Moussa GI (2014) Acute and chronic mesenteric ischemia: Multidetector CT and CT angiographic findings. The Egyptian Journal of Radiology and Nuclear Medicine 45 (4):1063-1070. doi:10.1016/j.ejrnm.2014.06.001</w:t>
      </w:r>
    </w:p>
    <w:p w14:paraId="44CCAD8D" w14:textId="77777777" w:rsidR="005C4888" w:rsidRPr="005C4888" w:rsidRDefault="005C4888" w:rsidP="005C4888">
      <w:pPr>
        <w:pStyle w:val="EndNoteBibliography"/>
        <w:spacing w:after="0"/>
      </w:pPr>
      <w:r w:rsidRPr="005C4888">
        <w:t>8.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1F1C2A39" w14:textId="77777777" w:rsidR="005C4888" w:rsidRPr="005C4888" w:rsidRDefault="005C4888" w:rsidP="005C4888">
      <w:pPr>
        <w:pStyle w:val="EndNoteBibliography"/>
        <w:spacing w:after="0"/>
      </w:pPr>
      <w:r w:rsidRPr="005C4888">
        <w:lastRenderedPageBreak/>
        <w:t>9. Carlos RC, Stanley JC, Stafford-Johnson D, Prince MR (2001) Interobserver variability in the evaluation of chronic mesenteric ischemia with gadolinium-enhanced MR angiography. Acad Radiol 8 (9):879-887. doi:10.1016/s1076-6332(03)80767-5</w:t>
      </w:r>
    </w:p>
    <w:p w14:paraId="34FB47A5" w14:textId="77777777" w:rsidR="005C4888" w:rsidRPr="005C4888" w:rsidRDefault="005C4888" w:rsidP="005C4888">
      <w:pPr>
        <w:pStyle w:val="EndNoteBibliography"/>
        <w:spacing w:after="0"/>
      </w:pPr>
      <w:r w:rsidRPr="005C4888">
        <w:t>10. Meaney JF, Prince MR, Nostrant TT, Stanley JC (1997) Gadolinium-enhanced MR angiography of visceral arteries in patients with suspected chronic mesenteric ischemia. J Magn Reson Imaging 7 (1):171-176. doi:10.1002/jmri.1880070126</w:t>
      </w:r>
    </w:p>
    <w:p w14:paraId="786AE124" w14:textId="77777777" w:rsidR="005C4888" w:rsidRPr="005C4888" w:rsidRDefault="005C4888" w:rsidP="005C4888">
      <w:pPr>
        <w:pStyle w:val="EndNoteBibliography"/>
        <w:spacing w:after="0"/>
      </w:pPr>
      <w:r w:rsidRPr="005C4888">
        <w:t>11. Mazzei MA, Guerrini S, Cioffi Squitieri N, Imbriaco G, Chieca R, Civitelli S, Savelli V, Mazzei FG, Volterrani L (2013) Magnetic resonance imaging: is there a role in clinical management for acute ischemic colitis? World journal of gastroenterology 19 (8):1256-1263. doi:10.3748/wjg.v19.i8.1256</w:t>
      </w:r>
    </w:p>
    <w:p w14:paraId="1167209B" w14:textId="77777777" w:rsidR="005C4888" w:rsidRPr="005C4888" w:rsidRDefault="005C4888" w:rsidP="005C4888">
      <w:pPr>
        <w:pStyle w:val="EndNoteBibliography"/>
        <w:spacing w:after="0"/>
      </w:pPr>
      <w:r w:rsidRPr="005C4888">
        <w:t>12. Zwolak RM, Fillinger MF, Walsh DB, LaBombard FE, Musson A, Darling CE, Cronenwett JL (1998) Mesenteric and celiac duplex scanning: a validation study. J Vasc Surg 27 (6):1078-1087; discussion 1088. doi:10.1016/s0741-5214(98)60010-0</w:t>
      </w:r>
    </w:p>
    <w:p w14:paraId="19FB1173" w14:textId="77777777" w:rsidR="005C4888" w:rsidRPr="005C4888" w:rsidRDefault="005C4888" w:rsidP="005C4888">
      <w:pPr>
        <w:pStyle w:val="EndNoteBibliography"/>
        <w:spacing w:after="0"/>
      </w:pPr>
      <w:r w:rsidRPr="005C4888">
        <w:t>13. Muller AF (1992) Role of duplex Doppler ultrasound in the assessment of patients with postprandial abdominal pain. Gut 33 (4):460-465. doi:10.1136/gut.33.4.460</w:t>
      </w:r>
    </w:p>
    <w:p w14:paraId="59833D82" w14:textId="77777777" w:rsidR="005C4888" w:rsidRPr="005C4888" w:rsidRDefault="005C4888" w:rsidP="005C4888">
      <w:pPr>
        <w:pStyle w:val="EndNoteBibliography"/>
        <w:spacing w:after="0"/>
      </w:pPr>
      <w:r w:rsidRPr="005C4888">
        <w:t>14. Gentile AT, Moneta GL, Lee RW, Masser PA, Taylor LM, Jr., Porter JM (1995) Usefulness of fasting and postprandial duplex ultrasound examinations for predicting high-grade superior mesenteric artery stenosis. Am J Surg 169 (5):476-479. doi:10.1016/s0002-9610(99)80198-6</w:t>
      </w:r>
    </w:p>
    <w:p w14:paraId="74C4C728" w14:textId="77777777" w:rsidR="005C4888" w:rsidRPr="005C4888" w:rsidRDefault="005C4888" w:rsidP="005C4888">
      <w:pPr>
        <w:pStyle w:val="EndNoteBibliography"/>
        <w:spacing w:after="0"/>
      </w:pPr>
      <w:r w:rsidRPr="005C4888">
        <w:t>15. Sabba C, Ferraioli G, Sarin SK, Lerner E, Groszmann RJ, Taylor KJ (1990) Feasibility spectrum for Doppler flowmetry of splanchnic vessels. In normal and cirrhotic populations. J Ultrasound Med 9 (12):705-710. doi:10.7863/jum.1990.9.12.705</w:t>
      </w:r>
    </w:p>
    <w:p w14:paraId="64B059E8" w14:textId="77777777" w:rsidR="005C4888" w:rsidRPr="005C4888" w:rsidRDefault="005C4888" w:rsidP="005C4888">
      <w:pPr>
        <w:pStyle w:val="EndNoteBibliography"/>
        <w:spacing w:after="0"/>
      </w:pPr>
      <w:r w:rsidRPr="005C4888">
        <w:lastRenderedPageBreak/>
        <w:t>16. Li KC, Whitney WS, McDonnell CH, Fredrickson JO, Pelc NJ, Dalman RL, Jeffrey RB, Jr. (1994) Chronic mesenteric ischemia: evaluation with phase-contrast cine MR imaging. Radiology 190 (1):175-179. doi:10.1148/radiology.190.1.8259400</w:t>
      </w:r>
    </w:p>
    <w:p w14:paraId="483AFD02" w14:textId="77777777" w:rsidR="005C4888" w:rsidRPr="005C4888" w:rsidRDefault="005C4888" w:rsidP="005C4888">
      <w:pPr>
        <w:pStyle w:val="EndNoteBibliography"/>
        <w:spacing w:after="0"/>
      </w:pPr>
      <w:r w:rsidRPr="005C4888">
        <w:t>17. Burkart DJ, Johnson CD, Reading CC, Ehman RL (1995) MR measurements of mesenteric venous flow: prospective evaluation in healthy volunteers and patients with suspected chronic mesenteric ischemia. Radiology 194 (3):801-806. doi:10.1148/radiology.194.3.7862982</w:t>
      </w:r>
    </w:p>
    <w:p w14:paraId="5D5BAE97" w14:textId="77777777" w:rsidR="005C4888" w:rsidRPr="005C4888" w:rsidRDefault="005C4888" w:rsidP="005C4888">
      <w:pPr>
        <w:pStyle w:val="EndNoteBibliography"/>
        <w:spacing w:after="0"/>
      </w:pPr>
      <w:r w:rsidRPr="005C4888">
        <w:t>18.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1C3450E2" w14:textId="77777777" w:rsidR="005C4888" w:rsidRPr="005C4888" w:rsidRDefault="005C4888" w:rsidP="005C4888">
      <w:pPr>
        <w:pStyle w:val="EndNoteBibliography"/>
        <w:spacing w:after="0"/>
      </w:pPr>
      <w:r w:rsidRPr="005C4888">
        <w:t>19. Dalman RL, Li KC, Moon WK, Chen I, Zarins CK (1996) Diminished postprandial hyperemia in patients with aortic and mesenteric arterial occlusive disease. Quantification by magnetic resonance flow imaging. Circulation 94 (9 Suppl):Ii206-210</w:t>
      </w:r>
    </w:p>
    <w:p w14:paraId="2A03704C" w14:textId="77777777" w:rsidR="005C4888" w:rsidRPr="005C4888" w:rsidRDefault="005C4888" w:rsidP="005C4888">
      <w:pPr>
        <w:pStyle w:val="EndNoteBibliography"/>
        <w:spacing w:after="0"/>
      </w:pPr>
      <w:r w:rsidRPr="005C4888">
        <w:t>20. Roldan-Alzate A, Francois CJ, Wieben O, Reeder SB (2016) Emerging Applications of Abdominal 4D Flow MRI. AJR Am J Roentgenol 207 (1):58-66. doi:10.2214/ajr.15.15995</w:t>
      </w:r>
    </w:p>
    <w:p w14:paraId="29A57123" w14:textId="77777777" w:rsidR="005C4888" w:rsidRPr="005C4888" w:rsidRDefault="005C4888" w:rsidP="005C4888">
      <w:pPr>
        <w:pStyle w:val="EndNoteBibliography"/>
        <w:spacing w:after="0"/>
      </w:pPr>
      <w:r w:rsidRPr="005C4888">
        <w:t>21. Siedek F, Giese D, Weiss K, Ekdawi S, Brinkmann S, Schroeder W, Bruns C, Chang DH, Persigehl T, Maintz D, Haneder S (2018) 4D flow MRI for the analysis of celiac trunk and mesenteric artery stenoses. Magn Reson Imaging 53:52-62. doi:10.1016/j.mri.2018.06.021</w:t>
      </w:r>
    </w:p>
    <w:p w14:paraId="353C8828" w14:textId="77777777" w:rsidR="005C4888" w:rsidRPr="005C4888" w:rsidRDefault="005C4888" w:rsidP="005C4888">
      <w:pPr>
        <w:pStyle w:val="EndNoteBibliography"/>
        <w:spacing w:after="0"/>
      </w:pPr>
      <w:r w:rsidRPr="005C4888">
        <w:t>22. Roldan-Alzate A, Frydrychowicz A, Said A, Johnson KM, Francois CJ, Wieben O, Reeder SB (2015) Impaired regulation of portal venous flow in response to a meal challenge as quantified by 4D flow MRI. J Magn Reson Imaging 42 (4):1009-1017. doi:10.1002/jmri.24886</w:t>
      </w:r>
    </w:p>
    <w:p w14:paraId="5DC2F989" w14:textId="77777777" w:rsidR="005C4888" w:rsidRPr="005C4888" w:rsidRDefault="005C4888" w:rsidP="005C4888">
      <w:pPr>
        <w:pStyle w:val="EndNoteBibliography"/>
        <w:spacing w:after="0"/>
      </w:pPr>
      <w:r w:rsidRPr="005C4888">
        <w:lastRenderedPageBreak/>
        <w:t>23. Someya N, Endo MY, Fukuba Y, Hayashi N (2008) Blood flow responses in celiac and superior mesenteric arteries in the initial phase of digestion. Am J Physiol Regul Integr Comp Physiol 294 (6):R1790-1796. doi:10.1152/ajpregu.00553.2007</w:t>
      </w:r>
    </w:p>
    <w:p w14:paraId="5612E6AA" w14:textId="77777777" w:rsidR="005C4888" w:rsidRPr="005C4888" w:rsidRDefault="005C4888" w:rsidP="005C4888">
      <w:pPr>
        <w:pStyle w:val="EndNoteBibliography"/>
        <w:spacing w:after="0"/>
      </w:pPr>
      <w:r w:rsidRPr="005C4888">
        <w:t>24. Gu T, Korosec FR, Block WF, Fain SB, Turk Q, Lum D, Zhou Y, Grist TM, Haughton V, Mistretta CA (2005) PC VIPR: a high-speed 3D phase-contrast method for flow quantification and high-resolution angiography. AJNR Am J Neuroradiol 26 (4):743-749</w:t>
      </w:r>
    </w:p>
    <w:p w14:paraId="4E92D363" w14:textId="77777777" w:rsidR="005C4888" w:rsidRPr="005C4888" w:rsidRDefault="005C4888" w:rsidP="005C4888">
      <w:pPr>
        <w:pStyle w:val="EndNoteBibliography"/>
        <w:spacing w:after="0"/>
      </w:pPr>
      <w:r w:rsidRPr="005C4888">
        <w:t>25. Johnson KM, Markl M (2010) Improved SNR in phase contrast velocimetry with five-point balanced flow encoding. Magn Reson Med 63 (2):349-355. doi:10.1002/mrm.22202</w:t>
      </w:r>
    </w:p>
    <w:p w14:paraId="6F2CC215" w14:textId="77777777" w:rsidR="005C4888" w:rsidRPr="005C4888" w:rsidRDefault="005C4888" w:rsidP="005C4888">
      <w:pPr>
        <w:pStyle w:val="EndNoteBibliography"/>
        <w:spacing w:after="0"/>
      </w:pPr>
      <w:r w:rsidRPr="005C4888">
        <w:t>26.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235845A2" w14:textId="77777777" w:rsidR="005C4888" w:rsidRPr="005C4888" w:rsidRDefault="005C4888" w:rsidP="005C4888">
      <w:pPr>
        <w:pStyle w:val="EndNoteBibliography"/>
        <w:spacing w:after="0"/>
      </w:pPr>
      <w:r w:rsidRPr="005C4888">
        <w:t>27. Walker PG, Cranney GB, Scheidegger MB, Waseleski G, Pohost GM, Yoganathan AP (1993) Semiautomated method for noise reduction and background phase error correction in MR phase velocity data. J Magn Reson Imaging 3 (3):521-530. doi:10.1002/jmri.1880030315</w:t>
      </w:r>
    </w:p>
    <w:p w14:paraId="1D657118" w14:textId="77777777" w:rsidR="005C4888" w:rsidRPr="005C4888" w:rsidRDefault="005C4888" w:rsidP="005C4888">
      <w:pPr>
        <w:pStyle w:val="EndNoteBibliography"/>
        <w:spacing w:after="0"/>
      </w:pPr>
      <w:r w:rsidRPr="005C4888">
        <w:t>28. Stalder AF, Russe MF, Frydrychowicz A, Bock J, Hennig J, Markl M (2008) Quantitative 2D and 3D phase contrast MRI: optimized analysis of blood flow and vessel wall parameters. Magn Reson Med 60 (5):1218-1231. doi:10.1002/mrm.21778</w:t>
      </w:r>
    </w:p>
    <w:p w14:paraId="233B0643" w14:textId="77777777" w:rsidR="005C4888" w:rsidRPr="005C4888" w:rsidRDefault="005C4888" w:rsidP="005C4888">
      <w:pPr>
        <w:pStyle w:val="EndNoteBibliography"/>
        <w:spacing w:after="0"/>
      </w:pPr>
      <w:r w:rsidRPr="005C4888">
        <w:t>29. Burkart DJ, Johnson CD, Ehman RL (1993) Correlation of arterial and venous blood flow in the mesenteric system based on MR findings. 1993 ARRS Executive Council Award. AJR Am J Roentgenol 161 (6):1279-1282. doi:10.2214/ajr.161.6.8249742</w:t>
      </w:r>
    </w:p>
    <w:p w14:paraId="5186FD75" w14:textId="77777777" w:rsidR="005C4888" w:rsidRPr="005C4888" w:rsidRDefault="005C4888" w:rsidP="005C4888">
      <w:pPr>
        <w:pStyle w:val="EndNoteBibliography"/>
        <w:spacing w:after="0"/>
      </w:pPr>
      <w:r w:rsidRPr="005C4888">
        <w:lastRenderedPageBreak/>
        <w:t>30. Burkart DJ, Johnson CD, Morton MJ, Wolf RL, Ehman RL (1993) Volumetric flow rates in the portal venous system: measurement with cine phase-contrast MR imaging. AJR Am J Roentgenol 160 (5):1113-1118. doi:10.2214/ajr.160.5.8470589</w:t>
      </w:r>
    </w:p>
    <w:p w14:paraId="58417E5A" w14:textId="77777777" w:rsidR="005C4888" w:rsidRPr="005C4888" w:rsidRDefault="005C4888" w:rsidP="005C4888">
      <w:pPr>
        <w:pStyle w:val="EndNoteBibliography"/>
        <w:spacing w:after="0"/>
      </w:pPr>
      <w:r w:rsidRPr="005C4888">
        <w:t>31. Moriyasu F, Ban N, Nishida O, Nakamura T, Miyake T, Uchino H, Kanematsu Y, Koizumi S (1986) Clinical application of an ultrasonic duplex system in the quantitative measurement of portal blood flow. J Clin Ultrasound 14 (8):579-588. doi:10.1002/jcu.1870140802</w:t>
      </w:r>
    </w:p>
    <w:p w14:paraId="3D1D8347" w14:textId="77777777" w:rsidR="005C4888" w:rsidRPr="005C4888" w:rsidRDefault="005C4888" w:rsidP="005C4888">
      <w:pPr>
        <w:pStyle w:val="EndNoteBibliography"/>
        <w:spacing w:after="0"/>
      </w:pPr>
      <w:r w:rsidRPr="005C4888">
        <w:t>32. Cohen J (1988) Statistical power analysis for the behavioral sciences. L. Erlbaum Associates, Hillsdale, N.J.</w:t>
      </w:r>
    </w:p>
    <w:p w14:paraId="3175BE29" w14:textId="77777777" w:rsidR="005C4888" w:rsidRPr="005C4888" w:rsidRDefault="005C4888" w:rsidP="005C4888">
      <w:pPr>
        <w:pStyle w:val="EndNoteBibliography"/>
        <w:spacing w:after="0"/>
      </w:pPr>
      <w:r w:rsidRPr="005C4888">
        <w:t>33. Les AS, Yeung JJ, Schultz GM, Herfkens RJ, Dalman RL, Taylor CA (2010) Supraceliac and Infrarenal Aortic Flow in Patients with Abdominal Aortic Aneurysms: Mean Flows, Waveforms, and Allometric Scaling Relationships. Cardiovasc Eng Technol 1 (1). doi:10.1007/s13239-010-0004-8</w:t>
      </w:r>
    </w:p>
    <w:p w14:paraId="3A8319CC" w14:textId="77777777" w:rsidR="005C4888" w:rsidRPr="005C4888" w:rsidRDefault="005C4888" w:rsidP="005C4888">
      <w:pPr>
        <w:pStyle w:val="EndNoteBibliography"/>
        <w:spacing w:after="0"/>
      </w:pPr>
      <w:r w:rsidRPr="005C4888">
        <w:t>34. Taylor CA, Cheng CP, Espinosa LA, Tang BT, Parker D, Herfkens RJ (2002) In vivo quantification of blood flow and wall shear stress in the human abdominal aorta during lower limb exercise. Ann Biomed Eng 30 (3):402-408. doi:10.1114/1.1476016</w:t>
      </w:r>
    </w:p>
    <w:p w14:paraId="10E0442D" w14:textId="77777777" w:rsidR="005C4888" w:rsidRPr="005C4888" w:rsidRDefault="005C4888" w:rsidP="005C4888">
      <w:pPr>
        <w:pStyle w:val="EndNoteBibliography"/>
        <w:spacing w:after="0"/>
      </w:pPr>
      <w:r w:rsidRPr="005C4888">
        <w:t>35. Sieber C, Beglinger C, Jaeger K, Hildebrand P, Stalder GA (1991) Regulation of postprandial mesenteric blood flow in humans: evidence for a cholinergic nervous reflex. Gut 32 (4):361-366. doi:10.1136/gut.32.4.361</w:t>
      </w:r>
    </w:p>
    <w:p w14:paraId="643A9915" w14:textId="77777777" w:rsidR="005C4888" w:rsidRPr="005C4888" w:rsidRDefault="005C4888" w:rsidP="005C4888">
      <w:pPr>
        <w:pStyle w:val="EndNoteBibliography"/>
        <w:spacing w:after="0"/>
      </w:pPr>
      <w:r w:rsidRPr="005C4888">
        <w:t>36. Moneta GL, Taylor DC, Helton WS, Mulholland MW, Strandness DE, Jr. (1988) Duplex ultrasound measurement of postprandial intestinal blood flow: effect of meal composition. Gastroenterology 95 (5):1294-1301. doi:10.1016/0016-5085(88)90364-2</w:t>
      </w:r>
    </w:p>
    <w:p w14:paraId="61BFE6B7" w14:textId="77777777" w:rsidR="005C4888" w:rsidRPr="005C4888" w:rsidRDefault="005C4888" w:rsidP="005C4888">
      <w:pPr>
        <w:pStyle w:val="EndNoteBibliography"/>
        <w:spacing w:after="0"/>
      </w:pPr>
      <w:r w:rsidRPr="005C4888">
        <w:lastRenderedPageBreak/>
        <w:t>37. Cooper AM, Braatvedt GD, Qamar MI, Brown H, Thomas DM, Halliwell M, Read AE, Corrall RJ (1991) Fasting and post-prandial splanchnic blood flow is reduced by a somatostatin analogue (octreotide) in man. Clin Sci (Lond) 81 (2):169-175. doi:10.1042/cs0810169</w:t>
      </w:r>
    </w:p>
    <w:p w14:paraId="6D964442" w14:textId="77777777" w:rsidR="005C4888" w:rsidRPr="005C4888" w:rsidRDefault="005C4888" w:rsidP="005C4888">
      <w:pPr>
        <w:pStyle w:val="EndNoteBibliography"/>
        <w:spacing w:after="0"/>
      </w:pPr>
      <w:r w:rsidRPr="005C4888">
        <w:t>38.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2F7CC0B2" w14:textId="77777777" w:rsidR="005C4888" w:rsidRPr="005C4888" w:rsidRDefault="005C4888" w:rsidP="005C4888">
      <w:pPr>
        <w:pStyle w:val="EndNoteBibliography"/>
        <w:spacing w:after="0"/>
      </w:pPr>
      <w:r w:rsidRPr="005C4888">
        <w:t>39. Gaiani S, Bolondi L, Bassi SL, Santi V, Zironi G, Barbara L (1989) Effect of meal on portal hemodynamics in healthy humans and in patients with chronic liver disease. Hepatology 9 (6):815-819. doi:10.1002/hep.1840090604</w:t>
      </w:r>
    </w:p>
    <w:p w14:paraId="51BA0955" w14:textId="77777777" w:rsidR="005C4888" w:rsidRPr="005C4888" w:rsidRDefault="005C4888" w:rsidP="005C4888">
      <w:pPr>
        <w:pStyle w:val="EndNoteBibliography"/>
        <w:spacing w:after="0"/>
      </w:pPr>
      <w:r w:rsidRPr="005C4888">
        <w:t>40.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207BCA1F" w14:textId="77777777" w:rsidR="005C4888" w:rsidRPr="005C4888" w:rsidRDefault="005C4888" w:rsidP="005C4888">
      <w:pPr>
        <w:pStyle w:val="EndNoteBibliography"/>
        <w:spacing w:after="0"/>
      </w:pPr>
      <w:r w:rsidRPr="005C4888">
        <w:t>41. Wasser MN, Geelkerken RH, Kouwenhoven M, van Bockel JH, Hermans J, Schultze Kool LJ, de Roos A (1996) Systolically gated 3D phase contrast MRA of mesenteric arteries in suspected mesenteric ischemia. J Comput Assist Tomogr 20 (2):262-268. doi:10.1097/00004728-199603000-00017</w:t>
      </w:r>
    </w:p>
    <w:p w14:paraId="0337FA08" w14:textId="77777777" w:rsidR="005C4888" w:rsidRPr="005C4888" w:rsidRDefault="005C4888" w:rsidP="005C4888">
      <w:pPr>
        <w:pStyle w:val="EndNoteBibliography"/>
        <w:spacing w:after="0"/>
      </w:pPr>
      <w:r w:rsidRPr="005C4888">
        <w:t>42. Waaler BA, Eriksen M, Toska K (1991) The effect of meal size on postprandial increase in cardiac output. Acta Physiol Scand 142 (1):33-39. doi:10.1111/j.1748-1716.1991.tb09125.x</w:t>
      </w:r>
    </w:p>
    <w:p w14:paraId="600DB68F" w14:textId="77777777" w:rsidR="005C4888" w:rsidRPr="005C4888" w:rsidRDefault="005C4888" w:rsidP="005C4888">
      <w:pPr>
        <w:pStyle w:val="EndNoteBibliography"/>
      </w:pPr>
      <w:r w:rsidRPr="005C4888">
        <w:t>43. Poole JW, Sammartano RJ, Boley SJ (1987) Hemodynamic basis of the pain of chronic mesenteric ischemia. Am J Surg 153 (2):171-176. doi:10.1016/0002-9610(87)90809-9</w:t>
      </w:r>
    </w:p>
    <w:p w14:paraId="52B2DD08" w14:textId="157FB9F5" w:rsidR="009062E1" w:rsidRDefault="00F72E5E" w:rsidP="00B02406">
      <w:pPr>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fldChar w:fldCharType="end"/>
      </w:r>
    </w:p>
    <w:p w14:paraId="6584C21C" w14:textId="33C945EA" w:rsidR="009062E1" w:rsidRPr="0054058B" w:rsidRDefault="009062E1">
      <w:pPr>
        <w:rPr>
          <w:rFonts w:ascii="Times New Roman" w:hAnsi="Times New Roman" w:cs="Times New Roman"/>
          <w:sz w:val="24"/>
          <w:szCs w:val="24"/>
        </w:rPr>
      </w:pPr>
      <w:r>
        <w:lastRenderedPageBreak/>
        <w:br w:type="page"/>
      </w:r>
    </w:p>
    <w:p w14:paraId="06933578" w14:textId="77777777" w:rsidR="0054058B" w:rsidRDefault="0054058B">
      <w:pPr>
        <w:rPr>
          <w:rFonts w:ascii="Times New Roman" w:hAnsi="Times New Roman" w:cs="Times New Roman"/>
          <w:b/>
          <w:bCs/>
          <w:sz w:val="24"/>
          <w:szCs w:val="24"/>
        </w:rPr>
        <w:sectPr w:rsidR="0054058B" w:rsidSect="00682727">
          <w:headerReference w:type="default" r:id="rId13"/>
          <w:pgSz w:w="12240" w:h="15840"/>
          <w:pgMar w:top="1440" w:right="1440" w:bottom="1440" w:left="1440" w:header="720" w:footer="720" w:gutter="0"/>
          <w:lnNumType w:countBy="1" w:restart="continuous"/>
          <w:cols w:space="720"/>
          <w:docGrid w:linePitch="299"/>
        </w:sectPr>
      </w:pPr>
    </w:p>
    <w:p w14:paraId="390B7638" w14:textId="19AFC131" w:rsidR="009062E1" w:rsidRDefault="009062E1">
      <w:pP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E3F2553" w14:textId="7819D807" w:rsidR="0026298B" w:rsidRPr="004902EA" w:rsidRDefault="009062E1">
      <w:pPr>
        <w:rPr>
          <w:rFonts w:ascii="Times New Roman" w:hAnsi="Times New Roman" w:cs="Times New Roman"/>
          <w:b/>
          <w:bCs/>
          <w:sz w:val="24"/>
          <w:szCs w:val="24"/>
        </w:rPr>
      </w:pPr>
      <w:r w:rsidRPr="004C2C27">
        <w:rPr>
          <w:rFonts w:ascii="Times New Roman" w:hAnsi="Times New Roman" w:cs="Times New Roman"/>
          <w:b/>
          <w:bCs/>
          <w:sz w:val="24"/>
          <w:szCs w:val="24"/>
        </w:rPr>
        <w:t xml:space="preserve">Table </w:t>
      </w:r>
      <w:r w:rsidR="004C2C27" w:rsidRPr="004C2C27">
        <w:rPr>
          <w:rFonts w:ascii="Times New Roman" w:hAnsi="Times New Roman" w:cs="Times New Roman"/>
          <w:b/>
          <w:bCs/>
          <w:sz w:val="24"/>
          <w:szCs w:val="24"/>
        </w:rPr>
        <w:t>1</w:t>
      </w:r>
      <w:r w:rsidRPr="004C2C27">
        <w:rPr>
          <w:rFonts w:ascii="Times New Roman" w:hAnsi="Times New Roman" w:cs="Times New Roman"/>
          <w:b/>
          <w:bCs/>
          <w:sz w:val="24"/>
          <w:szCs w:val="24"/>
        </w:rPr>
        <w:t xml:space="preserve">: </w:t>
      </w:r>
      <w:r w:rsidR="004C2C27">
        <w:rPr>
          <w:rFonts w:ascii="Times New Roman" w:hAnsi="Times New Roman" w:cs="Times New Roman"/>
          <w:b/>
          <w:bCs/>
          <w:sz w:val="24"/>
          <w:szCs w:val="24"/>
        </w:rPr>
        <w:t>Summarized Clinical, Diagnostic, and Follow-Up Findings for CMI+ subjects</w:t>
      </w:r>
    </w:p>
    <w:tbl>
      <w:tblPr>
        <w:tblpPr w:leftFromText="180" w:rightFromText="180" w:vertAnchor="page" w:horzAnchor="page" w:tblpX="689" w:tblpY="2665"/>
        <w:tblW w:w="5419" w:type="pct"/>
        <w:tblLayout w:type="fixed"/>
        <w:tblLook w:val="04A0" w:firstRow="1" w:lastRow="0" w:firstColumn="1" w:lastColumn="0" w:noHBand="0" w:noVBand="1"/>
      </w:tblPr>
      <w:tblGrid>
        <w:gridCol w:w="492"/>
        <w:gridCol w:w="2702"/>
        <w:gridCol w:w="3597"/>
        <w:gridCol w:w="2340"/>
        <w:gridCol w:w="3148"/>
        <w:gridCol w:w="1751"/>
      </w:tblGrid>
      <w:tr w:rsidR="0054058B" w:rsidRPr="000619A1" w14:paraId="3F2BC386" w14:textId="77777777" w:rsidTr="00721BBA">
        <w:trPr>
          <w:trHeight w:val="430"/>
        </w:trPr>
        <w:tc>
          <w:tcPr>
            <w:tcW w:w="17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04BA506"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bookmarkStart w:id="4" w:name="_Hlk55498497"/>
            <w:r w:rsidRPr="000619A1">
              <w:rPr>
                <w:rFonts w:ascii="Times New Roman" w:eastAsia="Times New Roman" w:hAnsi="Times New Roman" w:cs="Times New Roman"/>
                <w:b/>
                <w:bCs/>
                <w:color w:val="000000"/>
                <w:sz w:val="19"/>
                <w:szCs w:val="19"/>
              </w:rPr>
              <w:t>No</w:t>
            </w:r>
            <w:r w:rsidRPr="0054058B">
              <w:rPr>
                <w:rFonts w:ascii="Times New Roman" w:eastAsia="Times New Roman" w:hAnsi="Times New Roman" w:cs="Times New Roman"/>
                <w:b/>
                <w:bCs/>
                <w:color w:val="000000"/>
                <w:sz w:val="16"/>
                <w:szCs w:val="16"/>
              </w:rPr>
              <w:t>.</w:t>
            </w:r>
          </w:p>
        </w:tc>
        <w:tc>
          <w:tcPr>
            <w:tcW w:w="963" w:type="pct"/>
            <w:tcBorders>
              <w:top w:val="single" w:sz="8" w:space="0" w:color="auto"/>
              <w:left w:val="nil"/>
              <w:bottom w:val="single" w:sz="8" w:space="0" w:color="auto"/>
              <w:right w:val="nil"/>
            </w:tcBorders>
            <w:shd w:val="clear" w:color="auto" w:fill="auto"/>
            <w:noWrap/>
            <w:vAlign w:val="bottom"/>
            <w:hideMark/>
          </w:tcPr>
          <w:p w14:paraId="1106942D"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Clinical Findings</w:t>
            </w:r>
          </w:p>
        </w:tc>
        <w:tc>
          <w:tcPr>
            <w:tcW w:w="1282" w:type="pct"/>
            <w:tcBorders>
              <w:top w:val="single" w:sz="8" w:space="0" w:color="auto"/>
              <w:left w:val="nil"/>
              <w:bottom w:val="single" w:sz="8" w:space="0" w:color="auto"/>
              <w:right w:val="nil"/>
            </w:tcBorders>
            <w:shd w:val="clear" w:color="auto" w:fill="auto"/>
            <w:noWrap/>
            <w:vAlign w:val="bottom"/>
            <w:hideMark/>
          </w:tcPr>
          <w:p w14:paraId="446F3047"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Diagnostic Test Findings</w:t>
            </w:r>
          </w:p>
        </w:tc>
        <w:tc>
          <w:tcPr>
            <w:tcW w:w="834" w:type="pct"/>
            <w:tcBorders>
              <w:top w:val="single" w:sz="8" w:space="0" w:color="auto"/>
              <w:left w:val="nil"/>
              <w:bottom w:val="single" w:sz="8" w:space="0" w:color="auto"/>
              <w:right w:val="nil"/>
            </w:tcBorders>
            <w:shd w:val="clear" w:color="auto" w:fill="auto"/>
            <w:noWrap/>
            <w:vAlign w:val="bottom"/>
            <w:hideMark/>
          </w:tcPr>
          <w:p w14:paraId="789BFAE4"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Procedures</w:t>
            </w:r>
          </w:p>
        </w:tc>
        <w:tc>
          <w:tcPr>
            <w:tcW w:w="1122" w:type="pct"/>
            <w:tcBorders>
              <w:top w:val="single" w:sz="8" w:space="0" w:color="auto"/>
              <w:left w:val="nil"/>
              <w:bottom w:val="single" w:sz="8" w:space="0" w:color="auto"/>
              <w:right w:val="nil"/>
            </w:tcBorders>
            <w:shd w:val="clear" w:color="auto" w:fill="auto"/>
            <w:noWrap/>
            <w:vAlign w:val="bottom"/>
            <w:hideMark/>
          </w:tcPr>
          <w:p w14:paraId="12F4FAA3"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r>
              <w:rPr>
                <w:rFonts w:ascii="Times New Roman" w:eastAsia="Times New Roman" w:hAnsi="Times New Roman" w:cs="Times New Roman"/>
                <w:b/>
                <w:bCs/>
                <w:color w:val="000000"/>
                <w:sz w:val="19"/>
                <w:szCs w:val="19"/>
              </w:rPr>
              <w:t xml:space="preserve"> </w:t>
            </w:r>
          </w:p>
        </w:tc>
        <w:tc>
          <w:tcPr>
            <w:tcW w:w="623" w:type="pct"/>
            <w:tcBorders>
              <w:top w:val="single" w:sz="8" w:space="0" w:color="auto"/>
              <w:left w:val="nil"/>
              <w:bottom w:val="single" w:sz="8" w:space="0" w:color="auto"/>
              <w:right w:val="single" w:sz="4" w:space="0" w:color="auto"/>
            </w:tcBorders>
            <w:shd w:val="clear" w:color="auto" w:fill="auto"/>
            <w:vAlign w:val="bottom"/>
            <w:hideMark/>
          </w:tcPr>
          <w:p w14:paraId="5B3FF1CA"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54058B" w:rsidRPr="000619A1" w14:paraId="7035F82A" w14:textId="77777777" w:rsidTr="00721BBA">
        <w:trPr>
          <w:trHeight w:val="1321"/>
        </w:trPr>
        <w:tc>
          <w:tcPr>
            <w:tcW w:w="175" w:type="pct"/>
            <w:tcBorders>
              <w:top w:val="nil"/>
              <w:left w:val="single" w:sz="8" w:space="0" w:color="auto"/>
              <w:bottom w:val="single" w:sz="4" w:space="0" w:color="auto"/>
              <w:right w:val="single" w:sz="4" w:space="0" w:color="auto"/>
            </w:tcBorders>
            <w:shd w:val="clear" w:color="auto" w:fill="auto"/>
            <w:noWrap/>
            <w:hideMark/>
          </w:tcPr>
          <w:p w14:paraId="0CF8D029"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1</w:t>
            </w:r>
          </w:p>
        </w:tc>
        <w:tc>
          <w:tcPr>
            <w:tcW w:w="963" w:type="pct"/>
            <w:tcBorders>
              <w:top w:val="nil"/>
              <w:left w:val="nil"/>
              <w:bottom w:val="single" w:sz="4" w:space="0" w:color="auto"/>
              <w:right w:val="nil"/>
            </w:tcBorders>
            <w:shd w:val="clear" w:color="auto" w:fill="auto"/>
            <w:hideMark/>
          </w:tcPr>
          <w:p w14:paraId="40567EA0"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Currently no symptoms; however, abnormal US findings with suspicion of mesenteric ischemia. </w:t>
            </w:r>
          </w:p>
        </w:tc>
        <w:tc>
          <w:tcPr>
            <w:tcW w:w="1282" w:type="pct"/>
            <w:tcBorders>
              <w:top w:val="nil"/>
              <w:left w:val="nil"/>
              <w:bottom w:val="single" w:sz="4" w:space="0" w:color="auto"/>
              <w:right w:val="nil"/>
            </w:tcBorders>
            <w:shd w:val="clear" w:color="auto" w:fill="auto"/>
            <w:hideMark/>
          </w:tcPr>
          <w:p w14:paraId="51448F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US</w:t>
            </w:r>
            <w:r w:rsidRPr="000619A1">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CA, SMA occlusion.</w:t>
            </w:r>
            <w:r w:rsidRPr="000619A1">
              <w:rPr>
                <w:rFonts w:ascii="Times New Roman" w:eastAsia="Times New Roman" w:hAnsi="Times New Roman" w:cs="Times New Roman"/>
                <w:color w:val="000000"/>
                <w:sz w:val="19"/>
                <w:szCs w:val="19"/>
              </w:rPr>
              <w:t xml:space="preserve"> Increase in systolic</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diastolic velocity in IMA.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w:t>
            </w:r>
            <w:r w:rsidRPr="00AA0BA3">
              <w:rPr>
                <w:rFonts w:ascii="Times New Roman" w:eastAsia="Times New Roman" w:hAnsi="Times New Roman" w:cs="Times New Roman"/>
                <w:color w:val="000000"/>
                <w:sz w:val="19"/>
                <w:szCs w:val="19"/>
              </w:rPr>
              <w:t xml:space="preserve">CA and SMA </w:t>
            </w:r>
            <w:r w:rsidRPr="000619A1">
              <w:rPr>
                <w:rFonts w:ascii="Times New Roman" w:eastAsia="Times New Roman" w:hAnsi="Times New Roman" w:cs="Times New Roman"/>
                <w:color w:val="000000"/>
                <w:sz w:val="19"/>
                <w:szCs w:val="19"/>
              </w:rPr>
              <w:t>occlusion</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reconstitution via pancreaticoduodenal</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and IMA collateral</w:t>
            </w:r>
            <w:r w:rsidRPr="00AA0BA3">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70% narrowing of the IMA origin. </w:t>
            </w:r>
          </w:p>
        </w:tc>
        <w:tc>
          <w:tcPr>
            <w:tcW w:w="834" w:type="pct"/>
            <w:tcBorders>
              <w:top w:val="nil"/>
              <w:left w:val="nil"/>
              <w:bottom w:val="single" w:sz="4" w:space="0" w:color="auto"/>
              <w:right w:val="nil"/>
            </w:tcBorders>
            <w:shd w:val="clear" w:color="auto" w:fill="auto"/>
            <w:hideMark/>
          </w:tcPr>
          <w:p w14:paraId="4E4C7BF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Conservative therapy</w:t>
            </w:r>
          </w:p>
        </w:tc>
        <w:tc>
          <w:tcPr>
            <w:tcW w:w="1122" w:type="pct"/>
            <w:tcBorders>
              <w:top w:val="nil"/>
              <w:left w:val="nil"/>
              <w:bottom w:val="single" w:sz="4" w:space="0" w:color="auto"/>
              <w:right w:val="nil"/>
            </w:tcBorders>
            <w:shd w:val="clear" w:color="auto" w:fill="auto"/>
            <w:hideMark/>
          </w:tcPr>
          <w:p w14:paraId="673D89A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Patient remained a</w:t>
            </w:r>
            <w:r w:rsidRPr="000619A1">
              <w:rPr>
                <w:rFonts w:ascii="Times New Roman" w:eastAsia="Times New Roman" w:hAnsi="Times New Roman" w:cs="Times New Roman"/>
                <w:color w:val="000000"/>
                <w:sz w:val="19"/>
                <w:szCs w:val="19"/>
              </w:rPr>
              <w:t xml:space="preserve">symptomatic despite </w:t>
            </w:r>
            <w:r>
              <w:rPr>
                <w:rFonts w:ascii="Times New Roman" w:eastAsia="Times New Roman" w:hAnsi="Times New Roman" w:cs="Times New Roman"/>
                <w:color w:val="000000"/>
                <w:sz w:val="19"/>
                <w:szCs w:val="19"/>
              </w:rPr>
              <w:t>pathological imaging findings. Therapeutic e</w:t>
            </w:r>
            <w:r w:rsidRPr="000619A1">
              <w:rPr>
                <w:rFonts w:ascii="Times New Roman" w:eastAsia="Times New Roman" w:hAnsi="Times New Roman" w:cs="Times New Roman"/>
                <w:color w:val="000000"/>
                <w:sz w:val="19"/>
                <w:szCs w:val="19"/>
              </w:rPr>
              <w:t>ndarterectomy of IMA</w:t>
            </w:r>
            <w:r>
              <w:rPr>
                <w:rFonts w:ascii="Times New Roman" w:eastAsia="Times New Roman" w:hAnsi="Times New Roman" w:cs="Times New Roman"/>
                <w:color w:val="000000"/>
                <w:sz w:val="19"/>
                <w:szCs w:val="19"/>
              </w:rPr>
              <w:t xml:space="preserve"> and </w:t>
            </w:r>
            <w:r w:rsidRPr="000619A1">
              <w:rPr>
                <w:rFonts w:ascii="Times New Roman" w:eastAsia="Times New Roman" w:hAnsi="Times New Roman" w:cs="Times New Roman"/>
                <w:color w:val="000000"/>
                <w:sz w:val="19"/>
                <w:szCs w:val="19"/>
              </w:rPr>
              <w:t>bypass to the SMA</w:t>
            </w:r>
            <w:r>
              <w:rPr>
                <w:rFonts w:ascii="Times New Roman" w:eastAsia="Times New Roman" w:hAnsi="Times New Roman" w:cs="Times New Roman"/>
                <w:color w:val="000000"/>
                <w:sz w:val="19"/>
                <w:szCs w:val="19"/>
              </w:rPr>
              <w:t xml:space="preserve"> were</w:t>
            </w:r>
            <w:r w:rsidRPr="00AA0BA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proposed, however, patient remained </w:t>
            </w:r>
            <w:r w:rsidRPr="00AA0BA3">
              <w:rPr>
                <w:rFonts w:ascii="Times New Roman" w:eastAsia="Times New Roman" w:hAnsi="Times New Roman" w:cs="Times New Roman"/>
                <w:color w:val="000000"/>
                <w:sz w:val="19"/>
                <w:szCs w:val="19"/>
              </w:rPr>
              <w:t>r</w:t>
            </w:r>
            <w:r w:rsidRPr="000619A1">
              <w:rPr>
                <w:rFonts w:ascii="Times New Roman" w:eastAsia="Times New Roman" w:hAnsi="Times New Roman" w:cs="Times New Roman"/>
                <w:color w:val="000000"/>
                <w:sz w:val="19"/>
                <w:szCs w:val="19"/>
              </w:rPr>
              <w:t>eluctant to pursue</w:t>
            </w:r>
            <w:r>
              <w:rPr>
                <w:rFonts w:ascii="Times New Roman" w:eastAsia="Times New Roman" w:hAnsi="Times New Roman" w:cs="Times New Roman"/>
                <w:color w:val="000000"/>
                <w:sz w:val="19"/>
                <w:szCs w:val="19"/>
              </w:rPr>
              <w:t xml:space="preserve"> the</w:t>
            </w:r>
            <w:r w:rsidRPr="000619A1">
              <w:rPr>
                <w:rFonts w:ascii="Times New Roman" w:eastAsia="Times New Roman" w:hAnsi="Times New Roman" w:cs="Times New Roman"/>
                <w:color w:val="000000"/>
                <w:sz w:val="19"/>
                <w:szCs w:val="19"/>
              </w:rPr>
              <w:t xml:space="preserve"> operation</w:t>
            </w:r>
            <w:r>
              <w:rPr>
                <w:rFonts w:ascii="Times New Roman" w:eastAsia="Times New Roman" w:hAnsi="Times New Roman" w:cs="Times New Roman"/>
                <w:color w:val="000000"/>
                <w:sz w:val="19"/>
                <w:szCs w:val="19"/>
              </w:rPr>
              <w:t>.</w:t>
            </w:r>
          </w:p>
        </w:tc>
        <w:tc>
          <w:tcPr>
            <w:tcW w:w="623" w:type="pct"/>
            <w:tcBorders>
              <w:top w:val="nil"/>
              <w:left w:val="nil"/>
              <w:bottom w:val="single" w:sz="4" w:space="0" w:color="auto"/>
              <w:right w:val="single" w:sz="4" w:space="0" w:color="auto"/>
            </w:tcBorders>
            <w:shd w:val="clear" w:color="auto" w:fill="auto"/>
            <w:noWrap/>
            <w:hideMark/>
          </w:tcPr>
          <w:p w14:paraId="3ED799D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3F084BB7" w14:textId="77777777" w:rsidTr="00721BBA">
        <w:trPr>
          <w:trHeight w:val="872"/>
        </w:trPr>
        <w:tc>
          <w:tcPr>
            <w:tcW w:w="175" w:type="pct"/>
            <w:tcBorders>
              <w:top w:val="single" w:sz="4" w:space="0" w:color="auto"/>
              <w:left w:val="single" w:sz="8" w:space="0" w:color="auto"/>
              <w:bottom w:val="single" w:sz="4" w:space="0" w:color="auto"/>
              <w:right w:val="single" w:sz="4" w:space="0" w:color="auto"/>
            </w:tcBorders>
            <w:shd w:val="clear" w:color="auto" w:fill="auto"/>
            <w:noWrap/>
            <w:hideMark/>
          </w:tcPr>
          <w:p w14:paraId="617E5765"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2</w:t>
            </w:r>
          </w:p>
        </w:tc>
        <w:tc>
          <w:tcPr>
            <w:tcW w:w="963" w:type="pct"/>
            <w:tcBorders>
              <w:top w:val="single" w:sz="4" w:space="0" w:color="auto"/>
              <w:left w:val="nil"/>
              <w:bottom w:val="single" w:sz="4" w:space="0" w:color="auto"/>
              <w:right w:val="nil"/>
            </w:tcBorders>
            <w:shd w:val="clear" w:color="auto" w:fill="auto"/>
            <w:hideMark/>
          </w:tcPr>
          <w:p w14:paraId="46EBAC83"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Four</w:t>
            </w:r>
            <w:r w:rsidRPr="000619A1">
              <w:rPr>
                <w:rFonts w:ascii="Times New Roman" w:eastAsia="Times New Roman" w:hAnsi="Times New Roman" w:cs="Times New Roman"/>
                <w:color w:val="000000"/>
                <w:sz w:val="19"/>
                <w:szCs w:val="19"/>
              </w:rPr>
              <w:t xml:space="preserve"> weeks </w:t>
            </w:r>
            <w:r>
              <w:rPr>
                <w:rFonts w:ascii="Times New Roman" w:eastAsia="Times New Roman" w:hAnsi="Times New Roman" w:cs="Times New Roman"/>
                <w:color w:val="000000"/>
                <w:sz w:val="19"/>
                <w:szCs w:val="19"/>
              </w:rPr>
              <w:t xml:space="preserve">of </w:t>
            </w:r>
            <w:r w:rsidRPr="000619A1">
              <w:rPr>
                <w:rFonts w:ascii="Times New Roman" w:eastAsia="Times New Roman" w:hAnsi="Times New Roman" w:cs="Times New Roman"/>
                <w:color w:val="000000"/>
                <w:sz w:val="19"/>
                <w:szCs w:val="19"/>
              </w:rPr>
              <w:t xml:space="preserve">diarrhea and weight loss, </w:t>
            </w:r>
            <w:r w:rsidRPr="00AA0BA3">
              <w:rPr>
                <w:rFonts w:ascii="Times New Roman" w:eastAsia="Times New Roman" w:hAnsi="Times New Roman" w:cs="Times New Roman"/>
                <w:color w:val="000000"/>
                <w:sz w:val="19"/>
                <w:szCs w:val="19"/>
              </w:rPr>
              <w:t>with</w:t>
            </w:r>
            <w:r w:rsidRPr="000619A1">
              <w:rPr>
                <w:rFonts w:ascii="Times New Roman" w:eastAsia="Times New Roman" w:hAnsi="Times New Roman" w:cs="Times New Roman"/>
                <w:color w:val="000000"/>
                <w:sz w:val="19"/>
                <w:szCs w:val="19"/>
              </w:rPr>
              <w:t xml:space="preserve"> left</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sided </w:t>
            </w:r>
            <w:r w:rsidRPr="00AA0BA3">
              <w:rPr>
                <w:rFonts w:ascii="Times New Roman" w:eastAsia="Times New Roman" w:hAnsi="Times New Roman" w:cs="Times New Roman"/>
                <w:color w:val="000000"/>
                <w:sz w:val="19"/>
                <w:szCs w:val="19"/>
              </w:rPr>
              <w:t xml:space="preserve">postprandial </w:t>
            </w:r>
            <w:r w:rsidRPr="000619A1">
              <w:rPr>
                <w:rFonts w:ascii="Times New Roman" w:eastAsia="Times New Roman" w:hAnsi="Times New Roman" w:cs="Times New Roman"/>
                <w:color w:val="000000"/>
                <w:sz w:val="19"/>
                <w:szCs w:val="19"/>
              </w:rPr>
              <w:t>chest pain</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hideMark/>
          </w:tcPr>
          <w:p w14:paraId="5A45E9DE"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Narrowing of CA and SMA.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Hemodynamically significant mesenteric ischemia due to CA and SMA stenosis. SMA stenosis worse</w:t>
            </w:r>
            <w:r>
              <w:rPr>
                <w:rFonts w:ascii="Times New Roman" w:eastAsia="Times New Roman" w:hAnsi="Times New Roman" w:cs="Times New Roman"/>
                <w:color w:val="000000"/>
                <w:sz w:val="19"/>
                <w:szCs w:val="19"/>
              </w:rPr>
              <w:t>ned</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in comparison to previous imaging.</w:t>
            </w:r>
          </w:p>
        </w:tc>
        <w:tc>
          <w:tcPr>
            <w:tcW w:w="834" w:type="pct"/>
            <w:tcBorders>
              <w:top w:val="single" w:sz="4" w:space="0" w:color="auto"/>
              <w:left w:val="nil"/>
              <w:bottom w:val="single" w:sz="4" w:space="0" w:color="auto"/>
              <w:right w:val="nil"/>
            </w:tcBorders>
            <w:shd w:val="clear" w:color="auto" w:fill="auto"/>
            <w:hideMark/>
          </w:tcPr>
          <w:p w14:paraId="4729C00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 xml:space="preserve">SMA </w:t>
            </w:r>
            <w:r>
              <w:rPr>
                <w:rFonts w:ascii="Times New Roman" w:eastAsia="Times New Roman" w:hAnsi="Times New Roman" w:cs="Times New Roman"/>
                <w:color w:val="000000"/>
                <w:sz w:val="19"/>
                <w:szCs w:val="19"/>
              </w:rPr>
              <w:t xml:space="preserve">and CA PTA with </w:t>
            </w:r>
            <w:r w:rsidRPr="000619A1">
              <w:rPr>
                <w:rFonts w:ascii="Times New Roman" w:eastAsia="Times New Roman" w:hAnsi="Times New Roman" w:cs="Times New Roman"/>
                <w:color w:val="000000"/>
                <w:sz w:val="19"/>
                <w:szCs w:val="19"/>
              </w:rPr>
              <w:t>stent</w:t>
            </w:r>
            <w:r>
              <w:rPr>
                <w:rFonts w:ascii="Times New Roman" w:eastAsia="Times New Roman" w:hAnsi="Times New Roman" w:cs="Times New Roman"/>
                <w:color w:val="000000"/>
                <w:sz w:val="19"/>
                <w:szCs w:val="19"/>
              </w:rPr>
              <w:t>ing</w:t>
            </w:r>
            <w:r w:rsidRPr="000619A1">
              <w:rPr>
                <w:rFonts w:ascii="Times New Roman" w:eastAsia="Times New Roman" w:hAnsi="Times New Roman" w:cs="Times New Roman"/>
                <w:color w:val="000000"/>
                <w:sz w:val="19"/>
                <w:szCs w:val="19"/>
              </w:rPr>
              <w:t xml:space="preserve"> </w:t>
            </w:r>
          </w:p>
        </w:tc>
        <w:tc>
          <w:tcPr>
            <w:tcW w:w="1122" w:type="pct"/>
            <w:tcBorders>
              <w:top w:val="single" w:sz="4" w:space="0" w:color="auto"/>
              <w:left w:val="nil"/>
              <w:bottom w:val="single" w:sz="4" w:space="0" w:color="auto"/>
              <w:right w:val="nil"/>
            </w:tcBorders>
            <w:shd w:val="clear" w:color="auto" w:fill="auto"/>
            <w:hideMark/>
          </w:tcPr>
          <w:p w14:paraId="27B92A0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w:t>
            </w:r>
            <w:r w:rsidRPr="00AA0BA3">
              <w:rPr>
                <w:rFonts w:ascii="Times New Roman" w:eastAsia="Times New Roman" w:hAnsi="Times New Roman" w:cs="Times New Roman"/>
                <w:color w:val="000000"/>
                <w:sz w:val="19"/>
                <w:szCs w:val="19"/>
              </w:rPr>
              <w:t xml:space="preserve">ymptoms </w:t>
            </w:r>
            <w:r>
              <w:rPr>
                <w:rFonts w:ascii="Times New Roman" w:eastAsia="Times New Roman" w:hAnsi="Times New Roman" w:cs="Times New Roman"/>
                <w:color w:val="000000"/>
                <w:sz w:val="19"/>
                <w:szCs w:val="19"/>
              </w:rPr>
              <w:t xml:space="preserve">resolved </w:t>
            </w:r>
            <w:r w:rsidRPr="00AA0BA3">
              <w:rPr>
                <w:rFonts w:ascii="Times New Roman" w:eastAsia="Times New Roman" w:hAnsi="Times New Roman" w:cs="Times New Roman"/>
                <w:color w:val="000000"/>
                <w:sz w:val="19"/>
                <w:szCs w:val="19"/>
              </w:rPr>
              <w:t>completely</w:t>
            </w:r>
            <w:r>
              <w:rPr>
                <w:rFonts w:ascii="Times New Roman" w:eastAsia="Times New Roman" w:hAnsi="Times New Roman" w:cs="Times New Roman"/>
                <w:color w:val="000000"/>
                <w:sz w:val="19"/>
                <w:szCs w:val="19"/>
              </w:rPr>
              <w:t>.</w:t>
            </w:r>
          </w:p>
        </w:tc>
        <w:tc>
          <w:tcPr>
            <w:tcW w:w="623" w:type="pct"/>
            <w:tcBorders>
              <w:top w:val="single" w:sz="4" w:space="0" w:color="auto"/>
              <w:left w:val="nil"/>
              <w:bottom w:val="single" w:sz="4" w:space="0" w:color="auto"/>
              <w:right w:val="single" w:sz="4" w:space="0" w:color="auto"/>
            </w:tcBorders>
            <w:shd w:val="clear" w:color="auto" w:fill="auto"/>
            <w:noWrap/>
            <w:hideMark/>
          </w:tcPr>
          <w:p w14:paraId="058E4C0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35221D4" w14:textId="77777777" w:rsidTr="00721BBA">
        <w:trPr>
          <w:trHeight w:val="687"/>
        </w:trPr>
        <w:tc>
          <w:tcPr>
            <w:tcW w:w="175" w:type="pct"/>
            <w:tcBorders>
              <w:top w:val="single" w:sz="4" w:space="0" w:color="auto"/>
              <w:left w:val="single" w:sz="8" w:space="0" w:color="auto"/>
              <w:bottom w:val="single" w:sz="4" w:space="0" w:color="auto"/>
              <w:right w:val="single" w:sz="4" w:space="0" w:color="auto"/>
            </w:tcBorders>
            <w:shd w:val="clear" w:color="auto" w:fill="auto"/>
            <w:noWrap/>
            <w:hideMark/>
          </w:tcPr>
          <w:p w14:paraId="3C4D7FC6" w14:textId="77777777" w:rsidR="0054058B" w:rsidRPr="00AA0BA3" w:rsidRDefault="0054058B" w:rsidP="0054058B">
            <w:pPr>
              <w:rPr>
                <w:rFonts w:ascii="Times New Roman" w:hAnsi="Times New Roman" w:cs="Times New Roman"/>
                <w:sz w:val="19"/>
                <w:szCs w:val="19"/>
              </w:rPr>
            </w:pPr>
            <w:r>
              <w:rPr>
                <w:rFonts w:ascii="Times New Roman" w:hAnsi="Times New Roman" w:cs="Times New Roman"/>
                <w:sz w:val="19"/>
                <w:szCs w:val="19"/>
              </w:rPr>
              <w:t>3</w:t>
            </w:r>
          </w:p>
        </w:tc>
        <w:tc>
          <w:tcPr>
            <w:tcW w:w="963" w:type="pct"/>
            <w:tcBorders>
              <w:top w:val="single" w:sz="4" w:space="0" w:color="auto"/>
              <w:left w:val="nil"/>
              <w:bottom w:val="single" w:sz="4" w:space="0" w:color="auto"/>
              <w:right w:val="nil"/>
            </w:tcBorders>
            <w:shd w:val="clear" w:color="auto" w:fill="auto"/>
            <w:hideMark/>
          </w:tcPr>
          <w:p w14:paraId="042BB60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Chronic abdominal discomfort</w:t>
            </w:r>
            <w:r>
              <w:rPr>
                <w:rFonts w:ascii="Times New Roman" w:eastAsia="Times New Roman" w:hAnsi="Times New Roman" w:cs="Times New Roman"/>
                <w:color w:val="000000"/>
                <w:sz w:val="19"/>
                <w:szCs w:val="19"/>
              </w:rPr>
              <w:t xml:space="preserve"> and postprandial pain</w:t>
            </w:r>
            <w:r w:rsidRPr="000619A1">
              <w:rPr>
                <w:rFonts w:ascii="Times New Roman" w:eastAsia="Times New Roman" w:hAnsi="Times New Roman" w:cs="Times New Roman"/>
                <w:color w:val="000000"/>
                <w:sz w:val="19"/>
                <w:szCs w:val="19"/>
              </w:rPr>
              <w:t>, nausea, vomiting</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hideMark/>
          </w:tcPr>
          <w:p w14:paraId="1BF3285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Mild SMA </w:t>
            </w:r>
            <w:r w:rsidRPr="00AA0BA3">
              <w:rPr>
                <w:rFonts w:ascii="Times New Roman" w:eastAsia="Times New Roman" w:hAnsi="Times New Roman" w:cs="Times New Roman"/>
                <w:color w:val="000000"/>
                <w:sz w:val="19"/>
                <w:szCs w:val="19"/>
              </w:rPr>
              <w:t>and CA stenosis.</w:t>
            </w:r>
            <w:r w:rsidRPr="000619A1">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Moderate to severe stenosis at origin of SMA</w:t>
            </w:r>
            <w:r>
              <w:rPr>
                <w:rFonts w:ascii="Times New Roman" w:eastAsia="Times New Roman" w:hAnsi="Times New Roman" w:cs="Times New Roman"/>
                <w:color w:val="000000"/>
                <w:sz w:val="19"/>
                <w:szCs w:val="19"/>
              </w:rPr>
              <w:t xml:space="preserve"> and m</w:t>
            </w:r>
            <w:r w:rsidRPr="000619A1">
              <w:rPr>
                <w:rFonts w:ascii="Times New Roman" w:eastAsia="Times New Roman" w:hAnsi="Times New Roman" w:cs="Times New Roman"/>
                <w:color w:val="000000"/>
                <w:sz w:val="19"/>
                <w:szCs w:val="19"/>
              </w:rPr>
              <w:t>ild stenosis at origin</w:t>
            </w:r>
            <w:r>
              <w:rPr>
                <w:rFonts w:ascii="Times New Roman" w:eastAsia="Times New Roman" w:hAnsi="Times New Roman" w:cs="Times New Roman"/>
                <w:color w:val="000000"/>
                <w:sz w:val="19"/>
                <w:szCs w:val="19"/>
              </w:rPr>
              <w:t xml:space="preserve"> of CA. </w:t>
            </w:r>
          </w:p>
        </w:tc>
        <w:tc>
          <w:tcPr>
            <w:tcW w:w="834" w:type="pct"/>
            <w:tcBorders>
              <w:top w:val="single" w:sz="4" w:space="0" w:color="auto"/>
              <w:left w:val="nil"/>
              <w:bottom w:val="single" w:sz="4" w:space="0" w:color="auto"/>
              <w:right w:val="nil"/>
            </w:tcBorders>
            <w:shd w:val="clear" w:color="auto" w:fill="auto"/>
            <w:hideMark/>
          </w:tcPr>
          <w:p w14:paraId="5A5FB732"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Transaortic endarterectomy with mesenteric artery revascularization</w:t>
            </w:r>
          </w:p>
        </w:tc>
        <w:tc>
          <w:tcPr>
            <w:tcW w:w="1122" w:type="pct"/>
            <w:tcBorders>
              <w:top w:val="single" w:sz="4" w:space="0" w:color="auto"/>
              <w:left w:val="nil"/>
              <w:bottom w:val="single" w:sz="4" w:space="0" w:color="auto"/>
              <w:right w:val="nil"/>
            </w:tcBorders>
            <w:shd w:val="clear" w:color="auto" w:fill="auto"/>
            <w:hideMark/>
          </w:tcPr>
          <w:p w14:paraId="2503E357"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symptoms decreased.</w:t>
            </w:r>
            <w:r w:rsidRPr="000619A1">
              <w:rPr>
                <w:rFonts w:ascii="Times New Roman" w:eastAsia="Times New Roman" w:hAnsi="Times New Roman" w:cs="Times New Roman"/>
                <w:color w:val="000000"/>
                <w:sz w:val="19"/>
                <w:szCs w:val="19"/>
              </w:rPr>
              <w:t xml:space="preserve"> </w:t>
            </w:r>
          </w:p>
        </w:tc>
        <w:tc>
          <w:tcPr>
            <w:tcW w:w="623" w:type="pct"/>
            <w:tcBorders>
              <w:top w:val="single" w:sz="4" w:space="0" w:color="auto"/>
              <w:left w:val="nil"/>
              <w:bottom w:val="single" w:sz="4" w:space="0" w:color="auto"/>
              <w:right w:val="single" w:sz="4" w:space="0" w:color="auto"/>
            </w:tcBorders>
            <w:shd w:val="clear" w:color="auto" w:fill="auto"/>
            <w:noWrap/>
            <w:hideMark/>
          </w:tcPr>
          <w:p w14:paraId="213542D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A3C13CE" w14:textId="77777777" w:rsidTr="00721BBA">
        <w:trPr>
          <w:trHeight w:val="692"/>
        </w:trPr>
        <w:tc>
          <w:tcPr>
            <w:tcW w:w="175" w:type="pct"/>
            <w:tcBorders>
              <w:top w:val="single" w:sz="4" w:space="0" w:color="auto"/>
              <w:left w:val="single" w:sz="8" w:space="0" w:color="auto"/>
              <w:bottom w:val="nil"/>
              <w:right w:val="single" w:sz="4" w:space="0" w:color="auto"/>
            </w:tcBorders>
            <w:shd w:val="clear" w:color="auto" w:fill="auto"/>
            <w:noWrap/>
            <w:hideMark/>
          </w:tcPr>
          <w:p w14:paraId="50E86ED2"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4</w:t>
            </w:r>
          </w:p>
        </w:tc>
        <w:tc>
          <w:tcPr>
            <w:tcW w:w="963" w:type="pct"/>
            <w:tcBorders>
              <w:top w:val="single" w:sz="4" w:space="0" w:color="auto"/>
              <w:left w:val="nil"/>
              <w:bottom w:val="nil"/>
              <w:right w:val="nil"/>
            </w:tcBorders>
            <w:shd w:val="clear" w:color="auto" w:fill="auto"/>
            <w:hideMark/>
          </w:tcPr>
          <w:p w14:paraId="7FF05FF4"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bdominal pain</w:t>
            </w:r>
            <w:r>
              <w:rPr>
                <w:rFonts w:ascii="Times New Roman" w:eastAsia="Times New Roman" w:hAnsi="Times New Roman" w:cs="Times New Roman"/>
                <w:color w:val="000000"/>
                <w:sz w:val="19"/>
                <w:szCs w:val="19"/>
              </w:rPr>
              <w:t xml:space="preserve">, known </w:t>
            </w:r>
            <w:r w:rsidRPr="000619A1">
              <w:rPr>
                <w:rFonts w:ascii="Times New Roman" w:eastAsia="Times New Roman" w:hAnsi="Times New Roman" w:cs="Times New Roman"/>
                <w:color w:val="000000"/>
                <w:sz w:val="19"/>
                <w:szCs w:val="19"/>
              </w:rPr>
              <w:t xml:space="preserve">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nil"/>
              <w:right w:val="nil"/>
            </w:tcBorders>
            <w:shd w:val="clear" w:color="auto" w:fill="auto"/>
            <w:hideMark/>
          </w:tcPr>
          <w:p w14:paraId="439E028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 xml:space="preserve"> CA with moderate to severe narrowing.</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Stanford type B </w:t>
            </w:r>
            <w:r>
              <w:rPr>
                <w:rFonts w:ascii="Times New Roman" w:eastAsia="Times New Roman" w:hAnsi="Times New Roman" w:cs="Times New Roman"/>
                <w:color w:val="000000"/>
                <w:sz w:val="19"/>
                <w:szCs w:val="19"/>
              </w:rPr>
              <w:t xml:space="preserve">aortic </w:t>
            </w:r>
            <w:r w:rsidRPr="000619A1">
              <w:rPr>
                <w:rFonts w:ascii="Times New Roman" w:eastAsia="Times New Roman" w:hAnsi="Times New Roman" w:cs="Times New Roman"/>
                <w:color w:val="000000"/>
                <w:sz w:val="19"/>
                <w:szCs w:val="19"/>
              </w:rPr>
              <w:t>dissection</w:t>
            </w:r>
            <w:r>
              <w:rPr>
                <w:rFonts w:ascii="Times New Roman" w:eastAsia="Times New Roman" w:hAnsi="Times New Roman" w:cs="Times New Roman"/>
                <w:color w:val="000000"/>
                <w:sz w:val="19"/>
                <w:szCs w:val="19"/>
              </w:rPr>
              <w:t xml:space="preserve">. Moderate to severe CA stenosis at the origin. </w:t>
            </w:r>
          </w:p>
        </w:tc>
        <w:tc>
          <w:tcPr>
            <w:tcW w:w="834" w:type="pct"/>
            <w:tcBorders>
              <w:top w:val="single" w:sz="4" w:space="0" w:color="auto"/>
              <w:left w:val="nil"/>
              <w:bottom w:val="nil"/>
              <w:right w:val="nil"/>
            </w:tcBorders>
            <w:shd w:val="clear" w:color="auto" w:fill="auto"/>
            <w:hideMark/>
          </w:tcPr>
          <w:p w14:paraId="1FD41504"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Conservative therapy</w:t>
            </w:r>
          </w:p>
        </w:tc>
        <w:tc>
          <w:tcPr>
            <w:tcW w:w="1122" w:type="pct"/>
            <w:tcBorders>
              <w:top w:val="single" w:sz="4" w:space="0" w:color="auto"/>
              <w:left w:val="nil"/>
              <w:bottom w:val="nil"/>
              <w:right w:val="nil"/>
            </w:tcBorders>
            <w:shd w:val="clear" w:color="auto" w:fill="auto"/>
            <w:hideMark/>
          </w:tcPr>
          <w:p w14:paraId="26370CBA"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Acute abdominal pain improved under conservative therapy. No symptoms indicating chronic</w:t>
            </w:r>
            <w:r w:rsidRPr="00374DDD">
              <w:rPr>
                <w:rFonts w:ascii="Times New Roman" w:eastAsia="Times New Roman" w:hAnsi="Times New Roman" w:cs="Times New Roman"/>
                <w:color w:val="000000"/>
                <w:sz w:val="18"/>
                <w:szCs w:val="18"/>
              </w:rPr>
              <w:t xml:space="preserve"> </w:t>
            </w:r>
            <w:r w:rsidRPr="00374DDD">
              <w:rPr>
                <w:rFonts w:ascii="Times New Roman" w:eastAsia="Times New Roman" w:hAnsi="Times New Roman" w:cs="Times New Roman"/>
                <w:color w:val="000000"/>
                <w:sz w:val="19"/>
                <w:szCs w:val="19"/>
              </w:rPr>
              <w:t>SAM ischemia.</w:t>
            </w:r>
          </w:p>
        </w:tc>
        <w:tc>
          <w:tcPr>
            <w:tcW w:w="623" w:type="pct"/>
            <w:tcBorders>
              <w:top w:val="single" w:sz="4" w:space="0" w:color="auto"/>
              <w:left w:val="nil"/>
              <w:bottom w:val="nil"/>
              <w:right w:val="single" w:sz="4" w:space="0" w:color="auto"/>
            </w:tcBorders>
            <w:shd w:val="clear" w:color="auto" w:fill="auto"/>
            <w:hideMark/>
          </w:tcPr>
          <w:p w14:paraId="28EFFFFB"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2FD11948" w14:textId="77777777" w:rsidTr="00721BBA">
        <w:trPr>
          <w:trHeight w:val="1290"/>
        </w:trPr>
        <w:tc>
          <w:tcPr>
            <w:tcW w:w="175" w:type="pct"/>
            <w:tcBorders>
              <w:top w:val="single" w:sz="4" w:space="0" w:color="auto"/>
              <w:left w:val="single" w:sz="8" w:space="0" w:color="auto"/>
              <w:bottom w:val="single" w:sz="4" w:space="0" w:color="auto"/>
              <w:right w:val="single" w:sz="4" w:space="0" w:color="auto"/>
            </w:tcBorders>
            <w:shd w:val="clear" w:color="auto" w:fill="auto"/>
            <w:noWrap/>
          </w:tcPr>
          <w:p w14:paraId="0DD09497"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5</w:t>
            </w:r>
          </w:p>
        </w:tc>
        <w:tc>
          <w:tcPr>
            <w:tcW w:w="963" w:type="pct"/>
            <w:tcBorders>
              <w:top w:val="single" w:sz="4" w:space="0" w:color="auto"/>
              <w:left w:val="nil"/>
              <w:bottom w:val="single" w:sz="4" w:space="0" w:color="auto"/>
              <w:right w:val="nil"/>
            </w:tcBorders>
            <w:shd w:val="clear" w:color="auto" w:fill="auto"/>
          </w:tcPr>
          <w:p w14:paraId="15E114AA"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AA0BA3">
              <w:rPr>
                <w:rFonts w:ascii="Times New Roman" w:eastAsia="Times New Roman" w:hAnsi="Times New Roman" w:cs="Times New Roman"/>
                <w:color w:val="000000"/>
                <w:sz w:val="19"/>
                <w:szCs w:val="19"/>
              </w:rPr>
              <w:t>Nausea</w:t>
            </w:r>
            <w:r>
              <w:rPr>
                <w:rFonts w:ascii="Times New Roman" w:eastAsia="Times New Roman" w:hAnsi="Times New Roman" w:cs="Times New Roman"/>
                <w:color w:val="000000"/>
                <w:sz w:val="19"/>
                <w:szCs w:val="19"/>
              </w:rPr>
              <w:t xml:space="preserve"> and</w:t>
            </w:r>
            <w:r w:rsidRPr="000619A1">
              <w:rPr>
                <w:rFonts w:ascii="Times New Roman" w:eastAsia="Times New Roman" w:hAnsi="Times New Roman" w:cs="Times New Roman"/>
                <w:color w:val="000000"/>
                <w:sz w:val="19"/>
                <w:szCs w:val="19"/>
              </w:rPr>
              <w:t xml:space="preserve"> weight loss</w:t>
            </w:r>
            <w:r>
              <w:rPr>
                <w:rFonts w:ascii="Times New Roman" w:eastAsia="Times New Roman" w:hAnsi="Times New Roman" w:cs="Times New Roman"/>
                <w:color w:val="000000"/>
                <w:sz w:val="19"/>
                <w:szCs w:val="19"/>
              </w:rPr>
              <w:t>.  History of t</w:t>
            </w:r>
            <w:r w:rsidRPr="000619A1">
              <w:rPr>
                <w:rFonts w:ascii="Times New Roman" w:eastAsia="Times New Roman" w:hAnsi="Times New Roman" w:cs="Times New Roman"/>
                <w:color w:val="000000"/>
                <w:sz w:val="19"/>
                <w:szCs w:val="19"/>
              </w:rPr>
              <w:t xml:space="preserve">horacoabdominal aneurysm </w:t>
            </w:r>
            <w:r>
              <w:rPr>
                <w:rFonts w:ascii="Times New Roman" w:eastAsia="Times New Roman" w:hAnsi="Times New Roman" w:cs="Times New Roman"/>
                <w:color w:val="000000"/>
                <w:sz w:val="19"/>
                <w:szCs w:val="19"/>
              </w:rPr>
              <w:t>repair, with</w:t>
            </w:r>
            <w:r w:rsidRPr="000619A1">
              <w:rPr>
                <w:rFonts w:ascii="Times New Roman" w:eastAsia="Times New Roman" w:hAnsi="Times New Roman" w:cs="Times New Roman"/>
                <w:color w:val="000000"/>
                <w:sz w:val="19"/>
                <w:szCs w:val="19"/>
              </w:rPr>
              <w:t xml:space="preserve"> little</w:t>
            </w:r>
            <w:r w:rsidRPr="00AA0BA3">
              <w:rPr>
                <w:rFonts w:ascii="Times New Roman" w:eastAsia="Times New Roman" w:hAnsi="Times New Roman" w:cs="Times New Roman"/>
                <w:color w:val="000000"/>
                <w:sz w:val="19"/>
                <w:szCs w:val="19"/>
              </w:rPr>
              <w:t xml:space="preserve"> to no SMA </w:t>
            </w:r>
            <w:r w:rsidRPr="000619A1">
              <w:rPr>
                <w:rFonts w:ascii="Times New Roman" w:eastAsia="Times New Roman" w:hAnsi="Times New Roman" w:cs="Times New Roman"/>
                <w:color w:val="000000"/>
                <w:sz w:val="19"/>
                <w:szCs w:val="19"/>
              </w:rPr>
              <w:t xml:space="preserve">flow </w:t>
            </w:r>
            <w:r>
              <w:rPr>
                <w:rFonts w:ascii="Times New Roman" w:eastAsia="Times New Roman" w:hAnsi="Times New Roman" w:cs="Times New Roman"/>
                <w:color w:val="000000"/>
                <w:sz w:val="19"/>
                <w:szCs w:val="19"/>
              </w:rPr>
              <w:t xml:space="preserve">noted </w:t>
            </w:r>
            <w:r w:rsidRPr="00AA0BA3">
              <w:rPr>
                <w:rFonts w:ascii="Times New Roman" w:eastAsia="Times New Roman" w:hAnsi="Times New Roman" w:cs="Times New Roman"/>
                <w:color w:val="000000"/>
                <w:sz w:val="19"/>
                <w:szCs w:val="19"/>
              </w:rPr>
              <w:t>during</w:t>
            </w:r>
            <w:r w:rsidRPr="000619A1">
              <w:rPr>
                <w:rFonts w:ascii="Times New Roman" w:eastAsia="Times New Roman" w:hAnsi="Times New Roman" w:cs="Times New Roman"/>
                <w:color w:val="000000"/>
                <w:sz w:val="19"/>
                <w:szCs w:val="19"/>
              </w:rPr>
              <w:t xml:space="preserve"> surgery</w:t>
            </w:r>
            <w:r>
              <w:rPr>
                <w:rFonts w:ascii="Times New Roman" w:eastAsia="Times New Roman" w:hAnsi="Times New Roman" w:cs="Times New Roman"/>
                <w:color w:val="000000"/>
                <w:sz w:val="19"/>
                <w:szCs w:val="19"/>
              </w:rPr>
              <w:t>.</w:t>
            </w:r>
          </w:p>
        </w:tc>
        <w:tc>
          <w:tcPr>
            <w:tcW w:w="1282" w:type="pct"/>
            <w:tcBorders>
              <w:top w:val="single" w:sz="4" w:space="0" w:color="auto"/>
              <w:left w:val="nil"/>
              <w:bottom w:val="single" w:sz="4" w:space="0" w:color="auto"/>
              <w:right w:val="nil"/>
            </w:tcBorders>
            <w:shd w:val="clear" w:color="auto" w:fill="auto"/>
          </w:tcPr>
          <w:p w14:paraId="76E26CE2" w14:textId="77777777" w:rsidR="0054058B" w:rsidRPr="00AA0BA3" w:rsidRDefault="0054058B" w:rsidP="0054058B">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Aortic repair. Widely reimplanted CA and IMA, occlusion</w:t>
            </w:r>
            <w:r>
              <w:rPr>
                <w:rFonts w:ascii="Times New Roman" w:eastAsia="Times New Roman" w:hAnsi="Times New Roman" w:cs="Times New Roman"/>
                <w:color w:val="000000"/>
                <w:sz w:val="19"/>
                <w:szCs w:val="19"/>
              </w:rPr>
              <w:t xml:space="preserve"> of SMA with collateral flow. Abnormal flow through the splenic artery, increase in</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plenic size</w:t>
            </w:r>
            <w:r>
              <w:rPr>
                <w:rFonts w:ascii="Times New Roman" w:eastAsia="Times New Roman" w:hAnsi="Times New Roman" w:cs="Times New Roman"/>
                <w:color w:val="000000"/>
                <w:sz w:val="19"/>
                <w:szCs w:val="19"/>
              </w:rPr>
              <w:t>, and relative flow mismatch to mesenteric arteries, suggestive of</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 xml:space="preserve">mesenteric steal </w:t>
            </w:r>
            <w:r w:rsidRPr="00AA0BA3">
              <w:rPr>
                <w:rFonts w:ascii="Times New Roman" w:eastAsia="Times New Roman" w:hAnsi="Times New Roman" w:cs="Times New Roman"/>
                <w:color w:val="000000"/>
                <w:sz w:val="19"/>
                <w:szCs w:val="19"/>
              </w:rPr>
              <w:t>phenomenon</w:t>
            </w:r>
            <w:r>
              <w:rPr>
                <w:rFonts w:ascii="Times New Roman" w:eastAsia="Times New Roman" w:hAnsi="Times New Roman" w:cs="Times New Roman"/>
                <w:color w:val="000000"/>
                <w:sz w:val="19"/>
                <w:szCs w:val="19"/>
              </w:rPr>
              <w:t>.</w:t>
            </w:r>
          </w:p>
        </w:tc>
        <w:tc>
          <w:tcPr>
            <w:tcW w:w="834" w:type="pct"/>
            <w:tcBorders>
              <w:top w:val="single" w:sz="4" w:space="0" w:color="auto"/>
              <w:left w:val="nil"/>
              <w:bottom w:val="single" w:sz="4" w:space="0" w:color="auto"/>
              <w:right w:val="nil"/>
            </w:tcBorders>
            <w:shd w:val="clear" w:color="auto" w:fill="auto"/>
          </w:tcPr>
          <w:p w14:paraId="677823F8"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Conservative therapy</w:t>
            </w:r>
          </w:p>
        </w:tc>
        <w:tc>
          <w:tcPr>
            <w:tcW w:w="1122" w:type="pct"/>
            <w:tcBorders>
              <w:top w:val="single" w:sz="4" w:space="0" w:color="auto"/>
              <w:left w:val="nil"/>
              <w:bottom w:val="single" w:sz="4" w:space="0" w:color="auto"/>
              <w:right w:val="nil"/>
            </w:tcBorders>
            <w:shd w:val="clear" w:color="auto" w:fill="auto"/>
          </w:tcPr>
          <w:p w14:paraId="0708C354"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Release of symptoms under conservative therapy of transfusion</w:t>
            </w:r>
            <w:r>
              <w:rPr>
                <w:rFonts w:ascii="Times New Roman" w:eastAsia="Times New Roman" w:hAnsi="Times New Roman" w:cs="Times New Roman"/>
                <w:color w:val="000000"/>
                <w:sz w:val="19"/>
                <w:szCs w:val="19"/>
              </w:rPr>
              <w:t xml:space="preserve"> related hemolytic anemia.</w:t>
            </w:r>
          </w:p>
        </w:tc>
        <w:tc>
          <w:tcPr>
            <w:tcW w:w="623" w:type="pct"/>
            <w:tcBorders>
              <w:top w:val="single" w:sz="4" w:space="0" w:color="auto"/>
              <w:left w:val="nil"/>
              <w:bottom w:val="single" w:sz="4" w:space="0" w:color="auto"/>
              <w:right w:val="single" w:sz="4" w:space="0" w:color="auto"/>
            </w:tcBorders>
            <w:shd w:val="clear" w:color="auto" w:fill="auto"/>
          </w:tcPr>
          <w:p w14:paraId="763A2602"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51177179" w14:textId="77777777" w:rsidTr="00721BBA">
        <w:trPr>
          <w:trHeight w:val="912"/>
        </w:trPr>
        <w:tc>
          <w:tcPr>
            <w:tcW w:w="175" w:type="pct"/>
            <w:tcBorders>
              <w:top w:val="single" w:sz="4" w:space="0" w:color="auto"/>
              <w:left w:val="single" w:sz="8" w:space="0" w:color="auto"/>
              <w:bottom w:val="single" w:sz="4" w:space="0" w:color="auto"/>
              <w:right w:val="single" w:sz="4" w:space="0" w:color="auto"/>
            </w:tcBorders>
            <w:shd w:val="clear" w:color="auto" w:fill="auto"/>
            <w:noWrap/>
          </w:tcPr>
          <w:p w14:paraId="03C3B10F"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6</w:t>
            </w:r>
          </w:p>
        </w:tc>
        <w:tc>
          <w:tcPr>
            <w:tcW w:w="963" w:type="pct"/>
            <w:tcBorders>
              <w:top w:val="single" w:sz="4" w:space="0" w:color="auto"/>
              <w:left w:val="nil"/>
              <w:bottom w:val="single" w:sz="4" w:space="0" w:color="auto"/>
              <w:right w:val="nil"/>
            </w:tcBorders>
            <w:shd w:val="clear" w:color="auto" w:fill="auto"/>
          </w:tcPr>
          <w:p w14:paraId="056C2E05"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9B7113">
              <w:rPr>
                <w:rFonts w:ascii="Times New Roman" w:eastAsia="Times New Roman" w:hAnsi="Times New Roman" w:cs="Times New Roman"/>
                <w:color w:val="000000"/>
                <w:sz w:val="19"/>
                <w:szCs w:val="19"/>
              </w:rPr>
              <w:t>Weight loss</w:t>
            </w:r>
            <w:r>
              <w:rPr>
                <w:rFonts w:ascii="Times New Roman" w:eastAsia="Times New Roman" w:hAnsi="Times New Roman" w:cs="Times New Roman"/>
                <w:color w:val="000000"/>
                <w:sz w:val="19"/>
                <w:szCs w:val="19"/>
              </w:rPr>
              <w:t>, chronic</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postprandial </w:t>
            </w:r>
            <w:r w:rsidRPr="009B7113">
              <w:rPr>
                <w:rFonts w:ascii="Times New Roman" w:eastAsia="Times New Roman" w:hAnsi="Times New Roman" w:cs="Times New Roman"/>
                <w:color w:val="000000"/>
                <w:sz w:val="19"/>
                <w:szCs w:val="19"/>
              </w:rPr>
              <w:t xml:space="preserve">pain. </w:t>
            </w:r>
            <w:r>
              <w:rPr>
                <w:rFonts w:ascii="Times New Roman" w:eastAsia="Times New Roman" w:hAnsi="Times New Roman" w:cs="Times New Roman"/>
                <w:color w:val="000000"/>
                <w:sz w:val="19"/>
                <w:szCs w:val="19"/>
              </w:rPr>
              <w:t>History of e</w:t>
            </w:r>
            <w:r w:rsidRPr="009B7113">
              <w:rPr>
                <w:rFonts w:ascii="Times New Roman" w:eastAsia="Times New Roman" w:hAnsi="Times New Roman" w:cs="Times New Roman"/>
                <w:color w:val="000000"/>
                <w:sz w:val="19"/>
                <w:szCs w:val="19"/>
              </w:rPr>
              <w:t xml:space="preserve">xtensive vascular disease with </w:t>
            </w:r>
            <w:r>
              <w:rPr>
                <w:rFonts w:ascii="Times New Roman" w:eastAsia="Times New Roman" w:hAnsi="Times New Roman" w:cs="Times New Roman"/>
                <w:color w:val="000000"/>
                <w:sz w:val="19"/>
                <w:szCs w:val="19"/>
              </w:rPr>
              <w:t xml:space="preserve">known CA </w:t>
            </w:r>
            <w:r w:rsidRPr="009B7113">
              <w:rPr>
                <w:rFonts w:ascii="Times New Roman" w:eastAsia="Times New Roman" w:hAnsi="Times New Roman" w:cs="Times New Roman"/>
                <w:color w:val="000000"/>
                <w:sz w:val="19"/>
                <w:szCs w:val="19"/>
              </w:rPr>
              <w:t xml:space="preserve">stenosis. </w:t>
            </w:r>
          </w:p>
        </w:tc>
        <w:tc>
          <w:tcPr>
            <w:tcW w:w="1282" w:type="pct"/>
            <w:tcBorders>
              <w:top w:val="single" w:sz="4" w:space="0" w:color="auto"/>
              <w:left w:val="nil"/>
              <w:bottom w:val="single" w:sz="4" w:space="0" w:color="auto"/>
              <w:right w:val="nil"/>
            </w:tcBorders>
            <w:shd w:val="clear" w:color="auto" w:fill="auto"/>
          </w:tcPr>
          <w:p w14:paraId="222E37AE" w14:textId="77777777" w:rsidR="0054058B" w:rsidRPr="000619A1" w:rsidRDefault="0054058B" w:rsidP="0054058B">
            <w:pPr>
              <w:spacing w:after="0" w:line="240" w:lineRule="auto"/>
              <w:rPr>
                <w:rFonts w:ascii="Times New Roman" w:eastAsia="Times New Roman" w:hAnsi="Times New Roman" w:cs="Times New Roman"/>
                <w:color w:val="000000"/>
                <w:sz w:val="19"/>
                <w:szCs w:val="19"/>
                <w:u w:val="single"/>
              </w:rPr>
            </w:pPr>
            <w:r w:rsidRPr="00DA184C">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Nonspecific narrowing of proximal </w:t>
            </w:r>
            <w:r>
              <w:rPr>
                <w:rFonts w:ascii="Times New Roman" w:eastAsia="Times New Roman" w:hAnsi="Times New Roman" w:cs="Times New Roman"/>
                <w:color w:val="000000"/>
                <w:sz w:val="19"/>
                <w:szCs w:val="19"/>
              </w:rPr>
              <w:t>CA</w:t>
            </w:r>
            <w:r w:rsidRPr="009B7113">
              <w:rPr>
                <w:rFonts w:ascii="Times New Roman" w:eastAsia="Times New Roman" w:hAnsi="Times New Roman" w:cs="Times New Roman"/>
                <w:color w:val="000000"/>
                <w:sz w:val="19"/>
                <w:szCs w:val="19"/>
              </w:rPr>
              <w:t xml:space="preserve"> with distal reconstitution by gastroduodenal artery.</w:t>
            </w:r>
          </w:p>
        </w:tc>
        <w:tc>
          <w:tcPr>
            <w:tcW w:w="834" w:type="pct"/>
            <w:tcBorders>
              <w:top w:val="single" w:sz="4" w:space="0" w:color="auto"/>
              <w:left w:val="nil"/>
              <w:bottom w:val="single" w:sz="4" w:space="0" w:color="auto"/>
              <w:right w:val="nil"/>
            </w:tcBorders>
            <w:shd w:val="clear" w:color="auto" w:fill="auto"/>
          </w:tcPr>
          <w:p w14:paraId="621ADB1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Median arcuate ligament surgical release</w:t>
            </w:r>
          </w:p>
        </w:tc>
        <w:tc>
          <w:tcPr>
            <w:tcW w:w="1122" w:type="pct"/>
            <w:tcBorders>
              <w:top w:val="single" w:sz="4" w:space="0" w:color="auto"/>
              <w:left w:val="nil"/>
              <w:bottom w:val="single" w:sz="4" w:space="0" w:color="auto"/>
              <w:right w:val="nil"/>
            </w:tcBorders>
            <w:shd w:val="clear" w:color="auto" w:fill="auto"/>
          </w:tcPr>
          <w:p w14:paraId="1763C900" w14:textId="43F4B5FE" w:rsidR="0054058B" w:rsidRPr="0054058B"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Postprocedural, complete resolution of postprandial pain.</w:t>
            </w:r>
            <w:r>
              <w:rPr>
                <w:rFonts w:ascii="Times New Roman" w:eastAsia="Times New Roman" w:hAnsi="Times New Roman" w:cs="Times New Roman"/>
                <w:color w:val="000000"/>
                <w:sz w:val="19"/>
                <w:szCs w:val="19"/>
              </w:rPr>
              <w:t xml:space="preserve"> </w:t>
            </w:r>
            <w:r w:rsidRPr="00374DDD">
              <w:rPr>
                <w:rFonts w:ascii="Times New Roman" w:eastAsia="Times New Roman" w:hAnsi="Times New Roman" w:cs="Times New Roman"/>
                <w:color w:val="000000"/>
                <w:sz w:val="19"/>
                <w:szCs w:val="19"/>
              </w:rPr>
              <w:t>Patient was additionally diagnosed with</w:t>
            </w:r>
            <w:r w:rsidRPr="00DA184C">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Takayasu arteritis treated by </w:t>
            </w:r>
            <w:r w:rsidRPr="00DA184C">
              <w:rPr>
                <w:rFonts w:ascii="Times New Roman" w:eastAsia="Times New Roman" w:hAnsi="Times New Roman" w:cs="Times New Roman"/>
                <w:color w:val="000000"/>
                <w:sz w:val="19"/>
                <w:szCs w:val="19"/>
              </w:rPr>
              <w:t>prednisone</w:t>
            </w:r>
            <w:r>
              <w:rPr>
                <w:rFonts w:ascii="Times New Roman" w:eastAsia="Times New Roman" w:hAnsi="Times New Roman" w:cs="Times New Roman"/>
                <w:color w:val="000000"/>
                <w:sz w:val="19"/>
                <w:szCs w:val="19"/>
              </w:rPr>
              <w:t>.</w:t>
            </w:r>
            <w:r w:rsidRPr="00DA184C">
              <w:rPr>
                <w:rFonts w:ascii="Times New Roman" w:eastAsia="Times New Roman" w:hAnsi="Times New Roman" w:cs="Times New Roman"/>
                <w:color w:val="000000"/>
                <w:sz w:val="19"/>
                <w:szCs w:val="19"/>
              </w:rPr>
              <w:t xml:space="preserve"> </w:t>
            </w:r>
          </w:p>
        </w:tc>
        <w:tc>
          <w:tcPr>
            <w:tcW w:w="623" w:type="pct"/>
            <w:tcBorders>
              <w:top w:val="single" w:sz="4" w:space="0" w:color="auto"/>
              <w:left w:val="nil"/>
              <w:bottom w:val="single" w:sz="4" w:space="0" w:color="auto"/>
              <w:right w:val="single" w:sz="4" w:space="0" w:color="auto"/>
            </w:tcBorders>
            <w:shd w:val="clear" w:color="auto" w:fill="auto"/>
          </w:tcPr>
          <w:p w14:paraId="6A22B8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28A0AA8C" w14:textId="77777777" w:rsidTr="00721BBA">
        <w:trPr>
          <w:trHeight w:val="435"/>
        </w:trPr>
        <w:tc>
          <w:tcPr>
            <w:tcW w:w="5000" w:type="pct"/>
            <w:gridSpan w:val="6"/>
            <w:tcBorders>
              <w:top w:val="single" w:sz="4" w:space="0" w:color="auto"/>
              <w:left w:val="single" w:sz="8" w:space="0" w:color="auto"/>
              <w:bottom w:val="single" w:sz="4" w:space="0" w:color="auto"/>
              <w:right w:val="single" w:sz="4" w:space="0" w:color="auto"/>
            </w:tcBorders>
            <w:shd w:val="clear" w:color="auto" w:fill="auto"/>
            <w:noWrap/>
          </w:tcPr>
          <w:p w14:paraId="5F67B53C" w14:textId="1E2728C2" w:rsidR="0054058B"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Abbreviations: CA=celiac artery; SMA=superior mesenteric artery; IMA=inferior mesenteric artery; CT=computed tomography; MRI=magnetic resonance imaging; US=ultrasound; PTA=percutaneous transluminal angioplasty; SAM=segmental arterial </w:t>
            </w:r>
            <w:proofErr w:type="spellStart"/>
            <w:r>
              <w:rPr>
                <w:rFonts w:ascii="Times New Roman" w:eastAsia="Times New Roman" w:hAnsi="Times New Roman" w:cs="Times New Roman"/>
                <w:color w:val="000000"/>
                <w:sz w:val="19"/>
                <w:szCs w:val="19"/>
              </w:rPr>
              <w:t>mediolysi</w:t>
            </w:r>
            <w:r w:rsidR="003F0CB4">
              <w:rPr>
                <w:rFonts w:ascii="Times New Roman" w:eastAsia="Times New Roman" w:hAnsi="Times New Roman" w:cs="Times New Roman"/>
                <w:color w:val="000000"/>
                <w:sz w:val="19"/>
                <w:szCs w:val="19"/>
              </w:rPr>
              <w:t>s</w:t>
            </w:r>
            <w:proofErr w:type="spellEnd"/>
            <w:r w:rsidR="0024620A">
              <w:rPr>
                <w:rFonts w:ascii="Times New Roman" w:eastAsia="Times New Roman" w:hAnsi="Times New Roman" w:cs="Times New Roman"/>
                <w:color w:val="000000"/>
                <w:sz w:val="19"/>
                <w:szCs w:val="19"/>
              </w:rPr>
              <w:t>;</w:t>
            </w:r>
          </w:p>
        </w:tc>
      </w:tr>
      <w:bookmarkEnd w:id="4"/>
    </w:tbl>
    <w:p w14:paraId="4F3DCD43" w14:textId="1DF6B3F5" w:rsidR="0054058B" w:rsidRDefault="0054058B">
      <w:pPr>
        <w:rPr>
          <w:rFonts w:ascii="Times New Roman" w:hAnsi="Times New Roman" w:cs="Times New Roman"/>
          <w:b/>
          <w:bCs/>
          <w:sz w:val="24"/>
          <w:szCs w:val="24"/>
        </w:rPr>
      </w:pPr>
    </w:p>
    <w:p w14:paraId="22974555" w14:textId="77777777" w:rsidR="0054058B" w:rsidRDefault="0054058B">
      <w:pPr>
        <w:rPr>
          <w:rFonts w:ascii="Times New Roman" w:hAnsi="Times New Roman" w:cs="Times New Roman"/>
          <w:b/>
          <w:bCs/>
          <w:sz w:val="24"/>
          <w:szCs w:val="24"/>
        </w:rPr>
        <w:sectPr w:rsidR="0054058B" w:rsidSect="0054058B">
          <w:pgSz w:w="15840" w:h="12240" w:orient="landscape"/>
          <w:pgMar w:top="1800" w:right="1440" w:bottom="1800" w:left="1440" w:header="720" w:footer="720" w:gutter="0"/>
          <w:cols w:space="720"/>
          <w:docGrid w:linePitch="299"/>
        </w:sectPr>
      </w:pPr>
    </w:p>
    <w:p w14:paraId="0DB08358" w14:textId="4DD4885D" w:rsidR="00E41C14" w:rsidRDefault="00375AE2">
      <w:pPr>
        <w:rPr>
          <w:rFonts w:ascii="Times New Roman" w:hAnsi="Times New Roman" w:cs="Times New Roman"/>
          <w:b/>
          <w:bCs/>
          <w:sz w:val="24"/>
          <w:szCs w:val="24"/>
        </w:rPr>
      </w:pPr>
      <w:r w:rsidRPr="004C2C27">
        <w:rPr>
          <w:rFonts w:ascii="Times New Roman" w:hAnsi="Times New Roman" w:cs="Times New Roman"/>
          <w:b/>
          <w:bCs/>
          <w:sz w:val="24"/>
          <w:szCs w:val="24"/>
        </w:rPr>
        <w:lastRenderedPageBreak/>
        <w:t>Table 2:</w:t>
      </w:r>
      <w:r>
        <w:rPr>
          <w:rFonts w:ascii="Times New Roman" w:hAnsi="Times New Roman" w:cs="Times New Roman"/>
          <w:sz w:val="24"/>
          <w:szCs w:val="24"/>
        </w:rPr>
        <w:t xml:space="preserve"> </w:t>
      </w:r>
      <w:r>
        <w:rPr>
          <w:rFonts w:ascii="Times New Roman" w:hAnsi="Times New Roman" w:cs="Times New Roman"/>
          <w:b/>
          <w:bCs/>
          <w:sz w:val="24"/>
          <w:szCs w:val="24"/>
        </w:rPr>
        <w:t>Summarized Clinical, Diagnostic, and Follow-Up Findings for CMI- subjects</w:t>
      </w:r>
    </w:p>
    <w:tbl>
      <w:tblPr>
        <w:tblpPr w:leftFromText="180" w:rightFromText="180" w:vertAnchor="page" w:horzAnchor="page" w:tblpX="806" w:tblpY="2301"/>
        <w:tblW w:w="14061" w:type="dxa"/>
        <w:tblLook w:val="04A0" w:firstRow="1" w:lastRow="0" w:firstColumn="1" w:lastColumn="0" w:noHBand="0" w:noVBand="1"/>
      </w:tblPr>
      <w:tblGrid>
        <w:gridCol w:w="496"/>
        <w:gridCol w:w="3454"/>
        <w:gridCol w:w="3870"/>
        <w:gridCol w:w="1710"/>
        <w:gridCol w:w="2774"/>
        <w:gridCol w:w="1757"/>
      </w:tblGrid>
      <w:tr w:rsidR="00721BBA" w:rsidRPr="00B13F0A" w14:paraId="49602495" w14:textId="77777777" w:rsidTr="003F0CB4">
        <w:trPr>
          <w:trHeight w:val="444"/>
        </w:trPr>
        <w:tc>
          <w:tcPr>
            <w:tcW w:w="496" w:type="dxa"/>
            <w:tcBorders>
              <w:top w:val="single" w:sz="4" w:space="0" w:color="auto"/>
              <w:left w:val="single" w:sz="8" w:space="0" w:color="auto"/>
              <w:bottom w:val="single" w:sz="4" w:space="0" w:color="auto"/>
              <w:right w:val="single" w:sz="4" w:space="0" w:color="auto"/>
            </w:tcBorders>
            <w:shd w:val="clear" w:color="auto" w:fill="auto"/>
            <w:noWrap/>
            <w:vAlign w:val="bottom"/>
          </w:tcPr>
          <w:p w14:paraId="4E4F695F" w14:textId="77777777" w:rsidR="00721BBA" w:rsidRPr="00B13F0A" w:rsidRDefault="00721BBA" w:rsidP="00721BBA">
            <w:pPr>
              <w:spacing w:after="0" w:line="240" w:lineRule="auto"/>
              <w:rPr>
                <w:rFonts w:ascii="Times New Roman" w:eastAsia="Times New Roman" w:hAnsi="Times New Roman" w:cs="Times New Roman"/>
                <w:color w:val="006100"/>
                <w:sz w:val="19"/>
                <w:szCs w:val="19"/>
              </w:rPr>
            </w:pPr>
            <w:r w:rsidRPr="000619A1">
              <w:rPr>
                <w:rFonts w:ascii="Times New Roman" w:eastAsia="Times New Roman" w:hAnsi="Times New Roman" w:cs="Times New Roman"/>
                <w:b/>
                <w:bCs/>
                <w:color w:val="000000"/>
                <w:sz w:val="19"/>
                <w:szCs w:val="19"/>
              </w:rPr>
              <w:t>No.</w:t>
            </w:r>
          </w:p>
        </w:tc>
        <w:tc>
          <w:tcPr>
            <w:tcW w:w="3454" w:type="dxa"/>
            <w:tcBorders>
              <w:top w:val="single" w:sz="4" w:space="0" w:color="auto"/>
              <w:left w:val="nil"/>
              <w:bottom w:val="single" w:sz="4" w:space="0" w:color="auto"/>
              <w:right w:val="nil"/>
            </w:tcBorders>
            <w:shd w:val="clear" w:color="auto" w:fill="auto"/>
            <w:vAlign w:val="bottom"/>
          </w:tcPr>
          <w:p w14:paraId="578A4B29"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Clinical Findings</w:t>
            </w:r>
          </w:p>
        </w:tc>
        <w:tc>
          <w:tcPr>
            <w:tcW w:w="3870" w:type="dxa"/>
            <w:tcBorders>
              <w:top w:val="single" w:sz="4" w:space="0" w:color="auto"/>
              <w:left w:val="nil"/>
              <w:bottom w:val="single" w:sz="4" w:space="0" w:color="auto"/>
              <w:right w:val="nil"/>
            </w:tcBorders>
            <w:shd w:val="clear" w:color="auto" w:fill="auto"/>
            <w:vAlign w:val="bottom"/>
          </w:tcPr>
          <w:p w14:paraId="6F724214"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Diagnostic Test Findings</w:t>
            </w:r>
          </w:p>
        </w:tc>
        <w:tc>
          <w:tcPr>
            <w:tcW w:w="1710" w:type="dxa"/>
            <w:tcBorders>
              <w:top w:val="single" w:sz="4" w:space="0" w:color="auto"/>
              <w:left w:val="nil"/>
              <w:bottom w:val="single" w:sz="4" w:space="0" w:color="auto"/>
              <w:right w:val="nil"/>
            </w:tcBorders>
            <w:shd w:val="clear" w:color="auto" w:fill="auto"/>
            <w:vAlign w:val="bottom"/>
          </w:tcPr>
          <w:p w14:paraId="0D5DDF79" w14:textId="77777777" w:rsidR="00721BBA" w:rsidRPr="00B13F0A" w:rsidRDefault="00721BBA" w:rsidP="00721BBA">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b/>
                <w:bCs/>
                <w:color w:val="000000"/>
                <w:sz w:val="19"/>
                <w:szCs w:val="19"/>
              </w:rPr>
              <w:t>Procedures</w:t>
            </w:r>
          </w:p>
        </w:tc>
        <w:tc>
          <w:tcPr>
            <w:tcW w:w="2774" w:type="dxa"/>
            <w:tcBorders>
              <w:top w:val="single" w:sz="4" w:space="0" w:color="auto"/>
              <w:left w:val="nil"/>
              <w:bottom w:val="single" w:sz="4" w:space="0" w:color="auto"/>
              <w:right w:val="nil"/>
            </w:tcBorders>
            <w:shd w:val="clear" w:color="auto" w:fill="auto"/>
            <w:vAlign w:val="bottom"/>
          </w:tcPr>
          <w:p w14:paraId="6552CF24" w14:textId="77777777" w:rsidR="00721BBA" w:rsidRPr="00B13F0A" w:rsidRDefault="00721BBA" w:rsidP="00721BBA">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p>
        </w:tc>
        <w:tc>
          <w:tcPr>
            <w:tcW w:w="1757" w:type="dxa"/>
            <w:tcBorders>
              <w:top w:val="single" w:sz="4" w:space="0" w:color="auto"/>
              <w:left w:val="nil"/>
              <w:bottom w:val="single" w:sz="4" w:space="0" w:color="auto"/>
              <w:right w:val="single" w:sz="4" w:space="0" w:color="auto"/>
            </w:tcBorders>
            <w:shd w:val="clear" w:color="auto" w:fill="auto"/>
            <w:noWrap/>
            <w:vAlign w:val="bottom"/>
          </w:tcPr>
          <w:p w14:paraId="34E17C09" w14:textId="77777777" w:rsidR="00721BBA" w:rsidRDefault="00721BBA"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721BBA" w:rsidRPr="00B13F0A" w14:paraId="6D1850C0" w14:textId="77777777" w:rsidTr="00721BBA">
        <w:trPr>
          <w:trHeight w:val="54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086854A1"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w:t>
            </w:r>
          </w:p>
        </w:tc>
        <w:tc>
          <w:tcPr>
            <w:tcW w:w="3454" w:type="dxa"/>
            <w:tcBorders>
              <w:top w:val="single" w:sz="4" w:space="0" w:color="auto"/>
              <w:left w:val="nil"/>
              <w:bottom w:val="single" w:sz="4" w:space="0" w:color="auto"/>
              <w:right w:val="nil"/>
            </w:tcBorders>
            <w:shd w:val="clear" w:color="auto" w:fill="auto"/>
            <w:hideMark/>
          </w:tcPr>
          <w:p w14:paraId="25835891"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Unexplained weight loss and nausea. </w:t>
            </w:r>
          </w:p>
        </w:tc>
        <w:tc>
          <w:tcPr>
            <w:tcW w:w="3870" w:type="dxa"/>
            <w:tcBorders>
              <w:top w:val="single" w:sz="4" w:space="0" w:color="auto"/>
              <w:left w:val="nil"/>
              <w:bottom w:val="single" w:sz="4" w:space="0" w:color="auto"/>
              <w:right w:val="nil"/>
            </w:tcBorders>
            <w:shd w:val="clear" w:color="auto" w:fill="auto"/>
            <w:hideMark/>
          </w:tcPr>
          <w:p w14:paraId="3AE96F5E"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Endoscopy</w:t>
            </w:r>
            <w:r w:rsidRPr="004A32B2">
              <w:rPr>
                <w:rFonts w:ascii="Times New Roman" w:eastAsia="Times New Roman" w:hAnsi="Times New Roman" w:cs="Times New Roman"/>
                <w:sz w:val="19"/>
                <w:szCs w:val="19"/>
              </w:rPr>
              <w:t>: Choledocholithiasis.</w:t>
            </w:r>
          </w:p>
          <w:p w14:paraId="286247E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xml:space="preserve">: Choledocholithiasis. </w:t>
            </w:r>
          </w:p>
        </w:tc>
        <w:tc>
          <w:tcPr>
            <w:tcW w:w="1710" w:type="dxa"/>
            <w:tcBorders>
              <w:top w:val="single" w:sz="4" w:space="0" w:color="auto"/>
              <w:left w:val="nil"/>
              <w:bottom w:val="single" w:sz="4" w:space="0" w:color="auto"/>
              <w:right w:val="nil"/>
            </w:tcBorders>
            <w:shd w:val="clear" w:color="auto" w:fill="auto"/>
            <w:hideMark/>
          </w:tcPr>
          <w:p w14:paraId="5D6E6D0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705A3B4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 relief after ERCP with sphincterotomy, bile duct stone removal.</w:t>
            </w:r>
          </w:p>
        </w:tc>
        <w:tc>
          <w:tcPr>
            <w:tcW w:w="1757" w:type="dxa"/>
            <w:tcBorders>
              <w:top w:val="single" w:sz="4" w:space="0" w:color="auto"/>
              <w:left w:val="nil"/>
              <w:bottom w:val="single" w:sz="4" w:space="0" w:color="auto"/>
              <w:right w:val="single" w:sz="4" w:space="0" w:color="auto"/>
            </w:tcBorders>
            <w:shd w:val="clear" w:color="auto" w:fill="auto"/>
            <w:noWrap/>
            <w:hideMark/>
          </w:tcPr>
          <w:p w14:paraId="50A1DFE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7D056FEB" w14:textId="77777777" w:rsidTr="00721BBA">
        <w:trPr>
          <w:trHeight w:val="661"/>
        </w:trPr>
        <w:tc>
          <w:tcPr>
            <w:tcW w:w="496" w:type="dxa"/>
            <w:tcBorders>
              <w:top w:val="single" w:sz="4" w:space="0" w:color="auto"/>
              <w:left w:val="single" w:sz="4" w:space="0" w:color="auto"/>
              <w:bottom w:val="single" w:sz="4" w:space="0" w:color="auto"/>
              <w:right w:val="single" w:sz="4" w:space="0" w:color="auto"/>
            </w:tcBorders>
            <w:shd w:val="clear" w:color="auto" w:fill="auto"/>
            <w:noWrap/>
            <w:hideMark/>
          </w:tcPr>
          <w:p w14:paraId="58DEC4C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2</w:t>
            </w:r>
          </w:p>
        </w:tc>
        <w:tc>
          <w:tcPr>
            <w:tcW w:w="3454" w:type="dxa"/>
            <w:tcBorders>
              <w:top w:val="single" w:sz="4" w:space="0" w:color="auto"/>
              <w:left w:val="single" w:sz="4" w:space="0" w:color="auto"/>
              <w:bottom w:val="single" w:sz="4" w:space="0" w:color="auto"/>
              <w:right w:val="nil"/>
            </w:tcBorders>
            <w:shd w:val="clear" w:color="auto" w:fill="auto"/>
            <w:hideMark/>
          </w:tcPr>
          <w:p w14:paraId="7530811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Intermittent nausea, vomiting, weight loss (~3 weeks). Denies abdominal pain or diarrhea. </w:t>
            </w:r>
          </w:p>
        </w:tc>
        <w:tc>
          <w:tcPr>
            <w:tcW w:w="3870" w:type="dxa"/>
            <w:tcBorders>
              <w:top w:val="single" w:sz="4" w:space="0" w:color="auto"/>
              <w:left w:val="nil"/>
              <w:bottom w:val="single" w:sz="4" w:space="0" w:color="auto"/>
              <w:right w:val="nil"/>
            </w:tcBorders>
            <w:shd w:val="clear" w:color="auto" w:fill="auto"/>
            <w:hideMark/>
          </w:tcPr>
          <w:p w14:paraId="60D4B43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Esophagitis.</w:t>
            </w:r>
            <w:r w:rsidRPr="004A32B2">
              <w:rPr>
                <w:rFonts w:ascii="Times New Roman" w:eastAsia="Times New Roman" w:hAnsi="Times New Roman" w:cs="Times New Roman"/>
                <w:sz w:val="19"/>
                <w:szCs w:val="19"/>
              </w:rPr>
              <w:br/>
            </w: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xml:space="preserve">: Ectatic aorta. Moderate to severe stenosis of CA. Tortuous SMA. </w:t>
            </w:r>
          </w:p>
        </w:tc>
        <w:tc>
          <w:tcPr>
            <w:tcW w:w="1710" w:type="dxa"/>
            <w:tcBorders>
              <w:top w:val="single" w:sz="4" w:space="0" w:color="auto"/>
              <w:left w:val="nil"/>
              <w:bottom w:val="single" w:sz="4" w:space="0" w:color="auto"/>
              <w:right w:val="nil"/>
            </w:tcBorders>
            <w:shd w:val="clear" w:color="auto" w:fill="auto"/>
            <w:hideMark/>
          </w:tcPr>
          <w:p w14:paraId="5B131ED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0793DF8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Symptoms improved on itself.</w:t>
            </w:r>
          </w:p>
        </w:tc>
        <w:tc>
          <w:tcPr>
            <w:tcW w:w="1757" w:type="dxa"/>
            <w:tcBorders>
              <w:top w:val="single" w:sz="4" w:space="0" w:color="auto"/>
              <w:left w:val="nil"/>
              <w:bottom w:val="single" w:sz="4" w:space="0" w:color="auto"/>
              <w:right w:val="single" w:sz="4" w:space="0" w:color="auto"/>
            </w:tcBorders>
            <w:shd w:val="clear" w:color="auto" w:fill="auto"/>
            <w:hideMark/>
          </w:tcPr>
          <w:p w14:paraId="4EF3E0D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5091A421" w14:textId="77777777" w:rsidTr="00721BBA">
        <w:trPr>
          <w:trHeight w:val="90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4A38614"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3</w:t>
            </w:r>
          </w:p>
        </w:tc>
        <w:tc>
          <w:tcPr>
            <w:tcW w:w="3454" w:type="dxa"/>
            <w:tcBorders>
              <w:top w:val="single" w:sz="4" w:space="0" w:color="auto"/>
              <w:left w:val="nil"/>
              <w:bottom w:val="single" w:sz="4" w:space="0" w:color="auto"/>
              <w:right w:val="nil"/>
            </w:tcBorders>
            <w:shd w:val="clear" w:color="auto" w:fill="auto"/>
            <w:hideMark/>
          </w:tcPr>
          <w:p w14:paraId="205B82E9"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Postprandial RUQ pain (&gt;1 year). No weight loss or fear of eating. Underwent cholecystectomy for pain with no improvements.</w:t>
            </w:r>
          </w:p>
        </w:tc>
        <w:tc>
          <w:tcPr>
            <w:tcW w:w="3870" w:type="dxa"/>
            <w:tcBorders>
              <w:top w:val="single" w:sz="4" w:space="0" w:color="auto"/>
              <w:left w:val="nil"/>
              <w:bottom w:val="single" w:sz="4" w:space="0" w:color="auto"/>
              <w:right w:val="nil"/>
            </w:tcBorders>
            <w:shd w:val="clear" w:color="auto" w:fill="auto"/>
            <w:hideMark/>
          </w:tcPr>
          <w:p w14:paraId="71B9EFB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MRCP</w:t>
            </w:r>
            <w:r w:rsidRPr="004A32B2">
              <w:rPr>
                <w:rFonts w:ascii="Times New Roman" w:eastAsia="Times New Roman" w:hAnsi="Times New Roman" w:cs="Times New Roman"/>
                <w:sz w:val="19"/>
                <w:szCs w:val="19"/>
              </w:rPr>
              <w:t>: Status post cholecystectomy, no new pathological findings.</w:t>
            </w:r>
            <w:r w:rsidRPr="004A32B2">
              <w:rPr>
                <w:rFonts w:ascii="Times New Roman" w:eastAsia="Times New Roman" w:hAnsi="Times New Roman" w:cs="Times New Roman"/>
                <w:sz w:val="19"/>
                <w:szCs w:val="19"/>
              </w:rPr>
              <w:br/>
            </w:r>
          </w:p>
        </w:tc>
        <w:tc>
          <w:tcPr>
            <w:tcW w:w="1710" w:type="dxa"/>
            <w:tcBorders>
              <w:top w:val="single" w:sz="4" w:space="0" w:color="auto"/>
              <w:left w:val="nil"/>
              <w:bottom w:val="single" w:sz="4" w:space="0" w:color="auto"/>
              <w:right w:val="nil"/>
            </w:tcBorders>
            <w:shd w:val="clear" w:color="auto" w:fill="auto"/>
            <w:hideMark/>
          </w:tcPr>
          <w:p w14:paraId="052E663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60136BD9" w14:textId="024BE474"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History of irritable bowel syndrome, abdominal pain, peptic ulcer, esophageal reflux, difficulty passing stool.</w:t>
            </w:r>
          </w:p>
        </w:tc>
        <w:tc>
          <w:tcPr>
            <w:tcW w:w="1757" w:type="dxa"/>
            <w:tcBorders>
              <w:top w:val="single" w:sz="4" w:space="0" w:color="auto"/>
              <w:left w:val="nil"/>
              <w:bottom w:val="single" w:sz="4" w:space="0" w:color="auto"/>
              <w:right w:val="single" w:sz="4" w:space="0" w:color="auto"/>
            </w:tcBorders>
            <w:shd w:val="clear" w:color="auto" w:fill="auto"/>
            <w:noWrap/>
            <w:hideMark/>
          </w:tcPr>
          <w:p w14:paraId="641D3BF2"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300E75A2" w14:textId="77777777" w:rsidTr="00721BBA">
        <w:trPr>
          <w:trHeight w:val="877"/>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E52716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4</w:t>
            </w:r>
          </w:p>
        </w:tc>
        <w:tc>
          <w:tcPr>
            <w:tcW w:w="3454" w:type="dxa"/>
            <w:tcBorders>
              <w:top w:val="single" w:sz="4" w:space="0" w:color="auto"/>
              <w:left w:val="nil"/>
              <w:bottom w:val="single" w:sz="4" w:space="0" w:color="auto"/>
              <w:right w:val="nil"/>
            </w:tcBorders>
            <w:shd w:val="clear" w:color="auto" w:fill="auto"/>
            <w:hideMark/>
          </w:tcPr>
          <w:p w14:paraId="3BD69B4C"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Postprandial abdominal pain.</w:t>
            </w:r>
          </w:p>
          <w:p w14:paraId="331082B5"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History of abdominal aortic aneurysm post endovascular repair complicated by graft infection.</w:t>
            </w:r>
          </w:p>
        </w:tc>
        <w:tc>
          <w:tcPr>
            <w:tcW w:w="3870" w:type="dxa"/>
            <w:tcBorders>
              <w:top w:val="single" w:sz="4" w:space="0" w:color="auto"/>
              <w:left w:val="nil"/>
              <w:bottom w:val="single" w:sz="4" w:space="0" w:color="auto"/>
              <w:right w:val="nil"/>
            </w:tcBorders>
            <w:shd w:val="clear" w:color="auto" w:fill="auto"/>
            <w:hideMark/>
          </w:tcPr>
          <w:p w14:paraId="1B733A44"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Stable postoperative changes from distal aortic resection and right axillary to bifemoral bypass graft.</w:t>
            </w:r>
          </w:p>
        </w:tc>
        <w:tc>
          <w:tcPr>
            <w:tcW w:w="1710" w:type="dxa"/>
            <w:tcBorders>
              <w:top w:val="single" w:sz="4" w:space="0" w:color="auto"/>
              <w:left w:val="nil"/>
              <w:bottom w:val="single" w:sz="4" w:space="0" w:color="auto"/>
              <w:right w:val="nil"/>
            </w:tcBorders>
            <w:shd w:val="clear" w:color="auto" w:fill="auto"/>
            <w:hideMark/>
          </w:tcPr>
          <w:p w14:paraId="2E8EF462"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3D42177D"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Patient continued to have abdominal pain; additional testing revealed that these were linked to inguinal hernia </w:t>
            </w:r>
          </w:p>
        </w:tc>
        <w:tc>
          <w:tcPr>
            <w:tcW w:w="1757" w:type="dxa"/>
            <w:tcBorders>
              <w:top w:val="single" w:sz="4" w:space="0" w:color="auto"/>
              <w:left w:val="nil"/>
              <w:bottom w:val="single" w:sz="4" w:space="0" w:color="auto"/>
              <w:right w:val="single" w:sz="4" w:space="0" w:color="auto"/>
            </w:tcBorders>
            <w:shd w:val="clear" w:color="auto" w:fill="auto"/>
            <w:noWrap/>
            <w:hideMark/>
          </w:tcPr>
          <w:p w14:paraId="2B8BDF9E"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w:t>
            </w:r>
          </w:p>
        </w:tc>
      </w:tr>
      <w:tr w:rsidR="00721BBA" w:rsidRPr="00B13F0A" w14:paraId="323D5263" w14:textId="77777777" w:rsidTr="00721BBA">
        <w:trPr>
          <w:trHeight w:val="1431"/>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35C39B66"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5</w:t>
            </w:r>
          </w:p>
        </w:tc>
        <w:tc>
          <w:tcPr>
            <w:tcW w:w="3454" w:type="dxa"/>
            <w:tcBorders>
              <w:top w:val="single" w:sz="4" w:space="0" w:color="auto"/>
              <w:left w:val="nil"/>
              <w:bottom w:val="single" w:sz="4" w:space="0" w:color="auto"/>
              <w:right w:val="nil"/>
            </w:tcBorders>
            <w:shd w:val="clear" w:color="auto" w:fill="auto"/>
            <w:hideMark/>
          </w:tcPr>
          <w:p w14:paraId="2C2D5FD6" w14:textId="0039EDA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Abdominal pain with occasional nausea. History of laparotomy with median arcuate ligament release, total pancreatectomy, and celiac plexus block. </w:t>
            </w:r>
          </w:p>
        </w:tc>
        <w:tc>
          <w:tcPr>
            <w:tcW w:w="3870" w:type="dxa"/>
            <w:tcBorders>
              <w:top w:val="single" w:sz="4" w:space="0" w:color="auto"/>
              <w:left w:val="nil"/>
              <w:bottom w:val="single" w:sz="4" w:space="0" w:color="auto"/>
              <w:right w:val="nil"/>
            </w:tcBorders>
            <w:shd w:val="clear" w:color="auto" w:fill="auto"/>
            <w:hideMark/>
          </w:tcPr>
          <w:p w14:paraId="63C26F07" w14:textId="689AD9D8" w:rsidR="00721BBA" w:rsidRPr="004A32B2" w:rsidRDefault="00721BBA"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Incomplete opacification of SMV may represent partial thrombosis. Moderate narrowing of CA. Prominent collaterals between mesenteric vessels.</w:t>
            </w:r>
            <w:r w:rsidRPr="004A32B2">
              <w:rPr>
                <w:rFonts w:ascii="Times New Roman" w:eastAsia="Times New Roman" w:hAnsi="Times New Roman" w:cs="Times New Roman"/>
                <w:sz w:val="19"/>
                <w:szCs w:val="19"/>
              </w:rPr>
              <w:br/>
            </w: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SMV patent. Unchanged CA narrowing.</w:t>
            </w:r>
          </w:p>
          <w:p w14:paraId="352A5B0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Bile gastritis</w:t>
            </w:r>
          </w:p>
        </w:tc>
        <w:tc>
          <w:tcPr>
            <w:tcW w:w="1710" w:type="dxa"/>
            <w:tcBorders>
              <w:top w:val="single" w:sz="4" w:space="0" w:color="auto"/>
              <w:left w:val="nil"/>
              <w:bottom w:val="single" w:sz="4" w:space="0" w:color="auto"/>
              <w:right w:val="nil"/>
            </w:tcBorders>
            <w:shd w:val="clear" w:color="auto" w:fill="auto"/>
            <w:hideMark/>
          </w:tcPr>
          <w:p w14:paraId="34F2DC35"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63F6ADB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Conservative therapy of bile gastritis. Given imaging findings, patient would not likely benefit from further release of arcuate ligament. </w:t>
            </w:r>
          </w:p>
        </w:tc>
        <w:tc>
          <w:tcPr>
            <w:tcW w:w="1757" w:type="dxa"/>
            <w:tcBorders>
              <w:top w:val="single" w:sz="4" w:space="0" w:color="auto"/>
              <w:left w:val="nil"/>
              <w:bottom w:val="single" w:sz="4" w:space="0" w:color="auto"/>
              <w:right w:val="single" w:sz="4" w:space="0" w:color="auto"/>
            </w:tcBorders>
            <w:shd w:val="clear" w:color="auto" w:fill="auto"/>
            <w:noWrap/>
            <w:hideMark/>
          </w:tcPr>
          <w:p w14:paraId="0973958F"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Symptoms/Imaging</w:t>
            </w:r>
          </w:p>
        </w:tc>
      </w:tr>
      <w:tr w:rsidR="00721BBA" w:rsidRPr="00B13F0A" w14:paraId="108F22EA" w14:textId="77777777" w:rsidTr="0024620A">
        <w:trPr>
          <w:trHeight w:val="705"/>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58E65B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6</w:t>
            </w:r>
          </w:p>
        </w:tc>
        <w:tc>
          <w:tcPr>
            <w:tcW w:w="3454" w:type="dxa"/>
            <w:tcBorders>
              <w:top w:val="single" w:sz="4" w:space="0" w:color="auto"/>
              <w:left w:val="nil"/>
              <w:bottom w:val="single" w:sz="4" w:space="0" w:color="auto"/>
              <w:right w:val="nil"/>
            </w:tcBorders>
            <w:shd w:val="clear" w:color="auto" w:fill="auto"/>
            <w:hideMark/>
          </w:tcPr>
          <w:p w14:paraId="72E1482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Nausea, constipation, diarrhea. Patient must lay down for couple of hours, otherwise postprandial </w:t>
            </w:r>
            <w:proofErr w:type="gramStart"/>
            <w:r w:rsidRPr="004A32B2">
              <w:rPr>
                <w:rFonts w:ascii="Times New Roman" w:eastAsia="Times New Roman" w:hAnsi="Times New Roman" w:cs="Times New Roman"/>
                <w:sz w:val="19"/>
                <w:szCs w:val="19"/>
              </w:rPr>
              <w:t>pain</w:t>
            </w:r>
            <w:proofErr w:type="gramEnd"/>
            <w:r w:rsidRPr="004A32B2">
              <w:rPr>
                <w:rFonts w:ascii="Times New Roman" w:eastAsia="Times New Roman" w:hAnsi="Times New Roman" w:cs="Times New Roman"/>
                <w:sz w:val="19"/>
                <w:szCs w:val="19"/>
              </w:rPr>
              <w:t xml:space="preserve"> and vomiting. </w:t>
            </w:r>
          </w:p>
        </w:tc>
        <w:tc>
          <w:tcPr>
            <w:tcW w:w="3870" w:type="dxa"/>
            <w:tcBorders>
              <w:top w:val="single" w:sz="4" w:space="0" w:color="auto"/>
              <w:left w:val="nil"/>
              <w:bottom w:val="single" w:sz="4" w:space="0" w:color="auto"/>
              <w:right w:val="nil"/>
            </w:tcBorders>
            <w:shd w:val="clear" w:color="auto" w:fill="auto"/>
            <w:hideMark/>
          </w:tcPr>
          <w:p w14:paraId="479A6B11" w14:textId="495ED790" w:rsidR="00721BBA" w:rsidRPr="004A32B2" w:rsidRDefault="00721BBA"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CT</w:t>
            </w:r>
            <w:r w:rsidRPr="004A32B2">
              <w:rPr>
                <w:rFonts w:ascii="Times New Roman" w:eastAsia="Times New Roman" w:hAnsi="Times New Roman" w:cs="Times New Roman"/>
                <w:sz w:val="19"/>
                <w:szCs w:val="19"/>
              </w:rPr>
              <w:t>: Focal narrowing of SMA may represent nonocclusive thrombus.</w:t>
            </w:r>
            <w:r w:rsidRPr="004A32B2">
              <w:rPr>
                <w:rFonts w:ascii="Times New Roman" w:eastAsia="Times New Roman" w:hAnsi="Times New Roman" w:cs="Times New Roman"/>
                <w:sz w:val="19"/>
                <w:szCs w:val="19"/>
                <w:u w:val="single"/>
              </w:rPr>
              <w:br/>
              <w:t>MRI</w:t>
            </w:r>
            <w:r w:rsidRPr="004A32B2">
              <w:rPr>
                <w:rFonts w:ascii="Times New Roman" w:eastAsia="Times New Roman" w:hAnsi="Times New Roman" w:cs="Times New Roman"/>
                <w:sz w:val="19"/>
                <w:szCs w:val="19"/>
              </w:rPr>
              <w:t xml:space="preserve">: SMA patent. </w:t>
            </w:r>
          </w:p>
        </w:tc>
        <w:tc>
          <w:tcPr>
            <w:tcW w:w="1710" w:type="dxa"/>
            <w:tcBorders>
              <w:top w:val="single" w:sz="4" w:space="0" w:color="auto"/>
              <w:left w:val="nil"/>
              <w:bottom w:val="single" w:sz="4" w:space="0" w:color="auto"/>
              <w:right w:val="nil"/>
            </w:tcBorders>
            <w:shd w:val="clear" w:color="auto" w:fill="auto"/>
            <w:hideMark/>
          </w:tcPr>
          <w:p w14:paraId="0A0A561A"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4" w:type="dxa"/>
            <w:tcBorders>
              <w:top w:val="single" w:sz="4" w:space="0" w:color="auto"/>
              <w:left w:val="nil"/>
              <w:bottom w:val="single" w:sz="4" w:space="0" w:color="auto"/>
              <w:right w:val="nil"/>
            </w:tcBorders>
            <w:shd w:val="clear" w:color="auto" w:fill="auto"/>
            <w:hideMark/>
          </w:tcPr>
          <w:p w14:paraId="4995DEA3"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Conservative therapy. Chronic sphincter of Oddi pain persisted.</w:t>
            </w:r>
          </w:p>
        </w:tc>
        <w:tc>
          <w:tcPr>
            <w:tcW w:w="1757" w:type="dxa"/>
            <w:tcBorders>
              <w:top w:val="single" w:sz="4" w:space="0" w:color="auto"/>
              <w:left w:val="nil"/>
              <w:bottom w:val="single" w:sz="4" w:space="0" w:color="auto"/>
              <w:right w:val="single" w:sz="4" w:space="0" w:color="auto"/>
            </w:tcBorders>
            <w:shd w:val="clear" w:color="auto" w:fill="auto"/>
            <w:noWrap/>
            <w:hideMark/>
          </w:tcPr>
          <w:p w14:paraId="158B0017"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Symptoms/Imaging</w:t>
            </w:r>
          </w:p>
        </w:tc>
      </w:tr>
      <w:tr w:rsidR="00721BBA" w:rsidRPr="00B13F0A" w14:paraId="5BE34544" w14:textId="77777777" w:rsidTr="00721BBA">
        <w:trPr>
          <w:trHeight w:val="1152"/>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E3B1318"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7</w:t>
            </w:r>
          </w:p>
        </w:tc>
        <w:tc>
          <w:tcPr>
            <w:tcW w:w="3454" w:type="dxa"/>
            <w:tcBorders>
              <w:top w:val="single" w:sz="4" w:space="0" w:color="auto"/>
              <w:left w:val="nil"/>
              <w:bottom w:val="single" w:sz="4" w:space="0" w:color="auto"/>
              <w:right w:val="nil"/>
            </w:tcBorders>
            <w:shd w:val="clear" w:color="auto" w:fill="auto"/>
            <w:hideMark/>
          </w:tcPr>
          <w:p w14:paraId="1B586061" w14:textId="467AA8FF"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Follow</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up examination in patient with mesenteric steal phenomenon</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 xml:space="preserve"> secondary to hemolytic anemia</w:t>
            </w:r>
            <w:r w:rsidR="0024620A" w:rsidRPr="004A32B2">
              <w:rPr>
                <w:rFonts w:ascii="Times New Roman" w:eastAsia="Times New Roman" w:hAnsi="Times New Roman" w:cs="Times New Roman"/>
                <w:sz w:val="19"/>
                <w:szCs w:val="19"/>
              </w:rPr>
              <w:t>.</w:t>
            </w:r>
            <w:r w:rsidRPr="004A32B2">
              <w:rPr>
                <w:rFonts w:ascii="Times New Roman" w:eastAsia="Times New Roman" w:hAnsi="Times New Roman" w:cs="Times New Roman"/>
                <w:sz w:val="19"/>
                <w:szCs w:val="19"/>
              </w:rPr>
              <w:t xml:space="preserve"> History of thoracoabdominal aneurysm repair, occlusion of SMA.</w:t>
            </w:r>
          </w:p>
        </w:tc>
        <w:tc>
          <w:tcPr>
            <w:tcW w:w="3870" w:type="dxa"/>
            <w:tcBorders>
              <w:top w:val="single" w:sz="4" w:space="0" w:color="auto"/>
              <w:left w:val="nil"/>
              <w:bottom w:val="single" w:sz="4" w:space="0" w:color="auto"/>
              <w:right w:val="nil"/>
            </w:tcBorders>
            <w:shd w:val="clear" w:color="auto" w:fill="auto"/>
            <w:hideMark/>
          </w:tcPr>
          <w:p w14:paraId="287628DB"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Patient reimplanted CA and IMA and occluded SMA with collateral circulation. Spleen size decreased.</w:t>
            </w:r>
          </w:p>
          <w:p w14:paraId="580A1533" w14:textId="77777777" w:rsidR="00721BBA" w:rsidRPr="004A32B2" w:rsidRDefault="00721BBA" w:rsidP="00721BBA">
            <w:pPr>
              <w:spacing w:after="0" w:line="240" w:lineRule="auto"/>
              <w:rPr>
                <w:rFonts w:ascii="Times New Roman" w:eastAsia="Times New Roman" w:hAnsi="Times New Roman" w:cs="Times New Roman"/>
                <w:sz w:val="19"/>
                <w:szCs w:val="19"/>
              </w:rPr>
            </w:pPr>
          </w:p>
        </w:tc>
        <w:tc>
          <w:tcPr>
            <w:tcW w:w="1710" w:type="dxa"/>
            <w:tcBorders>
              <w:top w:val="single" w:sz="4" w:space="0" w:color="auto"/>
              <w:left w:val="nil"/>
              <w:bottom w:val="single" w:sz="4" w:space="0" w:color="auto"/>
              <w:right w:val="nil"/>
            </w:tcBorders>
            <w:shd w:val="clear" w:color="auto" w:fill="auto"/>
            <w:hideMark/>
          </w:tcPr>
          <w:p w14:paraId="15DC35D9"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2774" w:type="dxa"/>
            <w:tcBorders>
              <w:top w:val="single" w:sz="4" w:space="0" w:color="auto"/>
              <w:left w:val="nil"/>
              <w:bottom w:val="single" w:sz="4" w:space="0" w:color="auto"/>
              <w:right w:val="nil"/>
            </w:tcBorders>
            <w:shd w:val="clear" w:color="auto" w:fill="auto"/>
            <w:hideMark/>
          </w:tcPr>
          <w:p w14:paraId="3C0A8406"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No symptoms indicating mesenteric ischemia.</w:t>
            </w:r>
          </w:p>
        </w:tc>
        <w:tc>
          <w:tcPr>
            <w:tcW w:w="1757" w:type="dxa"/>
            <w:tcBorders>
              <w:top w:val="single" w:sz="4" w:space="0" w:color="auto"/>
              <w:left w:val="nil"/>
              <w:bottom w:val="single" w:sz="4" w:space="0" w:color="auto"/>
              <w:right w:val="single" w:sz="4" w:space="0" w:color="auto"/>
            </w:tcBorders>
            <w:shd w:val="clear" w:color="auto" w:fill="auto"/>
            <w:noWrap/>
            <w:hideMark/>
          </w:tcPr>
          <w:p w14:paraId="7A77AAE0" w14:textId="77777777" w:rsidR="00721BBA" w:rsidRPr="004A32B2" w:rsidRDefault="00721BBA"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Imaging</w:t>
            </w:r>
          </w:p>
        </w:tc>
      </w:tr>
    </w:tbl>
    <w:p w14:paraId="6D804614" w14:textId="77777777" w:rsidR="00721BBA" w:rsidRPr="00721BBA" w:rsidRDefault="00721BBA" w:rsidP="00721BBA">
      <w:pPr>
        <w:rPr>
          <w:rFonts w:ascii="Times New Roman" w:hAnsi="Times New Roman" w:cs="Times New Roman"/>
          <w:sz w:val="24"/>
          <w:szCs w:val="24"/>
        </w:rPr>
      </w:pPr>
    </w:p>
    <w:p w14:paraId="47CFCED8" w14:textId="748FC306" w:rsidR="009062E1" w:rsidRDefault="009062E1">
      <w:pPr>
        <w:rPr>
          <w:rFonts w:ascii="Times New Roman" w:hAnsi="Times New Roman" w:cs="Times New Roman"/>
          <w:sz w:val="24"/>
          <w:szCs w:val="24"/>
        </w:rPr>
      </w:pPr>
    </w:p>
    <w:tbl>
      <w:tblPr>
        <w:tblpPr w:leftFromText="180" w:rightFromText="180" w:vertAnchor="page" w:horzAnchor="page" w:tblpX="625" w:tblpY="1269"/>
        <w:tblW w:w="14076" w:type="dxa"/>
        <w:tblLook w:val="04A0" w:firstRow="1" w:lastRow="0" w:firstColumn="1" w:lastColumn="0" w:noHBand="0" w:noVBand="1"/>
      </w:tblPr>
      <w:tblGrid>
        <w:gridCol w:w="496"/>
        <w:gridCol w:w="3456"/>
        <w:gridCol w:w="3874"/>
        <w:gridCol w:w="1714"/>
        <w:gridCol w:w="2779"/>
        <w:gridCol w:w="1757"/>
      </w:tblGrid>
      <w:tr w:rsidR="004A32B2" w14:paraId="5A607B13" w14:textId="77777777" w:rsidTr="004A32B2">
        <w:trPr>
          <w:trHeight w:val="89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1AAA9698"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lastRenderedPageBreak/>
              <w:t>8</w:t>
            </w:r>
          </w:p>
        </w:tc>
        <w:tc>
          <w:tcPr>
            <w:tcW w:w="3456" w:type="dxa"/>
            <w:tcBorders>
              <w:top w:val="single" w:sz="4" w:space="0" w:color="auto"/>
              <w:left w:val="nil"/>
              <w:bottom w:val="single" w:sz="4" w:space="0" w:color="auto"/>
              <w:right w:val="nil"/>
            </w:tcBorders>
            <w:shd w:val="clear" w:color="auto" w:fill="auto"/>
          </w:tcPr>
          <w:p w14:paraId="1D5FFFBD"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Chronic abdominal pain, weight loss. History of median arcuate ligament release, with persistence of symptoms. Possibility of irritable bowel syndrome.</w:t>
            </w:r>
          </w:p>
        </w:tc>
        <w:tc>
          <w:tcPr>
            <w:tcW w:w="3874" w:type="dxa"/>
            <w:tcBorders>
              <w:top w:val="single" w:sz="4" w:space="0" w:color="auto"/>
              <w:left w:val="nil"/>
              <w:bottom w:val="single" w:sz="4" w:space="0" w:color="auto"/>
              <w:right w:val="nil"/>
            </w:tcBorders>
            <w:shd w:val="clear" w:color="auto" w:fill="auto"/>
          </w:tcPr>
          <w:p w14:paraId="06E2CA2F"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Repaired median arcuate ligament. CA patent without any dynamic compression. SMA and IMA patent.</w:t>
            </w:r>
          </w:p>
        </w:tc>
        <w:tc>
          <w:tcPr>
            <w:tcW w:w="1714" w:type="dxa"/>
            <w:tcBorders>
              <w:top w:val="single" w:sz="4" w:space="0" w:color="auto"/>
              <w:left w:val="nil"/>
              <w:bottom w:val="single" w:sz="4" w:space="0" w:color="auto"/>
              <w:right w:val="nil"/>
            </w:tcBorders>
            <w:shd w:val="clear" w:color="auto" w:fill="auto"/>
          </w:tcPr>
          <w:p w14:paraId="45731C5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6C139A2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470D0AB4"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A32B2" w14:paraId="774DB03F" w14:textId="77777777" w:rsidTr="004A32B2">
        <w:trPr>
          <w:trHeight w:val="71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25E6005"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9</w:t>
            </w:r>
          </w:p>
        </w:tc>
        <w:tc>
          <w:tcPr>
            <w:tcW w:w="3456" w:type="dxa"/>
            <w:tcBorders>
              <w:top w:val="single" w:sz="4" w:space="0" w:color="auto"/>
              <w:left w:val="nil"/>
              <w:bottom w:val="single" w:sz="4" w:space="0" w:color="auto"/>
              <w:right w:val="nil"/>
            </w:tcBorders>
            <w:shd w:val="clear" w:color="auto" w:fill="auto"/>
          </w:tcPr>
          <w:p w14:paraId="39966AAC" w14:textId="522EAB4B"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Irritable bowel syndrome symptoms. Diagnostic testing ordered to exclude CMI as a differential diagnosis. </w:t>
            </w:r>
          </w:p>
        </w:tc>
        <w:tc>
          <w:tcPr>
            <w:tcW w:w="3874" w:type="dxa"/>
            <w:tcBorders>
              <w:top w:val="single" w:sz="4" w:space="0" w:color="auto"/>
              <w:left w:val="nil"/>
              <w:bottom w:val="single" w:sz="4" w:space="0" w:color="auto"/>
              <w:right w:val="nil"/>
            </w:tcBorders>
            <w:shd w:val="clear" w:color="auto" w:fill="auto"/>
          </w:tcPr>
          <w:p w14:paraId="5A870D91"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Marked compression of proximal celiac axis with expiration that is only partially relieved with inspiration.</w:t>
            </w:r>
          </w:p>
        </w:tc>
        <w:tc>
          <w:tcPr>
            <w:tcW w:w="1714" w:type="dxa"/>
            <w:tcBorders>
              <w:top w:val="single" w:sz="4" w:space="0" w:color="auto"/>
              <w:left w:val="nil"/>
              <w:bottom w:val="single" w:sz="4" w:space="0" w:color="auto"/>
              <w:right w:val="nil"/>
            </w:tcBorders>
            <w:shd w:val="clear" w:color="auto" w:fill="auto"/>
          </w:tcPr>
          <w:p w14:paraId="0A205FA7"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17023355"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4A77F70E"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A32B2" w14:paraId="6D6B7FAF" w14:textId="77777777" w:rsidTr="004A32B2">
        <w:trPr>
          <w:trHeight w:val="89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7A6F4AC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10</w:t>
            </w:r>
          </w:p>
        </w:tc>
        <w:tc>
          <w:tcPr>
            <w:tcW w:w="3456" w:type="dxa"/>
            <w:tcBorders>
              <w:top w:val="single" w:sz="4" w:space="0" w:color="auto"/>
              <w:left w:val="nil"/>
              <w:bottom w:val="single" w:sz="4" w:space="0" w:color="auto"/>
              <w:right w:val="nil"/>
            </w:tcBorders>
            <w:shd w:val="clear" w:color="auto" w:fill="auto"/>
          </w:tcPr>
          <w:p w14:paraId="1A93E7A5" w14:textId="77777777" w:rsidR="004A32B2" w:rsidRPr="004A32B2" w:rsidDel="00BE60D6"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Abdominal pain, nausea, vomiting, and weight loss. On imaging, concerns for CA compression syndrome.</w:t>
            </w:r>
          </w:p>
        </w:tc>
        <w:tc>
          <w:tcPr>
            <w:tcW w:w="3874" w:type="dxa"/>
            <w:tcBorders>
              <w:top w:val="single" w:sz="4" w:space="0" w:color="auto"/>
              <w:left w:val="nil"/>
              <w:bottom w:val="single" w:sz="4" w:space="0" w:color="auto"/>
              <w:right w:val="nil"/>
            </w:tcBorders>
            <w:shd w:val="clear" w:color="auto" w:fill="auto"/>
          </w:tcPr>
          <w:p w14:paraId="372A5F76" w14:textId="27C8E8A1"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Focal compression of CA and signs of hemodynamically significant stenosis from the median arcuate ligament syndrome. Cholelithiasis.</w:t>
            </w:r>
          </w:p>
        </w:tc>
        <w:tc>
          <w:tcPr>
            <w:tcW w:w="1714" w:type="dxa"/>
            <w:tcBorders>
              <w:top w:val="single" w:sz="4" w:space="0" w:color="auto"/>
              <w:left w:val="nil"/>
              <w:bottom w:val="single" w:sz="4" w:space="0" w:color="auto"/>
              <w:right w:val="nil"/>
            </w:tcBorders>
            <w:shd w:val="clear" w:color="auto" w:fill="auto"/>
          </w:tcPr>
          <w:p w14:paraId="6F9D0662"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Median arcuate ligament surgical release</w:t>
            </w:r>
          </w:p>
        </w:tc>
        <w:tc>
          <w:tcPr>
            <w:tcW w:w="2779" w:type="dxa"/>
            <w:tcBorders>
              <w:top w:val="single" w:sz="4" w:space="0" w:color="auto"/>
              <w:left w:val="nil"/>
              <w:bottom w:val="single" w:sz="4" w:space="0" w:color="auto"/>
              <w:right w:val="nil"/>
            </w:tcBorders>
            <w:shd w:val="clear" w:color="auto" w:fill="auto"/>
          </w:tcPr>
          <w:p w14:paraId="760AD99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Postprocedural, no significant improvement of symptoms, persistence of abdominal pain. </w:t>
            </w:r>
          </w:p>
        </w:tc>
        <w:tc>
          <w:tcPr>
            <w:tcW w:w="1757" w:type="dxa"/>
            <w:tcBorders>
              <w:top w:val="single" w:sz="4" w:space="0" w:color="auto"/>
              <w:left w:val="nil"/>
              <w:bottom w:val="single" w:sz="4" w:space="0" w:color="auto"/>
              <w:right w:val="single" w:sz="4" w:space="0" w:color="auto"/>
            </w:tcBorders>
            <w:shd w:val="clear" w:color="auto" w:fill="auto"/>
            <w:noWrap/>
          </w:tcPr>
          <w:p w14:paraId="194B00D4"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4A32B2" w14:paraId="2B198892" w14:textId="77777777" w:rsidTr="004A32B2">
        <w:trPr>
          <w:trHeight w:val="882"/>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500E3F08"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11</w:t>
            </w:r>
          </w:p>
        </w:tc>
        <w:tc>
          <w:tcPr>
            <w:tcW w:w="3456" w:type="dxa"/>
            <w:tcBorders>
              <w:top w:val="single" w:sz="4" w:space="0" w:color="auto"/>
              <w:left w:val="nil"/>
              <w:bottom w:val="single" w:sz="4" w:space="0" w:color="auto"/>
              <w:right w:val="nil"/>
            </w:tcBorders>
            <w:shd w:val="clear" w:color="auto" w:fill="auto"/>
          </w:tcPr>
          <w:p w14:paraId="4D94E375" w14:textId="07478C1A"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Right-side abdominal pain radiating to groin. Diagnostic testing ordered to exclude CMI as a differential diagnosis.</w:t>
            </w:r>
          </w:p>
        </w:tc>
        <w:tc>
          <w:tcPr>
            <w:tcW w:w="3874" w:type="dxa"/>
            <w:tcBorders>
              <w:top w:val="single" w:sz="4" w:space="0" w:color="auto"/>
              <w:left w:val="nil"/>
              <w:bottom w:val="single" w:sz="4" w:space="0" w:color="auto"/>
              <w:right w:val="nil"/>
            </w:tcBorders>
            <w:shd w:val="clear" w:color="auto" w:fill="auto"/>
          </w:tcPr>
          <w:p w14:paraId="63E6D944" w14:textId="196C294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~50% CA stenosis, possible median arcuate ligament compression.</w:t>
            </w:r>
          </w:p>
          <w:p w14:paraId="2A29F6C6" w14:textId="77777777"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US abdominal</w:t>
            </w:r>
            <w:r w:rsidRPr="004A32B2">
              <w:rPr>
                <w:rFonts w:ascii="Times New Roman" w:eastAsia="Times New Roman" w:hAnsi="Times New Roman" w:cs="Times New Roman"/>
                <w:sz w:val="19"/>
                <w:szCs w:val="19"/>
              </w:rPr>
              <w:t>: No testicular mass, probable small fat-containing left inguinal hernia.</w:t>
            </w:r>
          </w:p>
        </w:tc>
        <w:tc>
          <w:tcPr>
            <w:tcW w:w="1714" w:type="dxa"/>
            <w:tcBorders>
              <w:top w:val="single" w:sz="4" w:space="0" w:color="auto"/>
              <w:left w:val="nil"/>
              <w:bottom w:val="single" w:sz="4" w:space="0" w:color="auto"/>
              <w:right w:val="nil"/>
            </w:tcBorders>
            <w:shd w:val="clear" w:color="auto" w:fill="auto"/>
          </w:tcPr>
          <w:p w14:paraId="26ECC114"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63B7EA1D" w14:textId="280CED9E"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Findings on MRI were considered incidental with no clinical significance. Symptoms not consistent with MALS.</w:t>
            </w:r>
          </w:p>
        </w:tc>
        <w:tc>
          <w:tcPr>
            <w:tcW w:w="1757" w:type="dxa"/>
            <w:tcBorders>
              <w:top w:val="single" w:sz="4" w:space="0" w:color="auto"/>
              <w:left w:val="nil"/>
              <w:bottom w:val="single" w:sz="4" w:space="0" w:color="auto"/>
              <w:right w:val="single" w:sz="4" w:space="0" w:color="auto"/>
            </w:tcBorders>
            <w:shd w:val="clear" w:color="auto" w:fill="auto"/>
            <w:noWrap/>
          </w:tcPr>
          <w:p w14:paraId="219D502D"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Symptoms </w:t>
            </w:r>
          </w:p>
        </w:tc>
      </w:tr>
      <w:tr w:rsidR="004A32B2" w14:paraId="5A1ABBCB" w14:textId="77777777" w:rsidTr="004A32B2">
        <w:trPr>
          <w:trHeight w:val="1161"/>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0D9901B0"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12</w:t>
            </w:r>
          </w:p>
        </w:tc>
        <w:tc>
          <w:tcPr>
            <w:tcW w:w="3456" w:type="dxa"/>
            <w:tcBorders>
              <w:top w:val="single" w:sz="4" w:space="0" w:color="auto"/>
              <w:left w:val="nil"/>
              <w:bottom w:val="single" w:sz="4" w:space="0" w:color="auto"/>
              <w:right w:val="nil"/>
            </w:tcBorders>
            <w:shd w:val="clear" w:color="auto" w:fill="auto"/>
          </w:tcPr>
          <w:p w14:paraId="41E27CB4" w14:textId="2B531555"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Chronic abdominal pain.</w:t>
            </w:r>
          </w:p>
        </w:tc>
        <w:tc>
          <w:tcPr>
            <w:tcW w:w="3874" w:type="dxa"/>
            <w:tcBorders>
              <w:top w:val="single" w:sz="4" w:space="0" w:color="auto"/>
              <w:left w:val="nil"/>
              <w:bottom w:val="single" w:sz="4" w:space="0" w:color="auto"/>
              <w:right w:val="nil"/>
            </w:tcBorders>
            <w:shd w:val="clear" w:color="auto" w:fill="auto"/>
          </w:tcPr>
          <w:p w14:paraId="28D6CEF9" w14:textId="64259AB4" w:rsidR="004A32B2" w:rsidRPr="004A32B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High-grade stenosis of CA at origin, partially mitigated during inspiration. Post-stenotic CA dilatation, prominent pancreaticoduodenal arcade. Findings suggest MALS; other etiologies should be considered.</w:t>
            </w:r>
          </w:p>
        </w:tc>
        <w:tc>
          <w:tcPr>
            <w:tcW w:w="1714" w:type="dxa"/>
            <w:tcBorders>
              <w:top w:val="single" w:sz="4" w:space="0" w:color="auto"/>
              <w:left w:val="nil"/>
              <w:bottom w:val="single" w:sz="4" w:space="0" w:color="auto"/>
              <w:right w:val="nil"/>
            </w:tcBorders>
            <w:shd w:val="clear" w:color="auto" w:fill="auto"/>
          </w:tcPr>
          <w:p w14:paraId="53CEE82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Diagnostic testing</w:t>
            </w:r>
          </w:p>
        </w:tc>
        <w:tc>
          <w:tcPr>
            <w:tcW w:w="2779" w:type="dxa"/>
            <w:tcBorders>
              <w:top w:val="single" w:sz="4" w:space="0" w:color="auto"/>
              <w:left w:val="nil"/>
              <w:bottom w:val="single" w:sz="4" w:space="0" w:color="auto"/>
              <w:right w:val="nil"/>
            </w:tcBorders>
            <w:shd w:val="clear" w:color="auto" w:fill="auto"/>
          </w:tcPr>
          <w:p w14:paraId="43AD9EED" w14:textId="77777777"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 xml:space="preserve">Abdominal pain largely resolved. Conservative management of obstructive bowl symptoms with bowel rest and nasogastric tube decompression. </w:t>
            </w:r>
          </w:p>
        </w:tc>
        <w:tc>
          <w:tcPr>
            <w:tcW w:w="1757" w:type="dxa"/>
            <w:tcBorders>
              <w:top w:val="single" w:sz="4" w:space="0" w:color="auto"/>
              <w:left w:val="nil"/>
              <w:bottom w:val="single" w:sz="4" w:space="0" w:color="auto"/>
              <w:right w:val="single" w:sz="4" w:space="0" w:color="auto"/>
            </w:tcBorders>
            <w:shd w:val="clear" w:color="auto" w:fill="auto"/>
            <w:noWrap/>
          </w:tcPr>
          <w:p w14:paraId="76B6B3C0"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Symptoms </w:t>
            </w:r>
          </w:p>
        </w:tc>
      </w:tr>
      <w:tr w:rsidR="004A32B2" w14:paraId="4DAD6B06" w14:textId="77777777" w:rsidTr="004A32B2">
        <w:trPr>
          <w:trHeight w:val="1152"/>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EA33C14"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hAnsi="Times New Roman" w:cs="Times New Roman"/>
                <w:sz w:val="19"/>
                <w:szCs w:val="19"/>
              </w:rPr>
              <w:t>13</w:t>
            </w:r>
          </w:p>
        </w:tc>
        <w:tc>
          <w:tcPr>
            <w:tcW w:w="3456" w:type="dxa"/>
            <w:tcBorders>
              <w:top w:val="single" w:sz="4" w:space="0" w:color="auto"/>
              <w:left w:val="nil"/>
              <w:bottom w:val="single" w:sz="4" w:space="0" w:color="auto"/>
              <w:right w:val="nil"/>
            </w:tcBorders>
            <w:shd w:val="clear" w:color="auto" w:fill="auto"/>
          </w:tcPr>
          <w:p w14:paraId="6744A33B"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Abdominal pain, nausea. History of gastric ulcer.</w:t>
            </w:r>
          </w:p>
        </w:tc>
        <w:tc>
          <w:tcPr>
            <w:tcW w:w="3874" w:type="dxa"/>
            <w:tcBorders>
              <w:top w:val="single" w:sz="4" w:space="0" w:color="auto"/>
              <w:left w:val="nil"/>
              <w:bottom w:val="single" w:sz="4" w:space="0" w:color="auto"/>
              <w:right w:val="nil"/>
            </w:tcBorders>
            <w:shd w:val="clear" w:color="auto" w:fill="auto"/>
          </w:tcPr>
          <w:p w14:paraId="4F36F1B7"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MRI</w:t>
            </w:r>
            <w:r w:rsidRPr="004A32B2">
              <w:rPr>
                <w:rFonts w:ascii="Times New Roman" w:eastAsia="Times New Roman" w:hAnsi="Times New Roman" w:cs="Times New Roman"/>
                <w:sz w:val="19"/>
                <w:szCs w:val="19"/>
              </w:rPr>
              <w:t xml:space="preserve">: Decreased distance and angle between SMA and aorta suggests SMA syndrome. </w:t>
            </w:r>
          </w:p>
          <w:p w14:paraId="09E3C6CF" w14:textId="60B8C464"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u w:val="single"/>
              </w:rPr>
              <w:t>EGD</w:t>
            </w:r>
            <w:r w:rsidRPr="004A32B2">
              <w:rPr>
                <w:rFonts w:ascii="Times New Roman" w:eastAsia="Times New Roman" w:hAnsi="Times New Roman" w:cs="Times New Roman"/>
                <w:sz w:val="19"/>
                <w:szCs w:val="19"/>
              </w:rPr>
              <w:t>: Hiatal hernia, suggestion of extrinsic compression of duodenum, at the approximate location of the SMA.</w:t>
            </w:r>
          </w:p>
        </w:tc>
        <w:tc>
          <w:tcPr>
            <w:tcW w:w="1714" w:type="dxa"/>
            <w:tcBorders>
              <w:top w:val="single" w:sz="4" w:space="0" w:color="auto"/>
              <w:left w:val="nil"/>
              <w:bottom w:val="single" w:sz="4" w:space="0" w:color="auto"/>
              <w:right w:val="nil"/>
            </w:tcBorders>
            <w:shd w:val="clear" w:color="auto" w:fill="auto"/>
          </w:tcPr>
          <w:p w14:paraId="024EB810" w14:textId="77777777" w:rsidR="004A32B2" w:rsidRPr="004A32B2" w:rsidRDefault="004A32B2" w:rsidP="00721BBA">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N/A</w:t>
            </w:r>
          </w:p>
        </w:tc>
        <w:tc>
          <w:tcPr>
            <w:tcW w:w="2779" w:type="dxa"/>
            <w:tcBorders>
              <w:top w:val="single" w:sz="4" w:space="0" w:color="auto"/>
              <w:left w:val="nil"/>
              <w:bottom w:val="single" w:sz="4" w:space="0" w:color="auto"/>
              <w:right w:val="nil"/>
            </w:tcBorders>
            <w:shd w:val="clear" w:color="auto" w:fill="auto"/>
          </w:tcPr>
          <w:p w14:paraId="20F7EE85" w14:textId="77777777" w:rsidR="004A32B2" w:rsidRPr="004A32B2" w:rsidDel="00615CF2" w:rsidRDefault="004A32B2" w:rsidP="00721BBA">
            <w:pPr>
              <w:spacing w:after="0" w:line="240" w:lineRule="auto"/>
              <w:rPr>
                <w:rFonts w:ascii="Times New Roman" w:eastAsia="Times New Roman" w:hAnsi="Times New Roman" w:cs="Times New Roman"/>
                <w:sz w:val="19"/>
                <w:szCs w:val="19"/>
                <w:u w:val="single"/>
              </w:rPr>
            </w:pPr>
            <w:r w:rsidRPr="004A32B2">
              <w:rPr>
                <w:rFonts w:ascii="Times New Roman" w:eastAsia="Times New Roman" w:hAnsi="Times New Roman" w:cs="Times New Roman"/>
                <w:sz w:val="19"/>
                <w:szCs w:val="19"/>
              </w:rPr>
              <w:t>N/A</w:t>
            </w:r>
          </w:p>
        </w:tc>
        <w:tc>
          <w:tcPr>
            <w:tcW w:w="1757" w:type="dxa"/>
            <w:tcBorders>
              <w:top w:val="single" w:sz="4" w:space="0" w:color="auto"/>
              <w:left w:val="nil"/>
              <w:bottom w:val="single" w:sz="4" w:space="0" w:color="auto"/>
              <w:right w:val="single" w:sz="4" w:space="0" w:color="auto"/>
            </w:tcBorders>
            <w:shd w:val="clear" w:color="auto" w:fill="auto"/>
            <w:noWrap/>
          </w:tcPr>
          <w:p w14:paraId="62861A57" w14:textId="77777777" w:rsidR="004A32B2" w:rsidRDefault="004A32B2" w:rsidP="00721BBA">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4A32B2" w14:paraId="5B11E921" w14:textId="77777777" w:rsidTr="004A32B2">
        <w:trPr>
          <w:trHeight w:val="720"/>
        </w:trPr>
        <w:tc>
          <w:tcPr>
            <w:tcW w:w="14076" w:type="dxa"/>
            <w:gridSpan w:val="6"/>
            <w:tcBorders>
              <w:top w:val="single" w:sz="4" w:space="0" w:color="auto"/>
              <w:left w:val="single" w:sz="8" w:space="0" w:color="auto"/>
              <w:bottom w:val="single" w:sz="4" w:space="0" w:color="auto"/>
              <w:right w:val="single" w:sz="4" w:space="0" w:color="auto"/>
            </w:tcBorders>
            <w:shd w:val="clear" w:color="auto" w:fill="auto"/>
            <w:noWrap/>
          </w:tcPr>
          <w:p w14:paraId="472BF1D8" w14:textId="77777777" w:rsidR="004A32B2" w:rsidRPr="004A32B2" w:rsidRDefault="004A32B2" w:rsidP="004A32B2">
            <w:pPr>
              <w:spacing w:after="0" w:line="240" w:lineRule="auto"/>
              <w:rPr>
                <w:rFonts w:ascii="Times New Roman" w:eastAsia="Times New Roman" w:hAnsi="Times New Roman" w:cs="Times New Roman"/>
                <w:sz w:val="19"/>
                <w:szCs w:val="19"/>
              </w:rPr>
            </w:pPr>
            <w:r w:rsidRPr="004A32B2">
              <w:rPr>
                <w:rFonts w:ascii="Times New Roman" w:eastAsia="Times New Roman" w:hAnsi="Times New Roman" w:cs="Times New Roman"/>
                <w:sz w:val="19"/>
                <w:szCs w:val="19"/>
              </w:rPr>
              <w:t xml:space="preserve">Abbreviations: CMI=chronic mesenteric ischemia; CA=celiac artery; SMA=superior mesenteric artery; IMA=inferior mesenteric artery; CT=computed </w:t>
            </w:r>
            <w:proofErr w:type="gramStart"/>
            <w:r w:rsidRPr="004A32B2">
              <w:rPr>
                <w:rFonts w:ascii="Times New Roman" w:eastAsia="Times New Roman" w:hAnsi="Times New Roman" w:cs="Times New Roman"/>
                <w:sz w:val="19"/>
                <w:szCs w:val="19"/>
              </w:rPr>
              <w:t>tomography;</w:t>
            </w:r>
            <w:proofErr w:type="gramEnd"/>
            <w:r w:rsidRPr="004A32B2">
              <w:rPr>
                <w:rFonts w:ascii="Times New Roman" w:eastAsia="Times New Roman" w:hAnsi="Times New Roman" w:cs="Times New Roman"/>
                <w:sz w:val="19"/>
                <w:szCs w:val="19"/>
              </w:rPr>
              <w:t xml:space="preserve"> </w:t>
            </w:r>
          </w:p>
          <w:p w14:paraId="6240628F" w14:textId="7BE9C41B" w:rsidR="004A32B2" w:rsidRDefault="004A32B2" w:rsidP="004A32B2">
            <w:pPr>
              <w:spacing w:after="0" w:line="240" w:lineRule="auto"/>
              <w:rPr>
                <w:rFonts w:ascii="Times New Roman" w:eastAsia="Times New Roman" w:hAnsi="Times New Roman" w:cs="Times New Roman"/>
                <w:color w:val="000000"/>
                <w:sz w:val="19"/>
                <w:szCs w:val="19"/>
              </w:rPr>
            </w:pPr>
            <w:r w:rsidRPr="004A32B2">
              <w:rPr>
                <w:rFonts w:ascii="Times New Roman" w:eastAsia="Times New Roman" w:hAnsi="Times New Roman" w:cs="Times New Roman"/>
                <w:sz w:val="19"/>
                <w:szCs w:val="19"/>
              </w:rPr>
              <w:t>MRI=magnetic resonance imaging; MRA=magnetic resonance angiography; US=ultrasound; MALS=median arcuate ligament syndrome; EGD=</w:t>
            </w:r>
            <w:r w:rsidRPr="004A32B2">
              <w:rPr>
                <w:rFonts w:ascii="Times New Roman" w:hAnsi="Times New Roman" w:cs="Times New Roman"/>
                <w:sz w:val="19"/>
                <w:szCs w:val="19"/>
                <w:shd w:val="clear" w:color="auto" w:fill="FFFFFF"/>
              </w:rPr>
              <w:t xml:space="preserve">esophagogastroduodenoscopy; </w:t>
            </w:r>
            <w:r w:rsidRPr="004A32B2">
              <w:rPr>
                <w:rFonts w:ascii="Times New Roman" w:eastAsia="Times New Roman" w:hAnsi="Times New Roman" w:cs="Times New Roman"/>
                <w:sz w:val="19"/>
                <w:szCs w:val="19"/>
              </w:rPr>
              <w:t>ERCP=endoscopic retrograde cholangiopancreatography; MRCP=Magnetic resonance cholangiopancreatography; RUQ=Right upper quadrant; N/A=Not applicable</w:t>
            </w:r>
          </w:p>
        </w:tc>
      </w:tr>
    </w:tbl>
    <w:p w14:paraId="659DEC7D" w14:textId="0A3F16CE" w:rsidR="009062E1" w:rsidRDefault="009062E1">
      <w:pPr>
        <w:rPr>
          <w:rFonts w:ascii="Times New Roman" w:hAnsi="Times New Roman" w:cs="Times New Roman"/>
          <w:sz w:val="24"/>
          <w:szCs w:val="24"/>
        </w:rPr>
      </w:pPr>
    </w:p>
    <w:p w14:paraId="79A77C26" w14:textId="23C0D0D4" w:rsidR="00F72E5E" w:rsidRDefault="00F72E5E" w:rsidP="00FB4031">
      <w:pPr>
        <w:spacing w:after="0" w:line="480" w:lineRule="auto"/>
        <w:jc w:val="both"/>
      </w:pPr>
    </w:p>
    <w:sectPr w:rsidR="00F72E5E" w:rsidSect="0054058B">
      <w:pgSz w:w="15840" w:h="12240" w:orient="landscape"/>
      <w:pgMar w:top="1800" w:right="1440" w:bottom="180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2E66D" w14:textId="77777777" w:rsidR="00A028D0" w:rsidRDefault="00A028D0" w:rsidP="00D640B8">
      <w:pPr>
        <w:spacing w:after="0" w:line="240" w:lineRule="auto"/>
      </w:pPr>
      <w:r>
        <w:separator/>
      </w:r>
    </w:p>
  </w:endnote>
  <w:endnote w:type="continuationSeparator" w:id="0">
    <w:p w14:paraId="3E15A7C6" w14:textId="77777777" w:rsidR="00A028D0" w:rsidRDefault="00A028D0"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2B91D" w14:textId="77777777" w:rsidR="00A028D0" w:rsidRDefault="00A028D0" w:rsidP="00D640B8">
      <w:pPr>
        <w:spacing w:after="0" w:line="240" w:lineRule="auto"/>
      </w:pPr>
      <w:r>
        <w:separator/>
      </w:r>
    </w:p>
  </w:footnote>
  <w:footnote w:type="continuationSeparator" w:id="0">
    <w:p w14:paraId="2297A4E9" w14:textId="77777777" w:rsidR="00A028D0" w:rsidRDefault="00A028D0"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6319203"/>
      <w:docPartObj>
        <w:docPartGallery w:val="Page Numbers (Top of Page)"/>
        <w:docPartUnique/>
      </w:docPartObj>
    </w:sdtPr>
    <w:sdtEndPr>
      <w:rPr>
        <w:noProof/>
      </w:rPr>
    </w:sdtEndPr>
    <w:sdtContent>
      <w:p w14:paraId="5A089AA4" w14:textId="76A3FA0C" w:rsidR="0080119B" w:rsidRDefault="0080119B">
        <w:pPr>
          <w:pStyle w:val="Header"/>
          <w:jc w:val="right"/>
        </w:pPr>
        <w:r w:rsidRPr="00682727">
          <w:rPr>
            <w:rFonts w:ascii="Times New Roman" w:hAnsi="Times New Roman" w:cs="Times New Roman"/>
          </w:rPr>
          <w:fldChar w:fldCharType="begin"/>
        </w:r>
        <w:r w:rsidRPr="00682727">
          <w:rPr>
            <w:rFonts w:ascii="Times New Roman" w:hAnsi="Times New Roman" w:cs="Times New Roman"/>
          </w:rPr>
          <w:instrText xml:space="preserve"> PAGE   \* MERGEFORMAT </w:instrText>
        </w:r>
        <w:r w:rsidRPr="00682727">
          <w:rPr>
            <w:rFonts w:ascii="Times New Roman" w:hAnsi="Times New Roman" w:cs="Times New Roman"/>
          </w:rPr>
          <w:fldChar w:fldCharType="separate"/>
        </w:r>
        <w:r w:rsidRPr="00682727">
          <w:rPr>
            <w:rFonts w:ascii="Times New Roman" w:hAnsi="Times New Roman" w:cs="Times New Roman"/>
            <w:noProof/>
          </w:rPr>
          <w:t>2</w:t>
        </w:r>
        <w:r w:rsidRPr="00682727">
          <w:rPr>
            <w:rFonts w:ascii="Times New Roman" w:hAnsi="Times New Roman" w:cs="Times New Roman"/>
            <w:noProof/>
          </w:rPr>
          <w:fldChar w:fldCharType="end"/>
        </w:r>
      </w:p>
    </w:sdtContent>
  </w:sdt>
  <w:p w14:paraId="4ACE7EE7" w14:textId="77777777" w:rsidR="0080119B" w:rsidRDefault="00801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tKgFAMrp8ust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1&lt;/item&gt;&lt;item&gt;1023&lt;/item&gt;&lt;item&gt;1027&lt;/item&gt;&lt;item&gt;1069&lt;/item&gt;&lt;/record-ids&gt;&lt;/item&gt;&lt;/Libraries&gt;"/>
  </w:docVars>
  <w:rsids>
    <w:rsidRoot w:val="00D640B8"/>
    <w:rsid w:val="0005200C"/>
    <w:rsid w:val="0006389C"/>
    <w:rsid w:val="00064152"/>
    <w:rsid w:val="00066ACB"/>
    <w:rsid w:val="00095B3B"/>
    <w:rsid w:val="000C3FDB"/>
    <w:rsid w:val="000C64A8"/>
    <w:rsid w:val="000D6F45"/>
    <w:rsid w:val="000E333E"/>
    <w:rsid w:val="000E7460"/>
    <w:rsid w:val="000F7D04"/>
    <w:rsid w:val="001062BF"/>
    <w:rsid w:val="00117ECB"/>
    <w:rsid w:val="00123116"/>
    <w:rsid w:val="00123F8E"/>
    <w:rsid w:val="001309EC"/>
    <w:rsid w:val="00137E07"/>
    <w:rsid w:val="0014547D"/>
    <w:rsid w:val="001505EE"/>
    <w:rsid w:val="001529AB"/>
    <w:rsid w:val="001539BD"/>
    <w:rsid w:val="0016291D"/>
    <w:rsid w:val="001663AC"/>
    <w:rsid w:val="00180C83"/>
    <w:rsid w:val="001829D9"/>
    <w:rsid w:val="00184826"/>
    <w:rsid w:val="00186E96"/>
    <w:rsid w:val="00192EEA"/>
    <w:rsid w:val="001A275D"/>
    <w:rsid w:val="001A6965"/>
    <w:rsid w:val="001A73D5"/>
    <w:rsid w:val="001B673B"/>
    <w:rsid w:val="001C0918"/>
    <w:rsid w:val="001C16B6"/>
    <w:rsid w:val="001C4868"/>
    <w:rsid w:val="001D120D"/>
    <w:rsid w:val="001E75E0"/>
    <w:rsid w:val="001F75B6"/>
    <w:rsid w:val="00212048"/>
    <w:rsid w:val="0023068B"/>
    <w:rsid w:val="00240132"/>
    <w:rsid w:val="0024225B"/>
    <w:rsid w:val="0024620A"/>
    <w:rsid w:val="00251EC4"/>
    <w:rsid w:val="00253E1E"/>
    <w:rsid w:val="002550C9"/>
    <w:rsid w:val="0026298B"/>
    <w:rsid w:val="00272741"/>
    <w:rsid w:val="00272DA6"/>
    <w:rsid w:val="002804C2"/>
    <w:rsid w:val="0029108C"/>
    <w:rsid w:val="00296525"/>
    <w:rsid w:val="00297EDA"/>
    <w:rsid w:val="002A1E1D"/>
    <w:rsid w:val="002B0487"/>
    <w:rsid w:val="002C0DAD"/>
    <w:rsid w:val="002C28F7"/>
    <w:rsid w:val="002C3060"/>
    <w:rsid w:val="002F2E56"/>
    <w:rsid w:val="002F3C8C"/>
    <w:rsid w:val="002F7B48"/>
    <w:rsid w:val="00300A06"/>
    <w:rsid w:val="003023D5"/>
    <w:rsid w:val="00306FF9"/>
    <w:rsid w:val="00311E5A"/>
    <w:rsid w:val="00313186"/>
    <w:rsid w:val="003310D5"/>
    <w:rsid w:val="003531E4"/>
    <w:rsid w:val="00353735"/>
    <w:rsid w:val="00356C9D"/>
    <w:rsid w:val="0036100C"/>
    <w:rsid w:val="00363D8D"/>
    <w:rsid w:val="003742B6"/>
    <w:rsid w:val="00374DDD"/>
    <w:rsid w:val="00375AE2"/>
    <w:rsid w:val="00385AC4"/>
    <w:rsid w:val="00390950"/>
    <w:rsid w:val="003919AA"/>
    <w:rsid w:val="00393462"/>
    <w:rsid w:val="00396E27"/>
    <w:rsid w:val="003A3639"/>
    <w:rsid w:val="003B0FB7"/>
    <w:rsid w:val="003C2928"/>
    <w:rsid w:val="003C53F7"/>
    <w:rsid w:val="003D253C"/>
    <w:rsid w:val="003E5940"/>
    <w:rsid w:val="003E7853"/>
    <w:rsid w:val="003F0CB4"/>
    <w:rsid w:val="00402E3E"/>
    <w:rsid w:val="00411FD4"/>
    <w:rsid w:val="0041481E"/>
    <w:rsid w:val="004210EC"/>
    <w:rsid w:val="00441A57"/>
    <w:rsid w:val="00445975"/>
    <w:rsid w:val="0045786C"/>
    <w:rsid w:val="00463ABD"/>
    <w:rsid w:val="00475C8D"/>
    <w:rsid w:val="00476A23"/>
    <w:rsid w:val="0047716A"/>
    <w:rsid w:val="004902EA"/>
    <w:rsid w:val="004A1C2B"/>
    <w:rsid w:val="004A32B2"/>
    <w:rsid w:val="004B2973"/>
    <w:rsid w:val="004B57BD"/>
    <w:rsid w:val="004C2C27"/>
    <w:rsid w:val="004D31B5"/>
    <w:rsid w:val="005102A3"/>
    <w:rsid w:val="005103CC"/>
    <w:rsid w:val="00523040"/>
    <w:rsid w:val="0052655A"/>
    <w:rsid w:val="0052775F"/>
    <w:rsid w:val="00537999"/>
    <w:rsid w:val="0054058B"/>
    <w:rsid w:val="005529D8"/>
    <w:rsid w:val="00552C02"/>
    <w:rsid w:val="00571E40"/>
    <w:rsid w:val="00583547"/>
    <w:rsid w:val="005A4449"/>
    <w:rsid w:val="005A69B8"/>
    <w:rsid w:val="005B68E9"/>
    <w:rsid w:val="005C4888"/>
    <w:rsid w:val="005D46B1"/>
    <w:rsid w:val="005D5872"/>
    <w:rsid w:val="006115F4"/>
    <w:rsid w:val="00613573"/>
    <w:rsid w:val="00615CF2"/>
    <w:rsid w:val="006311B0"/>
    <w:rsid w:val="00634207"/>
    <w:rsid w:val="00635651"/>
    <w:rsid w:val="00640CC5"/>
    <w:rsid w:val="006462E4"/>
    <w:rsid w:val="006567EA"/>
    <w:rsid w:val="006668D0"/>
    <w:rsid w:val="00675B3D"/>
    <w:rsid w:val="00677843"/>
    <w:rsid w:val="00682727"/>
    <w:rsid w:val="00695544"/>
    <w:rsid w:val="006A2303"/>
    <w:rsid w:val="006A41FC"/>
    <w:rsid w:val="006A4EAA"/>
    <w:rsid w:val="006A6FAF"/>
    <w:rsid w:val="006B18C0"/>
    <w:rsid w:val="006C4BE5"/>
    <w:rsid w:val="006C57E6"/>
    <w:rsid w:val="006C6699"/>
    <w:rsid w:val="006D6FAC"/>
    <w:rsid w:val="006E3393"/>
    <w:rsid w:val="006F3DA3"/>
    <w:rsid w:val="006F4C75"/>
    <w:rsid w:val="00705C71"/>
    <w:rsid w:val="0071112B"/>
    <w:rsid w:val="007165D5"/>
    <w:rsid w:val="007168A0"/>
    <w:rsid w:val="00721BBA"/>
    <w:rsid w:val="00722259"/>
    <w:rsid w:val="0072721A"/>
    <w:rsid w:val="00775930"/>
    <w:rsid w:val="007861A0"/>
    <w:rsid w:val="007861C0"/>
    <w:rsid w:val="00787F9B"/>
    <w:rsid w:val="00794C2C"/>
    <w:rsid w:val="007A0BFB"/>
    <w:rsid w:val="007B4ECA"/>
    <w:rsid w:val="007B679C"/>
    <w:rsid w:val="007C0237"/>
    <w:rsid w:val="007D17E9"/>
    <w:rsid w:val="007F4E5E"/>
    <w:rsid w:val="0080119B"/>
    <w:rsid w:val="00807B62"/>
    <w:rsid w:val="00810659"/>
    <w:rsid w:val="00810962"/>
    <w:rsid w:val="008206FD"/>
    <w:rsid w:val="00821970"/>
    <w:rsid w:val="008229F6"/>
    <w:rsid w:val="00825EAE"/>
    <w:rsid w:val="00830A1D"/>
    <w:rsid w:val="00830AEF"/>
    <w:rsid w:val="00834636"/>
    <w:rsid w:val="00835DB0"/>
    <w:rsid w:val="0084213C"/>
    <w:rsid w:val="008449F6"/>
    <w:rsid w:val="008469FB"/>
    <w:rsid w:val="008528E5"/>
    <w:rsid w:val="00865280"/>
    <w:rsid w:val="00870467"/>
    <w:rsid w:val="00880C40"/>
    <w:rsid w:val="0088136E"/>
    <w:rsid w:val="008854DF"/>
    <w:rsid w:val="008920E0"/>
    <w:rsid w:val="008C1B1C"/>
    <w:rsid w:val="008C4B55"/>
    <w:rsid w:val="008C6B55"/>
    <w:rsid w:val="008D6511"/>
    <w:rsid w:val="008E6D08"/>
    <w:rsid w:val="008E75F7"/>
    <w:rsid w:val="008E7EBE"/>
    <w:rsid w:val="008F6F9E"/>
    <w:rsid w:val="00901D2A"/>
    <w:rsid w:val="00902F48"/>
    <w:rsid w:val="009049F1"/>
    <w:rsid w:val="0090613E"/>
    <w:rsid w:val="009062E1"/>
    <w:rsid w:val="00921EE0"/>
    <w:rsid w:val="0093603E"/>
    <w:rsid w:val="00964AB3"/>
    <w:rsid w:val="00966E00"/>
    <w:rsid w:val="00983D56"/>
    <w:rsid w:val="00990FB6"/>
    <w:rsid w:val="00994EC0"/>
    <w:rsid w:val="009B04E9"/>
    <w:rsid w:val="009B723E"/>
    <w:rsid w:val="009D4014"/>
    <w:rsid w:val="009D6136"/>
    <w:rsid w:val="009E4198"/>
    <w:rsid w:val="009F4372"/>
    <w:rsid w:val="009F4F82"/>
    <w:rsid w:val="00A028D0"/>
    <w:rsid w:val="00A03F7A"/>
    <w:rsid w:val="00A06AC4"/>
    <w:rsid w:val="00A208C6"/>
    <w:rsid w:val="00A20EB0"/>
    <w:rsid w:val="00A222F1"/>
    <w:rsid w:val="00A43FF8"/>
    <w:rsid w:val="00A44B4B"/>
    <w:rsid w:val="00A540D9"/>
    <w:rsid w:val="00A55224"/>
    <w:rsid w:val="00A576E7"/>
    <w:rsid w:val="00A605FE"/>
    <w:rsid w:val="00A62D6B"/>
    <w:rsid w:val="00A670A4"/>
    <w:rsid w:val="00A723D6"/>
    <w:rsid w:val="00A72524"/>
    <w:rsid w:val="00A752D1"/>
    <w:rsid w:val="00A7562F"/>
    <w:rsid w:val="00A901B8"/>
    <w:rsid w:val="00AB3D02"/>
    <w:rsid w:val="00AB792F"/>
    <w:rsid w:val="00AC6B6A"/>
    <w:rsid w:val="00AF24BC"/>
    <w:rsid w:val="00AF488E"/>
    <w:rsid w:val="00B02406"/>
    <w:rsid w:val="00B14A11"/>
    <w:rsid w:val="00B17C37"/>
    <w:rsid w:val="00B249C1"/>
    <w:rsid w:val="00B25CEF"/>
    <w:rsid w:val="00B36447"/>
    <w:rsid w:val="00B36862"/>
    <w:rsid w:val="00B446DA"/>
    <w:rsid w:val="00B45996"/>
    <w:rsid w:val="00B55E70"/>
    <w:rsid w:val="00B71B4F"/>
    <w:rsid w:val="00B73D02"/>
    <w:rsid w:val="00B8094A"/>
    <w:rsid w:val="00B83F48"/>
    <w:rsid w:val="00B90E2E"/>
    <w:rsid w:val="00B976E6"/>
    <w:rsid w:val="00B97F21"/>
    <w:rsid w:val="00BB4FF2"/>
    <w:rsid w:val="00BC211D"/>
    <w:rsid w:val="00BC23D5"/>
    <w:rsid w:val="00BD157D"/>
    <w:rsid w:val="00BE2533"/>
    <w:rsid w:val="00BE60D6"/>
    <w:rsid w:val="00BE6F70"/>
    <w:rsid w:val="00BF2A73"/>
    <w:rsid w:val="00BF5188"/>
    <w:rsid w:val="00C01719"/>
    <w:rsid w:val="00C160EA"/>
    <w:rsid w:val="00C17779"/>
    <w:rsid w:val="00C24554"/>
    <w:rsid w:val="00C2524E"/>
    <w:rsid w:val="00C27767"/>
    <w:rsid w:val="00C30AD2"/>
    <w:rsid w:val="00C3152C"/>
    <w:rsid w:val="00C341BE"/>
    <w:rsid w:val="00C35784"/>
    <w:rsid w:val="00C60B5D"/>
    <w:rsid w:val="00C64B4B"/>
    <w:rsid w:val="00C720C8"/>
    <w:rsid w:val="00C771A9"/>
    <w:rsid w:val="00C807BB"/>
    <w:rsid w:val="00C839A0"/>
    <w:rsid w:val="00C8724D"/>
    <w:rsid w:val="00C92919"/>
    <w:rsid w:val="00C97E4B"/>
    <w:rsid w:val="00CC0C4C"/>
    <w:rsid w:val="00CE00A5"/>
    <w:rsid w:val="00CE66E7"/>
    <w:rsid w:val="00CE7A5C"/>
    <w:rsid w:val="00CF5112"/>
    <w:rsid w:val="00D07532"/>
    <w:rsid w:val="00D21482"/>
    <w:rsid w:val="00D2337E"/>
    <w:rsid w:val="00D278D1"/>
    <w:rsid w:val="00D301FB"/>
    <w:rsid w:val="00D42160"/>
    <w:rsid w:val="00D44673"/>
    <w:rsid w:val="00D51915"/>
    <w:rsid w:val="00D51C2E"/>
    <w:rsid w:val="00D56775"/>
    <w:rsid w:val="00D640B8"/>
    <w:rsid w:val="00D74F30"/>
    <w:rsid w:val="00D75593"/>
    <w:rsid w:val="00D767C2"/>
    <w:rsid w:val="00DA2976"/>
    <w:rsid w:val="00DA6739"/>
    <w:rsid w:val="00DB1DF0"/>
    <w:rsid w:val="00DC6E47"/>
    <w:rsid w:val="00DE0E78"/>
    <w:rsid w:val="00E0205F"/>
    <w:rsid w:val="00E14EA3"/>
    <w:rsid w:val="00E167C7"/>
    <w:rsid w:val="00E41C14"/>
    <w:rsid w:val="00E444C9"/>
    <w:rsid w:val="00E50CCC"/>
    <w:rsid w:val="00E50E01"/>
    <w:rsid w:val="00E63C10"/>
    <w:rsid w:val="00E642EB"/>
    <w:rsid w:val="00E6692D"/>
    <w:rsid w:val="00E86B6E"/>
    <w:rsid w:val="00E93988"/>
    <w:rsid w:val="00EA389B"/>
    <w:rsid w:val="00EE03D4"/>
    <w:rsid w:val="00F24314"/>
    <w:rsid w:val="00F415FC"/>
    <w:rsid w:val="00F42AB9"/>
    <w:rsid w:val="00F50090"/>
    <w:rsid w:val="00F513B3"/>
    <w:rsid w:val="00F60054"/>
    <w:rsid w:val="00F66D07"/>
    <w:rsid w:val="00F72B44"/>
    <w:rsid w:val="00F72E5E"/>
    <w:rsid w:val="00F741EB"/>
    <w:rsid w:val="00F82790"/>
    <w:rsid w:val="00F8562C"/>
    <w:rsid w:val="00FA3261"/>
    <w:rsid w:val="00FA5339"/>
    <w:rsid w:val="00FB4031"/>
    <w:rsid w:val="00FF6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8B06F2BA-443B-422B-951B-C67FC42C9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 w:type="paragraph" w:styleId="Revision">
    <w:name w:val="Revision"/>
    <w:hidden/>
    <w:uiPriority w:val="99"/>
    <w:semiHidden/>
    <w:rsid w:val="00BB4F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 w:id="162538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12773</Words>
  <Characters>72809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5</cp:revision>
  <dcterms:created xsi:type="dcterms:W3CDTF">2020-11-11T03:36:00Z</dcterms:created>
  <dcterms:modified xsi:type="dcterms:W3CDTF">2020-11-11T04:08:00Z</dcterms:modified>
</cp:coreProperties>
</file>