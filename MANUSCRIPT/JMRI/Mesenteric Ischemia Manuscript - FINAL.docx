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EC621D" w14:textId="77777777" w:rsidR="0078560F" w:rsidRDefault="0078560F" w:rsidP="0078560F">
      <w:pPr>
        <w:rPr>
          <w:rStyle w:val="Heading1Char"/>
          <w:sz w:val="32"/>
          <w:u w:val="single"/>
        </w:rPr>
      </w:pPr>
      <w:r>
        <w:rPr>
          <w:rStyle w:val="Heading1Char"/>
          <w:sz w:val="32"/>
          <w:u w:val="single"/>
        </w:rPr>
        <w:t>TITLE PAGE</w:t>
      </w:r>
    </w:p>
    <w:p w14:paraId="347CBCCA" w14:textId="77777777" w:rsidR="0078560F" w:rsidRDefault="0078560F" w:rsidP="0078560F">
      <w:pPr>
        <w:pStyle w:val="Heading1"/>
      </w:pPr>
      <w:r>
        <w:rPr>
          <w:rStyle w:val="Heading1Char"/>
          <w:b/>
        </w:rPr>
        <w:t>Title</w:t>
      </w:r>
      <w:r>
        <w:t xml:space="preserve">: </w:t>
      </w:r>
    </w:p>
    <w:p w14:paraId="30636B73" w14:textId="77777777" w:rsidR="0078560F" w:rsidRDefault="0078560F" w:rsidP="0078560F">
      <w:r>
        <w:t>Non-invasive Assessment of Mesenteric Hemodynamics in Patients with Suspected Chronic Mesenteric Ischemia using 4D flow MRI</w:t>
      </w:r>
    </w:p>
    <w:p w14:paraId="711DDAFD" w14:textId="77777777" w:rsidR="0078560F" w:rsidRDefault="0078560F" w:rsidP="0078560F">
      <w:pPr>
        <w:pStyle w:val="Heading1"/>
      </w:pPr>
      <w:r>
        <w:t xml:space="preserve">Author Names and Degrees: </w:t>
      </w:r>
    </w:p>
    <w:p w14:paraId="21670F4D" w14:textId="77777777" w:rsidR="0078560F" w:rsidRDefault="0078560F" w:rsidP="0078560F">
      <w:r>
        <w:t>Grant S. Roberts, BS,</w:t>
      </w:r>
      <w:r>
        <w:rPr>
          <w:vertAlign w:val="superscript"/>
        </w:rPr>
        <w:t>1</w:t>
      </w:r>
      <w:r>
        <w:t xml:space="preserve"> Christopher J. François, MD,</w:t>
      </w:r>
      <w:r>
        <w:rPr>
          <w:vertAlign w:val="superscript"/>
        </w:rPr>
        <w:t>2</w:t>
      </w:r>
      <w:r>
        <w:t xml:space="preserve"> Alejandro </w:t>
      </w:r>
      <w:proofErr w:type="spellStart"/>
      <w:r>
        <w:t>Roldán-Alzate</w:t>
      </w:r>
      <w:proofErr w:type="spellEnd"/>
      <w:r>
        <w:t xml:space="preserve">, </w:t>
      </w:r>
      <w:r>
        <w:rPr>
          <w:noProof/>
        </w:rPr>
        <w:t>PhD</w:t>
      </w:r>
      <w:r>
        <w:t>,</w:t>
      </w:r>
      <w:r>
        <w:rPr>
          <w:vertAlign w:val="superscript"/>
        </w:rPr>
        <w:t>1,2</w:t>
      </w:r>
      <w:r>
        <w:t xml:space="preserve"> Oliver Wieben, PhD</w:t>
      </w:r>
      <w:r>
        <w:rPr>
          <w:vertAlign w:val="superscript"/>
        </w:rPr>
        <w:t>1,2*</w:t>
      </w:r>
    </w:p>
    <w:p w14:paraId="09C2CC53" w14:textId="77777777" w:rsidR="0078560F" w:rsidRDefault="0078560F" w:rsidP="0078560F">
      <w:pPr>
        <w:pStyle w:val="Heading1"/>
      </w:pPr>
      <w:r>
        <w:t>Author Affiliations:</w:t>
      </w:r>
    </w:p>
    <w:p w14:paraId="11254D58" w14:textId="77777777" w:rsidR="0078560F" w:rsidRDefault="0078560F" w:rsidP="0078560F">
      <w:r>
        <w:rPr>
          <w:vertAlign w:val="superscript"/>
        </w:rPr>
        <w:t>1</w:t>
      </w:r>
      <w:r>
        <w:t>Department of Medical Physics, University of Wisconsin - Madison, Madison, Wisconsin, USA.</w:t>
      </w:r>
    </w:p>
    <w:p w14:paraId="5F14DD7E" w14:textId="77777777" w:rsidR="0078560F" w:rsidRDefault="0078560F" w:rsidP="0078560F">
      <w:r>
        <w:rPr>
          <w:vertAlign w:val="superscript"/>
        </w:rPr>
        <w:t>2</w:t>
      </w:r>
      <w:r>
        <w:t>Department of Radiology, University of Wisconsin - Madison, Madison, Wisconsin, USA.</w:t>
      </w:r>
    </w:p>
    <w:p w14:paraId="3E821147" w14:textId="77777777" w:rsidR="0078560F" w:rsidRDefault="0078560F" w:rsidP="0078560F">
      <w:pPr>
        <w:pStyle w:val="Heading1"/>
      </w:pPr>
      <w:r>
        <w:t>Corresponding Author Info:</w:t>
      </w:r>
    </w:p>
    <w:p w14:paraId="1EDD96DA" w14:textId="77777777" w:rsidR="0078560F" w:rsidRDefault="0078560F" w:rsidP="0078560F">
      <w:pPr>
        <w:pStyle w:val="NoSpacing"/>
      </w:pPr>
      <w:r>
        <w:rPr>
          <w:vertAlign w:val="superscript"/>
        </w:rPr>
        <w:t>*</w:t>
      </w:r>
      <w:r>
        <w:t xml:space="preserve">Address reprint requests to: </w:t>
      </w:r>
    </w:p>
    <w:p w14:paraId="35F0FCAB" w14:textId="77777777" w:rsidR="0078560F" w:rsidRDefault="0078560F" w:rsidP="0078560F">
      <w:pPr>
        <w:pStyle w:val="NoSpacing"/>
        <w:ind w:left="720"/>
      </w:pPr>
      <w:r>
        <w:t>O.W.</w:t>
      </w:r>
    </w:p>
    <w:p w14:paraId="7919ECEE" w14:textId="77777777" w:rsidR="0078560F" w:rsidRDefault="0078560F" w:rsidP="0078560F">
      <w:pPr>
        <w:pStyle w:val="NoSpacing"/>
        <w:ind w:left="720"/>
      </w:pPr>
      <w:r>
        <w:t>Wisconsin Institutes for Medical Research</w:t>
      </w:r>
    </w:p>
    <w:p w14:paraId="72A36B3B" w14:textId="77777777" w:rsidR="0078560F" w:rsidRDefault="0078560F" w:rsidP="0078560F">
      <w:pPr>
        <w:pStyle w:val="NoSpacing"/>
        <w:ind w:left="720"/>
      </w:pPr>
      <w:r>
        <w:t>Department of Medical Physics</w:t>
      </w:r>
    </w:p>
    <w:p w14:paraId="0255B18B" w14:textId="77777777" w:rsidR="0078560F" w:rsidRDefault="0078560F" w:rsidP="0078560F">
      <w:pPr>
        <w:pStyle w:val="NoSpacing"/>
        <w:ind w:left="720"/>
      </w:pPr>
      <w:r>
        <w:t>1111 Highland Ave.</w:t>
      </w:r>
    </w:p>
    <w:p w14:paraId="2C88E5C2" w14:textId="77777777" w:rsidR="0078560F" w:rsidRDefault="0078560F" w:rsidP="0078560F">
      <w:pPr>
        <w:pStyle w:val="NoSpacing"/>
        <w:ind w:left="720"/>
      </w:pPr>
      <w:r>
        <w:t>Room 1005</w:t>
      </w:r>
    </w:p>
    <w:p w14:paraId="1AE3092A" w14:textId="77777777" w:rsidR="0078560F" w:rsidRDefault="0078560F" w:rsidP="0078560F">
      <w:pPr>
        <w:pStyle w:val="NoSpacing"/>
        <w:ind w:left="720"/>
      </w:pPr>
      <w:r>
        <w:t>Madison, WI, 53705-2275.</w:t>
      </w:r>
    </w:p>
    <w:p w14:paraId="12E357E4" w14:textId="77777777" w:rsidR="0078560F" w:rsidRDefault="0078560F" w:rsidP="0078560F">
      <w:pPr>
        <w:pStyle w:val="NoSpacing"/>
        <w:ind w:left="720"/>
      </w:pPr>
    </w:p>
    <w:p w14:paraId="36AF922E" w14:textId="77777777" w:rsidR="0078560F" w:rsidRDefault="0078560F" w:rsidP="0078560F">
      <w:pPr>
        <w:pStyle w:val="NoSpacing"/>
        <w:rPr>
          <w:rStyle w:val="Hyperlink"/>
        </w:rPr>
      </w:pPr>
      <w:r>
        <w:t xml:space="preserve">Email: </w:t>
      </w:r>
      <w:hyperlink r:id="rId8" w:history="1">
        <w:r>
          <w:rPr>
            <w:rStyle w:val="Hyperlink"/>
          </w:rPr>
          <w:t>owieben@wisc.edu</w:t>
        </w:r>
      </w:hyperlink>
    </w:p>
    <w:p w14:paraId="0887CC13" w14:textId="77777777" w:rsidR="0078560F" w:rsidRDefault="0078560F" w:rsidP="0078560F">
      <w:pPr>
        <w:pStyle w:val="Heading1"/>
      </w:pPr>
      <w:r>
        <w:rPr>
          <w:noProof/>
        </w:rPr>
        <w:t>Acknowledgments</w:t>
      </w:r>
      <w:r>
        <w:t>:</w:t>
      </w:r>
    </w:p>
    <w:p w14:paraId="5CACB4D1" w14:textId="77777777" w:rsidR="0078560F" w:rsidRDefault="0078560F" w:rsidP="0078560F">
      <w:r>
        <w:t>We gratefully acknowledge the support of GE Healthcare.</w:t>
      </w:r>
    </w:p>
    <w:p w14:paraId="68A18D71" w14:textId="77777777" w:rsidR="0078560F" w:rsidRDefault="0078560F" w:rsidP="0078560F">
      <w:pPr>
        <w:pStyle w:val="Heading1"/>
      </w:pPr>
      <w:r>
        <w:t>Grant Support:</w:t>
      </w:r>
    </w:p>
    <w:p w14:paraId="18BC07E3" w14:textId="77777777" w:rsidR="0078560F" w:rsidRDefault="0078560F" w:rsidP="0078560F">
      <w:pPr>
        <w:pStyle w:val="Heading1"/>
      </w:pPr>
      <w:r>
        <w:t>Running Title:</w:t>
      </w:r>
    </w:p>
    <w:p w14:paraId="00874F28" w14:textId="77777777" w:rsidR="0078560F" w:rsidRDefault="0078560F" w:rsidP="0078560F">
      <w:r>
        <w:t>Assessing Mesenteric Blood Flow with 4D Flow MR</w:t>
      </w:r>
    </w:p>
    <w:p w14:paraId="61F47424" w14:textId="77777777" w:rsidR="0078560F" w:rsidRDefault="0078560F" w:rsidP="0078560F">
      <w:pPr>
        <w:pStyle w:val="NoSpacing"/>
      </w:pPr>
    </w:p>
    <w:p w14:paraId="7A187546" w14:textId="77777777" w:rsidR="0078560F" w:rsidRDefault="0078560F" w:rsidP="0078560F"/>
    <w:p w14:paraId="1757EED3" w14:textId="77777777" w:rsidR="0078560F" w:rsidRDefault="0078560F" w:rsidP="0078560F"/>
    <w:p w14:paraId="2371D9D0" w14:textId="77777777" w:rsidR="0078560F" w:rsidRDefault="0078560F" w:rsidP="0078560F"/>
    <w:p w14:paraId="61BDCD23" w14:textId="77777777" w:rsidR="0078560F" w:rsidRDefault="0078560F" w:rsidP="0078560F"/>
    <w:p w14:paraId="4973A9FB" w14:textId="77777777" w:rsidR="0078560F" w:rsidRDefault="0078560F" w:rsidP="0078560F"/>
    <w:p w14:paraId="0826D53C" w14:textId="71478E49" w:rsidR="00797BCE" w:rsidRPr="000735B4" w:rsidRDefault="00797BCE" w:rsidP="00797BCE">
      <w:pPr>
        <w:pStyle w:val="Heading1"/>
        <w:spacing w:line="480" w:lineRule="auto"/>
      </w:pPr>
      <w:r w:rsidRPr="000735B4">
        <w:rPr>
          <w:rStyle w:val="Heading1Char"/>
          <w:b/>
        </w:rPr>
        <w:lastRenderedPageBreak/>
        <w:t>Title</w:t>
      </w:r>
      <w:r>
        <w:rPr>
          <w:rStyle w:val="Heading1Char"/>
          <w:b/>
        </w:rPr>
        <w:t>:</w:t>
      </w:r>
    </w:p>
    <w:p w14:paraId="433FF856" w14:textId="27DA2F25" w:rsidR="00797BCE" w:rsidRDefault="00797BCE" w:rsidP="00797BCE">
      <w:pPr>
        <w:spacing w:line="480" w:lineRule="auto"/>
      </w:pPr>
      <w:r>
        <w:t>Non-invasive Assessment of Mesenteric Hemodynamics in Patients with Suspected Chronic Mesenteric Ischemia using 4D flow MRI</w:t>
      </w:r>
    </w:p>
    <w:p w14:paraId="191F87F9" w14:textId="3A768E8D" w:rsidR="00A3262E" w:rsidRPr="00A3262E" w:rsidRDefault="00AE46CD" w:rsidP="00797BCE">
      <w:pPr>
        <w:pStyle w:val="Heading1"/>
        <w:spacing w:line="480" w:lineRule="auto"/>
      </w:pPr>
      <w:r>
        <w:t>Abstract</w:t>
      </w:r>
      <w:r w:rsidR="00797BCE">
        <w:t>:</w:t>
      </w:r>
    </w:p>
    <w:p w14:paraId="40A380B4" w14:textId="50B05E53" w:rsidR="00AE46CD" w:rsidRPr="008C7A36" w:rsidRDefault="00AE46CD" w:rsidP="008C7A36">
      <w:pPr>
        <w:pStyle w:val="Heading2"/>
        <w:spacing w:line="480" w:lineRule="auto"/>
        <w:jc w:val="both"/>
        <w:rPr>
          <w:szCs w:val="24"/>
        </w:rPr>
      </w:pPr>
      <w:bookmarkStart w:id="0" w:name="_Hlk36719125"/>
      <w:r w:rsidRPr="008C7A36">
        <w:rPr>
          <w:szCs w:val="24"/>
        </w:rPr>
        <w:t xml:space="preserve">Background: </w:t>
      </w:r>
    </w:p>
    <w:p w14:paraId="786346C5" w14:textId="0CD46883" w:rsidR="001412F1" w:rsidRPr="008C7A36" w:rsidRDefault="001412F1" w:rsidP="008C7A36">
      <w:pPr>
        <w:spacing w:line="480" w:lineRule="auto"/>
        <w:jc w:val="both"/>
      </w:pPr>
      <w:r w:rsidRPr="008C7A36">
        <w:t xml:space="preserve">Chronic mesenteric ischemia (CMI) is a </w:t>
      </w:r>
      <w:r w:rsidR="004B2ADC" w:rsidRPr="008C7A36">
        <w:t>rare disease with a particularly difficult diagnosis</w:t>
      </w:r>
      <w:r w:rsidR="00663B15" w:rsidRPr="008C7A36">
        <w:t xml:space="preserve"> that </w:t>
      </w:r>
      <w:r w:rsidR="004B2ADC" w:rsidRPr="008C7A36">
        <w:t>resul</w:t>
      </w:r>
      <w:r w:rsidR="00663B15" w:rsidRPr="008C7A36">
        <w:t>ts</w:t>
      </w:r>
      <w:r w:rsidR="009B6909" w:rsidRPr="008C7A36">
        <w:t xml:space="preserve"> in </w:t>
      </w:r>
      <w:r w:rsidRPr="008C7A36">
        <w:t xml:space="preserve">inadequate blood flow to the </w:t>
      </w:r>
      <w:r w:rsidR="00FE6849" w:rsidRPr="008C7A36">
        <w:t>small intestine</w:t>
      </w:r>
      <w:r w:rsidR="00666A22" w:rsidRPr="008C7A36">
        <w:t>,</w:t>
      </w:r>
      <w:r w:rsidR="009B7388" w:rsidRPr="008C7A36">
        <w:t xml:space="preserve"> particularly</w:t>
      </w:r>
      <w:r w:rsidR="00666A22" w:rsidRPr="008C7A36">
        <w:t xml:space="preserve"> after meals</w:t>
      </w:r>
      <w:r w:rsidR="009B6909" w:rsidRPr="008C7A36">
        <w:t>.</w:t>
      </w:r>
    </w:p>
    <w:p w14:paraId="5B8D5853" w14:textId="6253ABE7" w:rsidR="00AE46CD" w:rsidRPr="008C7A36" w:rsidRDefault="00AE46CD" w:rsidP="008C7A36">
      <w:pPr>
        <w:pStyle w:val="Heading2"/>
        <w:spacing w:line="480" w:lineRule="auto"/>
        <w:jc w:val="both"/>
        <w:rPr>
          <w:szCs w:val="24"/>
        </w:rPr>
      </w:pPr>
      <w:r w:rsidRPr="008C7A36">
        <w:rPr>
          <w:szCs w:val="24"/>
        </w:rPr>
        <w:t xml:space="preserve">Purpose: </w:t>
      </w:r>
    </w:p>
    <w:p w14:paraId="3EF698A1" w14:textId="494B3888" w:rsidR="00115BEC" w:rsidRPr="008C7A36" w:rsidRDefault="00115BEC" w:rsidP="008C7A36">
      <w:pPr>
        <w:spacing w:line="480" w:lineRule="auto"/>
        <w:jc w:val="both"/>
      </w:pPr>
      <w:r w:rsidRPr="008C7A36">
        <w:t xml:space="preserve">To </w:t>
      </w:r>
      <w:r w:rsidR="00444E8B" w:rsidRPr="008C7A36">
        <w:t xml:space="preserve">quantitatively </w:t>
      </w:r>
      <w:r w:rsidRPr="008C7A36">
        <w:t xml:space="preserve">compare </w:t>
      </w:r>
      <w:r w:rsidR="003E3502" w:rsidRPr="008C7A36">
        <w:t xml:space="preserve">mesenteric </w:t>
      </w:r>
      <w:r w:rsidRPr="008C7A36">
        <w:t>hemodynamic</w:t>
      </w:r>
      <w:r w:rsidR="008D1027" w:rsidRPr="008C7A36">
        <w:t>s</w:t>
      </w:r>
      <w:r w:rsidRPr="008C7A36">
        <w:t xml:space="preserve"> before and after a standardized meal challenge in </w:t>
      </w:r>
      <w:r w:rsidRPr="008C7A36">
        <w:rPr>
          <w:noProof/>
        </w:rPr>
        <w:t>patient</w:t>
      </w:r>
      <w:r w:rsidR="00791CCB" w:rsidRPr="008C7A36">
        <w:rPr>
          <w:noProof/>
        </w:rPr>
        <w:t>s</w:t>
      </w:r>
      <w:r w:rsidRPr="008C7A36">
        <w:t xml:space="preserve"> suspected of having </w:t>
      </w:r>
      <w:r w:rsidR="00444E8B" w:rsidRPr="008C7A36">
        <w:t>CMI</w:t>
      </w:r>
      <w:r w:rsidRPr="008C7A36">
        <w:t xml:space="preserve"> and individuals</w:t>
      </w:r>
      <w:r w:rsidR="004D6119" w:rsidRPr="008C7A36">
        <w:t xml:space="preserve"> asymptomatic of CMI or vascular disease</w:t>
      </w:r>
      <w:r w:rsidR="00774AB7" w:rsidRPr="008C7A36">
        <w:t>.</w:t>
      </w:r>
    </w:p>
    <w:p w14:paraId="5882474F" w14:textId="77777777" w:rsidR="00AE46CD" w:rsidRPr="008C7A36" w:rsidRDefault="00AE46CD" w:rsidP="008C7A36">
      <w:pPr>
        <w:pStyle w:val="Heading2"/>
        <w:spacing w:line="480" w:lineRule="auto"/>
        <w:jc w:val="both"/>
        <w:rPr>
          <w:szCs w:val="24"/>
        </w:rPr>
      </w:pPr>
      <w:r w:rsidRPr="008C7A36">
        <w:rPr>
          <w:szCs w:val="24"/>
        </w:rPr>
        <w:t xml:space="preserve">Study Type: </w:t>
      </w:r>
    </w:p>
    <w:p w14:paraId="18F695C4" w14:textId="5B25F2B5" w:rsidR="00AE46CD" w:rsidRPr="008C7A36" w:rsidRDefault="00AE46CD" w:rsidP="008C7A36">
      <w:pPr>
        <w:spacing w:line="480" w:lineRule="auto"/>
        <w:jc w:val="both"/>
      </w:pPr>
      <w:r w:rsidRPr="008C7A36">
        <w:t>Retrospective</w:t>
      </w:r>
      <w:r w:rsidR="002073EC" w:rsidRPr="008C7A36">
        <w:t>.</w:t>
      </w:r>
    </w:p>
    <w:p w14:paraId="46DC418A" w14:textId="4E918E63" w:rsidR="00AE46CD" w:rsidRPr="008C7A36" w:rsidRDefault="00AE46CD" w:rsidP="008C7A36">
      <w:pPr>
        <w:pStyle w:val="Heading2"/>
        <w:spacing w:line="480" w:lineRule="auto"/>
        <w:jc w:val="both"/>
        <w:rPr>
          <w:szCs w:val="24"/>
        </w:rPr>
      </w:pPr>
      <w:r w:rsidRPr="008C7A36">
        <w:rPr>
          <w:szCs w:val="24"/>
        </w:rPr>
        <w:t>Subjects</w:t>
      </w:r>
      <w:r w:rsidR="00B84D41" w:rsidRPr="008C7A36">
        <w:rPr>
          <w:szCs w:val="24"/>
        </w:rPr>
        <w:t>:</w:t>
      </w:r>
      <w:r w:rsidRPr="008C7A36">
        <w:rPr>
          <w:szCs w:val="24"/>
        </w:rPr>
        <w:t xml:space="preserve"> </w:t>
      </w:r>
    </w:p>
    <w:p w14:paraId="6023EAA7" w14:textId="6D5AEBDD" w:rsidR="002073EC" w:rsidRPr="008C7A36" w:rsidRDefault="003E3502" w:rsidP="008C7A36">
      <w:pPr>
        <w:spacing w:line="480" w:lineRule="auto"/>
        <w:jc w:val="both"/>
      </w:pPr>
      <w:r w:rsidRPr="008C7A36">
        <w:t>Nineteen</w:t>
      </w:r>
      <w:r w:rsidR="002073EC" w:rsidRPr="008C7A36">
        <w:t xml:space="preserve"> patients suspected of </w:t>
      </w:r>
      <w:r w:rsidR="00AD528F" w:rsidRPr="008C7A36">
        <w:t>CMI</w:t>
      </w:r>
      <w:r w:rsidR="002073EC" w:rsidRPr="008C7A36">
        <w:t xml:space="preserve"> and </w:t>
      </w:r>
      <w:r w:rsidR="00C03004" w:rsidRPr="008C7A36">
        <w:t xml:space="preserve">twenty </w:t>
      </w:r>
      <w:r w:rsidR="004D6119" w:rsidRPr="008C7A36">
        <w:t>control subjects</w:t>
      </w:r>
      <w:r w:rsidR="00115BEC" w:rsidRPr="008C7A36">
        <w:t>.</w:t>
      </w:r>
    </w:p>
    <w:p w14:paraId="0ACB33F6" w14:textId="714DF798" w:rsidR="00AE46CD" w:rsidRPr="008C7A36" w:rsidRDefault="00AE46CD" w:rsidP="008C7A36">
      <w:pPr>
        <w:pStyle w:val="Heading2"/>
        <w:spacing w:line="480" w:lineRule="auto"/>
        <w:jc w:val="both"/>
        <w:rPr>
          <w:szCs w:val="24"/>
        </w:rPr>
      </w:pPr>
      <w:r w:rsidRPr="008C7A36">
        <w:rPr>
          <w:szCs w:val="24"/>
        </w:rPr>
        <w:t xml:space="preserve">Field Strength/Sequence: </w:t>
      </w:r>
    </w:p>
    <w:p w14:paraId="57207D7A" w14:textId="2945E3DB" w:rsidR="002073EC" w:rsidRPr="008C7A36" w:rsidRDefault="002F47D3" w:rsidP="008C7A36">
      <w:pPr>
        <w:spacing w:line="480" w:lineRule="auto"/>
        <w:jc w:val="both"/>
      </w:pPr>
      <w:r w:rsidRPr="008C7A36">
        <w:t>Subjects were scanned</w:t>
      </w:r>
      <w:r w:rsidR="002073EC" w:rsidRPr="008C7A36">
        <w:t xml:space="preserve"> </w:t>
      </w:r>
      <w:r w:rsidR="005C2C84" w:rsidRPr="008C7A36">
        <w:t>at</w:t>
      </w:r>
      <w:r w:rsidR="002073EC" w:rsidRPr="008C7A36">
        <w:t xml:space="preserve"> </w:t>
      </w:r>
      <w:r w:rsidRPr="008C7A36">
        <w:t>either 1.5T or</w:t>
      </w:r>
      <w:r w:rsidR="002073EC" w:rsidRPr="008C7A36">
        <w:t xml:space="preserve"> 3.0T</w:t>
      </w:r>
      <w:r w:rsidRPr="008C7A36">
        <w:t xml:space="preserve"> using a radially-undersampled 4D flow MR sequence (PC-VIPR)</w:t>
      </w:r>
      <w:r w:rsidR="008D1027" w:rsidRPr="008C7A36">
        <w:t xml:space="preserve"> covering a large imaging volume with high spatial resolution</w:t>
      </w:r>
      <w:r w:rsidR="002073EC" w:rsidRPr="008C7A36">
        <w:t>.</w:t>
      </w:r>
      <w:r w:rsidR="00B84D41" w:rsidRPr="008C7A36">
        <w:t xml:space="preserve">  </w:t>
      </w:r>
    </w:p>
    <w:p w14:paraId="30951C44" w14:textId="53D53607" w:rsidR="00AE46CD" w:rsidRPr="008C7A36" w:rsidRDefault="00AE46CD" w:rsidP="008C7A36">
      <w:pPr>
        <w:pStyle w:val="Heading2"/>
        <w:spacing w:line="480" w:lineRule="auto"/>
        <w:jc w:val="both"/>
        <w:rPr>
          <w:szCs w:val="24"/>
        </w:rPr>
      </w:pPr>
      <w:r w:rsidRPr="008C7A36">
        <w:rPr>
          <w:szCs w:val="24"/>
        </w:rPr>
        <w:t>Assessment:</w:t>
      </w:r>
    </w:p>
    <w:p w14:paraId="3586837C" w14:textId="45D85775" w:rsidR="00A515AB" w:rsidRPr="008C7A36" w:rsidRDefault="00C9134C" w:rsidP="008C7A36">
      <w:pPr>
        <w:spacing w:line="480" w:lineRule="auto"/>
        <w:jc w:val="both"/>
      </w:pPr>
      <w:r w:rsidRPr="008C7A36">
        <w:t>Volumetric flow rates</w:t>
      </w:r>
      <w:r w:rsidR="003B2A16" w:rsidRPr="008C7A36">
        <w:t xml:space="preserve"> were </w:t>
      </w:r>
      <w:r w:rsidR="008D1027" w:rsidRPr="008C7A36">
        <w:t>assessed</w:t>
      </w:r>
      <w:r w:rsidR="003E43F2" w:rsidRPr="008C7A36">
        <w:t xml:space="preserve"> </w:t>
      </w:r>
      <w:r w:rsidR="00C03004" w:rsidRPr="008C7A36">
        <w:t xml:space="preserve">in </w:t>
      </w:r>
      <w:r w:rsidR="005411F0" w:rsidRPr="008C7A36">
        <w:t xml:space="preserve">the </w:t>
      </w:r>
      <w:r w:rsidR="00444E8B" w:rsidRPr="008C7A36">
        <w:t xml:space="preserve">supraceliac </w:t>
      </w:r>
      <w:r w:rsidR="003E43F2" w:rsidRPr="008C7A36">
        <w:t xml:space="preserve">(SCAo) </w:t>
      </w:r>
      <w:r w:rsidR="005C2C84" w:rsidRPr="008C7A36">
        <w:t xml:space="preserve">and infrarenal </w:t>
      </w:r>
      <w:r w:rsidR="00444E8B" w:rsidRPr="008C7A36">
        <w:t>(</w:t>
      </w:r>
      <w:r w:rsidR="005C2C84" w:rsidRPr="008C7A36">
        <w:t>IRAo</w:t>
      </w:r>
      <w:r w:rsidR="00444E8B" w:rsidRPr="008C7A36">
        <w:t>)</w:t>
      </w:r>
      <w:r w:rsidR="003E43F2" w:rsidRPr="008C7A36">
        <w:t xml:space="preserve"> aorta</w:t>
      </w:r>
      <w:r w:rsidR="00444E8B" w:rsidRPr="008C7A36">
        <w:t xml:space="preserve">, </w:t>
      </w:r>
      <w:r w:rsidR="00320208" w:rsidRPr="008C7A36">
        <w:t>celiac artery</w:t>
      </w:r>
      <w:r w:rsidRPr="008C7A36">
        <w:t xml:space="preserve"> (CA)</w:t>
      </w:r>
      <w:r w:rsidR="00320208" w:rsidRPr="008C7A36">
        <w:t xml:space="preserve">, superior mesenteric artery (SMA), </w:t>
      </w:r>
      <w:r w:rsidRPr="008C7A36">
        <w:t>left</w:t>
      </w:r>
      <w:r w:rsidR="009B7388" w:rsidRPr="008C7A36">
        <w:t xml:space="preserve"> </w:t>
      </w:r>
      <w:r w:rsidRPr="008C7A36">
        <w:t>and right</w:t>
      </w:r>
      <w:r w:rsidR="003E43F2" w:rsidRPr="008C7A36">
        <w:t xml:space="preserve"> </w:t>
      </w:r>
      <w:r w:rsidR="00320208" w:rsidRPr="008C7A36">
        <w:t>renal arteries</w:t>
      </w:r>
      <w:r w:rsidR="00D81F71" w:rsidRPr="008C7A36">
        <w:t xml:space="preserve">, </w:t>
      </w:r>
      <w:r w:rsidR="00320208" w:rsidRPr="008C7A36">
        <w:t xml:space="preserve">superior mesenteric </w:t>
      </w:r>
      <w:r w:rsidR="00320208" w:rsidRPr="008C7A36">
        <w:lastRenderedPageBreak/>
        <w:t>vein (SMV), splenic vein, and portal vein (PV)</w:t>
      </w:r>
      <w:r w:rsidR="0072309F" w:rsidRPr="008C7A36">
        <w:t xml:space="preserve"> in a </w:t>
      </w:r>
      <w:r w:rsidR="009B7388" w:rsidRPr="008C7A36">
        <w:t xml:space="preserve">fasting </w:t>
      </w:r>
      <w:r w:rsidR="0072309F" w:rsidRPr="008C7A36">
        <w:t xml:space="preserve">state </w:t>
      </w:r>
      <w:r w:rsidR="009B7388" w:rsidRPr="008C7A36">
        <w:t xml:space="preserve">(preprandial) </w:t>
      </w:r>
      <w:r w:rsidR="009D34EF" w:rsidRPr="008C7A36">
        <w:t>a</w:t>
      </w:r>
      <w:r w:rsidR="00F431D9" w:rsidRPr="008C7A36">
        <w:t>nd 20 minutes after a</w:t>
      </w:r>
      <w:r w:rsidR="009D34EF" w:rsidRPr="008C7A36">
        <w:t xml:space="preserve"> </w:t>
      </w:r>
      <w:r w:rsidR="00444E8B" w:rsidRPr="008C7A36">
        <w:t>700 kcal</w:t>
      </w:r>
      <w:r w:rsidR="009D34EF" w:rsidRPr="008C7A36">
        <w:t xml:space="preserve"> </w:t>
      </w:r>
      <w:r w:rsidR="008D1027" w:rsidRPr="008C7A36">
        <w:t xml:space="preserve">liquid </w:t>
      </w:r>
      <w:r w:rsidR="009D34EF" w:rsidRPr="008C7A36">
        <w:t>meal</w:t>
      </w:r>
      <w:r w:rsidR="009B7388" w:rsidRPr="008C7A36">
        <w:t xml:space="preserve"> (postprandial)</w:t>
      </w:r>
      <w:r w:rsidR="009D34EF" w:rsidRPr="008C7A36">
        <w:t>.</w:t>
      </w:r>
      <w:r w:rsidR="003B2A16" w:rsidRPr="008C7A36">
        <w:t xml:space="preserve"> Patients were subcategorized into </w:t>
      </w:r>
      <w:r w:rsidR="00FF43FF" w:rsidRPr="008C7A36">
        <w:t>positive diagnosis (</w:t>
      </w:r>
      <w:r w:rsidR="003B2A16" w:rsidRPr="008C7A36">
        <w:t>CMI</w:t>
      </w:r>
      <w:r w:rsidR="00FF43FF" w:rsidRPr="008C7A36">
        <w:t xml:space="preserve">+, </w:t>
      </w:r>
      <w:r w:rsidR="00453A70" w:rsidRPr="008C7A36">
        <w:t xml:space="preserve">N=6) </w:t>
      </w:r>
      <w:r w:rsidR="003B2A16" w:rsidRPr="008C7A36">
        <w:t xml:space="preserve">and </w:t>
      </w:r>
      <w:r w:rsidR="00FF43FF" w:rsidRPr="008C7A36">
        <w:t>negative diagnosis</w:t>
      </w:r>
      <w:r w:rsidR="00A3262E" w:rsidRPr="008C7A36">
        <w:t xml:space="preserve"> </w:t>
      </w:r>
      <w:r w:rsidR="00FF43FF" w:rsidRPr="008C7A36">
        <w:t xml:space="preserve">(CMI-, </w:t>
      </w:r>
      <w:r w:rsidR="00453A70" w:rsidRPr="008C7A36">
        <w:t>N=1</w:t>
      </w:r>
      <w:r w:rsidR="003E3502" w:rsidRPr="008C7A36">
        <w:t>3</w:t>
      </w:r>
      <w:r w:rsidR="00453A70" w:rsidRPr="008C7A36">
        <w:t>)</w:t>
      </w:r>
      <w:r w:rsidR="003B2A16" w:rsidRPr="008C7A36">
        <w:t xml:space="preserve"> </w:t>
      </w:r>
      <w:r w:rsidR="00FF43FF" w:rsidRPr="008C7A36">
        <w:t xml:space="preserve">groups </w:t>
      </w:r>
      <w:r w:rsidR="003B2A16" w:rsidRPr="008C7A36">
        <w:t>based on clinical findings.</w:t>
      </w:r>
    </w:p>
    <w:p w14:paraId="636A2382" w14:textId="589B3812" w:rsidR="00AE46CD" w:rsidRPr="008C7A36" w:rsidRDefault="00AE46CD" w:rsidP="008C7A36">
      <w:pPr>
        <w:pStyle w:val="Heading2"/>
        <w:spacing w:line="480" w:lineRule="auto"/>
        <w:jc w:val="both"/>
        <w:rPr>
          <w:szCs w:val="24"/>
        </w:rPr>
      </w:pPr>
      <w:r w:rsidRPr="008C7A36">
        <w:rPr>
          <w:szCs w:val="24"/>
        </w:rPr>
        <w:t>Statistical Tests:</w:t>
      </w:r>
    </w:p>
    <w:p w14:paraId="55C2E1D4" w14:textId="75868964" w:rsidR="00A515AB" w:rsidRPr="008C7A36" w:rsidRDefault="003E3502" w:rsidP="008C7A36">
      <w:pPr>
        <w:spacing w:line="480" w:lineRule="auto"/>
        <w:jc w:val="both"/>
      </w:pPr>
      <w:r w:rsidRPr="008C7A36">
        <w:t>For each subject, p</w:t>
      </w:r>
      <w:r w:rsidR="009A4B0E" w:rsidRPr="008C7A36">
        <w:t>reprandial</w:t>
      </w:r>
      <w:r w:rsidR="00D81F71" w:rsidRPr="008C7A36">
        <w:t xml:space="preserve"> and postprandial f</w:t>
      </w:r>
      <w:r w:rsidR="00A515AB" w:rsidRPr="008C7A36">
        <w:t xml:space="preserve">low </w:t>
      </w:r>
      <w:r w:rsidR="00C9134C" w:rsidRPr="008C7A36">
        <w:t>rates</w:t>
      </w:r>
      <w:r w:rsidR="00FF43FF" w:rsidRPr="008C7A36">
        <w:t xml:space="preserve"> </w:t>
      </w:r>
      <w:r w:rsidR="00A515AB" w:rsidRPr="008C7A36">
        <w:t xml:space="preserve">were compared using a paired t-test. </w:t>
      </w:r>
      <w:r w:rsidRPr="008C7A36">
        <w:t>These measures</w:t>
      </w:r>
      <w:r w:rsidR="00FF43FF" w:rsidRPr="008C7A36">
        <w:t>, as well as percent change in flow,</w:t>
      </w:r>
      <w:r w:rsidR="005411F0" w:rsidRPr="008C7A36">
        <w:t xml:space="preserve"> </w:t>
      </w:r>
      <w:r w:rsidR="00A515AB" w:rsidRPr="008C7A36">
        <w:t xml:space="preserve">were </w:t>
      </w:r>
      <w:r w:rsidRPr="008C7A36">
        <w:t xml:space="preserve">also </w:t>
      </w:r>
      <w:r w:rsidR="00A515AB" w:rsidRPr="008C7A36">
        <w:t xml:space="preserve">compared </w:t>
      </w:r>
      <w:r w:rsidR="004600D5" w:rsidRPr="008C7A36">
        <w:t xml:space="preserve">between </w:t>
      </w:r>
      <w:r w:rsidR="00A515AB" w:rsidRPr="008C7A36">
        <w:t>subgroup</w:t>
      </w:r>
      <w:r w:rsidR="004600D5" w:rsidRPr="008C7A36">
        <w:t>s</w:t>
      </w:r>
      <w:r w:rsidR="00A515AB" w:rsidRPr="008C7A36">
        <w:t xml:space="preserve"> using a Welch t-test. </w:t>
      </w:r>
    </w:p>
    <w:p w14:paraId="79E12503" w14:textId="3C4FCB52" w:rsidR="00AE46CD" w:rsidRPr="008C7A36" w:rsidRDefault="00AE46CD" w:rsidP="008C7A36">
      <w:pPr>
        <w:pStyle w:val="Heading2"/>
        <w:spacing w:line="480" w:lineRule="auto"/>
        <w:jc w:val="both"/>
        <w:rPr>
          <w:szCs w:val="24"/>
        </w:rPr>
      </w:pPr>
      <w:r w:rsidRPr="008C7A36">
        <w:rPr>
          <w:szCs w:val="24"/>
        </w:rPr>
        <w:t>Results:</w:t>
      </w:r>
    </w:p>
    <w:p w14:paraId="5C37DBCF" w14:textId="07B7E9AF" w:rsidR="00A515AB" w:rsidRPr="008C7A36" w:rsidRDefault="003B2A16" w:rsidP="008C7A36">
      <w:pPr>
        <w:spacing w:line="480" w:lineRule="auto"/>
        <w:jc w:val="both"/>
      </w:pPr>
      <w:r w:rsidRPr="008C7A36">
        <w:t xml:space="preserve">In </w:t>
      </w:r>
      <w:r w:rsidR="009A4B0E" w:rsidRPr="008C7A36">
        <w:t>controls</w:t>
      </w:r>
      <w:r w:rsidRPr="008C7A36">
        <w:t xml:space="preserve"> and CMI- patients, </w:t>
      </w:r>
      <w:r w:rsidR="00320208" w:rsidRPr="008C7A36">
        <w:t>SCAo</w:t>
      </w:r>
      <w:r w:rsidR="00774AB7" w:rsidRPr="008C7A36">
        <w:t xml:space="preserve">, </w:t>
      </w:r>
      <w:r w:rsidR="00320208" w:rsidRPr="008C7A36">
        <w:t>SMA</w:t>
      </w:r>
      <w:r w:rsidRPr="008C7A36">
        <w:t xml:space="preserve">, </w:t>
      </w:r>
      <w:r w:rsidR="00320208" w:rsidRPr="008C7A36">
        <w:t>SMV</w:t>
      </w:r>
      <w:r w:rsidR="00944286" w:rsidRPr="008C7A36">
        <w:t xml:space="preserve">, and </w:t>
      </w:r>
      <w:r w:rsidR="00320208" w:rsidRPr="008C7A36">
        <w:t>PV</w:t>
      </w:r>
      <w:r w:rsidR="00944286" w:rsidRPr="008C7A36">
        <w:t xml:space="preserve"> flow increased significantly after meal ingestion.</w:t>
      </w:r>
      <w:r w:rsidR="00320208" w:rsidRPr="008C7A36">
        <w:t xml:space="preserve"> </w:t>
      </w:r>
      <w:r w:rsidR="00DA161E" w:rsidRPr="008C7A36">
        <w:t>N</w:t>
      </w:r>
      <w:r w:rsidR="00320208" w:rsidRPr="008C7A36">
        <w:t>o significant</w:t>
      </w:r>
      <w:r w:rsidR="00473C53" w:rsidRPr="008C7A36">
        <w:t xml:space="preserve"> flow</w:t>
      </w:r>
      <w:r w:rsidR="00320208" w:rsidRPr="008C7A36">
        <w:t xml:space="preserve"> increase</w:t>
      </w:r>
      <w:r w:rsidR="00D81F71" w:rsidRPr="008C7A36">
        <w:t>s</w:t>
      </w:r>
      <w:r w:rsidR="00320208" w:rsidRPr="008C7A36">
        <w:t xml:space="preserve"> </w:t>
      </w:r>
      <w:r w:rsidR="00DA161E" w:rsidRPr="008C7A36">
        <w:rPr>
          <w:noProof/>
        </w:rPr>
        <w:t>were</w:t>
      </w:r>
      <w:r w:rsidR="00DA161E" w:rsidRPr="008C7A36">
        <w:t xml:space="preserve"> observed in CMI</w:t>
      </w:r>
      <w:r w:rsidR="00FF43FF" w:rsidRPr="008C7A36">
        <w:t>+</w:t>
      </w:r>
      <w:r w:rsidR="00DA161E" w:rsidRPr="008C7A36">
        <w:t xml:space="preserve"> patients</w:t>
      </w:r>
      <w:r w:rsidR="00453A70" w:rsidRPr="008C7A36">
        <w:t xml:space="preserve">. </w:t>
      </w:r>
      <w:r w:rsidR="00774AB7" w:rsidRPr="008C7A36">
        <w:t xml:space="preserve">Percent changes in </w:t>
      </w:r>
      <w:r w:rsidR="009B6909" w:rsidRPr="008C7A36">
        <w:t>SCAo</w:t>
      </w:r>
      <w:r w:rsidR="004B2ADC" w:rsidRPr="008C7A36">
        <w:t>,</w:t>
      </w:r>
      <w:r w:rsidR="009B6909" w:rsidRPr="008C7A36">
        <w:t xml:space="preserve"> SMA, SMV, and PV </w:t>
      </w:r>
      <w:r w:rsidR="006F4F3D" w:rsidRPr="008C7A36">
        <w:t xml:space="preserve">flow </w:t>
      </w:r>
      <w:r w:rsidR="00774AB7" w:rsidRPr="008C7A36">
        <w:t xml:space="preserve">were significantly </w:t>
      </w:r>
      <w:r w:rsidR="00A55A63" w:rsidRPr="008C7A36">
        <w:t>greater</w:t>
      </w:r>
      <w:r w:rsidR="00774AB7" w:rsidRPr="008C7A36">
        <w:t xml:space="preserve"> in</w:t>
      </w:r>
      <w:r w:rsidR="00453A70" w:rsidRPr="008C7A36">
        <w:t xml:space="preserve"> </w:t>
      </w:r>
      <w:r w:rsidR="009A4B0E" w:rsidRPr="008C7A36">
        <w:t>controls</w:t>
      </w:r>
      <w:r w:rsidR="00A55A63" w:rsidRPr="008C7A36">
        <w:t xml:space="preserve"> compared to </w:t>
      </w:r>
      <w:r w:rsidR="00453A70" w:rsidRPr="008C7A36">
        <w:t>CMI</w:t>
      </w:r>
      <w:r w:rsidR="00FF43FF" w:rsidRPr="008C7A36">
        <w:t>+</w:t>
      </w:r>
      <w:r w:rsidR="00774AB7" w:rsidRPr="008C7A36">
        <w:t xml:space="preserve"> patients</w:t>
      </w:r>
      <w:r w:rsidR="00B55252" w:rsidRPr="008C7A36">
        <w:t>.</w:t>
      </w:r>
      <w:r w:rsidR="00B84D41" w:rsidRPr="008C7A36">
        <w:t xml:space="preserve"> </w:t>
      </w:r>
      <w:r w:rsidR="00401644" w:rsidRPr="008C7A36">
        <w:t>Additionally, percent chang</w:t>
      </w:r>
      <w:r w:rsidR="004B2ADC" w:rsidRPr="008C7A36">
        <w:t>es in flow in the SCAo, SMV, and PV</w:t>
      </w:r>
      <w:r w:rsidR="00401644" w:rsidRPr="008C7A36">
        <w:t xml:space="preserve"> were significantly greater in CMI- patients compared to CMI</w:t>
      </w:r>
      <w:r w:rsidR="00FF43FF" w:rsidRPr="008C7A36">
        <w:t>+</w:t>
      </w:r>
      <w:r w:rsidR="00401644" w:rsidRPr="008C7A36">
        <w:t xml:space="preserve"> patients</w:t>
      </w:r>
      <w:r w:rsidR="009857F0" w:rsidRPr="008C7A36">
        <w:t>.</w:t>
      </w:r>
    </w:p>
    <w:p w14:paraId="4D55EEC8" w14:textId="4E55C3A2" w:rsidR="00AE46CD" w:rsidRPr="008C7A36" w:rsidRDefault="00AE46CD" w:rsidP="008C7A36">
      <w:pPr>
        <w:pStyle w:val="Heading2"/>
        <w:spacing w:line="480" w:lineRule="auto"/>
        <w:jc w:val="both"/>
        <w:rPr>
          <w:szCs w:val="24"/>
        </w:rPr>
      </w:pPr>
      <w:r w:rsidRPr="008C7A36">
        <w:rPr>
          <w:szCs w:val="24"/>
        </w:rPr>
        <w:t xml:space="preserve">Data Conclusion: </w:t>
      </w:r>
    </w:p>
    <w:p w14:paraId="4B3EF272" w14:textId="63EDB92B" w:rsidR="00A515AB" w:rsidRPr="008C7A36" w:rsidRDefault="00BD03A0" w:rsidP="008C7A36">
      <w:pPr>
        <w:spacing w:line="480" w:lineRule="auto"/>
        <w:jc w:val="both"/>
      </w:pPr>
      <w:r w:rsidRPr="008C7A36">
        <w:t>4D flow</w:t>
      </w:r>
      <w:r w:rsidR="0072309F" w:rsidRPr="008C7A36">
        <w:t xml:space="preserve"> </w:t>
      </w:r>
      <w:r w:rsidRPr="008C7A36">
        <w:t xml:space="preserve">MRI </w:t>
      </w:r>
      <w:r w:rsidR="008D1027" w:rsidRPr="008C7A36">
        <w:t xml:space="preserve">with large volumetric coverage </w:t>
      </w:r>
      <w:r w:rsidR="007F4DD7" w:rsidRPr="008C7A36">
        <w:t>demonstrated significant differences in the redistribution of blood flow in the SCAo, SMA, SMV, and PV in CMI</w:t>
      </w:r>
      <w:r w:rsidR="00FF43FF" w:rsidRPr="008C7A36">
        <w:t>+</w:t>
      </w:r>
      <w:r w:rsidR="007F4DD7" w:rsidRPr="008C7A36">
        <w:t xml:space="preserve"> patients after a meal challenge. This approach </w:t>
      </w:r>
      <w:r w:rsidR="00297BC1" w:rsidRPr="008C7A36">
        <w:t>may</w:t>
      </w:r>
      <w:r w:rsidR="00AD643B" w:rsidRPr="008C7A36">
        <w:t xml:space="preserve"> assist </w:t>
      </w:r>
      <w:r w:rsidR="0072309F" w:rsidRPr="008C7A36">
        <w:t xml:space="preserve">in </w:t>
      </w:r>
      <w:r w:rsidR="004B2ADC" w:rsidRPr="008C7A36">
        <w:t xml:space="preserve">the </w:t>
      </w:r>
      <w:r w:rsidR="007F4DD7" w:rsidRPr="008C7A36">
        <w:t xml:space="preserve">challenging </w:t>
      </w:r>
      <w:r w:rsidR="0072309F" w:rsidRPr="008C7A36">
        <w:t>diagnos</w:t>
      </w:r>
      <w:r w:rsidR="007F4DD7" w:rsidRPr="008C7A36">
        <w:t>is of</w:t>
      </w:r>
      <w:r w:rsidR="0072309F" w:rsidRPr="008C7A36">
        <w:t xml:space="preserve"> CMI</w:t>
      </w:r>
      <w:r w:rsidR="00EE300A" w:rsidRPr="008C7A36">
        <w:t>.</w:t>
      </w:r>
      <w:r w:rsidR="00500DFB" w:rsidRPr="008C7A36">
        <w:t xml:space="preserve"> </w:t>
      </w:r>
    </w:p>
    <w:p w14:paraId="0A6D4BE7" w14:textId="611C3BD6" w:rsidR="002073EC" w:rsidRPr="008C7A36" w:rsidRDefault="002073EC" w:rsidP="008C7A36">
      <w:pPr>
        <w:pStyle w:val="Heading2"/>
        <w:spacing w:line="480" w:lineRule="auto"/>
        <w:jc w:val="both"/>
        <w:rPr>
          <w:szCs w:val="24"/>
        </w:rPr>
      </w:pPr>
      <w:r w:rsidRPr="008C7A36">
        <w:rPr>
          <w:szCs w:val="24"/>
        </w:rPr>
        <w:t xml:space="preserve">Level of Evidence: </w:t>
      </w:r>
    </w:p>
    <w:p w14:paraId="133063CD" w14:textId="3138C967" w:rsidR="002073EC" w:rsidRPr="008C7A36" w:rsidRDefault="002073EC" w:rsidP="008C7A36">
      <w:pPr>
        <w:spacing w:line="480" w:lineRule="auto"/>
        <w:jc w:val="both"/>
      </w:pPr>
      <w:r w:rsidRPr="008C7A36">
        <w:t>3</w:t>
      </w:r>
    </w:p>
    <w:p w14:paraId="4AB32BFD" w14:textId="43B5DA0F" w:rsidR="002073EC" w:rsidRPr="008C7A36" w:rsidRDefault="002073EC" w:rsidP="008C7A36">
      <w:pPr>
        <w:pStyle w:val="Heading2"/>
        <w:spacing w:line="480" w:lineRule="auto"/>
        <w:jc w:val="both"/>
        <w:rPr>
          <w:szCs w:val="24"/>
        </w:rPr>
      </w:pPr>
      <w:r w:rsidRPr="008C7A36">
        <w:rPr>
          <w:szCs w:val="24"/>
        </w:rPr>
        <w:t xml:space="preserve">Technical Efficacy: </w:t>
      </w:r>
    </w:p>
    <w:p w14:paraId="327B3F60" w14:textId="4F9DFBD1" w:rsidR="002073EC" w:rsidRPr="008C7A36" w:rsidRDefault="002073EC" w:rsidP="008C7A36">
      <w:pPr>
        <w:spacing w:line="480" w:lineRule="auto"/>
        <w:jc w:val="both"/>
      </w:pPr>
      <w:r w:rsidRPr="008C7A36">
        <w:t>Stage 3</w:t>
      </w:r>
    </w:p>
    <w:bookmarkEnd w:id="0"/>
    <w:p w14:paraId="74B650E2" w14:textId="4C12D948" w:rsidR="00AE46CD" w:rsidRPr="008C7A36" w:rsidRDefault="00AE46CD" w:rsidP="008C7A36">
      <w:pPr>
        <w:pStyle w:val="Heading1"/>
        <w:spacing w:line="480" w:lineRule="auto"/>
        <w:jc w:val="both"/>
        <w:rPr>
          <w:sz w:val="24"/>
          <w:szCs w:val="24"/>
        </w:rPr>
      </w:pPr>
      <w:r w:rsidRPr="008C7A36">
        <w:rPr>
          <w:sz w:val="24"/>
          <w:szCs w:val="24"/>
        </w:rPr>
        <w:lastRenderedPageBreak/>
        <w:t>Key</w:t>
      </w:r>
      <w:r w:rsidR="00797BCE" w:rsidRPr="008C7A36">
        <w:rPr>
          <w:sz w:val="24"/>
          <w:szCs w:val="24"/>
        </w:rPr>
        <w:t>w</w:t>
      </w:r>
      <w:r w:rsidRPr="008C7A36">
        <w:rPr>
          <w:sz w:val="24"/>
          <w:szCs w:val="24"/>
        </w:rPr>
        <w:t>ords:</w:t>
      </w:r>
    </w:p>
    <w:p w14:paraId="1149F354" w14:textId="3F1E2C53" w:rsidR="00AE46CD" w:rsidRPr="008C7A36" w:rsidRDefault="00AE46CD" w:rsidP="008C7A36">
      <w:pPr>
        <w:spacing w:line="480" w:lineRule="auto"/>
        <w:jc w:val="both"/>
      </w:pPr>
      <w:r w:rsidRPr="008C7A36">
        <w:t xml:space="preserve">4D flow MRI; phase contrast; radial undersampling; </w:t>
      </w:r>
      <w:r w:rsidR="006F4F3D" w:rsidRPr="008C7A36">
        <w:t>hemodynamics</w:t>
      </w:r>
      <w:r w:rsidRPr="008C7A36">
        <w:t>; atherosclerosis</w:t>
      </w:r>
      <w:r w:rsidR="000F39AA" w:rsidRPr="008C7A36">
        <w:t>; chronic mesenteric ischemia</w:t>
      </w:r>
    </w:p>
    <w:p w14:paraId="064CA41A" w14:textId="0A267600" w:rsidR="000504F0" w:rsidRPr="00797BCE" w:rsidRDefault="00A13B16">
      <w:r>
        <w:br w:type="page"/>
      </w:r>
    </w:p>
    <w:p w14:paraId="2E190822" w14:textId="71589D87" w:rsidR="00D02C24" w:rsidRPr="00A14B74" w:rsidRDefault="00D02C24" w:rsidP="00A3262E">
      <w:pPr>
        <w:pStyle w:val="Heading1"/>
        <w:spacing w:line="480" w:lineRule="auto"/>
      </w:pPr>
      <w:r w:rsidRPr="00A14B74">
        <w:lastRenderedPageBreak/>
        <w:t>Introduction:</w:t>
      </w:r>
    </w:p>
    <w:p w14:paraId="11C8AFFD" w14:textId="4D06615D" w:rsidR="001152C0" w:rsidRDefault="00D02C24" w:rsidP="00D46637">
      <w:pPr>
        <w:autoSpaceDE w:val="0"/>
        <w:autoSpaceDN w:val="0"/>
        <w:adjustRightInd w:val="0"/>
        <w:spacing w:line="480" w:lineRule="auto"/>
        <w:jc w:val="both"/>
      </w:pPr>
      <w:r w:rsidRPr="00A14B74">
        <w:t xml:space="preserve">Chronic </w:t>
      </w:r>
      <w:r w:rsidRPr="00F3645B">
        <w:t xml:space="preserve">mesenteric ischemia (CMI) is a </w:t>
      </w:r>
      <w:r w:rsidR="00E14033">
        <w:t xml:space="preserve">diseased caused by </w:t>
      </w:r>
      <w:r w:rsidRPr="00F3645B">
        <w:t xml:space="preserve">underlying stenotic and occlusive diseases </w:t>
      </w:r>
      <w:r w:rsidR="00550075" w:rsidRPr="00F3645B">
        <w:t xml:space="preserve">typically </w:t>
      </w:r>
      <w:r w:rsidRPr="00F3645B">
        <w:t xml:space="preserve">affecting </w:t>
      </w:r>
      <w:r w:rsidR="007F4DD7" w:rsidRPr="00F3645B">
        <w:t>the</w:t>
      </w:r>
      <w:r w:rsidR="00462825" w:rsidRPr="00F3645B">
        <w:t xml:space="preserve"> proximal portions of</w:t>
      </w:r>
      <w:r w:rsidR="007F4DD7" w:rsidRPr="00F3645B">
        <w:t xml:space="preserve"> </w:t>
      </w:r>
      <w:r w:rsidR="00550075" w:rsidRPr="00F3645B">
        <w:t xml:space="preserve">the primary </w:t>
      </w:r>
      <w:r w:rsidRPr="00F3645B">
        <w:t>mesenteric v</w:t>
      </w:r>
      <w:r w:rsidR="00550075" w:rsidRPr="00F3645B">
        <w:t>essels</w:t>
      </w:r>
      <w:r w:rsidR="00346700">
        <w:t xml:space="preserve"> –</w:t>
      </w:r>
      <w:r w:rsidR="00462825" w:rsidRPr="00F3645B">
        <w:t xml:space="preserve"> the celiac artery (CA), superior mesenteric artery (SMA), and inferior mesenteric artery (IMA)</w:t>
      </w:r>
      <w:r w:rsidR="001A2EBF">
        <w:t xml:space="preserve"> – </w:t>
      </w:r>
      <w:r w:rsidR="00E14033">
        <w:t xml:space="preserve">resulting in </w:t>
      </w:r>
      <w:r w:rsidR="00E14033" w:rsidRPr="00F3645B">
        <w:t xml:space="preserve">inadequate blood flow to the small intestine </w:t>
      </w:r>
      <w:r w:rsidR="00E14033">
        <w:t>following meal ingestion</w:t>
      </w:r>
      <w:r w:rsidR="00462825" w:rsidRPr="00F3645B">
        <w:t xml:space="preserve"> </w:t>
      </w:r>
      <w:r w:rsidR="00462825" w:rsidRPr="00F3645B">
        <w:fldChar w:fldCharType="begin"/>
      </w:r>
      <w:r w:rsidR="00462825" w:rsidRPr="00F3645B">
        <w:instrText xml:space="preserve"> ADDIN EN.CITE &lt;EndNote&gt;&lt;Cite&gt;&lt;Author&gt;van Bockel&lt;/Author&gt;&lt;Year&gt;2001&lt;/Year&gt;&lt;RecNum&gt;883&lt;/RecNum&gt;&lt;DisplayText&gt;(1)&lt;/DisplayText&gt;&lt;record&gt;&lt;rec-number&gt;883&lt;/rec-number&gt;&lt;foreign-keys&gt;&lt;key app="EN" db-id="xeep5d99wefzf1e2de75p900wp0assr5afff" timestamp="1584109943" guid="d3f257e3-129d-4dd3-b54d-cdb875ce0510"&gt;883&lt;/key&gt;&lt;/foreign-keys&gt;&lt;ref-type name="Journal Article"&gt;17&lt;/ref-type&gt;&lt;contributors&gt;&lt;authors&gt;&lt;author&gt;van Bockel, J. H.&lt;/author&gt;&lt;author&gt;Geelkerken, R. H.&lt;/author&gt;&lt;author&gt;Wasser, M. N.&lt;/author&gt;&lt;/authors&gt;&lt;/contributors&gt;&lt;auth-address&gt;Department of Vascular Surgery, Leiden University Medical Centre, Leiden, 2300 RC, The Netherlands. bockel@lumc.nl&lt;/auth-address&gt;&lt;titles&gt;&lt;title&gt;Chronic splanchnic ischaemia&lt;/title&gt;&lt;secondary-title&gt;Best Pract Res Clin Gastroenterol&lt;/secondary-title&gt;&lt;/titles&gt;&lt;periodical&gt;&lt;full-title&gt;Best Pract Res Clin Gastroenterol&lt;/full-title&gt;&lt;/periodical&gt;&lt;pages&gt;99-119&lt;/pages&gt;&lt;volume&gt;15&lt;/volume&gt;&lt;number&gt;1&lt;/number&gt;&lt;edition&gt;2001/05/18&lt;/edition&gt;&lt;keywords&gt;&lt;keyword&gt;Angiography&lt;/keyword&gt;&lt;keyword&gt;Arterial Occlusive Diseases/diagnosis/surgery&lt;/keyword&gt;&lt;keyword&gt;Chronic Disease&lt;/keyword&gt;&lt;keyword&gt;Digestive System/*blood supply&lt;/keyword&gt;&lt;keyword&gt;Female&lt;/keyword&gt;&lt;keyword&gt;Humans&lt;/keyword&gt;&lt;keyword&gt;Ischemia/*diagnosis/*surgery&lt;/keyword&gt;&lt;keyword&gt;Mesenteric Arteries/diagnostic imaging/physiopathology&lt;/keyword&gt;&lt;keyword&gt;Prognosis&lt;/keyword&gt;&lt;keyword&gt;*Splanchnic Circulation&lt;/keyword&gt;&lt;keyword&gt;Treatment Outcome&lt;/keyword&gt;&lt;keyword&gt;Ultrasonography, Doppler&lt;/keyword&gt;&lt;keyword&gt;Vascular Surgical Procedures/methods&lt;/keyword&gt;&lt;/keywords&gt;&lt;dates&gt;&lt;year&gt;2001&lt;/year&gt;&lt;pub-dates&gt;&lt;date&gt;Feb&lt;/date&gt;&lt;/pub-dates&gt;&lt;/dates&gt;&lt;isbn&gt;1521-6918 (Print)&amp;#xD;1521-6918 (Linking)&lt;/isbn&gt;&lt;accession-num&gt;11355903&lt;/accession-num&gt;&lt;urls&gt;&lt;related-urls&gt;&lt;url&gt;https://www.ncbi.nlm.nih.gov/pubmed/11355903&lt;/url&gt;&lt;/related-urls&gt;&lt;/urls&gt;&lt;electronic-resource-num&gt;10.1053/bega.2001.0158&lt;/electronic-resource-num&gt;&lt;/record&gt;&lt;/Cite&gt;&lt;/EndNote&gt;</w:instrText>
      </w:r>
      <w:r w:rsidR="00462825" w:rsidRPr="00F3645B">
        <w:fldChar w:fldCharType="separate"/>
      </w:r>
      <w:r w:rsidR="00462825" w:rsidRPr="00F3645B">
        <w:rPr>
          <w:noProof/>
        </w:rPr>
        <w:t>(</w:t>
      </w:r>
      <w:hyperlink w:anchor="_ENREF_1" w:tooltip="van Bockel, 2001 #883" w:history="1">
        <w:r w:rsidR="008A3003" w:rsidRPr="00F3645B">
          <w:rPr>
            <w:noProof/>
          </w:rPr>
          <w:t>1</w:t>
        </w:r>
      </w:hyperlink>
      <w:r w:rsidR="00462825" w:rsidRPr="00F3645B">
        <w:rPr>
          <w:noProof/>
        </w:rPr>
        <w:t>)</w:t>
      </w:r>
      <w:r w:rsidR="00462825" w:rsidRPr="00F3645B">
        <w:fldChar w:fldCharType="end"/>
      </w:r>
      <w:r w:rsidRPr="00F3645B">
        <w:t xml:space="preserve">. </w:t>
      </w:r>
      <w:r w:rsidR="00AF3F02" w:rsidRPr="00AF3F02">
        <w:t>While mesenteric artery stenoses are relatively common in aging populations, chronic mesenteric ischemia is rare because</w:t>
      </w:r>
      <w:r w:rsidR="00AF3F02">
        <w:t xml:space="preserve"> </w:t>
      </w:r>
      <w:r w:rsidR="001A2EBF">
        <w:t xml:space="preserve">of </w:t>
      </w:r>
      <w:r w:rsidR="00AF3F02" w:rsidRPr="00AF3F02">
        <w:t xml:space="preserve">collateral pathways within the mesenteric vasculature </w:t>
      </w:r>
      <w:r w:rsidR="001A2EBF">
        <w:t xml:space="preserve">that </w:t>
      </w:r>
      <w:r w:rsidR="00AF3F02">
        <w:t xml:space="preserve">often </w:t>
      </w:r>
      <w:r w:rsidR="00AF3F02" w:rsidRPr="00AF3F02">
        <w:t xml:space="preserve">compensate for reduced </w:t>
      </w:r>
      <w:r w:rsidR="001A2EBF">
        <w:t xml:space="preserve">blood </w:t>
      </w:r>
      <w:r w:rsidR="00AF3F02" w:rsidRPr="00AF3F02">
        <w:t xml:space="preserve">flow </w:t>
      </w:r>
      <w:r w:rsidR="00AF3F02" w:rsidRPr="00AF3F02">
        <w:fldChar w:fldCharType="begin"/>
      </w:r>
      <w:r w:rsidR="00AF3F02" w:rsidRPr="00AF3F02">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sidR="00AF3F02" w:rsidRPr="00AF3F02">
        <w:fldChar w:fldCharType="separate"/>
      </w:r>
      <w:r w:rsidR="00AF3F02" w:rsidRPr="00AF3F02">
        <w:rPr>
          <w:noProof/>
        </w:rPr>
        <w:t>(</w:t>
      </w:r>
      <w:hyperlink w:anchor="_ENREF_2" w:tooltip="Kolkman, 2017 #928" w:history="1">
        <w:r w:rsidR="008A3003" w:rsidRPr="00AF3F02">
          <w:rPr>
            <w:noProof/>
          </w:rPr>
          <w:t>2</w:t>
        </w:r>
      </w:hyperlink>
      <w:r w:rsidR="00AF3F02" w:rsidRPr="00AF3F02">
        <w:rPr>
          <w:noProof/>
        </w:rPr>
        <w:t>)</w:t>
      </w:r>
      <w:r w:rsidR="00AF3F02" w:rsidRPr="00AF3F02">
        <w:fldChar w:fldCharType="end"/>
      </w:r>
      <w:r w:rsidR="00AF3F02" w:rsidRPr="00AF3F02">
        <w:t xml:space="preserve">.  </w:t>
      </w:r>
      <w:r w:rsidR="00462825" w:rsidRPr="00F3645B">
        <w:t xml:space="preserve">Thus, it is commonly recognized that at least 2 of the 3 main mesenteric arteries must be occluded to result in symptomatic CMI </w:t>
      </w:r>
      <w:r w:rsidR="00462825" w:rsidRPr="00F3645B">
        <w:fldChar w:fldCharType="begin"/>
      </w:r>
      <w:r w:rsidR="009A258C" w:rsidRPr="00F3645B">
        <w:instrText xml:space="preserve"> ADDIN EN.CITE &lt;EndNote&gt;&lt;Cite&gt;&lt;Author&gt;Stanton&lt;/Author&gt;&lt;Year&gt;1986&lt;/Year&gt;&lt;RecNum&gt;880&lt;/RecNum&gt;&lt;DisplayText&gt;(3)&lt;/DisplayText&gt;&lt;record&gt;&lt;rec-number&gt;880&lt;/rec-number&gt;&lt;foreign-keys&gt;&lt;key app="EN" db-id="xeep5d99wefzf1e2de75p900wp0assr5afff" timestamp="1584109940" guid="0944cdc2-6732-4432-b0b2-f41be5b94a43"&gt;880&lt;/key&gt;&lt;/foreign-keys&gt;&lt;ref-type name="Journal Article"&gt;17&lt;/ref-type&gt;&lt;contributors&gt;&lt;authors&gt;&lt;author&gt;Stanton, Paul E.&lt;/author&gt;&lt;author&gt;Hollier, Paul A.&lt;/author&gt;&lt;author&gt;Seidel, Terry W.&lt;/author&gt;&lt;author&gt;Rosenthal, David&lt;/author&gt;&lt;author&gt;Clark, Michael&lt;/author&gt;&lt;author&gt;Lamis, Pano A.&lt;/author&gt;&lt;/authors&gt;&lt;/contributors&gt;&lt;titles&gt;&lt;title&gt;Chronic intestinal ischemia: Diagnosis and therapy&lt;/title&gt;&lt;secondary-title&gt;Journal of Vascular Surgery&lt;/secondary-title&gt;&lt;/titles&gt;&lt;periodical&gt;&lt;full-title&gt;Journal of Vascular Surgery&lt;/full-title&gt;&lt;/periodical&gt;&lt;pages&gt;338-344&lt;/pages&gt;&lt;volume&gt;4&lt;/volume&gt;&lt;number&gt;4&lt;/number&gt;&lt;section&gt;338&lt;/section&gt;&lt;dates&gt;&lt;year&gt;1986&lt;/year&gt;&lt;/dates&gt;&lt;isbn&gt;07415214&lt;/isbn&gt;&lt;urls&gt;&lt;/urls&gt;&lt;electronic-resource-num&gt;10.1067/mva.1986.avs0040338&lt;/electronic-resource-num&gt;&lt;/record&gt;&lt;/Cite&gt;&lt;/EndNote&gt;</w:instrText>
      </w:r>
      <w:r w:rsidR="00462825" w:rsidRPr="00F3645B">
        <w:fldChar w:fldCharType="separate"/>
      </w:r>
      <w:r w:rsidR="009A258C" w:rsidRPr="00F3645B">
        <w:rPr>
          <w:noProof/>
        </w:rPr>
        <w:t>(</w:t>
      </w:r>
      <w:hyperlink w:anchor="_ENREF_3" w:tooltip="Stanton, 1986 #880" w:history="1">
        <w:r w:rsidR="008A3003" w:rsidRPr="00F3645B">
          <w:rPr>
            <w:noProof/>
          </w:rPr>
          <w:t>3</w:t>
        </w:r>
      </w:hyperlink>
      <w:r w:rsidR="009A258C" w:rsidRPr="00F3645B">
        <w:rPr>
          <w:noProof/>
        </w:rPr>
        <w:t>)</w:t>
      </w:r>
      <w:r w:rsidR="00462825" w:rsidRPr="00F3645B">
        <w:fldChar w:fldCharType="end"/>
      </w:r>
      <w:r w:rsidR="00462825" w:rsidRPr="00F3645B">
        <w:t xml:space="preserve">.  </w:t>
      </w:r>
      <w:r w:rsidR="009A258C" w:rsidRPr="00F3645B">
        <w:t xml:space="preserve">In patients with CMI, the normal increase in mesenteric blood flow after meal consumption (postprandial hyperemia) is </w:t>
      </w:r>
      <w:r w:rsidR="00550075" w:rsidRPr="00F3645B">
        <w:t xml:space="preserve">stunted </w:t>
      </w:r>
      <w:r w:rsidR="009A258C" w:rsidRPr="00F3645B">
        <w:t xml:space="preserve">causing dull, postprandial abdominal pain 15-60 minutes after meal ingestion with pain continuing up to 4 hours. </w:t>
      </w:r>
      <w:r w:rsidR="009F2230" w:rsidRPr="00F3645B">
        <w:t>This</w:t>
      </w:r>
      <w:r w:rsidRPr="00F3645B">
        <w:t xml:space="preserve"> subsequently lead</w:t>
      </w:r>
      <w:r w:rsidR="009F2230" w:rsidRPr="00F3645B">
        <w:t>s</w:t>
      </w:r>
      <w:r w:rsidRPr="00F3645B">
        <w:t xml:space="preserve"> to fear of food, severe weight loss, malnutrition</w:t>
      </w:r>
      <w:r w:rsidR="002620E2" w:rsidRPr="00F3645B">
        <w:t xml:space="preserve">, and </w:t>
      </w:r>
      <w:r w:rsidR="006925C0" w:rsidRPr="00F3645B">
        <w:t>can</w:t>
      </w:r>
      <w:r w:rsidR="0086687E" w:rsidRPr="00F3645B">
        <w:t xml:space="preserve"> </w:t>
      </w:r>
      <w:r w:rsidR="00CF11C8" w:rsidRPr="00F3645B">
        <w:t xml:space="preserve">eventually </w:t>
      </w:r>
      <w:r w:rsidR="0086687E" w:rsidRPr="00F3645B">
        <w:t>progress to</w:t>
      </w:r>
      <w:r w:rsidR="00650D54" w:rsidRPr="00F3645B">
        <w:t xml:space="preserve"> </w:t>
      </w:r>
      <w:r w:rsidR="0086687E" w:rsidRPr="00F3645B">
        <w:t>acute-on-chronic</w:t>
      </w:r>
      <w:r w:rsidR="00CF11C8" w:rsidRPr="00F3645B">
        <w:t xml:space="preserve"> </w:t>
      </w:r>
      <w:r w:rsidR="00F619D7" w:rsidRPr="00F3645B">
        <w:t xml:space="preserve">mesenteric </w:t>
      </w:r>
      <w:r w:rsidR="00CF11C8" w:rsidRPr="00F3645B">
        <w:t>ischemia</w:t>
      </w:r>
      <w:r w:rsidR="000C7BA6" w:rsidRPr="00F3645B">
        <w:t xml:space="preserve"> </w:t>
      </w:r>
      <w:r w:rsidR="001162A5" w:rsidRPr="00F3645B">
        <w:t xml:space="preserve">which is associated with a high mortality rate </w:t>
      </w:r>
      <w:r w:rsidR="000C7BA6" w:rsidRPr="00F3645B">
        <w:fldChar w:fldCharType="begin"/>
      </w:r>
      <w:r w:rsidR="003B3B10" w:rsidRPr="00F3645B">
        <w:instrText xml:space="preserve"> ADDIN EN.CITE &lt;EndNote&gt;&lt;Cite&gt;&lt;Author&gt;Sreenarasimhaiah&lt;/Author&gt;&lt;Year&gt;2005&lt;/Year&gt;&lt;RecNum&gt;925&lt;/RecNum&gt;&lt;DisplayText&gt;(4)&lt;/DisplayText&gt;&lt;record&gt;&lt;rec-number&gt;925&lt;/rec-number&gt;&lt;foreign-keys&gt;&lt;key app="EN" db-id="xeep5d99wefzf1e2de75p900wp0assr5afff" timestamp="1584111865" guid="3b25860d-d50b-404d-a205-228d11f98c55"&gt;925&lt;/key&gt;&lt;/foreign-keys&gt;&lt;ref-type name="Journal Article"&gt;17&lt;/ref-type&gt;&lt;contributors&gt;&lt;authors&gt;&lt;author&gt;Sreenarasimhaiah, J.&lt;/author&gt;&lt;/authors&gt;&lt;/contributors&gt;&lt;auth-address&gt;Department of Medicine, Division of Digestive and Liver Diseases, University of Texas Southwestern, 5323 Harry Hines Blvd, MC 8887, Dallas, TX 75390-9083, USA. jayaprakashsree@hotmail.com&lt;/auth-address&gt;&lt;titles&gt;&lt;title&gt;Chronic mesenteric ischemia&lt;/title&gt;&lt;secondary-title&gt;Best Pract Res Clin Gastroenterol&lt;/secondary-title&gt;&lt;/titles&gt;&lt;periodical&gt;&lt;full-title&gt;Best Pract Res Clin Gastroenterol&lt;/full-title&gt;&lt;/periodical&gt;&lt;pages&gt;283-95&lt;/pages&gt;&lt;volume&gt;19&lt;/volume&gt;&lt;number&gt;2&lt;/number&gt;&lt;edition&gt;2005/04/19&lt;/edition&gt;&lt;keywords&gt;&lt;keyword&gt;Abdominal Pain/etiology&lt;/keyword&gt;&lt;keyword&gt;Chronic Disease&lt;/keyword&gt;&lt;keyword&gt;Humans&lt;/keyword&gt;&lt;keyword&gt;Ischemia/*diagnosis/etiology/physiopathology/*therapy&lt;/keyword&gt;&lt;keyword&gt;Mesentery/*blood supply&lt;/keyword&gt;&lt;keyword&gt;Splanchnic Circulation/physiology&lt;/keyword&gt;&lt;/keywords&gt;&lt;dates&gt;&lt;year&gt;2005&lt;/year&gt;&lt;pub-dates&gt;&lt;date&gt;Apr&lt;/date&gt;&lt;/pub-dates&gt;&lt;/dates&gt;&lt;isbn&gt;1521-6918 (Print)&amp;#xD;1521-6918&lt;/isbn&gt;&lt;accession-num&gt;15833694&lt;/accession-num&gt;&lt;urls&gt;&lt;/urls&gt;&lt;electronic-resource-num&gt;10.1016/j.bpg.2004.11.002&lt;/electronic-resource-num&gt;&lt;remote-database-provider&gt;NLM&lt;/remote-database-provider&gt;&lt;language&gt;eng&lt;/language&gt;&lt;/record&gt;&lt;/Cite&gt;&lt;/EndNote&gt;</w:instrText>
      </w:r>
      <w:r w:rsidR="000C7BA6" w:rsidRPr="00F3645B">
        <w:fldChar w:fldCharType="separate"/>
      </w:r>
      <w:r w:rsidR="003B3B10" w:rsidRPr="00F3645B">
        <w:rPr>
          <w:noProof/>
        </w:rPr>
        <w:t>(</w:t>
      </w:r>
      <w:hyperlink w:anchor="_ENREF_4" w:tooltip="Sreenarasimhaiah, 2005 #925" w:history="1">
        <w:r w:rsidR="008A3003" w:rsidRPr="00F3645B">
          <w:rPr>
            <w:noProof/>
          </w:rPr>
          <w:t>4</w:t>
        </w:r>
      </w:hyperlink>
      <w:r w:rsidR="003B3B10" w:rsidRPr="00F3645B">
        <w:rPr>
          <w:noProof/>
        </w:rPr>
        <w:t>)</w:t>
      </w:r>
      <w:r w:rsidR="000C7BA6" w:rsidRPr="00F3645B">
        <w:fldChar w:fldCharType="end"/>
      </w:r>
      <w:r w:rsidR="00CF11C8" w:rsidRPr="00F3645B">
        <w:t>.</w:t>
      </w:r>
      <w:r w:rsidR="00303FD7" w:rsidRPr="00F3645B">
        <w:t xml:space="preserve"> </w:t>
      </w:r>
      <w:r w:rsidR="009857F0" w:rsidRPr="00F3645B">
        <w:t xml:space="preserve"> </w:t>
      </w:r>
      <w:r w:rsidR="000F63C5" w:rsidRPr="00070D4F">
        <w:t>Operative and endovascular interventions are treatment options that are often successful</w:t>
      </w:r>
      <w:r w:rsidR="00070D4F" w:rsidRPr="00070D4F">
        <w:t xml:space="preserve"> </w:t>
      </w:r>
      <w:r w:rsidR="00070D4F" w:rsidRPr="00070D4F">
        <w:fldChar w:fldCharType="begin">
          <w:fldData xml:space="preserve">PEVuZE5vdGU+PENpdGU+PEF1dGhvcj5QaWxsYWk8L0F1dGhvcj48WWVhcj4yMDE4PC9ZZWFyPjxS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</w:fldData>
        </w:fldChar>
      </w:r>
      <w:r w:rsidR="00070D4F" w:rsidRPr="00070D4F">
        <w:instrText xml:space="preserve"> ADDIN EN.CITE </w:instrText>
      </w:r>
      <w:r w:rsidR="00070D4F" w:rsidRPr="00070D4F">
        <w:fldChar w:fldCharType="begin">
          <w:fldData xml:space="preserve">PEVuZE5vdGU+PENpdGU+PEF1dGhvcj5QaWxsYWk8L0F1dGhvcj48WWVhcj4yMDE4PC9ZZWFyPjxS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</w:fldData>
        </w:fldChar>
      </w:r>
      <w:r w:rsidR="00070D4F" w:rsidRPr="00070D4F">
        <w:instrText xml:space="preserve"> ADDIN EN.CITE.DATA </w:instrText>
      </w:r>
      <w:r w:rsidR="00070D4F" w:rsidRPr="00070D4F">
        <w:fldChar w:fldCharType="end"/>
      </w:r>
      <w:r w:rsidR="00070D4F" w:rsidRPr="00070D4F">
        <w:fldChar w:fldCharType="separate"/>
      </w:r>
      <w:r w:rsidR="00070D4F" w:rsidRPr="00070D4F">
        <w:rPr>
          <w:noProof/>
        </w:rPr>
        <w:t>(</w:t>
      </w:r>
      <w:hyperlink w:anchor="_ENREF_5" w:tooltip="Pillai, 2018 #930" w:history="1">
        <w:r w:rsidR="008A3003" w:rsidRPr="00070D4F">
          <w:rPr>
            <w:noProof/>
          </w:rPr>
          <w:t>5</w:t>
        </w:r>
      </w:hyperlink>
      <w:r w:rsidR="00070D4F" w:rsidRPr="00070D4F">
        <w:rPr>
          <w:noProof/>
        </w:rPr>
        <w:t>)</w:t>
      </w:r>
      <w:r w:rsidR="00070D4F" w:rsidRPr="00070D4F">
        <w:fldChar w:fldCharType="end"/>
      </w:r>
      <w:r w:rsidR="000F63C5" w:rsidRPr="00070D4F">
        <w:t>, but the proper diagnosis of CMI is difficult and requires a high index of clinical suspicion with currently no well-established diagnostic criteria.</w:t>
      </w:r>
    </w:p>
    <w:p w14:paraId="2F71A492" w14:textId="07E7837A" w:rsidR="001152C0" w:rsidRPr="00A14B74" w:rsidRDefault="005638F8" w:rsidP="00D46637">
      <w:pPr>
        <w:autoSpaceDE w:val="0"/>
        <w:autoSpaceDN w:val="0"/>
        <w:adjustRightInd w:val="0"/>
        <w:spacing w:line="480" w:lineRule="auto"/>
        <w:jc w:val="both"/>
      </w:pPr>
      <w:r>
        <w:t xml:space="preserve">If clinical findings strongly suggest CMI, </w:t>
      </w:r>
      <w:r w:rsidR="00FD5800" w:rsidRPr="00A14B74">
        <w:t>c</w:t>
      </w:r>
      <w:r w:rsidR="00D02C24" w:rsidRPr="00A14B74">
        <w:t>ontrast-enhanced CT</w:t>
      </w:r>
      <w:r w:rsidR="00E405CD" w:rsidRPr="00A14B74">
        <w:t xml:space="preserve"> angiography (CTA)</w:t>
      </w:r>
      <w:r w:rsidR="00145F61">
        <w:t xml:space="preserve"> </w:t>
      </w:r>
      <w:r w:rsidR="00337AEB" w:rsidRPr="00A14B74">
        <w:t xml:space="preserve">of the abdomen </w:t>
      </w:r>
      <w:r w:rsidR="00145F61">
        <w:t>is</w:t>
      </w:r>
      <w:r w:rsidR="001E5604" w:rsidRPr="00A14B74">
        <w:t xml:space="preserve"> usually the first </w:t>
      </w:r>
      <w:r w:rsidR="00337AEB" w:rsidRPr="00A14B74">
        <w:t xml:space="preserve">diagnostic </w:t>
      </w:r>
      <w:r w:rsidR="001E5604" w:rsidRPr="00A14B74">
        <w:t xml:space="preserve">exam of choice because </w:t>
      </w:r>
      <w:r w:rsidR="00145F61">
        <w:t>it</w:t>
      </w:r>
      <w:r w:rsidR="00FD5800" w:rsidRPr="00A14B74">
        <w:t xml:space="preserve"> </w:t>
      </w:r>
      <w:r w:rsidR="00145F61">
        <w:t>can</w:t>
      </w:r>
      <w:r w:rsidR="00D02C24" w:rsidRPr="00A14B74">
        <w:t xml:space="preserve"> identify and locat</w:t>
      </w:r>
      <w:r w:rsidR="00145F61">
        <w:t>e</w:t>
      </w:r>
      <w:r w:rsidR="00D02C24" w:rsidRPr="00A14B74">
        <w:t xml:space="preserve"> regions of stenosis and occlusion, as well as simultaneously exclud</w:t>
      </w:r>
      <w:r w:rsidR="00145F61">
        <w:t>e</w:t>
      </w:r>
      <w:r w:rsidR="00D02C24" w:rsidRPr="00A14B74">
        <w:t xml:space="preserve"> other abdominal pathologies</w:t>
      </w:r>
      <w:r w:rsidR="00045053">
        <w:t xml:space="preserve"> </w:t>
      </w:r>
      <w:r w:rsidR="00C04C9C">
        <w:fldChar w:fldCharType="begin">
          <w:fldData xml:space="preserve">PEVuZE5vdGU+PENpdGU+PEF1dGhvcj5PbGl2YTwvQXV0aG9yPjxZZWFyPjIwMTM8L1llYXI+PFJl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</w:fldData>
        </w:fldChar>
      </w:r>
      <w:r w:rsidR="00070D4F">
        <w:instrText xml:space="preserve"> ADDIN EN.CITE </w:instrText>
      </w:r>
      <w:r w:rsidR="00070D4F">
        <w:fldChar w:fldCharType="begin">
          <w:fldData xml:space="preserve">PEVuZE5vdGU+PENpdGU+PEF1dGhvcj5PbGl2YTwvQXV0aG9yPjxZZWFyPjIwMTM8L1llYXI+PFJl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</w:fldData>
        </w:fldChar>
      </w:r>
      <w:r w:rsidR="00070D4F">
        <w:instrText xml:space="preserve"> ADDIN EN.CITE.DATA </w:instrText>
      </w:r>
      <w:r w:rsidR="00070D4F">
        <w:fldChar w:fldCharType="end"/>
      </w:r>
      <w:r w:rsidR="00C04C9C">
        <w:fldChar w:fldCharType="separate"/>
      </w:r>
      <w:r w:rsidR="00070D4F">
        <w:rPr>
          <w:noProof/>
        </w:rPr>
        <w:t>(</w:t>
      </w:r>
      <w:hyperlink w:anchor="_ENREF_6" w:tooltip="Oliva, 2013 #924" w:history="1">
        <w:r w:rsidR="008A3003">
          <w:rPr>
            <w:noProof/>
          </w:rPr>
          <w:t>6</w:t>
        </w:r>
      </w:hyperlink>
      <w:r w:rsidR="00070D4F">
        <w:rPr>
          <w:noProof/>
        </w:rPr>
        <w:t>,</w:t>
      </w:r>
      <w:hyperlink w:anchor="_ENREF_7" w:tooltip="Amin, 2014 #846" w:history="1">
        <w:r w:rsidR="008A3003">
          <w:rPr>
            <w:noProof/>
          </w:rPr>
          <w:t>7</w:t>
        </w:r>
      </w:hyperlink>
      <w:r w:rsidR="00070D4F">
        <w:rPr>
          <w:noProof/>
        </w:rPr>
        <w:t>)</w:t>
      </w:r>
      <w:r w:rsidR="00C04C9C">
        <w:fldChar w:fldCharType="end"/>
      </w:r>
      <w:r w:rsidR="004C3DB8" w:rsidRPr="00A14B74">
        <w:t>.</w:t>
      </w:r>
      <w:r w:rsidR="002A2512" w:rsidRPr="00A14B74">
        <w:t xml:space="preserve"> </w:t>
      </w:r>
      <w:r w:rsidR="002524A1" w:rsidRPr="00A14B74">
        <w:t>Contrast-enhance</w:t>
      </w:r>
      <w:r w:rsidR="000179EA" w:rsidRPr="00A14B74">
        <w:t>d</w:t>
      </w:r>
      <w:r w:rsidR="002524A1" w:rsidRPr="00A14B74">
        <w:t xml:space="preserve"> magnetic resonance angiography (CE-MRA) </w:t>
      </w:r>
      <w:r w:rsidR="003E1851">
        <w:t>may also be</w:t>
      </w:r>
      <w:r w:rsidR="002524A1" w:rsidRPr="00A14B74">
        <w:t xml:space="preserve"> used</w:t>
      </w:r>
      <w:r w:rsidR="003E1851">
        <w:t xml:space="preserve">, with studies demonstrating both </w:t>
      </w:r>
      <w:r w:rsidR="002524A1" w:rsidRPr="00A14B74">
        <w:t>high sensitiv</w:t>
      </w:r>
      <w:r w:rsidR="003E1851">
        <w:t>ity</w:t>
      </w:r>
      <w:r w:rsidR="0014709F" w:rsidRPr="00A14B74">
        <w:t xml:space="preserve"> and specific</w:t>
      </w:r>
      <w:r w:rsidR="003E1851">
        <w:t>ity</w:t>
      </w:r>
      <w:r w:rsidR="002524A1" w:rsidRPr="00A14B74">
        <w:t xml:space="preserve"> in detecting proximal </w:t>
      </w:r>
      <w:r w:rsidR="0014709F" w:rsidRPr="00A14B74">
        <w:t>mesenteric lesions</w:t>
      </w:r>
      <w:r w:rsidR="00045053">
        <w:t xml:space="preserve"> </w:t>
      </w:r>
      <w:r w:rsidR="00C04C9C">
        <w:fldChar w:fldCharType="begin">
          <w:fldData xml:space="preserve">PEVuZE5vdGU+PENpdGU+PEF1dGhvcj5DYXJsb3M8L0F1dGhvcj48WWVhcj4yMDAxPC9ZZWFyPjxS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</w:fldData>
        </w:fldChar>
      </w:r>
      <w:r w:rsidR="00070D4F">
        <w:instrText xml:space="preserve"> ADDIN EN.CITE </w:instrText>
      </w:r>
      <w:r w:rsidR="00070D4F">
        <w:fldChar w:fldCharType="begin">
          <w:fldData xml:space="preserve">PEVuZE5vdGU+PENpdGU+PEF1dGhvcj5DYXJsb3M8L0F1dGhvcj48WWVhcj4yMDAxPC9ZZWFyPjxS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</w:fldData>
        </w:fldChar>
      </w:r>
      <w:r w:rsidR="00070D4F">
        <w:instrText xml:space="preserve"> ADDIN EN.CITE.DATA </w:instrText>
      </w:r>
      <w:r w:rsidR="00070D4F">
        <w:fldChar w:fldCharType="end"/>
      </w:r>
      <w:r w:rsidR="00C04C9C">
        <w:fldChar w:fldCharType="separate"/>
      </w:r>
      <w:r w:rsidR="00070D4F">
        <w:rPr>
          <w:noProof/>
        </w:rPr>
        <w:t>(</w:t>
      </w:r>
      <w:hyperlink w:anchor="_ENREF_8" w:tooltip="Carlos, 2001 #923" w:history="1">
        <w:r w:rsidR="008A3003">
          <w:rPr>
            <w:noProof/>
          </w:rPr>
          <w:t>8</w:t>
        </w:r>
      </w:hyperlink>
      <w:r w:rsidR="00070D4F">
        <w:rPr>
          <w:noProof/>
        </w:rPr>
        <w:t>,</w:t>
      </w:r>
      <w:hyperlink w:anchor="_ENREF_9" w:tooltip="Meaney, 1997 #922" w:history="1">
        <w:r w:rsidR="008A3003">
          <w:rPr>
            <w:noProof/>
          </w:rPr>
          <w:t>9</w:t>
        </w:r>
      </w:hyperlink>
      <w:r w:rsidR="00070D4F">
        <w:rPr>
          <w:noProof/>
        </w:rPr>
        <w:t>)</w:t>
      </w:r>
      <w:r w:rsidR="00C04C9C">
        <w:fldChar w:fldCharType="end"/>
      </w:r>
      <w:r w:rsidR="002524A1" w:rsidRPr="00A14B74">
        <w:t xml:space="preserve">. </w:t>
      </w:r>
      <w:r w:rsidR="00D02C24" w:rsidRPr="00A14B74">
        <w:t xml:space="preserve">However, </w:t>
      </w:r>
      <w:r w:rsidR="0014709F" w:rsidRPr="00A14B74">
        <w:t xml:space="preserve">CTA </w:t>
      </w:r>
      <w:r w:rsidR="00145F61">
        <w:t>and</w:t>
      </w:r>
      <w:r w:rsidR="0014709F" w:rsidRPr="00A14B74">
        <w:t xml:space="preserve"> CE-MRA </w:t>
      </w:r>
      <w:r w:rsidR="00145F61">
        <w:rPr>
          <w:noProof/>
        </w:rPr>
        <w:t>lack</w:t>
      </w:r>
      <w:r w:rsidR="00CA4668">
        <w:rPr>
          <w:noProof/>
        </w:rPr>
        <w:t xml:space="preserve"> </w:t>
      </w:r>
      <w:r w:rsidR="00D02C24" w:rsidRPr="00A14B74">
        <w:t xml:space="preserve">functional information regarding </w:t>
      </w:r>
      <w:r w:rsidR="00981B3F">
        <w:t xml:space="preserve">mesenteric </w:t>
      </w:r>
      <w:r w:rsidR="00D02C24" w:rsidRPr="00A14B74">
        <w:t xml:space="preserve">blood flow, </w:t>
      </w:r>
      <w:r w:rsidR="00145F61">
        <w:t>the</w:t>
      </w:r>
      <w:r w:rsidR="00D02C24" w:rsidRPr="00A14B74">
        <w:t xml:space="preserve"> </w:t>
      </w:r>
      <w:r w:rsidR="00145F61">
        <w:t>underlying</w:t>
      </w:r>
      <w:r w:rsidR="00D02C24" w:rsidRPr="00A14B74">
        <w:t xml:space="preserve"> physiological component of the disease. Duplex sonography has </w:t>
      </w:r>
      <w:r w:rsidR="000D0CC4" w:rsidRPr="00A14B74">
        <w:t xml:space="preserve">shown some success </w:t>
      </w:r>
      <w:r w:rsidR="000D0CC4" w:rsidRPr="00A14B74">
        <w:lastRenderedPageBreak/>
        <w:t>in</w:t>
      </w:r>
      <w:r w:rsidR="00632E64" w:rsidRPr="00A14B74">
        <w:t xml:space="preserve"> </w:t>
      </w:r>
      <w:r w:rsidR="000D0CC4" w:rsidRPr="00A14B74">
        <w:t>characterizing</w:t>
      </w:r>
      <w:r w:rsidR="00C72352" w:rsidRPr="00A14B74">
        <w:t xml:space="preserve"> the</w:t>
      </w:r>
      <w:r w:rsidR="00D02C24" w:rsidRPr="00A14B74">
        <w:t xml:space="preserve"> </w:t>
      </w:r>
      <w:r w:rsidR="007E7310" w:rsidRPr="00A14B74">
        <w:t>extent of stenoses</w:t>
      </w:r>
      <w:r w:rsidR="00D50DA0" w:rsidRPr="00A14B74">
        <w:t xml:space="preserve"> in patients suspected of </w:t>
      </w:r>
      <w:r w:rsidR="00D50DA0" w:rsidRPr="00A14B74">
        <w:rPr>
          <w:noProof/>
        </w:rPr>
        <w:t>CMI</w:t>
      </w:r>
      <w:r w:rsidR="00D50DA0" w:rsidRPr="00A14B74">
        <w:t xml:space="preserve"> and has demonstrated that evaluating blood hemodynamics before and after a meal challenge can provide additional diagnostic information</w:t>
      </w:r>
      <w:r w:rsidR="00F5313F">
        <w:t xml:space="preserve"> </w:t>
      </w:r>
      <w:r w:rsidR="00C04C9C">
        <w:fldChar w:fldCharType="begin">
          <w:fldData xml:space="preserve">PEVuZE5vdGU+PENpdGU+PEF1dGhvcj5ad29sYWs8L0F1dGhvcj48WWVhcj4xOTk4PC9ZZWFyPjxS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</w:fldData>
        </w:fldChar>
      </w:r>
      <w:r w:rsidR="00070D4F">
        <w:instrText xml:space="preserve"> ADDIN EN.CITE </w:instrText>
      </w:r>
      <w:r w:rsidR="00070D4F">
        <w:fldChar w:fldCharType="begin">
          <w:fldData xml:space="preserve">PEVuZE5vdGU+PENpdGU+PEF1dGhvcj5ad29sYWs8L0F1dGhvcj48WWVhcj4xOTk4PC9ZZWFyPjxS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</w:fldData>
        </w:fldChar>
      </w:r>
      <w:r w:rsidR="00070D4F">
        <w:instrText xml:space="preserve"> ADDIN EN.CITE.DATA </w:instrText>
      </w:r>
      <w:r w:rsidR="00070D4F">
        <w:fldChar w:fldCharType="end"/>
      </w:r>
      <w:r w:rsidR="00C04C9C">
        <w:fldChar w:fldCharType="separate"/>
      </w:r>
      <w:r w:rsidR="00070D4F">
        <w:rPr>
          <w:noProof/>
        </w:rPr>
        <w:t>(</w:t>
      </w:r>
      <w:hyperlink w:anchor="_ENREF_10" w:tooltip="Zwolak, 1998 #921" w:history="1">
        <w:r w:rsidR="008A3003">
          <w:rPr>
            <w:noProof/>
          </w:rPr>
          <w:t>10-12</w:t>
        </w:r>
      </w:hyperlink>
      <w:r w:rsidR="00070D4F">
        <w:rPr>
          <w:noProof/>
        </w:rPr>
        <w:t>)</w:t>
      </w:r>
      <w:r w:rsidR="00C04C9C">
        <w:fldChar w:fldCharType="end"/>
      </w:r>
      <w:r w:rsidR="00AC418A" w:rsidRPr="00A14B74">
        <w:t>.</w:t>
      </w:r>
      <w:r w:rsidR="00D431B9" w:rsidRPr="00A14B74">
        <w:t xml:space="preserve"> However, </w:t>
      </w:r>
      <w:r w:rsidR="004E7393" w:rsidRPr="00A14B74">
        <w:t>sonography</w:t>
      </w:r>
      <w:r w:rsidR="00D431B9" w:rsidRPr="00A14B74">
        <w:t xml:space="preserve"> is not always feasible due to </w:t>
      </w:r>
      <w:r w:rsidR="001E5604" w:rsidRPr="00A14B74">
        <w:t>technical limitations</w:t>
      </w:r>
      <w:r w:rsidR="002620E2">
        <w:t xml:space="preserve">, such as </w:t>
      </w:r>
      <w:r w:rsidR="00D431B9" w:rsidRPr="00A14B74">
        <w:t>bowel gas overlying vessels of interest</w:t>
      </w:r>
      <w:r w:rsidR="00AB1CD8">
        <w:t>,</w:t>
      </w:r>
      <w:r w:rsidR="00D431B9" w:rsidRPr="00A14B74">
        <w:t xml:space="preserve"> excess adipose tissue, </w:t>
      </w:r>
      <w:r w:rsidR="00711D7C">
        <w:t xml:space="preserve">variable anatomy, </w:t>
      </w:r>
      <w:r w:rsidR="00FC619F" w:rsidRPr="00A14B74">
        <w:t xml:space="preserve">and </w:t>
      </w:r>
      <w:r w:rsidR="002A2512" w:rsidRPr="00A14B74">
        <w:t>operator dependence</w:t>
      </w:r>
      <w:r w:rsidR="00F5313F">
        <w:t xml:space="preserve"> </w:t>
      </w:r>
      <w:r w:rsidR="00C04C9C">
        <w:fldChar w:fldCharType="begin"/>
      </w:r>
      <w:r w:rsidR="00070D4F">
        <w:instrText xml:space="preserve"> ADDIN EN.CITE &lt;EndNote&gt;&lt;Cite&gt;&lt;Author&gt;Sabba&lt;/Author&gt;&lt;Year&gt;1990&lt;/Year&gt;&lt;RecNum&gt;908&lt;/RecNum&gt;&lt;DisplayText&gt;(13)&lt;/DisplayText&gt;&lt;record&gt;&lt;rec-number&gt;908&lt;/rec-number&gt;&lt;foreign-keys&gt;&lt;key app="EN" db-id="xeep5d99wefzf1e2de75p900wp0assr5afff" timestamp="1584110802" guid="87009c80-82f1-4d10-8b97-233b55d5cdbf"&gt;908&lt;/key&gt;&lt;/foreign-keys&gt;&lt;ref-type name="Journal Article"&gt;17&lt;/ref-type&gt;&lt;contributors&gt;&lt;authors&gt;&lt;author&gt;Sabba, C.&lt;/author&gt;&lt;author&gt;Ferraioli, G.&lt;/author&gt;&lt;author&gt;Sarin, S. K.&lt;/author&gt;&lt;author&gt;Lerner, E.&lt;/author&gt;&lt;author&gt;Groszmann, R. J.&lt;/author&gt;&lt;author&gt;Taylor, K. J.&lt;/author&gt;&lt;/authors&gt;&lt;/contributors&gt;&lt;auth-address&gt;Department of Diagnostic Radiology, Yale University, New Haven, Connecticut 06510.&lt;/auth-address&gt;&lt;titles&gt;&lt;title&gt;Feasibility spectrum for Doppler flowmetry of splanchnic vessels. In normal and cirrhotic populations&lt;/title&gt;&lt;secondary-title&gt;J Ultrasound Med&lt;/secondary-title&gt;&lt;/titles&gt;&lt;periodical&gt;&lt;full-title&gt;J Ultrasound Med&lt;/full-title&gt;&lt;/periodical&gt;&lt;pages&gt;705-10&lt;/pages&gt;&lt;volume&gt;9&lt;/volume&gt;&lt;number&gt;12&lt;/number&gt;&lt;edition&gt;1990/12/01&lt;/edition&gt;&lt;keywords&gt;&lt;keyword&gt;Adolescent&lt;/keyword&gt;&lt;keyword&gt;Adult&lt;/keyword&gt;&lt;keyword&gt;Aged&lt;/keyword&gt;&lt;keyword&gt;Aged, 80 and over&lt;/keyword&gt;&lt;keyword&gt;Feasibility Studies&lt;/keyword&gt;&lt;keyword&gt;Female&lt;/keyword&gt;&lt;keyword&gt;Humans&lt;/keyword&gt;&lt;keyword&gt;Liver Cirrhosis/*diagnostic imaging&lt;/keyword&gt;&lt;keyword&gt;Male&lt;/keyword&gt;&lt;keyword&gt;Mesenteric Arteries/*diagnostic imaging&lt;/keyword&gt;&lt;keyword&gt;Mesenteric Veins/*diagnostic imaging&lt;/keyword&gt;&lt;keyword&gt;Middle Aged&lt;/keyword&gt;&lt;keyword&gt;Pregnancy&lt;/keyword&gt;&lt;keyword&gt;Reproducibility of Results&lt;/keyword&gt;&lt;keyword&gt;Ultrasonography&lt;/keyword&gt;&lt;/keywords&gt;&lt;dates&gt;&lt;year&gt;1990&lt;/year&gt;&lt;pub-dates&gt;&lt;date&gt;Dec&lt;/date&gt;&lt;/pub-dates&gt;&lt;/dates&gt;&lt;isbn&gt;0278-4297 (Print)&amp;#xD;0278-4297&lt;/isbn&gt;&lt;accession-num&gt;2277399&lt;/accession-num&gt;&lt;urls&gt;&lt;/urls&gt;&lt;electronic-resource-num&gt;10.7863/jum.1990.9.12.705&lt;/electronic-resource-num&gt;&lt;remote-database-provider&gt;NLM&lt;/remote-database-provider&gt;&lt;language&gt;eng&lt;/language&gt;&lt;/record&gt;&lt;/Cite&gt;&lt;/EndNote&gt;</w:instrText>
      </w:r>
      <w:r w:rsidR="00C04C9C">
        <w:fldChar w:fldCharType="separate"/>
      </w:r>
      <w:r w:rsidR="00070D4F">
        <w:rPr>
          <w:noProof/>
        </w:rPr>
        <w:t>(</w:t>
      </w:r>
      <w:hyperlink w:anchor="_ENREF_13" w:tooltip="Sabba, 1990 #908" w:history="1">
        <w:r w:rsidR="008A3003">
          <w:rPr>
            <w:noProof/>
          </w:rPr>
          <w:t>13</w:t>
        </w:r>
      </w:hyperlink>
      <w:r w:rsidR="00070D4F">
        <w:rPr>
          <w:noProof/>
        </w:rPr>
        <w:t>)</w:t>
      </w:r>
      <w:r w:rsidR="00C04C9C">
        <w:fldChar w:fldCharType="end"/>
      </w:r>
      <w:r w:rsidR="00D431B9" w:rsidRPr="00A14B74">
        <w:t>.</w:t>
      </w:r>
      <w:r w:rsidR="007A5BC8" w:rsidRPr="00A14B74">
        <w:t xml:space="preserve"> </w:t>
      </w:r>
    </w:p>
    <w:p w14:paraId="7221E6B3" w14:textId="029F6490" w:rsidR="00B11EDC" w:rsidRDefault="00425E85" w:rsidP="00D46637">
      <w:pPr>
        <w:spacing w:line="480" w:lineRule="auto"/>
        <w:jc w:val="both"/>
      </w:pPr>
      <w:r>
        <w:t>T</w:t>
      </w:r>
      <w:r w:rsidR="00DE325B">
        <w:t xml:space="preserve">wo-dimensional </w:t>
      </w:r>
      <w:r w:rsidR="007F017E" w:rsidRPr="00A14B74">
        <w:t>time-resolved</w:t>
      </w:r>
      <w:r w:rsidR="00DE325B">
        <w:t xml:space="preserve"> </w:t>
      </w:r>
      <w:r w:rsidR="00E16251" w:rsidRPr="00A14B74">
        <w:t xml:space="preserve">phase-contrast </w:t>
      </w:r>
      <w:r w:rsidR="00AE5866" w:rsidRPr="00A14B74">
        <w:t xml:space="preserve">magnetic resonance </w:t>
      </w:r>
      <w:r w:rsidR="00BE28D2">
        <w:t xml:space="preserve">imaging </w:t>
      </w:r>
      <w:r w:rsidR="00AE5866" w:rsidRPr="00A14B74">
        <w:t>(</w:t>
      </w:r>
      <w:r w:rsidR="00DE325B">
        <w:t>2D</w:t>
      </w:r>
      <w:r w:rsidR="007E4AE7">
        <w:t xml:space="preserve"> </w:t>
      </w:r>
      <w:r w:rsidR="00DE325B">
        <w:t>PC-MR</w:t>
      </w:r>
      <w:r w:rsidR="00BE28D2">
        <w:t>I</w:t>
      </w:r>
      <w:r w:rsidR="00DE325B">
        <w:t>)</w:t>
      </w:r>
      <w:r w:rsidR="00AE5866" w:rsidRPr="00A14B74">
        <w:t xml:space="preserve"> </w:t>
      </w:r>
      <w:r>
        <w:t>has shown promise</w:t>
      </w:r>
      <w:r w:rsidR="00D02C24" w:rsidRPr="00A14B74">
        <w:t xml:space="preserve"> </w:t>
      </w:r>
      <w:r w:rsidR="00F77D81">
        <w:t>in</w:t>
      </w:r>
      <w:r w:rsidR="00D02C24" w:rsidRPr="00A14B74">
        <w:t xml:space="preserve"> </w:t>
      </w:r>
      <w:r w:rsidR="00AE5866" w:rsidRPr="00A14B74">
        <w:t>non</w:t>
      </w:r>
      <w:r w:rsidR="00CA06C7" w:rsidRPr="00A14B74">
        <w:t>-</w:t>
      </w:r>
      <w:r w:rsidR="00AE5866" w:rsidRPr="00A14B74">
        <w:t>invasively</w:t>
      </w:r>
      <w:r w:rsidR="00D02C24" w:rsidRPr="00A14B74">
        <w:t xml:space="preserve"> </w:t>
      </w:r>
      <w:r w:rsidR="00AE5866" w:rsidRPr="00A14B74">
        <w:t>screen</w:t>
      </w:r>
      <w:r w:rsidR="00F77D81">
        <w:t>ing</w:t>
      </w:r>
      <w:r w:rsidR="00D02C24" w:rsidRPr="00A14B74">
        <w:t xml:space="preserve"> patients with suspected </w:t>
      </w:r>
      <w:r w:rsidR="002620E2">
        <w:t>CMI</w:t>
      </w:r>
      <w:r w:rsidR="00D02C24" w:rsidRPr="00A14B74">
        <w:t xml:space="preserve"> by measuring </w:t>
      </w:r>
      <w:r w:rsidR="001E5604" w:rsidRPr="00A14B74">
        <w:t xml:space="preserve">volumetric </w:t>
      </w:r>
      <w:r w:rsidR="006E2867">
        <w:t xml:space="preserve">blood </w:t>
      </w:r>
      <w:r w:rsidR="001E5604" w:rsidRPr="00A14B74">
        <w:t xml:space="preserve">flow rates in mesenteric vasculature </w:t>
      </w:r>
      <w:r w:rsidR="00CB4F19">
        <w:t>to evaluate postprandial hemodynamic response</w:t>
      </w:r>
      <w:r w:rsidR="007E4AE7">
        <w:t>s</w:t>
      </w:r>
      <w:r w:rsidR="0046520D">
        <w:t xml:space="preserve"> </w:t>
      </w:r>
      <w:r w:rsidR="00C04C9C">
        <w:fldChar w:fldCharType="begin">
          <w:fldData xml:space="preserve">PEVuZE5vdGU+PENpdGU+PEF1dGhvcj5MaTwvQXV0aG9yPjxZZWFyPjE5OTQ8L1llYXI+PFJlY051
bT45MTk8L1JlY051bT48RGlzcGxheVRleHQ+KDE0LTE3KTwvRGlzcGxheVRleHQ+PHJlY29yZD48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070D4F">
        <w:instrText xml:space="preserve"> ADDIN EN.CITE </w:instrText>
      </w:r>
      <w:r w:rsidR="00070D4F">
        <w:fldChar w:fldCharType="begin">
          <w:fldData xml:space="preserve">PEVuZE5vdGU+PENpdGU+PEF1dGhvcj5MaTwvQXV0aG9yPjxZZWFyPjE5OTQ8L1llYXI+PFJlY051
bT45MTk8L1JlY051bT48RGlzcGxheVRleHQ+KDE0LTE3KTwvRGlzcGxheVRleHQ+PHJlY29yZD48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070D4F">
        <w:instrText xml:space="preserve"> ADDIN EN.CITE.DATA </w:instrText>
      </w:r>
      <w:r w:rsidR="00070D4F">
        <w:fldChar w:fldCharType="end"/>
      </w:r>
      <w:r w:rsidR="00C04C9C">
        <w:fldChar w:fldCharType="separate"/>
      </w:r>
      <w:r w:rsidR="00070D4F">
        <w:rPr>
          <w:noProof/>
        </w:rPr>
        <w:t>(</w:t>
      </w:r>
      <w:hyperlink w:anchor="_ENREF_14" w:tooltip="Li, 1994 #919" w:history="1">
        <w:r w:rsidR="008A3003">
          <w:rPr>
            <w:noProof/>
          </w:rPr>
          <w:t>14-17</w:t>
        </w:r>
      </w:hyperlink>
      <w:r w:rsidR="00070D4F">
        <w:rPr>
          <w:noProof/>
        </w:rPr>
        <w:t>)</w:t>
      </w:r>
      <w:r w:rsidR="00C04C9C">
        <w:fldChar w:fldCharType="end"/>
      </w:r>
      <w:r w:rsidR="00D02C24" w:rsidRPr="00A14B74">
        <w:t xml:space="preserve">. </w:t>
      </w:r>
      <w:r w:rsidR="00AB1DD5" w:rsidRPr="00A14B74">
        <w:t xml:space="preserve">Using </w:t>
      </w:r>
      <w:r w:rsidR="00DE325B">
        <w:t xml:space="preserve">2D </w:t>
      </w:r>
      <w:r w:rsidR="00AB1DD5" w:rsidRPr="00A14B74">
        <w:t>PC-MR</w:t>
      </w:r>
      <w:r w:rsidR="009F2230">
        <w:t>I</w:t>
      </w:r>
      <w:r w:rsidR="00AB1DD5" w:rsidRPr="00A14B74">
        <w:t>, it was first shown</w:t>
      </w:r>
      <w:r w:rsidR="00B11EDC" w:rsidRPr="00A14B74">
        <w:t xml:space="preserve"> by Li et al.</w:t>
      </w:r>
      <w:r w:rsidR="00A14B74" w:rsidRPr="00A14B74">
        <w:t xml:space="preserve"> </w:t>
      </w:r>
      <w:r w:rsidR="00850EB1">
        <w:fldChar w:fldCharType="begin"/>
      </w:r>
      <w:r w:rsidR="00070D4F">
        <w:instrText xml:space="preserve"> ADDIN EN.CITE &lt;EndNote&gt;&lt;Cite&gt;&lt;Author&gt;Li&lt;/Author&gt;&lt;Year&gt;1994&lt;/Year&gt;&lt;RecNum&gt;919&lt;/RecNum&gt;&lt;DisplayText&gt;(14)&lt;/DisplayText&gt;&lt;record&gt;&lt;rec-number&gt;919&lt;/rec-number&gt;&lt;foreign-keys&gt;&lt;key app="EN" db-id="xeep5d99wefzf1e2de75p900wp0assr5afff" timestamp="1584111615" guid="482d4cc5-f626-4267-82e3-fd1812c25081"&gt;919&lt;/key&gt;&lt;/foreign-keys&gt;&lt;ref-type name="Journal Article"&gt;17&lt;/ref-type&gt;&lt;contributors&gt;&lt;authors&gt;&lt;author&gt;Li, K. C.&lt;/author&gt;&lt;author&gt;Whitney, W. S.&lt;/author&gt;&lt;author&gt;McDonnell, C. H.&lt;/author&gt;&lt;author&gt;Fredrickson, J. O.&lt;/author&gt;&lt;author&gt;Pelc, N. J.&lt;/author&gt;&lt;author&gt;Dalman, R. L.&lt;/author&gt;&lt;author&gt;Jeffrey, R. B., Jr.&lt;/author&gt;&lt;/authors&gt;&lt;/contributors&gt;&lt;auth-address&gt;Department of Radiology, Stanford University School of Medicine, CA.&lt;/auth-address&gt;&lt;titles&gt;&lt;title&gt;Chronic mesenteric ischemia: evaluation with phase-contrast cine MR imaging&lt;/title&gt;&lt;secondary-title&gt;Radiology&lt;/secondary-title&gt;&lt;/titles&gt;&lt;periodical&gt;&lt;full-title&gt;Radiology&lt;/full-title&gt;&lt;/periodical&gt;&lt;pages&gt;175-9&lt;/pages&gt;&lt;volume&gt;190&lt;/volume&gt;&lt;number&gt;1&lt;/number&gt;&lt;edition&gt;1994/01/01&lt;/edition&gt;&lt;keywords&gt;&lt;keyword&gt;Adult&lt;/keyword&gt;&lt;keyword&gt;Blood Flow Velocity&lt;/keyword&gt;&lt;keyword&gt;Chronic Disease&lt;/keyword&gt;&lt;keyword&gt;Female&lt;/keyword&gt;&lt;keyword&gt;Humans&lt;/keyword&gt;&lt;keyword&gt;Ischemia/*diagnosis/diagnostic imaging/physiopathology&lt;/keyword&gt;&lt;keyword&gt;*Magnetic Resonance Imaging&lt;/keyword&gt;&lt;keyword&gt;Male&lt;/keyword&gt;&lt;keyword&gt;Mesenteric Artery, Superior/diagnostic imaging/physiopathology&lt;/keyword&gt;&lt;keyword&gt;Mesenteric Vascular Occlusion/*diagnosis/diagnostic imaging/physiopathology&lt;/keyword&gt;&lt;keyword&gt;Radiography&lt;/keyword&gt;&lt;/keywords&gt;&lt;dates&gt;&lt;year&gt;1994&lt;/year&gt;&lt;pub-dates&gt;&lt;date&gt;Jan&lt;/date&gt;&lt;/pub-dates&gt;&lt;/dates&gt;&lt;isbn&gt;0033-8419 (Print)&amp;#xD;0033-8419&lt;/isbn&gt;&lt;accession-num&gt;8259400&lt;/accession-num&gt;&lt;urls&gt;&lt;/urls&gt;&lt;electronic-resource-num&gt;10.1148/radiology.190.1.8259400&lt;/electronic-resource-num&gt;&lt;remote-database-provider&gt;NLM&lt;/remote-database-provider&gt;&lt;language&gt;eng&lt;/language&gt;&lt;/record&gt;&lt;/Cite&gt;&lt;/EndNote&gt;</w:instrText>
      </w:r>
      <w:r w:rsidR="00850EB1">
        <w:fldChar w:fldCharType="separate"/>
      </w:r>
      <w:r w:rsidR="00070D4F">
        <w:rPr>
          <w:noProof/>
        </w:rPr>
        <w:t>(</w:t>
      </w:r>
      <w:hyperlink w:anchor="_ENREF_14" w:tooltip="Li, 1994 #919" w:history="1">
        <w:r w:rsidR="008A3003">
          <w:rPr>
            <w:noProof/>
          </w:rPr>
          <w:t>14</w:t>
        </w:r>
      </w:hyperlink>
      <w:r w:rsidR="00070D4F">
        <w:rPr>
          <w:noProof/>
        </w:rPr>
        <w:t>)</w:t>
      </w:r>
      <w:r w:rsidR="00850EB1">
        <w:fldChar w:fldCharType="end"/>
      </w:r>
      <w:r w:rsidR="00850EB1">
        <w:t xml:space="preserve"> </w:t>
      </w:r>
      <w:r w:rsidR="00B11EDC" w:rsidRPr="00A14B74">
        <w:t xml:space="preserve">that </w:t>
      </w:r>
      <w:r w:rsidR="00AB1DD5" w:rsidRPr="00A14B74">
        <w:t xml:space="preserve">postprandial flow augmentation </w:t>
      </w:r>
      <w:r w:rsidR="00B11EDC" w:rsidRPr="00A14B74">
        <w:t xml:space="preserve">in the SMA </w:t>
      </w:r>
      <w:r w:rsidR="00AB1CD8">
        <w:t>wa</w:t>
      </w:r>
      <w:r w:rsidR="00B11EDC" w:rsidRPr="00A14B74">
        <w:t xml:space="preserve">s reduced </w:t>
      </w:r>
      <w:r w:rsidR="00B11EDC" w:rsidRPr="00A14B74">
        <w:rPr>
          <w:noProof/>
        </w:rPr>
        <w:t>proportional</w:t>
      </w:r>
      <w:r w:rsidR="00354A22" w:rsidRPr="00A14B74">
        <w:rPr>
          <w:noProof/>
        </w:rPr>
        <w:t>ly</w:t>
      </w:r>
      <w:r w:rsidR="00B11EDC" w:rsidRPr="00A14B74">
        <w:t xml:space="preserve"> to the </w:t>
      </w:r>
      <w:r w:rsidR="00443E08">
        <w:t>severity of atherosclerosis</w:t>
      </w:r>
      <w:r w:rsidR="00B11EDC" w:rsidRPr="00A14B74">
        <w:t xml:space="preserve"> in mesenteric vessels</w:t>
      </w:r>
      <w:r w:rsidR="00AA7E28" w:rsidRPr="00A14B74">
        <w:t xml:space="preserve">. A </w:t>
      </w:r>
      <w:r w:rsidR="00AB1DD5" w:rsidRPr="00A14B74">
        <w:t xml:space="preserve">subsequent </w:t>
      </w:r>
      <w:r w:rsidR="00AA7E28" w:rsidRPr="00A14B74">
        <w:t>study by Burkart et al.</w:t>
      </w:r>
      <w:r w:rsidR="00A14B74" w:rsidRPr="00A14B74">
        <w:t xml:space="preserve"> </w:t>
      </w:r>
      <w:r w:rsidR="00850EB1">
        <w:fldChar w:fldCharType="begin"/>
      </w:r>
      <w:r w:rsidR="00070D4F">
        <w:instrText xml:space="preserve"> ADDIN EN.CITE &lt;EndNote&gt;&lt;Cite&gt;&lt;Author&gt;Burkart&lt;/Author&gt;&lt;Year&gt;1995&lt;/Year&gt;&lt;RecNum&gt;892&lt;/RecNum&gt;&lt;DisplayText&gt;(15)&lt;/DisplayText&gt;&lt;record&gt;&lt;rec-number&gt;892&lt;/rec-number&gt;&lt;foreign-keys&gt;&lt;key app="EN" db-id="xeep5d99wefzf1e2de75p900wp0assr5afff" timestamp="1584110799" guid="2f5bcaf0-f331-4e40-8330-f672e0c3af89"&gt;892&lt;/key&gt;&lt;/foreign-keys&gt;&lt;ref-type name="Journal Article"&gt;17&lt;/ref-type&gt;&lt;contributors&gt;&lt;authors&gt;&lt;author&gt;Burkart, D. J.&lt;/author&gt;&lt;author&gt;Johnson, C. D.&lt;/author&gt;&lt;author&gt;Reading, C. C.&lt;/author&gt;&lt;author&gt;Ehman, R. L.&lt;/author&gt;&lt;/authors&gt;&lt;/contributors&gt;&lt;auth-address&gt;Department of Diagnostic Radiology, Mayo Clinic and Foundation, Rochester, MN 55905.&lt;/auth-address&gt;&lt;titles&gt;&lt;title&gt;MR measurements of mesenteric venous flow: prospective evaluation in healthy volunteers and patients with suspected chronic mesenteric ischemia&lt;/title&gt;&lt;secondary-title&gt;Radiology&lt;/secondary-title&gt;&lt;/titles&gt;&lt;periodical&gt;&lt;full-title&gt;Radiology&lt;/full-title&gt;&lt;/periodical&gt;&lt;pages&gt;801-6&lt;/pages&gt;&lt;volume&gt;194&lt;/volume&gt;&lt;number&gt;3&lt;/number&gt;&lt;edition&gt;1995/03/01&lt;/edition&gt;&lt;keywords&gt;&lt;keyword&gt;Adult&lt;/keyword&gt;&lt;keyword&gt;Aged&lt;/keyword&gt;&lt;keyword&gt;Chronic Disease&lt;/keyword&gt;&lt;keyword&gt;Fasting&lt;/keyword&gt;&lt;keyword&gt;Female&lt;/keyword&gt;&lt;keyword&gt;Food&lt;/keyword&gt;&lt;keyword&gt;Humans&lt;/keyword&gt;&lt;keyword&gt;Intestines/*blood supply&lt;/keyword&gt;&lt;keyword&gt;Ischemia/*diagnosis&lt;/keyword&gt;&lt;keyword&gt;*Magnetic Resonance Angiography&lt;/keyword&gt;&lt;keyword&gt;Male&lt;/keyword&gt;&lt;keyword&gt;Mesenteric Vascular Occlusion/*diagnosis&lt;/keyword&gt;&lt;keyword&gt;Mesenteric Veins/physiopathology&lt;/keyword&gt;&lt;keyword&gt;Portal Vein/physiopathology&lt;/keyword&gt;&lt;keyword&gt;Prospective Studies&lt;/keyword&gt;&lt;keyword&gt;Splanchnic Circulation/*physiology&lt;/keyword&gt;&lt;keyword&gt;Ultrasonography, Doppler&lt;/keyword&gt;&lt;/keywords&gt;&lt;dates&gt;&lt;year&gt;1995&lt;/year&gt;&lt;pub-dates&gt;&lt;date&gt;Mar&lt;/date&gt;&lt;/pub-dates&gt;&lt;/dates&gt;&lt;isbn&gt;0033-8419 (Print)&amp;#xD;0033-8419&lt;/isbn&gt;&lt;accession-num&gt;7862982&lt;/accession-num&gt;&lt;urls&gt;&lt;/urls&gt;&lt;electronic-resource-num&gt;10.1148/radiology.194.3.7862982&lt;/electronic-resource-num&gt;&lt;remote-database-provider&gt;NLM&lt;/remote-database-provider&gt;&lt;language&gt;eng&lt;/language&gt;&lt;/record&gt;&lt;/Cite&gt;&lt;/EndNote&gt;</w:instrText>
      </w:r>
      <w:r w:rsidR="00850EB1">
        <w:fldChar w:fldCharType="separate"/>
      </w:r>
      <w:r w:rsidR="00070D4F">
        <w:rPr>
          <w:noProof/>
        </w:rPr>
        <w:t>(</w:t>
      </w:r>
      <w:hyperlink w:anchor="_ENREF_15" w:tooltip="Burkart, 1995 #892" w:history="1">
        <w:r w:rsidR="008A3003">
          <w:rPr>
            <w:noProof/>
          </w:rPr>
          <w:t>15</w:t>
        </w:r>
      </w:hyperlink>
      <w:r w:rsidR="00070D4F">
        <w:rPr>
          <w:noProof/>
        </w:rPr>
        <w:t>)</w:t>
      </w:r>
      <w:r w:rsidR="00850EB1">
        <w:fldChar w:fldCharType="end"/>
      </w:r>
      <w:r w:rsidR="00850EB1">
        <w:t xml:space="preserve"> </w:t>
      </w:r>
      <w:r w:rsidR="007F017E" w:rsidRPr="00A14B74">
        <w:t xml:space="preserve">used </w:t>
      </w:r>
      <w:r w:rsidR="00DE325B">
        <w:t xml:space="preserve">2D </w:t>
      </w:r>
      <w:r w:rsidR="00AB1DD5" w:rsidRPr="00A14B74">
        <w:t>PC-MR</w:t>
      </w:r>
      <w:r w:rsidR="009F2230">
        <w:t>I</w:t>
      </w:r>
      <w:r w:rsidR="00AB1DD5" w:rsidRPr="00A14B74">
        <w:t xml:space="preserve"> to prospectively evaluate </w:t>
      </w:r>
      <w:r w:rsidR="002620E2">
        <w:t xml:space="preserve">suspected CMI </w:t>
      </w:r>
      <w:r w:rsidR="00AB1DD5" w:rsidRPr="00F3645B">
        <w:t xml:space="preserve">patients by measuring </w:t>
      </w:r>
      <w:r w:rsidR="006E2867" w:rsidRPr="00F3645B">
        <w:t>volumetric</w:t>
      </w:r>
      <w:r w:rsidR="00CF11C8" w:rsidRPr="00F3645B">
        <w:t xml:space="preserve"> blood</w:t>
      </w:r>
      <w:r w:rsidR="006E2867" w:rsidRPr="00F3645B">
        <w:t xml:space="preserve"> </w:t>
      </w:r>
      <w:r w:rsidR="00AB1DD5" w:rsidRPr="00F3645B">
        <w:t xml:space="preserve">flow rates in the </w:t>
      </w:r>
      <w:r w:rsidR="001443FD" w:rsidRPr="00F3645B">
        <w:t>superior mesenteric vein (</w:t>
      </w:r>
      <w:r w:rsidR="00AB1DD5" w:rsidRPr="00F3645B">
        <w:t>SMV</w:t>
      </w:r>
      <w:r w:rsidR="001443FD" w:rsidRPr="00F3645B">
        <w:t>)</w:t>
      </w:r>
      <w:r w:rsidR="0029652F" w:rsidRPr="00F3645B">
        <w:t xml:space="preserve"> before and after a </w:t>
      </w:r>
      <w:r w:rsidR="0029652F" w:rsidRPr="00F3645B">
        <w:rPr>
          <w:noProof/>
        </w:rPr>
        <w:t>meal</w:t>
      </w:r>
      <w:r w:rsidR="003E1851" w:rsidRPr="00F3645B">
        <w:t xml:space="preserve">; </w:t>
      </w:r>
      <w:r w:rsidR="00AB1DD5" w:rsidRPr="00F3645B">
        <w:t xml:space="preserve">results showed </w:t>
      </w:r>
      <w:r w:rsidR="003E1851" w:rsidRPr="00F3645B">
        <w:t>a</w:t>
      </w:r>
      <w:r w:rsidR="00336460" w:rsidRPr="00F3645B">
        <w:t xml:space="preserve"> </w:t>
      </w:r>
      <w:r w:rsidR="00AB1DD5" w:rsidRPr="00F3645B">
        <w:t xml:space="preserve">drastically </w:t>
      </w:r>
      <w:r w:rsidR="00045124">
        <w:t>impaired hemodynamic response</w:t>
      </w:r>
      <w:r w:rsidR="00AB1DD5" w:rsidRPr="00F3645B">
        <w:t xml:space="preserve"> in the SMV</w:t>
      </w:r>
      <w:r w:rsidR="005B5F6A" w:rsidRPr="00F3645B">
        <w:t xml:space="preserve"> in patients with true CMI</w:t>
      </w:r>
      <w:r w:rsidR="006A44E9" w:rsidRPr="00F3645B">
        <w:t xml:space="preserve"> </w:t>
      </w:r>
      <w:r w:rsidR="00F567DB" w:rsidRPr="00F3645B">
        <w:t xml:space="preserve">compared to those who were symptomatic but did not have CMI (as </w:t>
      </w:r>
      <w:r w:rsidR="006A44E9" w:rsidRPr="00F3645B">
        <w:t>determined by angiography</w:t>
      </w:r>
      <w:r w:rsidR="00F567DB" w:rsidRPr="00F3645B">
        <w:t xml:space="preserve"> and clinical follow-up studies). </w:t>
      </w:r>
      <w:r w:rsidR="00772903" w:rsidRPr="00F3645B">
        <w:t>A</w:t>
      </w:r>
      <w:r w:rsidR="00AB1DD5" w:rsidRPr="00F3645B">
        <w:t xml:space="preserve"> second study by Li et al.</w:t>
      </w:r>
      <w:r w:rsidR="00A14B74" w:rsidRPr="00F3645B">
        <w:t xml:space="preserve"> </w:t>
      </w:r>
      <w:r w:rsidR="00850EB1" w:rsidRPr="00F3645B">
        <w:fldChar w:fldCharType="begin"/>
      </w:r>
      <w:r w:rsidR="00070D4F">
        <w:instrText xml:space="preserve"> ADDIN EN.CITE &lt;EndNote&gt;&lt;Cite&gt;&lt;Author&gt;Li&lt;/Author&gt;&lt;Year&gt;1995&lt;/Year&gt;&lt;RecNum&gt;918&lt;/RecNum&gt;&lt;DisplayText&gt;(16)&lt;/DisplayText&gt;&lt;record&gt;&lt;rec-number&gt;918&lt;/rec-number&gt;&lt;foreign-keys&gt;&lt;key app="EN" db-id="xeep5d99wefzf1e2de75p900wp0assr5afff" timestamp="1584111565" guid="b1397adc-52d9-43e6-9294-4c1c89a68aa2"&gt;918&lt;/key&gt;&lt;/foreign-keys&gt;&lt;ref-type name="Journal Article"&gt;17&lt;/ref-type&gt;&lt;contributors&gt;&lt;authors&gt;&lt;author&gt;Li, K. C.&lt;/author&gt;&lt;author&gt;Hopkins, K. L.&lt;/author&gt;&lt;author&gt;Dalman, R. L.&lt;/author&gt;&lt;author&gt;Song, C. K.&lt;/author&gt;&lt;/authors&gt;&lt;/contributors&gt;&lt;auth-address&gt;Department of Diagnostic Radiology, Stanford University School of Medicine, CA 94305.&lt;/auth-address&gt;&lt;titles&gt;&lt;title&gt;Simultaneous measurement of flow in the superior mesenteric vein and artery with cine phase-contrast MR imaging: value in diagnosis of chronic mesenteric ischemia. Work in progress&lt;/title&gt;&lt;secondary-title&gt;Radiology&lt;/secondary-title&gt;&lt;/titles&gt;&lt;periodical&gt;&lt;full-title&gt;Radiology&lt;/full-title&gt;&lt;/periodical&gt;&lt;pages&gt;327-30&lt;/pages&gt;&lt;volume&gt;194&lt;/volume&gt;&lt;number&gt;2&lt;/number&gt;&lt;edition&gt;1995/02/01&lt;/edition&gt;&lt;keywords&gt;&lt;keyword&gt;Adult&lt;/keyword&gt;&lt;keyword&gt;*Blood Flow Velocity&lt;/keyword&gt;&lt;keyword&gt;Body Weight&lt;/keyword&gt;&lt;keyword&gt;Chronic Disease&lt;/keyword&gt;&lt;keyword&gt;Female&lt;/keyword&gt;&lt;keyword&gt;Humans&lt;/keyword&gt;&lt;keyword&gt;*Magnetic Resonance Imaging&lt;/keyword&gt;&lt;keyword&gt;Male&lt;/keyword&gt;&lt;keyword&gt;Mesenteric Artery, Superior/*physiopathology&lt;/keyword&gt;&lt;keyword&gt;Mesenteric Vascular Occlusion/*physiopathology&lt;/keyword&gt;&lt;keyword&gt;Mesenteric Veins/*physiopathology&lt;/keyword&gt;&lt;keyword&gt;Middle Aged&lt;/keyword&gt;&lt;/keywords&gt;&lt;dates&gt;&lt;year&gt;1995&lt;/year&gt;&lt;pub-dates&gt;&lt;date&gt;Feb&lt;/date&gt;&lt;/pub-dates&gt;&lt;/dates&gt;&lt;isbn&gt;0033-8419 (Print)&amp;#xD;0033-8419&lt;/isbn&gt;&lt;accession-num&gt;7824706&lt;/accession-num&gt;&lt;urls&gt;&lt;/urls&gt;&lt;electronic-resource-num&gt;10.1148/radiology.194.2.7824706&lt;/electronic-resource-num&gt;&lt;remote-database-provider&gt;NLM&lt;/remote-database-provider&gt;&lt;language&gt;eng&lt;/language&gt;&lt;/record&gt;&lt;/Cite&gt;&lt;/EndNote&gt;</w:instrText>
      </w:r>
      <w:r w:rsidR="00850EB1" w:rsidRPr="00F3645B">
        <w:fldChar w:fldCharType="separate"/>
      </w:r>
      <w:r w:rsidR="00070D4F">
        <w:rPr>
          <w:noProof/>
        </w:rPr>
        <w:t>(</w:t>
      </w:r>
      <w:hyperlink w:anchor="_ENREF_16" w:tooltip="Li, 1995 #918" w:history="1">
        <w:r w:rsidR="008A3003">
          <w:rPr>
            <w:noProof/>
          </w:rPr>
          <w:t>16</w:t>
        </w:r>
      </w:hyperlink>
      <w:r w:rsidR="00070D4F">
        <w:rPr>
          <w:noProof/>
        </w:rPr>
        <w:t>)</w:t>
      </w:r>
      <w:r w:rsidR="00850EB1" w:rsidRPr="00F3645B">
        <w:fldChar w:fldCharType="end"/>
      </w:r>
      <w:r w:rsidR="00850EB1" w:rsidRPr="00F3645B">
        <w:t xml:space="preserve"> </w:t>
      </w:r>
      <w:r w:rsidR="00DC3C1F" w:rsidRPr="00F3645B">
        <w:t>reinforced these findings</w:t>
      </w:r>
      <w:r w:rsidR="001A2EBF">
        <w:t xml:space="preserve"> by </w:t>
      </w:r>
      <w:r w:rsidR="003E3502" w:rsidRPr="00F3645B">
        <w:t>showing</w:t>
      </w:r>
      <w:r w:rsidR="00CB4F19" w:rsidRPr="00F3645B">
        <w:t xml:space="preserve"> that</w:t>
      </w:r>
      <w:r w:rsidR="00297BC1" w:rsidRPr="00F3645B">
        <w:t xml:space="preserve"> </w:t>
      </w:r>
      <w:r w:rsidR="00AB1DD5" w:rsidRPr="00F3645B">
        <w:t xml:space="preserve">reduced </w:t>
      </w:r>
      <w:r w:rsidR="004C730B" w:rsidRPr="00F3645B">
        <w:t xml:space="preserve">postprandial </w:t>
      </w:r>
      <w:r w:rsidR="00AB1DD5" w:rsidRPr="00F3645B">
        <w:t>flow augmentation</w:t>
      </w:r>
      <w:r w:rsidR="003E3502" w:rsidRPr="00F3645B">
        <w:t xml:space="preserve"> occurs</w:t>
      </w:r>
      <w:r w:rsidR="00AB1DD5" w:rsidRPr="00F3645B">
        <w:t xml:space="preserve"> in</w:t>
      </w:r>
      <w:r w:rsidR="003E3502" w:rsidRPr="00F3645B">
        <w:t xml:space="preserve"> both</w:t>
      </w:r>
      <w:r w:rsidR="00AB1DD5" w:rsidRPr="00F3645B">
        <w:t xml:space="preserve"> the SMV</w:t>
      </w:r>
      <w:r w:rsidR="005B5F6A" w:rsidRPr="00F3645B">
        <w:t xml:space="preserve"> and SMA</w:t>
      </w:r>
      <w:r w:rsidR="00CB4F19" w:rsidRPr="00F3645B">
        <w:t xml:space="preserve"> </w:t>
      </w:r>
      <w:r w:rsidR="00DC3C1F" w:rsidRPr="00F3645B">
        <w:t>in patients with CMI</w:t>
      </w:r>
      <w:r w:rsidR="00AB1CD8" w:rsidRPr="00F3645B">
        <w:t>.</w:t>
      </w:r>
      <w:r w:rsidRPr="00F3645B">
        <w:t xml:space="preserve"> </w:t>
      </w:r>
      <w:r w:rsidR="00070D4F" w:rsidRPr="00070D4F">
        <w:t>Despite these encouraging results, 2D PC-MRI is cumbersome in that it requires flow measurements in multiple vessel segments, which are patient-specific based on individual anatomy. Hence, an additional good</w:t>
      </w:r>
      <w:r w:rsidR="001A2EBF">
        <w:t>-</w:t>
      </w:r>
      <w:r w:rsidR="00070D4F" w:rsidRPr="00070D4F">
        <w:t>quality MR angiogram is required to identify the major vessels and potentially involved collaterals so that imaging planes can be placed perpendicular to vessel paths of interest. This leads to</w:t>
      </w:r>
      <w:r w:rsidR="00D46637">
        <w:t xml:space="preserve"> increased</w:t>
      </w:r>
      <w:r w:rsidR="00070D4F" w:rsidRPr="00070D4F">
        <w:t xml:space="preserve"> scan times and variability due to operator involvement.</w:t>
      </w:r>
    </w:p>
    <w:p w14:paraId="1167B8B4" w14:textId="70C82FC5" w:rsidR="005E1836" w:rsidRPr="00F3645B" w:rsidRDefault="005E1836" w:rsidP="00D46637">
      <w:pPr>
        <w:spacing w:line="480" w:lineRule="auto"/>
        <w:jc w:val="both"/>
        <w:rPr>
          <w:color w:val="000000"/>
        </w:rPr>
      </w:pPr>
      <w:r w:rsidRPr="00F3645B">
        <w:lastRenderedPageBreak/>
        <w:t xml:space="preserve">Volumetric, time-resolved PC-MR with three-dimensional velocity encoding (4D flow MRI) has emerged as a compelling approach </w:t>
      </w:r>
      <w:r w:rsidR="00754D41" w:rsidRPr="00F3645B">
        <w:t>that can simultaneously</w:t>
      </w:r>
      <w:r w:rsidRPr="00F3645B">
        <w:t xml:space="preserve"> interrogate</w:t>
      </w:r>
      <w:r w:rsidR="00754D41" w:rsidRPr="00F3645B">
        <w:t xml:space="preserve"> </w:t>
      </w:r>
      <w:r w:rsidRPr="00F3645B">
        <w:t>larg</w:t>
      </w:r>
      <w:r w:rsidR="00754D41" w:rsidRPr="00F3645B">
        <w:t>e</w:t>
      </w:r>
      <w:r w:rsidRPr="00F3645B">
        <w:t xml:space="preserve"> vascular territories for 3D MRA and</w:t>
      </w:r>
      <w:r w:rsidR="00754D41" w:rsidRPr="00F3645B">
        <w:t xml:space="preserve"> </w:t>
      </w:r>
      <w:r w:rsidRPr="00F3645B">
        <w:t>functionally assess</w:t>
      </w:r>
      <w:r w:rsidR="00754D41" w:rsidRPr="00F3645B">
        <w:t xml:space="preserve"> </w:t>
      </w:r>
      <w:r w:rsidRPr="00F3645B">
        <w:t xml:space="preserve">mesenteric hemodynamics </w:t>
      </w:r>
      <w:r w:rsidR="00996F88" w:rsidRPr="00F3645B">
        <w:t xml:space="preserve">all in </w:t>
      </w:r>
      <w:r w:rsidR="00754D41" w:rsidRPr="00F3645B">
        <w:t>one scan session</w:t>
      </w:r>
      <w:r w:rsidR="00996F88" w:rsidRPr="00F3645B">
        <w:t xml:space="preserve"> </w:t>
      </w:r>
      <w:r w:rsidRPr="00F3645B">
        <w:fldChar w:fldCharType="begin">
          <w:fldData xml:space="preserve">PEVuZE5vdGU+PENpdGU+PEF1dGhvcj5Sb2xkYW4tQWx6YXRlPC9BdXRob3I+PFllYXI+MjAxNjwv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</w:fldData>
        </w:fldChar>
      </w:r>
      <w:r w:rsidR="00070D4F">
        <w:instrText xml:space="preserve"> ADDIN EN.CITE </w:instrText>
      </w:r>
      <w:r w:rsidR="00070D4F">
        <w:fldChar w:fldCharType="begin">
          <w:fldData xml:space="preserve">PEVuZE5vdGU+PENpdGU+PEF1dGhvcj5Sb2xkYW4tQWx6YXRlPC9BdXRob3I+PFllYXI+MjAxNjwv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</w:fldData>
        </w:fldChar>
      </w:r>
      <w:r w:rsidR="00070D4F">
        <w:instrText xml:space="preserve"> ADDIN EN.CITE.DATA </w:instrText>
      </w:r>
      <w:r w:rsidR="00070D4F">
        <w:fldChar w:fldCharType="end"/>
      </w:r>
      <w:r w:rsidRPr="00F3645B">
        <w:fldChar w:fldCharType="separate"/>
      </w:r>
      <w:r w:rsidR="00070D4F">
        <w:rPr>
          <w:noProof/>
        </w:rPr>
        <w:t>(</w:t>
      </w:r>
      <w:hyperlink w:anchor="_ENREF_18" w:tooltip="Roldan-Alzate, 2016 #926" w:history="1">
        <w:r w:rsidR="008A3003">
          <w:rPr>
            <w:noProof/>
          </w:rPr>
          <w:t>18</w:t>
        </w:r>
      </w:hyperlink>
      <w:r w:rsidR="00070D4F">
        <w:rPr>
          <w:noProof/>
        </w:rPr>
        <w:t>)</w:t>
      </w:r>
      <w:r w:rsidRPr="00F3645B">
        <w:fldChar w:fldCharType="end"/>
      </w:r>
      <w:r w:rsidRPr="00F3645B">
        <w:t xml:space="preserve">. Due to the volumetric </w:t>
      </w:r>
      <w:r w:rsidR="009A258C" w:rsidRPr="00F3645B">
        <w:t xml:space="preserve">nature of the </w:t>
      </w:r>
      <w:r w:rsidRPr="00F3645B">
        <w:t xml:space="preserve">acquisition, any vessel within the 3D </w:t>
      </w:r>
      <w:r w:rsidR="000B2E2B">
        <w:t>field of view</w:t>
      </w:r>
      <w:r w:rsidR="000B2E2B" w:rsidRPr="00F3645B">
        <w:t xml:space="preserve"> </w:t>
      </w:r>
      <w:r w:rsidRPr="00F3645B">
        <w:t>can be retrospectively analyzed without additional scan time penalty.</w:t>
      </w:r>
      <w:r w:rsidRPr="00F3645B">
        <w:rPr>
          <w:color w:val="000000"/>
        </w:rPr>
        <w:t xml:space="preserve"> </w:t>
      </w:r>
      <w:r w:rsidRPr="00F3645B">
        <w:t xml:space="preserve">A recent study using 4D flow demonstrated the feasibility of a meal challenge in evaluating hepatic and mesenteric blood flow responses in portal hypertension patients </w:t>
      </w:r>
      <w:r w:rsidRPr="00F3645B">
        <w:fldChar w:fldCharType="begin">
          <w:fldData xml:space="preserve">PEVuZE5vdGU+PENpdGU+PEF1dGhvcj5Sb2xkYW4tQWx6YXRlPC9BdXRob3I+PFllYXI+MjAxNTwv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</w:fldData>
        </w:fldChar>
      </w:r>
      <w:r w:rsidR="00070D4F">
        <w:instrText xml:space="preserve"> ADDIN EN.CITE </w:instrText>
      </w:r>
      <w:r w:rsidR="00070D4F">
        <w:fldChar w:fldCharType="begin">
          <w:fldData xml:space="preserve">PEVuZE5vdGU+PENpdGU+PEF1dGhvcj5Sb2xkYW4tQWx6YXRlPC9BdXRob3I+PFllYXI+MjAxNTwv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</w:fldData>
        </w:fldChar>
      </w:r>
      <w:r w:rsidR="00070D4F">
        <w:instrText xml:space="preserve"> ADDIN EN.CITE.DATA </w:instrText>
      </w:r>
      <w:r w:rsidR="00070D4F">
        <w:fldChar w:fldCharType="end"/>
      </w:r>
      <w:r w:rsidRPr="00F3645B">
        <w:fldChar w:fldCharType="separate"/>
      </w:r>
      <w:r w:rsidR="00070D4F">
        <w:rPr>
          <w:noProof/>
        </w:rPr>
        <w:t>(</w:t>
      </w:r>
      <w:hyperlink w:anchor="_ENREF_19" w:tooltip="Roldan-Alzate, 2015 #874" w:history="1">
        <w:r w:rsidR="008A3003">
          <w:rPr>
            <w:noProof/>
          </w:rPr>
          <w:t>19</w:t>
        </w:r>
      </w:hyperlink>
      <w:r w:rsidR="00070D4F">
        <w:rPr>
          <w:noProof/>
        </w:rPr>
        <w:t>)</w:t>
      </w:r>
      <w:r w:rsidRPr="00F3645B">
        <w:fldChar w:fldCharType="end"/>
      </w:r>
      <w:r w:rsidRPr="00F3645B">
        <w:t xml:space="preserve">. In this work, we use </w:t>
      </w:r>
      <w:r w:rsidR="00754D41" w:rsidRPr="00F3645B">
        <w:t xml:space="preserve">a similar </w:t>
      </w:r>
      <w:r w:rsidRPr="00F3645B">
        <w:t xml:space="preserve">4D flow MRI </w:t>
      </w:r>
      <w:r w:rsidR="00754D41" w:rsidRPr="00F3645B">
        <w:t xml:space="preserve">approach </w:t>
      </w:r>
      <w:r w:rsidRPr="00F3645B">
        <w:t>to quantify the effects of a meal challenge in patients suspected of CMI and in healthy control subjects, thereby taking advantage of the large volumetric coverage to comprehensively assess the flow response in multiple</w:t>
      </w:r>
      <w:r w:rsidR="00A34F18" w:rsidRPr="00F3645B">
        <w:t xml:space="preserve"> mesenteric</w:t>
      </w:r>
      <w:r w:rsidRPr="00F3645B">
        <w:t xml:space="preserve"> vascular segments. </w:t>
      </w:r>
    </w:p>
    <w:p w14:paraId="1A74D91F" w14:textId="7C2A6F74" w:rsidR="00D02C24" w:rsidRPr="00F3645B" w:rsidRDefault="00D02C24" w:rsidP="00D46637">
      <w:pPr>
        <w:pStyle w:val="Heading1"/>
        <w:spacing w:line="480" w:lineRule="auto"/>
        <w:jc w:val="both"/>
      </w:pPr>
      <w:r w:rsidRPr="00F3645B">
        <w:t>Materials and Methods:</w:t>
      </w:r>
    </w:p>
    <w:p w14:paraId="2DCC4175" w14:textId="29B554A9" w:rsidR="00B8141A" w:rsidRPr="00F3645B" w:rsidRDefault="007954E1" w:rsidP="00D46637">
      <w:pPr>
        <w:pStyle w:val="Heading2"/>
        <w:spacing w:line="480" w:lineRule="auto"/>
        <w:jc w:val="both"/>
      </w:pPr>
      <w:r w:rsidRPr="00F3645B">
        <w:t>Subjects</w:t>
      </w:r>
    </w:p>
    <w:p w14:paraId="048B58C9" w14:textId="1B11F142" w:rsidR="007954E1" w:rsidRPr="00F3645B" w:rsidRDefault="00F93A1B" w:rsidP="00D46637">
      <w:pPr>
        <w:tabs>
          <w:tab w:val="left" w:pos="1114"/>
        </w:tabs>
        <w:spacing w:line="480" w:lineRule="auto"/>
        <w:jc w:val="both"/>
      </w:pPr>
      <w:r w:rsidRPr="00F3645B">
        <w:t xml:space="preserve">In this </w:t>
      </w:r>
      <w:r w:rsidR="006E2867" w:rsidRPr="00F3645B">
        <w:t>Health Insurance Portability and Accountability Act (</w:t>
      </w:r>
      <w:r w:rsidRPr="00F3645B">
        <w:t>HIPAA</w:t>
      </w:r>
      <w:r w:rsidR="006E2867" w:rsidRPr="00F3645B">
        <w:t>)</w:t>
      </w:r>
      <w:r w:rsidRPr="00F3645B">
        <w:t xml:space="preserve">-compliant and </w:t>
      </w:r>
      <w:r w:rsidR="006E2867" w:rsidRPr="00F3645B">
        <w:t>Institutional Review Board (</w:t>
      </w:r>
      <w:r w:rsidRPr="00F3645B">
        <w:t>IRB</w:t>
      </w:r>
      <w:r w:rsidR="006E2867" w:rsidRPr="00F3645B">
        <w:t>)</w:t>
      </w:r>
      <w:r w:rsidRPr="00F3645B">
        <w:t xml:space="preserve">-approved </w:t>
      </w:r>
      <w:r w:rsidR="00BD5D5B" w:rsidRPr="00F3645B">
        <w:t xml:space="preserve">retrospective </w:t>
      </w:r>
      <w:r w:rsidRPr="00F3645B">
        <w:t xml:space="preserve">study, </w:t>
      </w:r>
      <w:r w:rsidR="00FC67BC" w:rsidRPr="00F3645B">
        <w:t>21</w:t>
      </w:r>
      <w:r w:rsidRPr="00F3645B">
        <w:t xml:space="preserve"> </w:t>
      </w:r>
      <w:r w:rsidR="00666A22">
        <w:t xml:space="preserve">consecutive </w:t>
      </w:r>
      <w:r w:rsidRPr="00F3645B">
        <w:t xml:space="preserve">patients </w:t>
      </w:r>
      <w:r w:rsidR="00D206BF" w:rsidRPr="00F3645B">
        <w:t>(</w:t>
      </w:r>
      <w:r w:rsidR="00D41295" w:rsidRPr="00F3645B">
        <w:t>15</w:t>
      </w:r>
      <w:r w:rsidR="00D206BF" w:rsidRPr="00F3645B">
        <w:t xml:space="preserve"> females, mean age: </w:t>
      </w:r>
      <w:r w:rsidR="00D41295" w:rsidRPr="00F3645B">
        <w:t>47.5</w:t>
      </w:r>
      <w:r w:rsidR="00D206BF" w:rsidRPr="00F3645B">
        <w:t xml:space="preserve"> years [21</w:t>
      </w:r>
      <w:r w:rsidR="00D41295" w:rsidRPr="00F3645B">
        <w:t>-86], mean weight: 69.2</w:t>
      </w:r>
      <w:r w:rsidR="00D206BF" w:rsidRPr="00F3645B">
        <w:t xml:space="preserve"> kg) </w:t>
      </w:r>
      <w:r w:rsidRPr="00F3645B">
        <w:t xml:space="preserve">with a suspicion of </w:t>
      </w:r>
      <w:r w:rsidR="00E75C2E" w:rsidRPr="00F3645B">
        <w:t xml:space="preserve">CMI </w:t>
      </w:r>
      <w:r w:rsidR="00346700">
        <w:t>were scanned according to our clinical CMI protocol. Studies were performed</w:t>
      </w:r>
      <w:r w:rsidR="00754D41" w:rsidRPr="00F3645B">
        <w:t xml:space="preserve"> </w:t>
      </w:r>
      <w:r w:rsidRPr="00F3645B">
        <w:t>between March 2012 and August 201</w:t>
      </w:r>
      <w:r w:rsidR="00754D41" w:rsidRPr="00F3645B">
        <w:t>9</w:t>
      </w:r>
      <w:r w:rsidR="00346700">
        <w:t xml:space="preserve"> </w:t>
      </w:r>
      <w:r w:rsidR="00070D4F">
        <w:t xml:space="preserve">on </w:t>
      </w:r>
      <w:r w:rsidRPr="00F3645B">
        <w:t xml:space="preserve">patients referred from vascular surgery </w:t>
      </w:r>
      <w:r w:rsidR="00346700">
        <w:t xml:space="preserve">or gastroenterology </w:t>
      </w:r>
      <w:r w:rsidRPr="00F3645B">
        <w:t>based on a clinical presentation</w:t>
      </w:r>
      <w:r w:rsidR="00E44C85" w:rsidRPr="00F3645B">
        <w:t xml:space="preserve"> typical of CMI</w:t>
      </w:r>
      <w:r w:rsidRPr="00F3645B">
        <w:t xml:space="preserve">. </w:t>
      </w:r>
      <w:r w:rsidR="005A0ED3" w:rsidRPr="00F3645B">
        <w:t xml:space="preserve">Of the 21 patients, 4D flow data were successfully obtained in 19 patients (14 females, mean age: 50.1 years [21-86], mean weight: 68.8 kg). Two cases could not be analyzed due to high levels of noise resultant from acquisition errors and were excluded from the study. </w:t>
      </w:r>
      <w:commentRangeStart w:id="1"/>
      <w:r w:rsidR="008D0DF0" w:rsidRPr="00F3645B">
        <w:t xml:space="preserve">Patients </w:t>
      </w:r>
      <w:r w:rsidR="00D206BF" w:rsidRPr="00F3645B">
        <w:t>were</w:t>
      </w:r>
      <w:r w:rsidR="0005268A" w:rsidRPr="00F3645B">
        <w:t xml:space="preserve"> </w:t>
      </w:r>
      <w:r w:rsidR="008113DD" w:rsidRPr="00F3645B">
        <w:t>sub</w:t>
      </w:r>
      <w:r w:rsidR="00D206BF" w:rsidRPr="00F3645B">
        <w:t>categorized into</w:t>
      </w:r>
      <w:r w:rsidR="00E2287F" w:rsidRPr="00F3645B">
        <w:t xml:space="preserve"> </w:t>
      </w:r>
      <w:r w:rsidR="00D206BF" w:rsidRPr="00F3645B">
        <w:t xml:space="preserve">positive </w:t>
      </w:r>
      <w:r w:rsidR="00813CAE" w:rsidRPr="00F3645B">
        <w:t>(CMI</w:t>
      </w:r>
      <w:r w:rsidR="00F77D81" w:rsidRPr="00F3645B">
        <w:t>+</w:t>
      </w:r>
      <w:r w:rsidR="00813CAE" w:rsidRPr="00F3645B">
        <w:t>)</w:t>
      </w:r>
      <w:r w:rsidR="00346700">
        <w:t xml:space="preserve"> and negative (CMI-) groups based on imaging and clinical findings.</w:t>
      </w:r>
      <w:commentRangeEnd w:id="1"/>
      <w:r w:rsidR="00664DCB">
        <w:rPr>
          <w:rStyle w:val="CommentReference"/>
        </w:rPr>
        <w:commentReference w:id="1"/>
      </w:r>
      <w:r w:rsidR="00346700">
        <w:t xml:space="preserve"> Patients were deemed CMI+</w:t>
      </w:r>
      <w:r w:rsidR="0005268A" w:rsidRPr="00F3645B">
        <w:t xml:space="preserve"> </w:t>
      </w:r>
      <w:r w:rsidR="00E2287F" w:rsidRPr="00F3645B">
        <w:t xml:space="preserve">if MRA imaging indicated 2 or more primary vessel occlusions of grade 2 or higher </w:t>
      </w:r>
      <w:r w:rsidR="00E2287F" w:rsidRPr="00F3645B">
        <w:fldChar w:fldCharType="begin"/>
      </w:r>
      <w:r w:rsidR="00070D4F">
        <w:instrText xml:space="preserve"> ADDIN EN.CITE &lt;EndNote&gt;&lt;Cite&gt;&lt;Author&gt;Carlos&lt;/Author&gt;&lt;Year&gt;2001&lt;/Year&gt;&lt;RecNum&gt;923&lt;/RecNum&gt;&lt;DisplayText&gt;(8)&lt;/DisplayText&gt;&lt;record&gt;&lt;rec-number&gt;923&lt;/rec-number&gt;&lt;foreign-keys&gt;&lt;key app="EN" db-id="xeep5d99wefzf1e2de75p900wp0assr5afff" timestamp="1584111795" guid="5ee7e96c-77f4-4c48-a65e-d76da5c1799b"&gt;923&lt;/key&gt;&lt;/foreign-keys&gt;&lt;ref-type name="Journal Article"&gt;17&lt;/ref-type&gt;&lt;contributors&gt;&lt;authors&gt;&lt;author&gt;Carlos, R. C.&lt;/author&gt;&lt;author&gt;Stanley, J. C.&lt;/author&gt;&lt;author&gt;Stafford-Johnson, D.&lt;/author&gt;&lt;author&gt;Prince, M. R.&lt;/author&gt;&lt;/authors&gt;&lt;/contributors&gt;&lt;auth-address&gt;Department of Radiology, University of Michigan, Ann Arbor 48109-0030, USA.&lt;/auth-address&gt;&lt;titles&gt;&lt;title&gt;Interobserver variability in the evaluation of chronic mesenteric ischemia with gadolinium-enhanced MR angiography&lt;/title&gt;&lt;secondary-title&gt;Acad Radiol&lt;/secondary-title&gt;&lt;/titles&gt;&lt;periodical&gt;&lt;full-title&gt;Acad Radiol&lt;/full-title&gt;&lt;/periodical&gt;&lt;pages&gt;879-87&lt;/pages&gt;&lt;volume&gt;8&lt;/volume&gt;&lt;number&gt;9&lt;/number&gt;&lt;edition&gt;2001/11/29&lt;/edition&gt;&lt;keywords&gt;&lt;keyword&gt;Adult&lt;/keyword&gt;&lt;keyword&gt;Aged&lt;/keyword&gt;&lt;keyword&gt;Celiac Artery/pathology&lt;/keyword&gt;&lt;keyword&gt;Chronic Disease&lt;/keyword&gt;&lt;keyword&gt;Female&lt;/keyword&gt;&lt;keyword&gt;Gadolinium&lt;/keyword&gt;&lt;keyword&gt;Humans&lt;/keyword&gt;&lt;keyword&gt;Ischemia/*diagnosis&lt;/keyword&gt;&lt;keyword&gt;*Magnetic Resonance Angiography/methods&lt;/keyword&gt;&lt;keyword&gt;Male&lt;/keyword&gt;&lt;keyword&gt;Mesenteric Artery, Inferior/pathology&lt;/keyword&gt;&lt;keyword&gt;Mesenteric Artery, Superior/pathology&lt;/keyword&gt;&lt;keyword&gt;Mesenteric Vascular Occlusion/*diagnosis&lt;/keyword&gt;&lt;keyword&gt;Middle Aged&lt;/keyword&gt;&lt;keyword&gt;Observer Variation&lt;/keyword&gt;&lt;keyword&gt;Retrospective Studies&lt;/keyword&gt;&lt;keyword&gt;Sensitivity and Specificity&lt;/keyword&gt;&lt;keyword&gt;Splanchnic Circulation&lt;/keyword&gt;&lt;/keywords&gt;&lt;dates&gt;&lt;year&gt;2001&lt;/year&gt;&lt;pub-dates&gt;&lt;date&gt;Sep&lt;/date&gt;&lt;/pub-dates&gt;&lt;/dates&gt;&lt;isbn&gt;1076-6332 (Print)&amp;#xD;1076-6332&lt;/isbn&gt;&lt;accession-num&gt;11724043&lt;/accession-num&gt;&lt;urls&gt;&lt;/urls&gt;&lt;electronic-resource-num&gt;10.1016/s1076-6332(03)80767-5&lt;/electronic-resource-num&gt;&lt;remote-database-provider&gt;NLM&lt;/remote-database-provider&gt;&lt;language&gt;eng&lt;/language&gt;&lt;/record&gt;&lt;/Cite&gt;&lt;/EndNote&gt;</w:instrText>
      </w:r>
      <w:r w:rsidR="00E2287F" w:rsidRPr="00F3645B">
        <w:fldChar w:fldCharType="separate"/>
      </w:r>
      <w:r w:rsidR="00070D4F">
        <w:rPr>
          <w:noProof/>
        </w:rPr>
        <w:t>(</w:t>
      </w:r>
      <w:hyperlink w:anchor="_ENREF_8" w:tooltip="Carlos, 2001 #923" w:history="1">
        <w:r w:rsidR="008A3003">
          <w:rPr>
            <w:noProof/>
          </w:rPr>
          <w:t>8</w:t>
        </w:r>
      </w:hyperlink>
      <w:r w:rsidR="00070D4F">
        <w:rPr>
          <w:noProof/>
        </w:rPr>
        <w:t>)</w:t>
      </w:r>
      <w:r w:rsidR="00E2287F" w:rsidRPr="00F3645B">
        <w:fldChar w:fldCharType="end"/>
      </w:r>
      <w:r w:rsidR="00E2287F" w:rsidRPr="00F3645B">
        <w:t xml:space="preserve"> and if clinical findings strongly suggested CMI </w:t>
      </w:r>
      <w:r w:rsidR="00E2287F" w:rsidRPr="00F3645B">
        <w:fldChar w:fldCharType="begin"/>
      </w:r>
      <w:r w:rsidR="00E2287F" w:rsidRPr="00F3645B">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sidR="00E2287F" w:rsidRPr="00F3645B">
        <w:fldChar w:fldCharType="separate"/>
      </w:r>
      <w:r w:rsidR="00E2287F" w:rsidRPr="00F3645B">
        <w:rPr>
          <w:noProof/>
        </w:rPr>
        <w:t>(</w:t>
      </w:r>
      <w:hyperlink w:anchor="_ENREF_2" w:tooltip="Kolkman, 2017 #928" w:history="1">
        <w:r w:rsidR="008A3003" w:rsidRPr="00F3645B">
          <w:rPr>
            <w:noProof/>
          </w:rPr>
          <w:t>2</w:t>
        </w:r>
      </w:hyperlink>
      <w:r w:rsidR="00E2287F" w:rsidRPr="00F3645B">
        <w:rPr>
          <w:noProof/>
        </w:rPr>
        <w:t>)</w:t>
      </w:r>
      <w:r w:rsidR="00E2287F" w:rsidRPr="00F3645B">
        <w:fldChar w:fldCharType="end"/>
      </w:r>
      <w:r w:rsidR="00E2287F" w:rsidRPr="00F3645B">
        <w:t xml:space="preserve">. Image </w:t>
      </w:r>
      <w:r w:rsidR="00E2287F" w:rsidRPr="00F3645B">
        <w:lastRenderedPageBreak/>
        <w:t>interpretation and clinical diagnoses were performed</w:t>
      </w:r>
      <w:r w:rsidR="0087477D" w:rsidRPr="00F3645B">
        <w:t xml:space="preserve"> by a trained cardiovascular radiologist (</w:t>
      </w:r>
      <w:r w:rsidR="00346700">
        <w:t>XXX</w:t>
      </w:r>
      <w:r w:rsidR="0087477D" w:rsidRPr="00F3645B">
        <w:t xml:space="preserve">) with 17 years of experience. </w:t>
      </w:r>
      <w:r w:rsidR="00AF26AD" w:rsidRPr="00F3645B">
        <w:t xml:space="preserve">Twenty control subjects (8 females, mean age: 44.4 years [19-73], mean weight: 80.2 kg) underwent the same CMI protocol as the patient cohort and were analyzed retrospectively. </w:t>
      </w:r>
      <w:r w:rsidR="00F40A0E" w:rsidRPr="00F3645B">
        <w:t>Control subjects</w:t>
      </w:r>
      <w:r w:rsidR="00AF26AD" w:rsidRPr="00F3645B">
        <w:t xml:space="preserve"> were defined as individuals asymptomatic of CMI or </w:t>
      </w:r>
      <w:r w:rsidR="00AF26AD" w:rsidRPr="00F3645B">
        <w:rPr>
          <w:noProof/>
        </w:rPr>
        <w:t>other vascular disease</w:t>
      </w:r>
      <w:r w:rsidR="00AF26AD" w:rsidRPr="00F3645B">
        <w:t>.</w:t>
      </w:r>
    </w:p>
    <w:p w14:paraId="6E59FECA" w14:textId="472ADDEB" w:rsidR="00770A30" w:rsidRPr="00F3645B" w:rsidRDefault="00770A30" w:rsidP="00D46637">
      <w:pPr>
        <w:pStyle w:val="Heading2"/>
        <w:spacing w:line="480" w:lineRule="auto"/>
        <w:jc w:val="both"/>
      </w:pPr>
      <w:r w:rsidRPr="00F3645B">
        <w:t>Imaging Protocol</w:t>
      </w:r>
    </w:p>
    <w:p w14:paraId="1BFF574F" w14:textId="4D71C1E9" w:rsidR="00214A00" w:rsidRPr="00F3645B" w:rsidRDefault="00053B9E" w:rsidP="00D46637">
      <w:pPr>
        <w:spacing w:line="480" w:lineRule="auto"/>
        <w:jc w:val="both"/>
      </w:pPr>
      <w:r w:rsidRPr="00F3645B">
        <w:t xml:space="preserve">Control subjects </w:t>
      </w:r>
      <w:r w:rsidR="002F3347" w:rsidRPr="00F3645B">
        <w:t>were scanned on a clinical 3</w:t>
      </w:r>
      <w:r w:rsidR="00061398" w:rsidRPr="00F3645B">
        <w:t>.0</w:t>
      </w:r>
      <w:r w:rsidR="002F3347" w:rsidRPr="00F3645B">
        <w:t>T scanner (Discovery MR750, GE Healthcare, Waukesha, WI) with a 32-channel phase-array torso coil (</w:t>
      </w:r>
      <w:proofErr w:type="spellStart"/>
      <w:r w:rsidR="002F3347" w:rsidRPr="00F3645B">
        <w:t>NeoCoil</w:t>
      </w:r>
      <w:proofErr w:type="spellEnd"/>
      <w:r w:rsidR="002F3347" w:rsidRPr="00F3645B">
        <w:t xml:space="preserve">, Pewaukee, WI). </w:t>
      </w:r>
      <w:r w:rsidR="006F16E2" w:rsidRPr="00F3645B">
        <w:t>Subjects from the CMI+ and CMI-</w:t>
      </w:r>
      <w:r w:rsidR="008113DD" w:rsidRPr="00F3645B">
        <w:t xml:space="preserve"> groups</w:t>
      </w:r>
      <w:r w:rsidR="007122C1" w:rsidRPr="00F3645B">
        <w:t xml:space="preserve"> were scanned on </w:t>
      </w:r>
      <w:r w:rsidR="00754D41" w:rsidRPr="00F3645B">
        <w:t xml:space="preserve">either a </w:t>
      </w:r>
      <w:r w:rsidR="007122C1" w:rsidRPr="00F3645B">
        <w:t>clinical 1.5T</w:t>
      </w:r>
      <w:r w:rsidR="00754D41" w:rsidRPr="00F3645B">
        <w:t xml:space="preserve"> or</w:t>
      </w:r>
      <w:r w:rsidR="007122C1" w:rsidRPr="00F3645B">
        <w:t xml:space="preserve"> 3.</w:t>
      </w:r>
      <w:r w:rsidR="00335BE2" w:rsidRPr="00F3645B">
        <w:t>0T scanner (</w:t>
      </w:r>
      <w:r w:rsidR="00BD0E85" w:rsidRPr="00BD0E85">
        <w:t xml:space="preserve">Signa </w:t>
      </w:r>
      <w:r w:rsidR="00335BE2" w:rsidRPr="00BD0E85">
        <w:t>HDX</w:t>
      </w:r>
      <w:r w:rsidR="00BD0E85" w:rsidRPr="00BD0E85">
        <w:rPr>
          <w:rStyle w:val="CommentReference"/>
          <w:sz w:val="24"/>
          <w:szCs w:val="24"/>
        </w:rPr>
        <w:t xml:space="preserve">, </w:t>
      </w:r>
      <w:r w:rsidR="00BD0E85" w:rsidRPr="00BD0E85">
        <w:t xml:space="preserve">Optima 540w, </w:t>
      </w:r>
      <w:r w:rsidR="001A2EBF">
        <w:t>or</w:t>
      </w:r>
      <w:r w:rsidR="00335BE2" w:rsidRPr="00BD0E85">
        <w:t xml:space="preserve"> Discovery MR750,</w:t>
      </w:r>
      <w:r w:rsidR="007122C1" w:rsidRPr="00BD0E85">
        <w:t xml:space="preserve"> GE Healthcare, Waukesha, WI</w:t>
      </w:r>
      <w:r w:rsidR="007122C1" w:rsidRPr="00F3645B">
        <w:t xml:space="preserve">) </w:t>
      </w:r>
      <w:r w:rsidR="006F16E2" w:rsidRPr="00F3645B">
        <w:t>with</w:t>
      </w:r>
      <w:r w:rsidR="004D795B" w:rsidRPr="00F3645B">
        <w:t xml:space="preserve"> various torso coils (8-channel, 12-channel, 24-channel, and 32-channel) </w:t>
      </w:r>
      <w:r w:rsidR="007122C1" w:rsidRPr="00F3645B">
        <w:t xml:space="preserve">based on scanner </w:t>
      </w:r>
      <w:r w:rsidR="004D795B" w:rsidRPr="00F3645B">
        <w:t xml:space="preserve">and coil </w:t>
      </w:r>
      <w:r w:rsidR="007122C1" w:rsidRPr="00F3645B">
        <w:t>availability at the time of examination.</w:t>
      </w:r>
      <w:r w:rsidR="00BE5E46" w:rsidRPr="00F3645B">
        <w:t xml:space="preserve"> </w:t>
      </w:r>
      <w:r w:rsidR="002C0422" w:rsidRPr="00F3645B">
        <w:t>As part of the CMI protocol,</w:t>
      </w:r>
      <w:r w:rsidR="003460D2" w:rsidRPr="00F3645B">
        <w:t xml:space="preserve"> </w:t>
      </w:r>
      <w:r w:rsidR="00610415" w:rsidRPr="00F3645B">
        <w:t>4D flow MR</w:t>
      </w:r>
      <w:r w:rsidR="004245D0" w:rsidRPr="00F3645B">
        <w:t>I</w:t>
      </w:r>
      <w:r w:rsidR="00BD07AE" w:rsidRPr="00F3645B">
        <w:t xml:space="preserve"> </w:t>
      </w:r>
      <w:r w:rsidR="004245D0" w:rsidRPr="00F3645B">
        <w:t>was performed</w:t>
      </w:r>
      <w:r w:rsidR="00141E53" w:rsidRPr="00F3645B">
        <w:t xml:space="preserve"> both before and after a standardized meal challenge</w:t>
      </w:r>
      <w:r w:rsidR="004F3CB1" w:rsidRPr="00F3645B">
        <w:t xml:space="preserve">. </w:t>
      </w:r>
      <w:r w:rsidR="00AD643B" w:rsidRPr="00F3645B">
        <w:t>An</w:t>
      </w:r>
      <w:r w:rsidR="004452FA" w:rsidRPr="00F3645B">
        <w:t xml:space="preserve"> initial preprandial scan was performed after at least 5 hours of fasting. </w:t>
      </w:r>
      <w:r w:rsidR="00184FDA" w:rsidRPr="00F3645B">
        <w:t>Subsequently</w:t>
      </w:r>
      <w:r w:rsidR="004452FA" w:rsidRPr="00F3645B">
        <w:t xml:space="preserve">, </w:t>
      </w:r>
      <w:commentRangeStart w:id="2"/>
      <w:r w:rsidR="003460D2" w:rsidRPr="00F3645B">
        <w:t xml:space="preserve">subjects ingested </w:t>
      </w:r>
      <w:r w:rsidR="00214A00" w:rsidRPr="00F3645B">
        <w:t xml:space="preserve">474 mL of </w:t>
      </w:r>
      <w:r w:rsidR="004452FA" w:rsidRPr="00F3645B">
        <w:t xml:space="preserve">Ensure Plus </w:t>
      </w:r>
      <w:commentRangeEnd w:id="2"/>
      <w:r w:rsidR="000B6F7C">
        <w:rPr>
          <w:rStyle w:val="CommentReference"/>
        </w:rPr>
        <w:commentReference w:id="2"/>
      </w:r>
      <w:r w:rsidR="004452FA" w:rsidRPr="00F3645B">
        <w:t xml:space="preserve">(700 kcal, </w:t>
      </w:r>
      <w:r w:rsidR="00214A00" w:rsidRPr="00F3645B">
        <w:t>56% carbohydrates, 29% fats, 15% protein; Abbott Laboratories, Columbus, OH)</w:t>
      </w:r>
      <w:r w:rsidR="00184FDA" w:rsidRPr="00F3645B">
        <w:t xml:space="preserve"> followed by a</w:t>
      </w:r>
      <w:r w:rsidR="00045053" w:rsidRPr="00F3645B">
        <w:t xml:space="preserve"> second</w:t>
      </w:r>
      <w:r w:rsidR="00214A00" w:rsidRPr="00F3645B">
        <w:t xml:space="preserve"> postprandial scan 20 minutes after </w:t>
      </w:r>
      <w:r w:rsidR="006F16E2" w:rsidRPr="00F3645B">
        <w:t xml:space="preserve">meal </w:t>
      </w:r>
      <w:r w:rsidR="00214A00" w:rsidRPr="00F3645B">
        <w:t>ingestion</w:t>
      </w:r>
      <w:r w:rsidR="006F16E2" w:rsidRPr="00F3645B">
        <w:t>.</w:t>
      </w:r>
      <w:r w:rsidR="00DD6388" w:rsidRPr="00F3645B">
        <w:t xml:space="preserve"> Twenty minutes </w:t>
      </w:r>
      <w:r w:rsidR="00724201" w:rsidRPr="00F3645B">
        <w:t xml:space="preserve">was chosen to allow </w:t>
      </w:r>
      <w:r w:rsidR="00AB6950" w:rsidRPr="00F3645B">
        <w:t>for sufficient</w:t>
      </w:r>
      <w:r w:rsidR="00724201" w:rsidRPr="00F3645B">
        <w:t xml:space="preserve"> arterial and venous blood flow response</w:t>
      </w:r>
      <w:r w:rsidR="00086D7B" w:rsidRPr="00F3645B">
        <w:t>s to be observed</w:t>
      </w:r>
      <w:r w:rsidR="00AB6950" w:rsidRPr="00F3645B">
        <w:t xml:space="preserve"> </w:t>
      </w:r>
      <w:r w:rsidR="00AB6950" w:rsidRPr="00F3645B">
        <w:fldChar w:fldCharType="begin">
          <w:fldData xml:space="preserve">PEVuZE5vdGU+PENpdGU+PEF1dGhvcj5Tb21leWE8L0F1dGhvcj48WWVhcj4yMDA4PC9ZZWFyPjxS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</w:fldData>
        </w:fldChar>
      </w:r>
      <w:r w:rsidR="00070D4F">
        <w:instrText xml:space="preserve"> ADDIN EN.CITE </w:instrText>
      </w:r>
      <w:r w:rsidR="00070D4F">
        <w:fldChar w:fldCharType="begin">
          <w:fldData xml:space="preserve">PEVuZE5vdGU+PENpdGU+PEF1dGhvcj5Tb21leWE8L0F1dGhvcj48WWVhcj4yMDA4PC9ZZWFyPjxS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</w:fldData>
        </w:fldChar>
      </w:r>
      <w:r w:rsidR="00070D4F">
        <w:instrText xml:space="preserve"> ADDIN EN.CITE.DATA </w:instrText>
      </w:r>
      <w:r w:rsidR="00070D4F">
        <w:fldChar w:fldCharType="end"/>
      </w:r>
      <w:r w:rsidR="00AB6950" w:rsidRPr="00F3645B">
        <w:fldChar w:fldCharType="separate"/>
      </w:r>
      <w:r w:rsidR="00070D4F">
        <w:rPr>
          <w:noProof/>
        </w:rPr>
        <w:t>(</w:t>
      </w:r>
      <w:hyperlink w:anchor="_ENREF_19" w:tooltip="Roldan-Alzate, 2015 #874" w:history="1">
        <w:r w:rsidR="008A3003">
          <w:rPr>
            <w:noProof/>
          </w:rPr>
          <w:t>19</w:t>
        </w:r>
      </w:hyperlink>
      <w:r w:rsidR="00070D4F">
        <w:rPr>
          <w:noProof/>
        </w:rPr>
        <w:t>,</w:t>
      </w:r>
      <w:hyperlink w:anchor="_ENREF_20" w:tooltip="Someya, 2008 #879" w:history="1">
        <w:r w:rsidR="008A3003">
          <w:rPr>
            <w:noProof/>
          </w:rPr>
          <w:t>20</w:t>
        </w:r>
      </w:hyperlink>
      <w:r w:rsidR="00070D4F">
        <w:rPr>
          <w:noProof/>
        </w:rPr>
        <w:t>)</w:t>
      </w:r>
      <w:r w:rsidR="00AB6950" w:rsidRPr="00F3645B">
        <w:fldChar w:fldCharType="end"/>
      </w:r>
      <w:r w:rsidR="00AB6950" w:rsidRPr="00F3645B">
        <w:t xml:space="preserve">. </w:t>
      </w:r>
    </w:p>
    <w:p w14:paraId="5290532B" w14:textId="306049A1" w:rsidR="003925CD" w:rsidRPr="00F3645B" w:rsidRDefault="00221403" w:rsidP="00D46637">
      <w:pPr>
        <w:spacing w:line="480" w:lineRule="auto"/>
        <w:jc w:val="both"/>
        <w:rPr>
          <w:noProof/>
          <w:vertAlign w:val="subscript"/>
        </w:rPr>
      </w:pPr>
      <w:r w:rsidRPr="00F3645B">
        <w:t xml:space="preserve">4D flow </w:t>
      </w:r>
      <w:r w:rsidR="00F57AAE" w:rsidRPr="00F3645B">
        <w:t xml:space="preserve">MRI was performed using a 5-point, </w:t>
      </w:r>
      <w:r w:rsidR="00184FDA" w:rsidRPr="00F3645B">
        <w:t>radially</w:t>
      </w:r>
      <w:r w:rsidR="00741826" w:rsidRPr="00F3645B">
        <w:t>-</w:t>
      </w:r>
      <w:r w:rsidR="00184FDA" w:rsidRPr="00F3645B">
        <w:t>undersampled acquisition (</w:t>
      </w:r>
      <w:r w:rsidR="00F57AAE" w:rsidRPr="00F3645B">
        <w:t>Phase</w:t>
      </w:r>
      <w:r w:rsidR="00482CDB" w:rsidRPr="00F3645B">
        <w:t xml:space="preserve"> </w:t>
      </w:r>
      <w:r w:rsidR="00F57AAE" w:rsidRPr="00F3645B">
        <w:t>Contras</w:t>
      </w:r>
      <w:r w:rsidR="00AD528F" w:rsidRPr="00F3645B">
        <w:t>t Vastly undersampled Isotropic Pr</w:t>
      </w:r>
      <w:r w:rsidR="00F57AAE" w:rsidRPr="00F3645B">
        <w:t xml:space="preserve">ojection </w:t>
      </w:r>
      <w:r w:rsidR="00AD528F" w:rsidRPr="00F3645B">
        <w:t>Reconstruction</w:t>
      </w:r>
      <w:r w:rsidR="00184FDA" w:rsidRPr="00F3645B">
        <w:t>,</w:t>
      </w:r>
      <w:r w:rsidR="00BD07AE" w:rsidRPr="00F3645B">
        <w:t xml:space="preserve"> </w:t>
      </w:r>
      <w:r w:rsidR="00F57AAE" w:rsidRPr="00F3645B">
        <w:t>PC-VIPR)</w:t>
      </w:r>
      <w:r w:rsidR="002F09E7" w:rsidRPr="00F3645B">
        <w:t xml:space="preserve"> </w:t>
      </w:r>
      <w:r w:rsidR="00184FDA" w:rsidRPr="00F3645B">
        <w:t xml:space="preserve">that provides high spatial resolution, increased motion robustness, and retrospective gating </w:t>
      </w:r>
      <w:r w:rsidR="00482CDB" w:rsidRPr="00F3645B">
        <w:t>flexibility with</w:t>
      </w:r>
      <w:r w:rsidR="00184FDA" w:rsidRPr="00F3645B">
        <w:t xml:space="preserve">in </w:t>
      </w:r>
      <w:r w:rsidR="00BD07AE" w:rsidRPr="00F3645B">
        <w:t xml:space="preserve">a </w:t>
      </w:r>
      <w:r w:rsidR="00184FDA" w:rsidRPr="00F3645B">
        <w:t>reasonable</w:t>
      </w:r>
      <w:r w:rsidR="0029571A" w:rsidRPr="00F3645B">
        <w:t xml:space="preserve"> scan time</w:t>
      </w:r>
      <w:r w:rsidR="00C04C9C" w:rsidRPr="00F3645B">
        <w:t xml:space="preserve"> </w:t>
      </w:r>
      <w:r w:rsidR="00850EB1" w:rsidRPr="00F3645B">
        <w:fldChar w:fldCharType="begin">
          <w:fldData xml:space="preserve">PEVuZE5vdGU+PENpdGU+PEF1dGhvcj5HdTwvQXV0aG9yPjxZZWFyPjIwMDU8L1llYXI+PFJlY051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</w:fldData>
        </w:fldChar>
      </w:r>
      <w:r w:rsidR="00070D4F">
        <w:instrText xml:space="preserve"> ADDIN EN.CITE </w:instrText>
      </w:r>
      <w:r w:rsidR="00070D4F">
        <w:fldChar w:fldCharType="begin">
          <w:fldData xml:space="preserve">PEVuZE5vdGU+PENpdGU+PEF1dGhvcj5HdTwvQXV0aG9yPjxZZWFyPjIwMDU8L1llYXI+PFJlY051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</w:fldData>
        </w:fldChar>
      </w:r>
      <w:r w:rsidR="00070D4F">
        <w:instrText xml:space="preserve"> ADDIN EN.CITE.DATA </w:instrText>
      </w:r>
      <w:r w:rsidR="00070D4F">
        <w:fldChar w:fldCharType="end"/>
      </w:r>
      <w:r w:rsidR="00850EB1" w:rsidRPr="00F3645B">
        <w:fldChar w:fldCharType="separate"/>
      </w:r>
      <w:r w:rsidR="00070D4F">
        <w:rPr>
          <w:noProof/>
        </w:rPr>
        <w:t>(</w:t>
      </w:r>
      <w:hyperlink w:anchor="_ENREF_21" w:tooltip="Gu, 2005 #760" w:history="1">
        <w:r w:rsidR="008A3003">
          <w:rPr>
            <w:noProof/>
          </w:rPr>
          <w:t>21</w:t>
        </w:r>
      </w:hyperlink>
      <w:r w:rsidR="00070D4F">
        <w:rPr>
          <w:noProof/>
        </w:rPr>
        <w:t>,</w:t>
      </w:r>
      <w:hyperlink w:anchor="_ENREF_22" w:tooltip="Johnson, 2010 #862" w:history="1">
        <w:r w:rsidR="008A3003">
          <w:rPr>
            <w:noProof/>
          </w:rPr>
          <w:t>22</w:t>
        </w:r>
      </w:hyperlink>
      <w:r w:rsidR="00070D4F">
        <w:rPr>
          <w:noProof/>
        </w:rPr>
        <w:t>)</w:t>
      </w:r>
      <w:r w:rsidR="00850EB1" w:rsidRPr="00F3645B">
        <w:fldChar w:fldCharType="end"/>
      </w:r>
      <w:r w:rsidR="00F57AAE" w:rsidRPr="00F3645B">
        <w:t xml:space="preserve">. </w:t>
      </w:r>
      <w:r w:rsidR="000C0DAA" w:rsidRPr="00F3645B">
        <w:t>Complete volumetric coverage of the abdomen was acquired, centered over the celiac axis</w:t>
      </w:r>
      <w:r w:rsidR="00184FDA" w:rsidRPr="00F3645B">
        <w:t xml:space="preserve"> with the followin</w:t>
      </w:r>
      <w:r w:rsidR="00BD07AE" w:rsidRPr="00F3645B">
        <w:t>g</w:t>
      </w:r>
      <w:r w:rsidR="00BD2E24" w:rsidRPr="00F3645B">
        <w:t xml:space="preserve"> imagin</w:t>
      </w:r>
      <w:r w:rsidR="005208AE" w:rsidRPr="00F3645B">
        <w:t xml:space="preserve">g parameters: </w:t>
      </w:r>
      <w:commentRangeStart w:id="3"/>
      <w:r w:rsidR="005208AE" w:rsidRPr="00F3645B">
        <w:t xml:space="preserve">TR=6.6-8.3 </w:t>
      </w:r>
      <w:proofErr w:type="spellStart"/>
      <w:r w:rsidR="005208AE" w:rsidRPr="00F3645B">
        <w:t>ms</w:t>
      </w:r>
      <w:proofErr w:type="spellEnd"/>
      <w:r w:rsidR="005208AE" w:rsidRPr="00F3645B">
        <w:t>; TE=</w:t>
      </w:r>
      <w:r w:rsidR="00BD2E24" w:rsidRPr="00F3645B">
        <w:t xml:space="preserve">1.9-2.7 </w:t>
      </w:r>
      <w:proofErr w:type="spellStart"/>
      <w:r w:rsidR="00BD2E24" w:rsidRPr="00F3645B">
        <w:t>ms</w:t>
      </w:r>
      <w:proofErr w:type="spellEnd"/>
      <w:r w:rsidR="00BD2E24" w:rsidRPr="00F3645B">
        <w:t xml:space="preserve">; </w:t>
      </w:r>
      <w:r w:rsidR="005208AE" w:rsidRPr="00F3645B">
        <w:t>tip angle=1</w:t>
      </w:r>
      <w:r w:rsidR="00482CDB" w:rsidRPr="00F3645B">
        <w:t>4</w:t>
      </w:r>
      <w:r w:rsidR="005208AE" w:rsidRPr="00F3645B">
        <w:t>˚</w:t>
      </w:r>
      <w:commentRangeEnd w:id="3"/>
      <w:r w:rsidR="000B6F7C">
        <w:rPr>
          <w:rStyle w:val="CommentReference"/>
        </w:rPr>
        <w:commentReference w:id="3"/>
      </w:r>
      <w:r w:rsidR="005208AE" w:rsidRPr="00F3645B">
        <w:t>; number of projections=</w:t>
      </w:r>
      <w:r w:rsidR="00214A00" w:rsidRPr="00F3645B">
        <w:t>11,000</w:t>
      </w:r>
      <w:r w:rsidR="002E5EEC" w:rsidRPr="00F3645B">
        <w:t>;</w:t>
      </w:r>
      <w:r w:rsidR="003460D2" w:rsidRPr="00F3645B">
        <w:t xml:space="preserve"> </w:t>
      </w:r>
      <w:r w:rsidR="00184FDA" w:rsidRPr="00F3645B">
        <w:t xml:space="preserve">acquired </w:t>
      </w:r>
      <w:r w:rsidR="005208AE" w:rsidRPr="00F3645B">
        <w:t>isotropic resolution=</w:t>
      </w:r>
      <w:r w:rsidR="00214A00" w:rsidRPr="00F3645B">
        <w:t xml:space="preserve">1.25 mm; </w:t>
      </w:r>
      <w:r w:rsidR="00045053" w:rsidRPr="00F3645B">
        <w:t xml:space="preserve">reconstructed </w:t>
      </w:r>
      <w:r w:rsidR="005208AE" w:rsidRPr="00F3645B">
        <w:t xml:space="preserve">imaging </w:t>
      </w:r>
      <w:r w:rsidR="005208AE" w:rsidRPr="00F3645B">
        <w:lastRenderedPageBreak/>
        <w:t>volume=32</w:t>
      </w:r>
      <w:r w:rsidR="00045053" w:rsidRPr="00F3645B">
        <w:t xml:space="preserve"> cm</w:t>
      </w:r>
      <w:r w:rsidR="00045053" w:rsidRPr="00F3645B">
        <w:rPr>
          <w:vertAlign w:val="superscript"/>
        </w:rPr>
        <w:t>3</w:t>
      </w:r>
      <w:r w:rsidR="005208AE" w:rsidRPr="00F3645B">
        <w:t>; scan time=</w:t>
      </w:r>
      <w:r w:rsidR="00482CDB" w:rsidRPr="00F3645B">
        <w:t>11</w:t>
      </w:r>
      <w:r w:rsidR="00BD2E24" w:rsidRPr="00F3645B">
        <w:t xml:space="preserve"> minutes. </w:t>
      </w:r>
      <w:r w:rsidR="005A425F" w:rsidRPr="00F3645B">
        <w:t xml:space="preserve">Intravenous </w:t>
      </w:r>
      <w:r w:rsidR="002E5EEC" w:rsidRPr="00F3645B">
        <w:t xml:space="preserve">contrast </w:t>
      </w:r>
      <w:r w:rsidR="00AD643B" w:rsidRPr="00F3645B">
        <w:t>agents</w:t>
      </w:r>
      <w:r w:rsidR="005A425F" w:rsidRPr="00F3645B">
        <w:t xml:space="preserve"> containing</w:t>
      </w:r>
      <w:r w:rsidR="002E5EEC" w:rsidRPr="00F3645B">
        <w:t xml:space="preserve"> 0.03 mmol/kg </w:t>
      </w:r>
      <w:r w:rsidR="005A425F" w:rsidRPr="00F3645B">
        <w:t xml:space="preserve">of </w:t>
      </w:r>
      <w:r w:rsidR="002E5EEC" w:rsidRPr="00F3645B">
        <w:rPr>
          <w:noProof/>
        </w:rPr>
        <w:t>gadofosveset</w:t>
      </w:r>
      <w:r w:rsidR="002E5EEC" w:rsidRPr="00F3645B">
        <w:t xml:space="preserve"> trisodium (</w:t>
      </w:r>
      <w:proofErr w:type="spellStart"/>
      <w:r w:rsidR="002E5EEC" w:rsidRPr="00F3645B">
        <w:t>Lantheus</w:t>
      </w:r>
      <w:proofErr w:type="spellEnd"/>
      <w:r w:rsidR="002E5EEC" w:rsidRPr="00F3645B">
        <w:t>, North Billerica, MA)</w:t>
      </w:r>
      <w:r w:rsidR="005A425F" w:rsidRPr="00F3645B">
        <w:t xml:space="preserve"> were administered </w:t>
      </w:r>
      <w:r w:rsidR="005D3769" w:rsidRPr="00F3645B">
        <w:t xml:space="preserve">immediately before the preprandial scan </w:t>
      </w:r>
      <w:r w:rsidR="0029571A" w:rsidRPr="00F3645B">
        <w:t xml:space="preserve">in </w:t>
      </w:r>
      <w:r w:rsidR="00983D54" w:rsidRPr="00F3645B">
        <w:t xml:space="preserve">17 controls and </w:t>
      </w:r>
      <w:r w:rsidR="000F0842" w:rsidRPr="00F3645B">
        <w:t xml:space="preserve">19 </w:t>
      </w:r>
      <w:r w:rsidR="006F16E2" w:rsidRPr="00F3645B">
        <w:t>patients</w:t>
      </w:r>
      <w:r w:rsidR="002E5EEC" w:rsidRPr="00F3645B">
        <w:t>.</w:t>
      </w:r>
      <w:r w:rsidR="00124557" w:rsidRPr="00F3645B">
        <w:t xml:space="preserve"> </w:t>
      </w:r>
      <w:r w:rsidR="00983D54" w:rsidRPr="00F3645B">
        <w:t>Three</w:t>
      </w:r>
      <w:r w:rsidR="00124557" w:rsidRPr="00F3645B">
        <w:t xml:space="preserve"> </w:t>
      </w:r>
      <w:r w:rsidR="00053B9E" w:rsidRPr="00F3645B">
        <w:t>control subjects</w:t>
      </w:r>
      <w:r w:rsidR="00124557" w:rsidRPr="00F3645B">
        <w:t xml:space="preserve"> and </w:t>
      </w:r>
      <w:r w:rsidR="001A2EBF">
        <w:t>one</w:t>
      </w:r>
      <w:r w:rsidR="005A425F" w:rsidRPr="00F3645B">
        <w:t xml:space="preserve"> </w:t>
      </w:r>
      <w:r w:rsidR="00997143" w:rsidRPr="00F3645B">
        <w:t>patient</w:t>
      </w:r>
      <w:r w:rsidR="002E5EEC" w:rsidRPr="00F3645B">
        <w:t xml:space="preserve"> </w:t>
      </w:r>
      <w:r w:rsidR="00124557" w:rsidRPr="00F3645B">
        <w:t xml:space="preserve">did not receive contrast agents due to contraindications or refusal. </w:t>
      </w:r>
      <w:r w:rsidR="00DB033B" w:rsidRPr="00F3645B">
        <w:t>The velocity encoding (</w:t>
      </w:r>
      <w:proofErr w:type="spellStart"/>
      <w:r w:rsidR="00DB033B" w:rsidRPr="00F3645B">
        <w:rPr>
          <w:noProof/>
        </w:rPr>
        <w:t>V</w:t>
      </w:r>
      <w:r w:rsidR="00DB033B" w:rsidRPr="00F3645B">
        <w:rPr>
          <w:noProof/>
          <w:vertAlign w:val="subscript"/>
        </w:rPr>
        <w:t>enc</w:t>
      </w:r>
      <w:proofErr w:type="spellEnd"/>
      <w:r w:rsidR="002E5EEC" w:rsidRPr="00F3645B">
        <w:t xml:space="preserve">) was set to 100 cm/s for the preprandial scan and </w:t>
      </w:r>
      <w:r w:rsidR="009F2037" w:rsidRPr="00F3645B">
        <w:t xml:space="preserve">was increased to </w:t>
      </w:r>
      <w:r w:rsidR="002E5EEC" w:rsidRPr="00F3645B">
        <w:t>120 cm/</w:t>
      </w:r>
      <w:r w:rsidR="00124557" w:rsidRPr="00F3645B">
        <w:t>s for the postprandial scan</w:t>
      </w:r>
      <w:r w:rsidR="009F2037" w:rsidRPr="00F3645B">
        <w:t xml:space="preserve"> to account for </w:t>
      </w:r>
      <w:r w:rsidR="000615BB" w:rsidRPr="00F3645B">
        <w:t>anticipated</w:t>
      </w:r>
      <w:r w:rsidR="009F2037" w:rsidRPr="00F3645B">
        <w:t xml:space="preserve"> increa</w:t>
      </w:r>
      <w:r w:rsidR="002C0422" w:rsidRPr="00F3645B">
        <w:t>ses in mesenteric blood velocities</w:t>
      </w:r>
      <w:r w:rsidR="00124557" w:rsidRPr="00F3645B">
        <w:t xml:space="preserve">. </w:t>
      </w:r>
      <w:r w:rsidR="0029571A" w:rsidRPr="00F3645B">
        <w:t>During image acquisition, ECG and respiratory monitoring were performed to allow for retrospective cardiac and respiratory gating during reconstruction.</w:t>
      </w:r>
    </w:p>
    <w:p w14:paraId="4F3218C6" w14:textId="62EBFD18" w:rsidR="00770A30" w:rsidRPr="00F3645B" w:rsidRDefault="00770A30" w:rsidP="00D46637">
      <w:pPr>
        <w:pStyle w:val="Heading2"/>
        <w:spacing w:line="480" w:lineRule="auto"/>
        <w:jc w:val="both"/>
      </w:pPr>
      <w:r w:rsidRPr="00F3645B">
        <w:t>Data Analysis and Flow Measurements</w:t>
      </w:r>
    </w:p>
    <w:p w14:paraId="41B16993" w14:textId="0BAC50D3" w:rsidR="00262B53" w:rsidRPr="00F3645B" w:rsidRDefault="00BD4EC3" w:rsidP="00D46637">
      <w:pPr>
        <w:spacing w:line="480" w:lineRule="auto"/>
        <w:jc w:val="both"/>
      </w:pPr>
      <w:r w:rsidRPr="00F3645B">
        <w:t xml:space="preserve">Reconstruction was performed offline yielding time-resolved </w:t>
      </w:r>
      <w:r w:rsidR="00030A30" w:rsidRPr="00F3645B">
        <w:t>and time-averaged magnitude, complex difference, and 3</w:t>
      </w:r>
      <w:r w:rsidR="00F8088F" w:rsidRPr="00F3645B">
        <w:t>-directional</w:t>
      </w:r>
      <w:r w:rsidR="00030A30" w:rsidRPr="00F3645B">
        <w:t xml:space="preserve"> velocity </w:t>
      </w:r>
      <w:r w:rsidR="006175C7" w:rsidRPr="00F3645B">
        <w:t>data</w:t>
      </w:r>
      <w:r w:rsidRPr="00F3645B">
        <w:t>.</w:t>
      </w:r>
      <w:r w:rsidR="00997143" w:rsidRPr="00F3645B">
        <w:t xml:space="preserve"> </w:t>
      </w:r>
      <w:r w:rsidR="006B6EBE" w:rsidRPr="00F3645B">
        <w:t>All time</w:t>
      </w:r>
      <w:r w:rsidR="00346221" w:rsidRPr="00F3645B">
        <w:t>-resolved data were</w:t>
      </w:r>
      <w:r w:rsidR="00030A30" w:rsidRPr="00F3645B">
        <w:t xml:space="preserve"> reconstructed into 14 </w:t>
      </w:r>
      <w:r w:rsidR="006B6EBE" w:rsidRPr="00F3645B">
        <w:t xml:space="preserve">cardiac </w:t>
      </w:r>
      <w:r w:rsidR="00045053" w:rsidRPr="00F3645B">
        <w:t>timeframes</w:t>
      </w:r>
      <w:r w:rsidR="00F8088F" w:rsidRPr="00F3645B">
        <w:t xml:space="preserve"> using temporal view sharing</w:t>
      </w:r>
      <w:r w:rsidR="00045053" w:rsidRPr="00F3645B">
        <w:t xml:space="preserve"> </w:t>
      </w:r>
      <w:r w:rsidR="00045053" w:rsidRPr="00F3645B">
        <w:fldChar w:fldCharType="begin">
          <w:fldData xml:space="preserve">PEVuZE5vdGU+PENpdGU+PEF1dGhvcj5MaXU8L0F1dGhvcj48WWVhcj4yMDA2PC9ZZWFyPjxSZWNO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</w:fldData>
        </w:fldChar>
      </w:r>
      <w:r w:rsidR="00070D4F">
        <w:instrText xml:space="preserve"> ADDIN EN.CITE </w:instrText>
      </w:r>
      <w:r w:rsidR="00070D4F">
        <w:fldChar w:fldCharType="begin">
          <w:fldData xml:space="preserve">PEVuZE5vdGU+PENpdGU+PEF1dGhvcj5MaXU8L0F1dGhvcj48WWVhcj4yMDA2PC9ZZWFyPjxSZWNO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</w:fldData>
        </w:fldChar>
      </w:r>
      <w:r w:rsidR="00070D4F">
        <w:instrText xml:space="preserve"> ADDIN EN.CITE.DATA </w:instrText>
      </w:r>
      <w:r w:rsidR="00070D4F">
        <w:fldChar w:fldCharType="end"/>
      </w:r>
      <w:r w:rsidR="00045053" w:rsidRPr="00F3645B">
        <w:fldChar w:fldCharType="separate"/>
      </w:r>
      <w:r w:rsidR="00070D4F">
        <w:rPr>
          <w:noProof/>
        </w:rPr>
        <w:t>(</w:t>
      </w:r>
      <w:hyperlink w:anchor="_ENREF_23" w:tooltip="Liu, 2006 #927" w:history="1">
        <w:r w:rsidR="008A3003">
          <w:rPr>
            <w:noProof/>
          </w:rPr>
          <w:t>23</w:t>
        </w:r>
      </w:hyperlink>
      <w:r w:rsidR="00070D4F">
        <w:rPr>
          <w:noProof/>
        </w:rPr>
        <w:t>)</w:t>
      </w:r>
      <w:r w:rsidR="00045053" w:rsidRPr="00F3645B">
        <w:fldChar w:fldCharType="end"/>
      </w:r>
      <w:r w:rsidR="00030A30" w:rsidRPr="00F3645B">
        <w:t>.</w:t>
      </w:r>
      <w:r w:rsidR="00557BE6" w:rsidRPr="00F3645B">
        <w:t xml:space="preserve"> </w:t>
      </w:r>
      <w:r w:rsidR="005A0ED3" w:rsidRPr="00F3645B">
        <w:t>B</w:t>
      </w:r>
      <w:r w:rsidR="003C765C" w:rsidRPr="00F3645B">
        <w:t>ackground phase correction was performed on all datasets by fitting a 3</w:t>
      </w:r>
      <w:r w:rsidR="003C765C" w:rsidRPr="00F3645B">
        <w:rPr>
          <w:vertAlign w:val="superscript"/>
        </w:rPr>
        <w:t>rd</w:t>
      </w:r>
      <w:r w:rsidR="003C765C" w:rsidRPr="00F3645B">
        <w:t xml:space="preserve"> order polynomial to phase in stationary tissue, </w:t>
      </w:r>
      <w:r w:rsidR="005A0ED3" w:rsidRPr="00F3645B">
        <w:t>defined</w:t>
      </w:r>
      <w:r w:rsidR="003C765C" w:rsidRPr="00F3645B">
        <w:t xml:space="preserve"> by </w:t>
      </w:r>
      <w:r w:rsidR="00F8088F" w:rsidRPr="00F3645B">
        <w:t>semi-automatically</w:t>
      </w:r>
      <w:r w:rsidR="005A0ED3" w:rsidRPr="00F3645B">
        <w:t xml:space="preserve"> </w:t>
      </w:r>
      <w:r w:rsidR="003C765C" w:rsidRPr="00F3645B">
        <w:t>thresholding time-</w:t>
      </w:r>
      <w:r w:rsidR="006F16E2" w:rsidRPr="00F3645B">
        <w:t>averaged</w:t>
      </w:r>
      <w:r w:rsidR="003C765C" w:rsidRPr="00F3645B">
        <w:t xml:space="preserve"> magnitude and velocity data</w:t>
      </w:r>
      <w:r w:rsidR="00C04C9C" w:rsidRPr="00F3645B">
        <w:t xml:space="preserve"> </w:t>
      </w:r>
      <w:r w:rsidR="00850EB1" w:rsidRPr="00F3645B">
        <w:fldChar w:fldCharType="begin"/>
      </w:r>
      <w:r w:rsidR="00070D4F">
        <w:instrText xml:space="preserve"> ADDIN EN.CITE &lt;EndNote&gt;&lt;Cite&gt;&lt;Author&gt;Walker&lt;/Author&gt;&lt;Year&gt;1993&lt;/Year&gt;&lt;RecNum&gt;911&lt;/RecNum&gt;&lt;DisplayText&gt;(24)&lt;/DisplayText&gt;&lt;record&gt;&lt;rec-number&gt;911&lt;/rec-number&gt;&lt;foreign-keys&gt;&lt;key app="EN" db-id="xeep5d99wefzf1e2de75p900wp0assr5afff" timestamp="1584110802" guid="8de933c3-9357-44ce-ada4-9571d5444d3f"&gt;911&lt;/key&gt;&lt;/foreign-keys&gt;&lt;ref-type name="Journal Article"&gt;17&lt;/ref-type&gt;&lt;contributors&gt;&lt;authors&gt;&lt;author&gt;Walker, P. G.&lt;/author&gt;&lt;author&gt;Cranney, G. B.&lt;/author&gt;&lt;author&gt;Scheidegger, M. B.&lt;/author&gt;&lt;author&gt;Waseleski, G.&lt;/author&gt;&lt;author&gt;Pohost, G. M.&lt;/author&gt;&lt;author&gt;Yoganathan, A. P.&lt;/author&gt;&lt;/authors&gt;&lt;/contributors&gt;&lt;auth-address&gt;School of Chemical Engineering, Georgia Institute of Technology, Atlanta 30332-0100.&lt;/auth-address&gt;&lt;titles&gt;&lt;title&gt;Semiautomated method for noise reduction and background phase error correction in MR phase velocity data&lt;/title&gt;&lt;secondary-title&gt;J Magn Reson Imaging&lt;/secondary-title&gt;&lt;/titles&gt;&lt;periodical&gt;&lt;full-title&gt;J Magn Reson Imaging&lt;/full-title&gt;&lt;/periodical&gt;&lt;pages&gt;521-30&lt;/pages&gt;&lt;volume&gt;3&lt;/volume&gt;&lt;number&gt;3&lt;/number&gt;&lt;edition&gt;1993/05/01&lt;/edition&gt;&lt;keywords&gt;&lt;keyword&gt;*Blood Flow Velocity&lt;/keyword&gt;&lt;keyword&gt;Heart/anatomy &amp;amp; histology/physiology&lt;/keyword&gt;&lt;keyword&gt;Humans&lt;/keyword&gt;&lt;keyword&gt;Magnetic Resonance Imaging/*methods&lt;/keyword&gt;&lt;/keywords&gt;&lt;dates&gt;&lt;year&gt;1993&lt;/year&gt;&lt;pub-dates&gt;&lt;date&gt;May-Jun&lt;/date&gt;&lt;/pub-dates&gt;&lt;/dates&gt;&lt;isbn&gt;1053-1807 (Print)&amp;#xD;1053-1807&lt;/isbn&gt;&lt;accession-num&gt;8324312&lt;/accession-num&gt;&lt;urls&gt;&lt;/urls&gt;&lt;electronic-resource-num&gt;10.1002/jmri.1880030315&lt;/electronic-resource-num&gt;&lt;remote-database-provider&gt;NLM&lt;/remote-database-provider&gt;&lt;language&gt;eng&lt;/language&gt;&lt;/record&gt;&lt;/Cite&gt;&lt;/EndNote&gt;</w:instrText>
      </w:r>
      <w:r w:rsidR="00850EB1" w:rsidRPr="00F3645B">
        <w:fldChar w:fldCharType="separate"/>
      </w:r>
      <w:r w:rsidR="00070D4F">
        <w:rPr>
          <w:noProof/>
        </w:rPr>
        <w:t>(</w:t>
      </w:r>
      <w:hyperlink w:anchor="_ENREF_24" w:tooltip="Walker, 1993 #911" w:history="1">
        <w:r w:rsidR="008A3003">
          <w:rPr>
            <w:noProof/>
          </w:rPr>
          <w:t>24</w:t>
        </w:r>
      </w:hyperlink>
      <w:r w:rsidR="00070D4F">
        <w:rPr>
          <w:noProof/>
        </w:rPr>
        <w:t>)</w:t>
      </w:r>
      <w:r w:rsidR="00850EB1" w:rsidRPr="00F3645B">
        <w:fldChar w:fldCharType="end"/>
      </w:r>
      <w:r w:rsidR="003C765C" w:rsidRPr="00F3645B">
        <w:t xml:space="preserve">. </w:t>
      </w:r>
      <w:r w:rsidR="00E73D7F" w:rsidRPr="00F3645B">
        <w:t>T</w:t>
      </w:r>
      <w:r w:rsidR="006B6EBE" w:rsidRPr="00F3645B">
        <w:t>ime-averaged complex</w:t>
      </w:r>
      <w:r w:rsidR="00354A22" w:rsidRPr="00F3645B">
        <w:t xml:space="preserve"> difference </w:t>
      </w:r>
      <w:r w:rsidR="00346221" w:rsidRPr="00F3645B">
        <w:t>data were</w:t>
      </w:r>
      <w:r w:rsidR="004C7452" w:rsidRPr="00F3645B">
        <w:t xml:space="preserve"> exported to Mimics (Materialize, Leuven, Belgium) for </w:t>
      </w:r>
      <w:r w:rsidR="00E773E5" w:rsidRPr="00F3645B">
        <w:t xml:space="preserve">semi-automatic </w:t>
      </w:r>
      <w:r w:rsidR="004C7452" w:rsidRPr="00F3645B">
        <w:t>vessel segmentation</w:t>
      </w:r>
      <w:r w:rsidR="003C765C" w:rsidRPr="00F3645B">
        <w:t xml:space="preserve"> </w:t>
      </w:r>
      <w:r w:rsidR="00F8088F" w:rsidRPr="00F3645B">
        <w:t>(</w:t>
      </w:r>
      <w:r w:rsidR="00045053" w:rsidRPr="00F3645B">
        <w:t xml:space="preserve">global </w:t>
      </w:r>
      <w:r w:rsidR="004C7452" w:rsidRPr="00F3645B">
        <w:t xml:space="preserve">thresholding </w:t>
      </w:r>
      <w:r w:rsidR="00045053" w:rsidRPr="00F3645B">
        <w:t>plus</w:t>
      </w:r>
      <w:r w:rsidR="00927F66" w:rsidRPr="00F3645B">
        <w:t xml:space="preserve"> region growing</w:t>
      </w:r>
      <w:r w:rsidR="003C765C" w:rsidRPr="00F3645B">
        <w:t>)</w:t>
      </w:r>
      <w:r w:rsidR="00927F66" w:rsidRPr="00F3645B">
        <w:t xml:space="preserve"> </w:t>
      </w:r>
      <w:r w:rsidR="003C765C" w:rsidRPr="00F3645B">
        <w:t>in order to create</w:t>
      </w:r>
      <w:r w:rsidR="00927F66" w:rsidRPr="00F3645B">
        <w:t xml:space="preserve"> </w:t>
      </w:r>
      <w:r w:rsidR="00985048" w:rsidRPr="00F3645B">
        <w:t xml:space="preserve">3D </w:t>
      </w:r>
      <w:r w:rsidR="00927F66" w:rsidRPr="00F3645B">
        <w:t>angiogram</w:t>
      </w:r>
      <w:r w:rsidR="00985048" w:rsidRPr="00F3645B">
        <w:t xml:space="preserve"> masks</w:t>
      </w:r>
      <w:r w:rsidR="007A12E5" w:rsidRPr="00F3645B">
        <w:t xml:space="preserve">, </w:t>
      </w:r>
      <w:r w:rsidR="00927F66" w:rsidRPr="00F3645B">
        <w:t xml:space="preserve">shown </w:t>
      </w:r>
      <w:r w:rsidR="001974D9" w:rsidRPr="00F3645B">
        <w:t>in Figure 1</w:t>
      </w:r>
      <w:r w:rsidR="00927F66" w:rsidRPr="00F3645B">
        <w:t>.</w:t>
      </w:r>
    </w:p>
    <w:p w14:paraId="562A16C3" w14:textId="1582C273" w:rsidR="00522B0E" w:rsidRPr="00F3645B" w:rsidRDefault="00F40A0E" w:rsidP="00D46637">
      <w:pPr>
        <w:spacing w:line="480" w:lineRule="auto"/>
        <w:jc w:val="both"/>
      </w:pPr>
      <w:r w:rsidRPr="00F3645B">
        <w:t>Angiograms</w:t>
      </w:r>
      <w:r w:rsidR="007A12E5" w:rsidRPr="00F3645B">
        <w:t xml:space="preserve"> and time-resolved velocity data</w:t>
      </w:r>
      <w:r w:rsidR="00712D12" w:rsidRPr="00F3645B">
        <w:t xml:space="preserve"> were</w:t>
      </w:r>
      <w:r w:rsidR="00050195" w:rsidRPr="00F3645B">
        <w:t xml:space="preserve"> exported to </w:t>
      </w:r>
      <w:r w:rsidR="00050195" w:rsidRPr="00F3645B">
        <w:rPr>
          <w:noProof/>
        </w:rPr>
        <w:t>Ensight</w:t>
      </w:r>
      <w:r w:rsidR="00050195" w:rsidRPr="00F3645B">
        <w:t xml:space="preserve"> (ANSYS, Canonsburg, PA) </w:t>
      </w:r>
      <w:r w:rsidR="005D6800" w:rsidRPr="00F3645B">
        <w:t xml:space="preserve">for </w:t>
      </w:r>
      <w:r w:rsidR="00050195" w:rsidRPr="00F3645B">
        <w:t>visuali</w:t>
      </w:r>
      <w:r w:rsidR="005D6800" w:rsidRPr="00F3645B">
        <w:t xml:space="preserve">zation of </w:t>
      </w:r>
      <w:r w:rsidR="00274DE4" w:rsidRPr="00F3645B">
        <w:t xml:space="preserve">blood flow </w:t>
      </w:r>
      <w:r w:rsidR="00F8088F" w:rsidRPr="00F3645B">
        <w:t xml:space="preserve">patterns </w:t>
      </w:r>
      <w:r w:rsidR="005D3769" w:rsidRPr="00F3645B">
        <w:t>and</w:t>
      </w:r>
      <w:r w:rsidR="005D6800" w:rsidRPr="00F3645B">
        <w:t xml:space="preserve"> </w:t>
      </w:r>
      <w:r w:rsidR="00F8088F" w:rsidRPr="00F3645B">
        <w:t xml:space="preserve">interactive </w:t>
      </w:r>
      <w:r w:rsidR="005D6800" w:rsidRPr="00F3645B">
        <w:t>2D plane placement</w:t>
      </w:r>
      <w:r w:rsidR="00F5313F" w:rsidRPr="00F3645B">
        <w:t xml:space="preserve"> for flow analysis</w:t>
      </w:r>
      <w:r w:rsidR="00985048" w:rsidRPr="00F3645B">
        <w:t xml:space="preserve">. </w:t>
      </w:r>
      <w:r w:rsidR="00905B98" w:rsidRPr="00F3645B">
        <w:t xml:space="preserve">Color-coded vector </w:t>
      </w:r>
      <w:r w:rsidR="00905B98" w:rsidRPr="00F3645B">
        <w:rPr>
          <w:noProof/>
        </w:rPr>
        <w:t>streamline</w:t>
      </w:r>
      <w:r w:rsidR="00905B98" w:rsidRPr="00F3645B">
        <w:t xml:space="preserve"> images </w:t>
      </w:r>
      <w:r w:rsidR="006175C7" w:rsidRPr="00F3645B">
        <w:t xml:space="preserve">and particle traces </w:t>
      </w:r>
      <w:r w:rsidR="00346221" w:rsidRPr="00F3645B">
        <w:t>were</w:t>
      </w:r>
      <w:r w:rsidR="00905B98" w:rsidRPr="00F3645B">
        <w:t xml:space="preserve"> created in </w:t>
      </w:r>
      <w:r w:rsidR="00905B98" w:rsidRPr="00F3645B">
        <w:rPr>
          <w:noProof/>
        </w:rPr>
        <w:t>Ensight</w:t>
      </w:r>
      <w:r w:rsidR="00905B98" w:rsidRPr="00F3645B">
        <w:t xml:space="preserve"> </w:t>
      </w:r>
      <w:r w:rsidR="003C765C" w:rsidRPr="00F3645B">
        <w:t xml:space="preserve">to visualize </w:t>
      </w:r>
      <w:r w:rsidR="006175C7" w:rsidRPr="00F3645B">
        <w:t xml:space="preserve">time-resolved </w:t>
      </w:r>
      <w:r w:rsidR="00905B98" w:rsidRPr="00F3645B">
        <w:t xml:space="preserve">flow </w:t>
      </w:r>
      <w:r w:rsidR="005D3769" w:rsidRPr="00F3645B">
        <w:t>patterns</w:t>
      </w:r>
      <w:r w:rsidR="00F8088F" w:rsidRPr="00F3645B">
        <w:t xml:space="preserve"> (</w:t>
      </w:r>
      <w:r w:rsidR="00050067" w:rsidRPr="00F3645B">
        <w:t>Figure 2</w:t>
      </w:r>
      <w:r w:rsidR="00F5313F" w:rsidRPr="00F3645B">
        <w:t>)</w:t>
      </w:r>
      <w:r w:rsidR="00905B98" w:rsidRPr="00F3645B">
        <w:t>.</w:t>
      </w:r>
      <w:r w:rsidR="00E773E5" w:rsidRPr="00F3645B">
        <w:t xml:space="preserve"> </w:t>
      </w:r>
      <w:r w:rsidR="005D6800" w:rsidRPr="00F3645B">
        <w:t>2D</w:t>
      </w:r>
      <w:r w:rsidR="00E773E5" w:rsidRPr="00F3645B">
        <w:t xml:space="preserve"> cut-planes</w:t>
      </w:r>
      <w:r w:rsidR="00C8073E" w:rsidRPr="00F3645B">
        <w:t xml:space="preserve"> </w:t>
      </w:r>
      <w:r w:rsidR="004D4B94" w:rsidRPr="00F3645B">
        <w:t>were</w:t>
      </w:r>
      <w:r w:rsidR="00E773E5" w:rsidRPr="00F3645B">
        <w:t xml:space="preserve"> manually placed in vessels of interest</w:t>
      </w:r>
      <w:r w:rsidR="00F51EE5" w:rsidRPr="00F3645B">
        <w:t xml:space="preserve"> </w:t>
      </w:r>
      <w:r w:rsidR="00E773E5" w:rsidRPr="00F3645B">
        <w:t>perpendicular to the direction of the vessel</w:t>
      </w:r>
      <w:r w:rsidR="0040585E" w:rsidRPr="00F3645B">
        <w:t xml:space="preserve"> for quantitative flow analysis</w:t>
      </w:r>
      <w:r w:rsidR="004D4B94" w:rsidRPr="00F3645B">
        <w:t xml:space="preserve">. </w:t>
      </w:r>
      <w:r w:rsidR="00F5313F" w:rsidRPr="00F3645B">
        <w:t xml:space="preserve">Flow analysis was performed in 6 arteries: </w:t>
      </w:r>
      <w:r w:rsidR="00482CDB" w:rsidRPr="00F3645B">
        <w:t>superior mesenteric artery (</w:t>
      </w:r>
      <w:r w:rsidR="00F5313F" w:rsidRPr="00F3645B">
        <w:t>SMA</w:t>
      </w:r>
      <w:r w:rsidR="00482CDB" w:rsidRPr="00F3645B">
        <w:t>)</w:t>
      </w:r>
      <w:r w:rsidR="00F5313F" w:rsidRPr="00F3645B">
        <w:t xml:space="preserve">, </w:t>
      </w:r>
      <w:r w:rsidR="00482CDB" w:rsidRPr="00F3645B">
        <w:t>celiac artery (</w:t>
      </w:r>
      <w:r w:rsidR="00F5313F" w:rsidRPr="00F3645B">
        <w:t>C</w:t>
      </w:r>
      <w:r w:rsidR="00482CDB" w:rsidRPr="00F3645B">
        <w:t>A)</w:t>
      </w:r>
      <w:r w:rsidR="00F5313F" w:rsidRPr="00F3645B">
        <w:t xml:space="preserve">, supraceliac aorta </w:t>
      </w:r>
      <w:r w:rsidR="00F5313F" w:rsidRPr="00F3645B">
        <w:lastRenderedPageBreak/>
        <w:t xml:space="preserve">(SCAo), infrarenal aorta (IRAo), right renal artery (RRA), left renal artery (LRA), as well as 3 veins: </w:t>
      </w:r>
      <w:r w:rsidR="00482CDB" w:rsidRPr="00F3645B">
        <w:t>superior mesenteric vein (</w:t>
      </w:r>
      <w:r w:rsidR="00F5313F" w:rsidRPr="00F3645B">
        <w:t>SMV</w:t>
      </w:r>
      <w:r w:rsidR="00482CDB" w:rsidRPr="00F3645B">
        <w:t>)</w:t>
      </w:r>
      <w:r w:rsidR="00F5313F" w:rsidRPr="00F3645B">
        <w:t>, splenic vein (SV), and portal vein (PV)</w:t>
      </w:r>
      <w:r w:rsidR="006175C7" w:rsidRPr="00F3645B">
        <w:t xml:space="preserve">. </w:t>
      </w:r>
      <w:r w:rsidR="00BD0E85">
        <w:t>All cut-planes were placed at least 3 diameters away from either a confluence or bifurcation</w:t>
      </w:r>
      <w:r w:rsidR="00D46637">
        <w:t xml:space="preserve"> </w:t>
      </w:r>
      <w:r w:rsidR="00BD0E85">
        <w:t xml:space="preserve">to avoid regions of highly disturbed flow due to entrance effects.  </w:t>
      </w:r>
      <w:r w:rsidR="00B60A40" w:rsidRPr="00F3645B">
        <w:t>In some datasets</w:t>
      </w:r>
      <w:r w:rsidR="00522B0E" w:rsidRPr="00F3645B">
        <w:t xml:space="preserve">, </w:t>
      </w:r>
      <w:r w:rsidR="006D7B96" w:rsidRPr="00F3645B">
        <w:t>certain vessel</w:t>
      </w:r>
      <w:r w:rsidR="00FA0EA3">
        <w:t xml:space="preserve"> segments</w:t>
      </w:r>
      <w:r w:rsidR="00BD0E85">
        <w:t xml:space="preserve"> </w:t>
      </w:r>
      <w:r w:rsidR="00F2274D" w:rsidRPr="00F3645B">
        <w:t xml:space="preserve">could </w:t>
      </w:r>
      <w:r w:rsidR="006D7B96" w:rsidRPr="00F3645B">
        <w:t xml:space="preserve">not </w:t>
      </w:r>
      <w:r w:rsidR="00F2274D" w:rsidRPr="00F3645B">
        <w:t xml:space="preserve">be </w:t>
      </w:r>
      <w:r w:rsidR="00FA0EA3">
        <w:t xml:space="preserve">well </w:t>
      </w:r>
      <w:r w:rsidR="002C0422" w:rsidRPr="00F3645B">
        <w:t>visualized</w:t>
      </w:r>
      <w:r w:rsidR="00672A72" w:rsidRPr="00F3645B">
        <w:t xml:space="preserve"> </w:t>
      </w:r>
      <w:r w:rsidR="00F2274D" w:rsidRPr="00F3645B">
        <w:t xml:space="preserve">on the </w:t>
      </w:r>
      <w:r w:rsidR="00672A72" w:rsidRPr="00F3645B">
        <w:t xml:space="preserve">PC </w:t>
      </w:r>
      <w:r w:rsidR="00F2274D" w:rsidRPr="00F3645B">
        <w:t xml:space="preserve">angiogram </w:t>
      </w:r>
      <w:r w:rsidR="00522B0E" w:rsidRPr="00F3645B">
        <w:t>d</w:t>
      </w:r>
      <w:r w:rsidR="00050067" w:rsidRPr="00F3645B">
        <w:t>ue to ei</w:t>
      </w:r>
      <w:r w:rsidR="006D7B96" w:rsidRPr="00F3645B">
        <w:t>ther</w:t>
      </w:r>
      <w:r w:rsidR="00FA0EA3">
        <w:t xml:space="preserve"> an </w:t>
      </w:r>
      <w:r w:rsidR="006D7B96" w:rsidRPr="00F3645B">
        <w:t>insufficient</w:t>
      </w:r>
      <w:r w:rsidR="00FA0EA3">
        <w:t xml:space="preserve"> size of the imaging volume, </w:t>
      </w:r>
      <w:r w:rsidR="00741826" w:rsidRPr="00F3645B">
        <w:t>vessel occlusions</w:t>
      </w:r>
      <w:r w:rsidR="00FA0EA3">
        <w:t>, or very slow flows</w:t>
      </w:r>
      <w:r w:rsidR="005A0ED3" w:rsidRPr="00F3645B">
        <w:t xml:space="preserve">. In these cases, </w:t>
      </w:r>
      <w:r w:rsidR="00C26BE6" w:rsidRPr="00F3645B">
        <w:t>flow analysis wa</w:t>
      </w:r>
      <w:r w:rsidR="008554B1" w:rsidRPr="00F3645B">
        <w:t xml:space="preserve">s not performed. </w:t>
      </w:r>
    </w:p>
    <w:p w14:paraId="52C3E9DF" w14:textId="1B6BDBA6" w:rsidR="009E32A5" w:rsidRPr="00F3645B" w:rsidRDefault="005A0ED3" w:rsidP="00D46637">
      <w:pPr>
        <w:spacing w:after="120" w:line="480" w:lineRule="auto"/>
        <w:jc w:val="both"/>
      </w:pPr>
      <w:r w:rsidRPr="00F3645B">
        <w:t>Data</w:t>
      </w:r>
      <w:r w:rsidR="00E773E5" w:rsidRPr="00F3645B">
        <w:t xml:space="preserve"> </w:t>
      </w:r>
      <w:r w:rsidR="00A20D22" w:rsidRPr="00F3645B">
        <w:t>from the 2D</w:t>
      </w:r>
      <w:r w:rsidR="00E773E5" w:rsidRPr="00F3645B">
        <w:t xml:space="preserve"> </w:t>
      </w:r>
      <w:r w:rsidR="00672A72" w:rsidRPr="00F3645B">
        <w:t>cut-</w:t>
      </w:r>
      <w:r w:rsidR="00E773E5" w:rsidRPr="00F3645B">
        <w:t xml:space="preserve">planes were </w:t>
      </w:r>
      <w:r w:rsidR="00672A72" w:rsidRPr="00F3645B">
        <w:t xml:space="preserve">exported </w:t>
      </w:r>
      <w:r w:rsidR="00E773E5" w:rsidRPr="00F3645B">
        <w:t>to a customized software package</w:t>
      </w:r>
      <w:r w:rsidR="00A14B74" w:rsidRPr="00F3645B">
        <w:t xml:space="preserve"> </w:t>
      </w:r>
      <w:r w:rsidR="00850EB1" w:rsidRPr="00F3645B">
        <w:fldChar w:fldCharType="begin">
          <w:fldData xml:space="preserve">PEVuZE5vdGU+PENpdGU+PEF1dGhvcj5TdGFsZGVyPC9BdXRob3I+PFllYXI+MjAwODwvWWVhcj48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</w:fldData>
        </w:fldChar>
      </w:r>
      <w:r w:rsidR="00070D4F">
        <w:instrText xml:space="preserve"> ADDIN EN.CITE </w:instrText>
      </w:r>
      <w:r w:rsidR="00070D4F">
        <w:fldChar w:fldCharType="begin">
          <w:fldData xml:space="preserve">PEVuZE5vdGU+PENpdGU+PEF1dGhvcj5TdGFsZGVyPC9BdXRob3I+PFllYXI+MjAwODwvWWVhcj48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</w:fldData>
        </w:fldChar>
      </w:r>
      <w:r w:rsidR="00070D4F">
        <w:instrText xml:space="preserve"> ADDIN EN.CITE.DATA </w:instrText>
      </w:r>
      <w:r w:rsidR="00070D4F">
        <w:fldChar w:fldCharType="end"/>
      </w:r>
      <w:r w:rsidR="00850EB1" w:rsidRPr="00F3645B">
        <w:fldChar w:fldCharType="separate"/>
      </w:r>
      <w:r w:rsidR="00070D4F">
        <w:rPr>
          <w:noProof/>
        </w:rPr>
        <w:t>(</w:t>
      </w:r>
      <w:hyperlink w:anchor="_ENREF_25" w:tooltip="Stalder, 2008 #916" w:history="1">
        <w:r w:rsidR="008A3003">
          <w:rPr>
            <w:noProof/>
          </w:rPr>
          <w:t>25</w:t>
        </w:r>
      </w:hyperlink>
      <w:r w:rsidR="00070D4F">
        <w:rPr>
          <w:noProof/>
        </w:rPr>
        <w:t>)</w:t>
      </w:r>
      <w:r w:rsidR="00850EB1" w:rsidRPr="00F3645B">
        <w:fldChar w:fldCharType="end"/>
      </w:r>
      <w:r w:rsidR="00850EB1" w:rsidRPr="00F3645B">
        <w:t xml:space="preserve"> </w:t>
      </w:r>
      <w:r w:rsidR="003323A2" w:rsidRPr="00F3645B">
        <w:t xml:space="preserve">where </w:t>
      </w:r>
      <w:r w:rsidR="00F51EE5" w:rsidRPr="00F3645B">
        <w:t>manual, time-resolved segmentation was performed on all vessels</w:t>
      </w:r>
      <w:r w:rsidR="00050067" w:rsidRPr="00F3645B">
        <w:t xml:space="preserve"> (Figure </w:t>
      </w:r>
      <w:r w:rsidR="00157FB9" w:rsidRPr="00F3645B">
        <w:t>2a</w:t>
      </w:r>
      <w:r w:rsidR="0040585E" w:rsidRPr="00F3645B">
        <w:t xml:space="preserve"> inset</w:t>
      </w:r>
      <w:r w:rsidR="00444186" w:rsidRPr="00F3645B">
        <w:t xml:space="preserve">) </w:t>
      </w:r>
      <w:r w:rsidR="00F8088F" w:rsidRPr="00F3645B">
        <w:t xml:space="preserve">to </w:t>
      </w:r>
      <w:r w:rsidR="00444186" w:rsidRPr="00F3645B">
        <w:t xml:space="preserve">account for pulsatile </w:t>
      </w:r>
      <w:r w:rsidR="00181AA3" w:rsidRPr="00F3645B">
        <w:t xml:space="preserve">vessel motion </w:t>
      </w:r>
      <w:r w:rsidR="0040585E" w:rsidRPr="00F3645B">
        <w:t xml:space="preserve">during </w:t>
      </w:r>
      <w:r w:rsidR="00585A11" w:rsidRPr="00F3645B">
        <w:t xml:space="preserve">the </w:t>
      </w:r>
      <w:r w:rsidR="00444186" w:rsidRPr="00F3645B">
        <w:t>cardiac cycle.</w:t>
      </w:r>
      <w:r w:rsidR="003323A2" w:rsidRPr="00F3645B">
        <w:t xml:space="preserve"> All planes were visually inspected to ensure that velocity aliasing had not occurred. </w:t>
      </w:r>
      <w:commentRangeStart w:id="4"/>
      <w:r w:rsidR="0072617A" w:rsidRPr="00F3645B">
        <w:t>Average v</w:t>
      </w:r>
      <w:r w:rsidR="00E44C85" w:rsidRPr="00F3645B">
        <w:t>olumetric flow rates</w:t>
      </w:r>
      <w:r w:rsidR="00AF6E95" w:rsidRPr="00F3645B">
        <w:t xml:space="preserve"> </w:t>
      </w:r>
      <w:r w:rsidR="00E44C85" w:rsidRPr="00F3645B">
        <w:t xml:space="preserve">were </w:t>
      </w:r>
      <w:r w:rsidR="00813CAE" w:rsidRPr="00F3645B">
        <w:t>calculated</w:t>
      </w:r>
      <w:r w:rsidR="00AF6E95" w:rsidRPr="00F3645B">
        <w:t xml:space="preserve"> </w:t>
      </w:r>
      <w:r w:rsidR="007E1CBA" w:rsidRPr="00F3645B">
        <w:t xml:space="preserve">by finding the mean volumetric flow rate over the cardiac cycle </w:t>
      </w:r>
      <w:r w:rsidR="00813CAE" w:rsidRPr="00F3645B">
        <w:t xml:space="preserve">and </w:t>
      </w:r>
      <w:r w:rsidR="000735B4" w:rsidRPr="00F3645B">
        <w:t>normaliz</w:t>
      </w:r>
      <w:r w:rsidR="007E1CBA" w:rsidRPr="00F3645B">
        <w:t>ing that value</w:t>
      </w:r>
      <w:r w:rsidR="000735B4" w:rsidRPr="00F3645B">
        <w:t xml:space="preserve"> by the subject’s body weight</w:t>
      </w:r>
      <w:r w:rsidR="0045103B" w:rsidRPr="00F3645B">
        <w:t xml:space="preserve"> (</w:t>
      </w:r>
      <w:r w:rsidR="002D61FE" w:rsidRPr="00F3645B">
        <w:t xml:space="preserve">kg) to avoid </w:t>
      </w:r>
      <w:r w:rsidR="0045103B" w:rsidRPr="00F3645B">
        <w:rPr>
          <w:noProof/>
        </w:rPr>
        <w:t>influence</w:t>
      </w:r>
      <w:r w:rsidR="0045103B" w:rsidRPr="00F3645B">
        <w:t xml:space="preserve"> of body size on flow rate magnitudes</w:t>
      </w:r>
      <w:r w:rsidR="00683207" w:rsidRPr="00F3645B">
        <w:t xml:space="preserve"> as has been done in similar studies</w:t>
      </w:r>
      <w:r w:rsidR="000F0842" w:rsidRPr="00F3645B">
        <w:t xml:space="preserve"> </w:t>
      </w:r>
      <w:commentRangeEnd w:id="4"/>
      <w:r w:rsidR="00664DCB">
        <w:rPr>
          <w:rStyle w:val="CommentReference"/>
        </w:rPr>
        <w:commentReference w:id="4"/>
      </w:r>
      <w:r w:rsidR="00683207" w:rsidRPr="00F3645B">
        <w:fldChar w:fldCharType="begin">
          <w:fldData xml:space="preserve">PEVuZE5vdGU+PENpdGU+PEF1dGhvcj5CdXJrYXJ0PC9BdXRob3I+PFllYXI+MTk5MzwvWWVhcj48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</w:fldData>
        </w:fldChar>
      </w:r>
      <w:r w:rsidR="00070D4F">
        <w:instrText xml:space="preserve"> ADDIN EN.CITE </w:instrText>
      </w:r>
      <w:r w:rsidR="00070D4F">
        <w:fldChar w:fldCharType="begin">
          <w:fldData xml:space="preserve">PEVuZE5vdGU+PENpdGU+PEF1dGhvcj5CdXJrYXJ0PC9BdXRob3I+PFllYXI+MTk5MzwvWWVhcj48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</w:fldData>
        </w:fldChar>
      </w:r>
      <w:r w:rsidR="00070D4F">
        <w:instrText xml:space="preserve"> ADDIN EN.CITE.DATA </w:instrText>
      </w:r>
      <w:r w:rsidR="00070D4F">
        <w:fldChar w:fldCharType="end"/>
      </w:r>
      <w:r w:rsidR="00683207" w:rsidRPr="00F3645B">
        <w:fldChar w:fldCharType="separate"/>
      </w:r>
      <w:r w:rsidR="00070D4F">
        <w:rPr>
          <w:noProof/>
        </w:rPr>
        <w:t>(</w:t>
      </w:r>
      <w:hyperlink w:anchor="_ENREF_15" w:tooltip="Burkart, 1995 #892" w:history="1">
        <w:r w:rsidR="008A3003">
          <w:rPr>
            <w:noProof/>
          </w:rPr>
          <w:t>15-17</w:t>
        </w:r>
      </w:hyperlink>
      <w:r w:rsidR="00070D4F">
        <w:rPr>
          <w:noProof/>
        </w:rPr>
        <w:t>,</w:t>
      </w:r>
      <w:hyperlink w:anchor="_ENREF_26" w:tooltip="Burkart, 1993 #893" w:history="1">
        <w:r w:rsidR="008A3003">
          <w:rPr>
            <w:noProof/>
          </w:rPr>
          <w:t>26-28</w:t>
        </w:r>
      </w:hyperlink>
      <w:r w:rsidR="00070D4F">
        <w:rPr>
          <w:noProof/>
        </w:rPr>
        <w:t>)</w:t>
      </w:r>
      <w:r w:rsidR="00683207" w:rsidRPr="00F3645B">
        <w:fldChar w:fldCharType="end"/>
      </w:r>
      <w:r w:rsidR="000F0842" w:rsidRPr="00F3645B">
        <w:t>.</w:t>
      </w:r>
      <w:r w:rsidR="007E1CBA" w:rsidRPr="00F3645B">
        <w:t xml:space="preserve">  </w:t>
      </w:r>
      <w:commentRangeStart w:id="5"/>
      <w:del w:id="6" w:author="Grant Steven Roberts" w:date="2020-06-01T21:06:00Z">
        <w:r w:rsidR="00845BF9" w:rsidRPr="00F3645B" w:rsidDel="005E3216">
          <w:delText>P</w:delText>
        </w:r>
        <w:r w:rsidR="00821F83" w:rsidRPr="00F3645B" w:rsidDel="005E3216">
          <w:delText>ercent changes</w:delText>
        </w:r>
        <w:r w:rsidR="003B7073" w:rsidRPr="00F3645B" w:rsidDel="005E3216">
          <w:delText xml:space="preserve"> in blood flow </w:delText>
        </w:r>
        <w:r w:rsidR="000735B4" w:rsidRPr="00F3645B" w:rsidDel="005E3216">
          <w:delText>were</w:delText>
        </w:r>
        <w:r w:rsidR="004954EF" w:rsidRPr="00F3645B" w:rsidDel="005E3216">
          <w:delText xml:space="preserve"> </w:delText>
        </w:r>
        <w:r w:rsidR="00D22797" w:rsidRPr="00F3645B" w:rsidDel="005E3216">
          <w:delText>calculated by subtracting average p</w:delText>
        </w:r>
        <w:r w:rsidR="00F51EE5" w:rsidRPr="00F3645B" w:rsidDel="005E3216">
          <w:delText>ostprandial flow rates from</w:delText>
        </w:r>
        <w:r w:rsidR="00D22797" w:rsidRPr="00F3645B" w:rsidDel="005E3216">
          <w:delText xml:space="preserve"> </w:delText>
        </w:r>
        <w:r w:rsidR="007E1CBA" w:rsidRPr="00F3645B" w:rsidDel="005E3216">
          <w:delText xml:space="preserve">average </w:delText>
        </w:r>
        <w:r w:rsidR="00D22797" w:rsidRPr="00F3645B" w:rsidDel="005E3216">
          <w:delText>p</w:delText>
        </w:r>
        <w:r w:rsidR="00F51EE5" w:rsidRPr="00F3645B" w:rsidDel="005E3216">
          <w:delText>re</w:delText>
        </w:r>
        <w:r w:rsidR="00D22797" w:rsidRPr="00F3645B" w:rsidDel="005E3216">
          <w:delText>prandial flow rates</w:delText>
        </w:r>
        <w:r w:rsidR="00D41C35" w:rsidDel="005E3216">
          <w:delText xml:space="preserve"> </w:delText>
        </w:r>
        <w:r w:rsidR="00AF3F02" w:rsidDel="005E3216">
          <w:delText xml:space="preserve">and </w:delText>
        </w:r>
        <w:r w:rsidR="00741826" w:rsidRPr="00F3645B" w:rsidDel="005E3216">
          <w:delText>dividing</w:delText>
        </w:r>
        <w:r w:rsidR="00D22797" w:rsidRPr="00F3645B" w:rsidDel="005E3216">
          <w:delText xml:space="preserve"> by </w:delText>
        </w:r>
        <w:r w:rsidR="007E1CBA" w:rsidRPr="00F3645B" w:rsidDel="005E3216">
          <w:delText xml:space="preserve">the </w:delText>
        </w:r>
        <w:r w:rsidR="00D22797" w:rsidRPr="00F3645B" w:rsidDel="005E3216">
          <w:delText xml:space="preserve">average preprandial flow rate. </w:delText>
        </w:r>
      </w:del>
      <w:commentRangeEnd w:id="5"/>
      <w:r w:rsidR="005E3216">
        <w:rPr>
          <w:rStyle w:val="CommentReference"/>
        </w:rPr>
        <w:commentReference w:id="5"/>
      </w:r>
      <w:r w:rsidR="007A12E5" w:rsidRPr="00F3645B">
        <w:t>For</w:t>
      </w:r>
      <w:r w:rsidR="00585A11" w:rsidRPr="00F3645B">
        <w:t xml:space="preserve"> </w:t>
      </w:r>
      <w:r w:rsidR="00E16596" w:rsidRPr="00F3645B">
        <w:t>each subject</w:t>
      </w:r>
      <w:r w:rsidR="00585A11" w:rsidRPr="00F3645B">
        <w:t xml:space="preserve">, </w:t>
      </w:r>
      <w:r w:rsidR="00741826" w:rsidRPr="00F3645B">
        <w:t xml:space="preserve">average </w:t>
      </w:r>
      <w:r w:rsidR="00AF6E95" w:rsidRPr="00F3645B">
        <w:t>pre- and</w:t>
      </w:r>
      <w:r w:rsidR="00585A11" w:rsidRPr="00F3645B">
        <w:t xml:space="preserve"> postprandial volumetric flow rates,</w:t>
      </w:r>
      <w:r w:rsidR="00AF6E95" w:rsidRPr="00F3645B">
        <w:t xml:space="preserve"> as well as</w:t>
      </w:r>
      <w:r w:rsidR="00585A11" w:rsidRPr="00F3645B">
        <w:t xml:space="preserve"> </w:t>
      </w:r>
      <w:r w:rsidR="00BD07AE" w:rsidRPr="00F3645B">
        <w:t xml:space="preserve">the </w:t>
      </w:r>
      <w:r w:rsidR="00585A11" w:rsidRPr="00F3645B">
        <w:t>percent change in flow values</w:t>
      </w:r>
      <w:r w:rsidR="007A12E5" w:rsidRPr="00F3645B">
        <w:t>,</w:t>
      </w:r>
      <w:r w:rsidR="00585A11" w:rsidRPr="00F3645B">
        <w:t xml:space="preserve"> were </w:t>
      </w:r>
      <w:r w:rsidR="007E1CBA" w:rsidRPr="00F3645B">
        <w:t>calculated</w:t>
      </w:r>
      <w:r w:rsidR="00585A11" w:rsidRPr="00F3645B">
        <w:t xml:space="preserve"> for all </w:t>
      </w:r>
      <w:r w:rsidR="008A0FC7" w:rsidRPr="00F3645B">
        <w:t xml:space="preserve">visualized vessels. </w:t>
      </w:r>
      <w:r w:rsidR="00805D8C" w:rsidRPr="00F3645B">
        <w:t>Group-averaged</w:t>
      </w:r>
      <w:r w:rsidR="009E32A5" w:rsidRPr="00F3645B">
        <w:t xml:space="preserve"> preprandial</w:t>
      </w:r>
      <w:r w:rsidR="00585A11" w:rsidRPr="00F3645B">
        <w:t xml:space="preserve">, </w:t>
      </w:r>
      <w:r w:rsidR="00805D8C" w:rsidRPr="00F3645B">
        <w:t>postprandial</w:t>
      </w:r>
      <w:r w:rsidR="00EB26B7" w:rsidRPr="00F3645B">
        <w:t>,</w:t>
      </w:r>
      <w:r w:rsidR="009E32A5" w:rsidRPr="00F3645B">
        <w:t xml:space="preserve"> </w:t>
      </w:r>
      <w:r w:rsidR="00EB26B7" w:rsidRPr="00F3645B">
        <w:t xml:space="preserve">and percent change in flow values </w:t>
      </w:r>
      <w:r w:rsidR="00805D8C" w:rsidRPr="00F3645B">
        <w:t>were</w:t>
      </w:r>
      <w:r w:rsidR="009E32A5" w:rsidRPr="00F3645B">
        <w:t xml:space="preserve"> </w:t>
      </w:r>
      <w:r w:rsidR="00B055C5" w:rsidRPr="00F3645B">
        <w:t>calculated</w:t>
      </w:r>
      <w:r w:rsidR="00EB26B7" w:rsidRPr="00F3645B">
        <w:t xml:space="preserve"> for all vessels by averaging values over all subjects in each </w:t>
      </w:r>
      <w:r w:rsidR="00813CAE" w:rsidRPr="00F3645B">
        <w:t xml:space="preserve">of the three </w:t>
      </w:r>
      <w:r w:rsidR="00EB26B7" w:rsidRPr="00F3645B">
        <w:t>subgroup</w:t>
      </w:r>
      <w:r w:rsidR="00813CAE" w:rsidRPr="00F3645B">
        <w:t>s</w:t>
      </w:r>
      <w:r w:rsidR="00EB26B7" w:rsidRPr="00F3645B">
        <w:t>.</w:t>
      </w:r>
    </w:p>
    <w:p w14:paraId="34AD822C" w14:textId="56D0187C" w:rsidR="009E32A5" w:rsidRPr="00F3645B" w:rsidRDefault="009E32A5" w:rsidP="00D46637">
      <w:pPr>
        <w:pStyle w:val="Heading2"/>
        <w:spacing w:line="480" w:lineRule="auto"/>
        <w:jc w:val="both"/>
      </w:pPr>
      <w:r w:rsidRPr="00F3645B">
        <w:t>Internal Consistency Measurements</w:t>
      </w:r>
    </w:p>
    <w:p w14:paraId="1962E43E" w14:textId="408D85ED" w:rsidR="004C3DB8" w:rsidRPr="00F3645B" w:rsidRDefault="009E32A5" w:rsidP="00D46637">
      <w:pPr>
        <w:spacing w:after="120" w:line="480" w:lineRule="auto"/>
        <w:jc w:val="both"/>
      </w:pPr>
      <w:r w:rsidRPr="00F3645B">
        <w:t>Internal</w:t>
      </w:r>
      <w:r w:rsidR="00652CF8" w:rsidRPr="00F3645B">
        <w:t xml:space="preserve"> </w:t>
      </w:r>
      <w:r w:rsidR="00821F83" w:rsidRPr="00F3645B">
        <w:t xml:space="preserve">consistency of flow measurements </w:t>
      </w:r>
      <w:r w:rsidR="00821F83" w:rsidRPr="00F3645B">
        <w:rPr>
          <w:noProof/>
        </w:rPr>
        <w:t>w</w:t>
      </w:r>
      <w:r w:rsidR="00CA4668" w:rsidRPr="00F3645B">
        <w:rPr>
          <w:noProof/>
        </w:rPr>
        <w:t>as</w:t>
      </w:r>
      <w:r w:rsidR="00821F83" w:rsidRPr="00F3645B">
        <w:t xml:space="preserve"> </w:t>
      </w:r>
      <w:r w:rsidR="00845BF9" w:rsidRPr="00F3645B">
        <w:t>assessed</w:t>
      </w:r>
      <w:r w:rsidR="00821F83" w:rsidRPr="00F3645B">
        <w:t xml:space="preserve"> </w:t>
      </w:r>
      <w:r w:rsidR="007E1CBA" w:rsidRPr="00F3645B">
        <w:t>using</w:t>
      </w:r>
      <w:r w:rsidR="00821F83" w:rsidRPr="00F3645B">
        <w:t xml:space="preserve"> conservation </w:t>
      </w:r>
      <w:r w:rsidR="00F504D4" w:rsidRPr="00F3645B">
        <w:t xml:space="preserve">of flow </w:t>
      </w:r>
      <w:r w:rsidR="007E1CBA" w:rsidRPr="00F3645B">
        <w:t xml:space="preserve">in the </w:t>
      </w:r>
      <w:r w:rsidR="00652CF8" w:rsidRPr="00F3645B">
        <w:t xml:space="preserve">measured </w:t>
      </w:r>
      <w:r w:rsidR="00821F83" w:rsidRPr="00F3645B">
        <w:t xml:space="preserve">arterial and venous segments. </w:t>
      </w:r>
      <w:r w:rsidR="004C3DB8" w:rsidRPr="00F3645B">
        <w:t xml:space="preserve">Conservation of </w:t>
      </w:r>
      <w:r w:rsidR="00F504D4" w:rsidRPr="00F3645B">
        <w:t xml:space="preserve">flow </w:t>
      </w:r>
      <w:r w:rsidR="005D399C" w:rsidRPr="00F3645B">
        <w:t xml:space="preserve">would require </w:t>
      </w:r>
      <w:r w:rsidR="004C3DB8" w:rsidRPr="00F3645B">
        <w:t xml:space="preserve">the difference between SCAo and IRAo </w:t>
      </w:r>
      <w:r w:rsidR="00BD0038" w:rsidRPr="00F3645B">
        <w:t>flow</w:t>
      </w:r>
      <w:r w:rsidR="000804AB" w:rsidRPr="00F3645B">
        <w:t xml:space="preserve"> </w:t>
      </w:r>
      <w:r w:rsidR="004E659B" w:rsidRPr="00F3645B">
        <w:rPr>
          <w:rFonts w:eastAsiaTheme="minorEastAsia"/>
        </w:rPr>
        <w:t>(</w:t>
      </w:r>
      <m:oMath>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Q</m:t>
                </m:r>
              </m:e>
            </m:acc>
          </m:e>
          <m:sub>
            <m:r>
              <w:rPr>
                <w:rFonts w:ascii="Cambria Math" w:hAnsi="Cambria Math"/>
                <w:sz w:val="22"/>
              </w:rPr>
              <m:t>loss</m:t>
            </m:r>
          </m:sub>
        </m:sSub>
      </m:oMath>
      <w:r w:rsidR="004E659B" w:rsidRPr="00F3645B">
        <w:rPr>
          <w:rFonts w:eastAsiaTheme="minorEastAsia"/>
        </w:rPr>
        <w:t xml:space="preserve">) </w:t>
      </w:r>
      <w:r w:rsidR="005D399C" w:rsidRPr="00F3645B">
        <w:t>to</w:t>
      </w:r>
      <w:r w:rsidR="004C3DB8" w:rsidRPr="00F3645B">
        <w:t xml:space="preserve"> be approximately equal to the </w:t>
      </w:r>
      <w:r w:rsidR="000804AB" w:rsidRPr="00F3645B">
        <w:t xml:space="preserve">sum of the </w:t>
      </w:r>
      <w:r w:rsidR="00BD0038" w:rsidRPr="00F3645B">
        <w:t>flow</w:t>
      </w:r>
      <w:r w:rsidR="000804AB" w:rsidRPr="00F3645B">
        <w:t xml:space="preserve"> </w:t>
      </w:r>
      <w:r w:rsidR="004C3DB8" w:rsidRPr="00F3645B">
        <w:t xml:space="preserve">of vessels </w:t>
      </w:r>
      <w:r w:rsidR="004C3DB8" w:rsidRPr="00F3645B">
        <w:lastRenderedPageBreak/>
        <w:t>exiting between these two arterial segments</w:t>
      </w:r>
      <w:r w:rsidR="004E659B" w:rsidRPr="00F3645B">
        <w:t xml:space="preserve"> (</w:t>
      </w:r>
      <m:oMath>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Q</m:t>
                </m:r>
              </m:e>
            </m:acc>
          </m:e>
          <m:sub>
            <m:r>
              <w:rPr>
                <w:rFonts w:ascii="Cambria Math" w:hAnsi="Cambria Math"/>
                <w:sz w:val="22"/>
              </w:rPr>
              <m:t>branch</m:t>
            </m:r>
          </m:sub>
        </m:sSub>
        <m:r>
          <w:rPr>
            <w:rFonts w:ascii="Cambria Math" w:hAnsi="Cambria Math"/>
            <w:sz w:val="22"/>
          </w:rPr>
          <m:t>)</m:t>
        </m:r>
      </m:oMath>
      <w:r w:rsidR="004E659B" w:rsidRPr="00F3645B">
        <w:t xml:space="preserve">, as </w:t>
      </w:r>
      <w:r w:rsidR="007E1CBA" w:rsidRPr="00F3645B">
        <w:t xml:space="preserve">visualized in Figure 2a and </w:t>
      </w:r>
      <w:r w:rsidR="004E659B" w:rsidRPr="00F3645B">
        <w:t>represented in Eq. (</w:t>
      </w:r>
      <w:r w:rsidR="00D22797" w:rsidRPr="00F3645B">
        <w:t>1</w:t>
      </w:r>
      <w:r w:rsidR="004E659B" w:rsidRPr="00F3645B">
        <w:t>)</w:t>
      </w:r>
      <w:r w:rsidR="00476D80" w:rsidRPr="00F3645B">
        <w:t>:</w:t>
      </w:r>
      <w:r w:rsidR="00A72277" w:rsidRPr="00F3645B">
        <w:t xml:space="preserve"> </w:t>
      </w:r>
    </w:p>
    <w:p w14:paraId="64902331" w14:textId="2DA45A56" w:rsidR="004C3DB8" w:rsidRPr="00F3645B" w:rsidRDefault="003C1613" w:rsidP="00D46637">
      <w:pPr>
        <w:spacing w:after="120" w:line="480" w:lineRule="auto"/>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SCAo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IRAo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SMA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RRA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LRA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r>
                <w:rPr>
                  <w:rFonts w:ascii="Cambria Math" w:hAnsi="Cambria Math"/>
                </w:rPr>
                <m:t>#</m:t>
              </m:r>
              <m:d>
                <m:dPr>
                  <m:ctrlPr>
                    <w:rPr>
                      <w:rFonts w:ascii="Cambria Math" w:hAnsi="Cambria Math"/>
                      <w:i/>
                    </w:rPr>
                  </m:ctrlPr>
                </m:dPr>
                <m:e>
                  <m:r>
                    <w:rPr>
                      <w:rFonts w:ascii="Cambria Math" w:hAnsi="Cambria Math"/>
                    </w:rPr>
                    <m:t>1</m:t>
                  </m:r>
                </m:e>
              </m:d>
            </m:e>
          </m:eqArr>
        </m:oMath>
      </m:oMathPara>
    </w:p>
    <w:p w14:paraId="0F9FC7CC" w14:textId="5287E218" w:rsidR="00A72277" w:rsidRPr="00F3645B" w:rsidRDefault="004E659B" w:rsidP="00D46637">
      <w:pPr>
        <w:spacing w:after="120" w:line="480" w:lineRule="auto"/>
        <w:jc w:val="both"/>
        <w:rPr>
          <w:rFonts w:eastAsiaTheme="minorEastAsia"/>
        </w:rPr>
      </w:pPr>
      <w:r w:rsidRPr="00F3645B">
        <w:rPr>
          <w:rFonts w:eastAsiaTheme="minorEastAsia"/>
        </w:rPr>
        <w:t>A</w:t>
      </w:r>
      <w:r w:rsidR="007E1CBA" w:rsidRPr="00F3645B">
        <w:rPr>
          <w:rFonts w:eastAsiaTheme="minorEastAsia"/>
        </w:rPr>
        <w:t>n analogous</w:t>
      </w:r>
      <w:r w:rsidRPr="00F3645B">
        <w:rPr>
          <w:rFonts w:eastAsiaTheme="minorEastAsia"/>
        </w:rPr>
        <w:t xml:space="preserve"> conservation </w:t>
      </w:r>
      <w:r w:rsidR="00BD0038" w:rsidRPr="00F3645B">
        <w:rPr>
          <w:rFonts w:eastAsiaTheme="minorEastAsia"/>
        </w:rPr>
        <w:t>law</w:t>
      </w:r>
      <w:r w:rsidRPr="00F3645B">
        <w:rPr>
          <w:rFonts w:eastAsiaTheme="minorEastAsia"/>
        </w:rPr>
        <w:t xml:space="preserve"> </w:t>
      </w:r>
      <w:r w:rsidR="00BD0038" w:rsidRPr="00F3645B">
        <w:rPr>
          <w:rFonts w:eastAsiaTheme="minorEastAsia"/>
        </w:rPr>
        <w:t>holds</w:t>
      </w:r>
      <w:r w:rsidR="00BD07AE" w:rsidRPr="00F3645B">
        <w:rPr>
          <w:rFonts w:eastAsiaTheme="minorEastAsia"/>
        </w:rPr>
        <w:t xml:space="preserve"> </w:t>
      </w:r>
      <w:r w:rsidR="00BD0038" w:rsidRPr="00F3645B">
        <w:rPr>
          <w:rFonts w:eastAsiaTheme="minorEastAsia"/>
        </w:rPr>
        <w:t>for</w:t>
      </w:r>
      <w:r w:rsidRPr="00F3645B">
        <w:rPr>
          <w:rFonts w:eastAsiaTheme="minorEastAsia"/>
        </w:rPr>
        <w:t xml:space="preserve"> venous flow </w:t>
      </w:r>
      <w:r w:rsidRPr="00F3645B">
        <w:rPr>
          <w:rFonts w:eastAsiaTheme="minorEastAsia"/>
          <w:noProof/>
        </w:rPr>
        <w:t>measurements</w:t>
      </w:r>
      <w:r w:rsidR="00476D80" w:rsidRPr="00F3645B">
        <w:rPr>
          <w:rFonts w:eastAsiaTheme="minorEastAsia"/>
        </w:rPr>
        <w:t>:</w:t>
      </w:r>
    </w:p>
    <w:p w14:paraId="322D7FFE" w14:textId="3CF403AD" w:rsidR="00A72277" w:rsidRPr="00F3645B" w:rsidRDefault="003C1613" w:rsidP="00D46637">
      <w:pPr>
        <w:spacing w:after="120" w:line="480" w:lineRule="auto"/>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e>
              </m:d>
            </m:e>
          </m:eqArr>
        </m:oMath>
      </m:oMathPara>
    </w:p>
    <w:p w14:paraId="608779F2" w14:textId="38AA3FE5" w:rsidR="004D4B94" w:rsidRPr="00F3645B" w:rsidRDefault="00845BF9" w:rsidP="00D46637">
      <w:pPr>
        <w:spacing w:line="480" w:lineRule="auto"/>
        <w:jc w:val="both"/>
        <w:rPr>
          <w:rFonts w:eastAsiaTheme="minorEastAsia"/>
        </w:rPr>
      </w:pPr>
      <w:r w:rsidRPr="00F3645B">
        <w:rPr>
          <w:noProof/>
        </w:rPr>
        <w:t xml:space="preserve">As a means of comprehensively assessing internal consistency of flow, </w:t>
      </w:r>
      <w:r w:rsidR="001A5BA3" w:rsidRPr="00F3645B">
        <w:rPr>
          <w:noProof/>
        </w:rPr>
        <w:t>correlation analysis</w:t>
      </w:r>
      <w:r w:rsidR="000C4700" w:rsidRPr="00F3645B">
        <w:rPr>
          <w:noProof/>
        </w:rPr>
        <w:t xml:space="preserve"> was used to</w:t>
      </w:r>
      <w:r w:rsidR="00AF5654" w:rsidRPr="00F3645B">
        <w:t xml:space="preserve"> </w:t>
      </w:r>
      <w:r w:rsidR="000C4700" w:rsidRPr="00F3645B">
        <w:t xml:space="preserve">compare </w:t>
      </w:r>
      <w:r w:rsidR="005D399C" w:rsidRPr="00F3645B">
        <w:t xml:space="preserve">measured </w:t>
      </w:r>
      <w:r w:rsidR="00F646D6" w:rsidRPr="00F3645B">
        <w:t xml:space="preserve">arterial </w:t>
      </w:r>
      <w:r w:rsidR="005D399C" w:rsidRPr="00F3645B">
        <w:t>loss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5D399C" w:rsidRPr="00F3645B">
        <w:rPr>
          <w:rFonts w:eastAsiaTheme="minorEastAsia"/>
        </w:rPr>
        <w:t xml:space="preserve">) </w:t>
      </w:r>
      <w:r w:rsidR="005D399C" w:rsidRPr="00F3645B">
        <w:t>to measured flow from branching mesenteric arteries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5D399C" w:rsidRPr="00F3645B">
        <w:rPr>
          <w:rFonts w:eastAsiaTheme="minorEastAsia"/>
        </w:rPr>
        <w:t>)</w:t>
      </w:r>
      <w:r w:rsidR="000C4700" w:rsidRPr="00F3645B">
        <w:rPr>
          <w:rFonts w:eastAsiaTheme="minorEastAsia"/>
        </w:rPr>
        <w:t xml:space="preserve"> </w:t>
      </w:r>
      <w:r w:rsidRPr="00F3645B">
        <w:rPr>
          <w:rFonts w:eastAsiaTheme="minorEastAsia"/>
        </w:rPr>
        <w:t xml:space="preserve">and </w:t>
      </w:r>
      <w:r w:rsidRPr="00F3645B">
        <w:t>similarly for</w:t>
      </w:r>
      <w:r w:rsidR="00F646D6" w:rsidRPr="00F3645B">
        <w:t xml:space="preserve"> flow in the portal vein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PV</m:t>
            </m:r>
          </m:sub>
        </m:sSub>
      </m:oMath>
      <w:r w:rsidR="00F646D6" w:rsidRPr="00F3645B">
        <w:rPr>
          <w:rFonts w:eastAsiaTheme="minorEastAsia"/>
        </w:rPr>
        <w:t xml:space="preserve">) </w:t>
      </w:r>
      <w:r w:rsidRPr="00F3645B">
        <w:rPr>
          <w:rFonts w:eastAsiaTheme="minorEastAsia"/>
        </w:rPr>
        <w:t>and</w:t>
      </w:r>
      <w:r w:rsidR="00F646D6" w:rsidRPr="00F3645B">
        <w:rPr>
          <w:rFonts w:eastAsiaTheme="minorEastAsia"/>
        </w:rPr>
        <w:t xml:space="preserve"> </w:t>
      </w:r>
      <w:r w:rsidR="00BD07AE" w:rsidRPr="00F3645B">
        <w:rPr>
          <w:rFonts w:eastAsiaTheme="minorEastAsia"/>
        </w:rPr>
        <w:t xml:space="preserve">the </w:t>
      </w:r>
      <w:r w:rsidR="00F646D6" w:rsidRPr="00F3645B">
        <w:rPr>
          <w:rFonts w:eastAsiaTheme="minorEastAsia"/>
        </w:rPr>
        <w:t xml:space="preserve">sum of </w:t>
      </w:r>
      <w:r w:rsidR="00741826" w:rsidRPr="00F3645B">
        <w:rPr>
          <w:rFonts w:eastAsiaTheme="minorEastAsia"/>
        </w:rPr>
        <w:t xml:space="preserve">flow in the </w:t>
      </w:r>
      <w:r w:rsidR="00F646D6" w:rsidRPr="00F3645B">
        <w:rPr>
          <w:rFonts w:eastAsiaTheme="minorEastAsia"/>
        </w:rPr>
        <w:t>splenic and superior mesenteric vein</w:t>
      </w:r>
      <w:r w:rsidR="00741826" w:rsidRPr="00F3645B">
        <w:rPr>
          <w:rFonts w:eastAsiaTheme="minorEastAsia"/>
        </w:rPr>
        <w:t>s</w:t>
      </w:r>
      <w:r w:rsidR="00F646D6" w:rsidRPr="00F3645B">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oMath>
      <w:r w:rsidR="00F646D6" w:rsidRPr="00F3645B">
        <w:rPr>
          <w:rFonts w:eastAsiaTheme="minorEastAsia"/>
        </w:rPr>
        <w:t>)</w:t>
      </w:r>
      <w:r w:rsidR="000C4700" w:rsidRPr="00F3645B">
        <w:rPr>
          <w:rFonts w:eastAsiaTheme="minorEastAsia"/>
        </w:rPr>
        <w:t xml:space="preserve">. </w:t>
      </w:r>
      <w:r w:rsidR="00D062D3" w:rsidRPr="00F3645B">
        <w:t xml:space="preserve">Datasets with missing vessel segments (e.g. due to </w:t>
      </w:r>
      <w:r w:rsidR="000E7C34" w:rsidRPr="00F3645B">
        <w:t xml:space="preserve">vessel location outside imaging volume, </w:t>
      </w:r>
      <w:r w:rsidR="00D062D3" w:rsidRPr="00F3645B">
        <w:t>occlusions</w:t>
      </w:r>
      <w:r w:rsidR="000E7C34" w:rsidRPr="00F3645B">
        <w:t>,</w:t>
      </w:r>
      <w:r w:rsidR="00D062D3" w:rsidRPr="00F3645B">
        <w:t xml:space="preserve"> or imaging art</w:t>
      </w:r>
      <w:r w:rsidR="00BD07AE" w:rsidRPr="00F3645B">
        <w:t>i</w:t>
      </w:r>
      <w:r w:rsidR="00D062D3" w:rsidRPr="00F3645B">
        <w:t>facts) were excluded from this</w:t>
      </w:r>
      <w:r w:rsidR="001A5BA3" w:rsidRPr="00F3645B">
        <w:t xml:space="preserve"> </w:t>
      </w:r>
      <w:r w:rsidR="00D062D3" w:rsidRPr="00F3645B">
        <w:t>analysis</w:t>
      </w:r>
      <w:r w:rsidR="00BD0038" w:rsidRPr="00F3645B">
        <w:t>.</w:t>
      </w:r>
    </w:p>
    <w:p w14:paraId="1367678D" w14:textId="09E7611D" w:rsidR="009F2037" w:rsidRPr="00F3645B" w:rsidRDefault="00770A30" w:rsidP="00D46637">
      <w:pPr>
        <w:pStyle w:val="Heading2"/>
        <w:spacing w:line="480" w:lineRule="auto"/>
        <w:jc w:val="both"/>
      </w:pPr>
      <w:r w:rsidRPr="00F3645B">
        <w:t>Statistical Analysis</w:t>
      </w:r>
    </w:p>
    <w:p w14:paraId="30CECA5B" w14:textId="31CAA1FB" w:rsidR="00D64896" w:rsidRPr="00F3645B" w:rsidRDefault="00741826" w:rsidP="00D46637">
      <w:pPr>
        <w:spacing w:line="480" w:lineRule="auto"/>
        <w:jc w:val="both"/>
      </w:pPr>
      <w:r w:rsidRPr="00F3645B">
        <w:t>Within</w:t>
      </w:r>
      <w:r w:rsidR="00B550C3" w:rsidRPr="00F3645B">
        <w:t xml:space="preserve"> each subgroup, flow</w:t>
      </w:r>
      <w:r w:rsidR="00D51D4D" w:rsidRPr="00F3645B">
        <w:t xml:space="preserve"> </w:t>
      </w:r>
      <w:r w:rsidR="00B550C3" w:rsidRPr="00F3645B">
        <w:t xml:space="preserve">rate differences </w:t>
      </w:r>
      <w:r w:rsidR="00D51D4D" w:rsidRPr="00F3645B">
        <w:t xml:space="preserve">before and after a meal </w:t>
      </w:r>
      <w:r w:rsidR="00B550C3" w:rsidRPr="00F3645B">
        <w:t xml:space="preserve">were compared </w:t>
      </w:r>
      <w:r w:rsidR="00D51D4D" w:rsidRPr="00F3645B">
        <w:t xml:space="preserve">using a two-tailed paired t-test. </w:t>
      </w:r>
      <w:r w:rsidRPr="00F3645B">
        <w:t>Additionally, p</w:t>
      </w:r>
      <w:r w:rsidR="0075458D" w:rsidRPr="00F3645B">
        <w:t xml:space="preserve">reprandial, postprandial, and </w:t>
      </w:r>
      <w:r w:rsidR="00572FCD" w:rsidRPr="00F3645B">
        <w:t xml:space="preserve">percent change in flow </w:t>
      </w:r>
      <w:r w:rsidR="00AD7725" w:rsidRPr="00F3645B">
        <w:t>values</w:t>
      </w:r>
      <w:r w:rsidR="00D51D4D" w:rsidRPr="00F3645B">
        <w:t xml:space="preserve"> were compared </w:t>
      </w:r>
      <w:r w:rsidR="00572FCD" w:rsidRPr="00F3645B">
        <w:t xml:space="preserve">between </w:t>
      </w:r>
      <w:r w:rsidR="0075458D" w:rsidRPr="00F3645B">
        <w:t>subgroup</w:t>
      </w:r>
      <w:r w:rsidR="00B112B0" w:rsidRPr="00F3645B">
        <w:t>s</w:t>
      </w:r>
      <w:r w:rsidR="0075458D" w:rsidRPr="00F3645B">
        <w:t xml:space="preserve"> </w:t>
      </w:r>
      <w:r w:rsidR="00D51D4D" w:rsidRPr="00F3645B">
        <w:t xml:space="preserve">using a two-tailed Welch t-test. </w:t>
      </w:r>
      <w:r w:rsidR="00E33416" w:rsidRPr="00F3645B">
        <w:t>For all statistical tests</w:t>
      </w:r>
      <w:r w:rsidR="00D51D4D" w:rsidRPr="00F3645B">
        <w:t>, p</w:t>
      </w:r>
      <w:r w:rsidR="005208AE" w:rsidRPr="00F3645B">
        <w:t>&lt;</w:t>
      </w:r>
      <w:r w:rsidR="00D51D4D" w:rsidRPr="00F3645B">
        <w:t>0.05 was chosen to reflect statistical significance.</w:t>
      </w:r>
      <w:r w:rsidR="00202A7E" w:rsidRPr="00F3645B">
        <w:t xml:space="preserve"> </w:t>
      </w:r>
      <w:r w:rsidR="00C04C9C" w:rsidRPr="00F3645B">
        <w:t>Cohen’s d e</w:t>
      </w:r>
      <w:r w:rsidR="00202A7E" w:rsidRPr="00F3645B">
        <w:t xml:space="preserve">ffect </w:t>
      </w:r>
      <w:r w:rsidR="006B6E34" w:rsidRPr="00F3645B">
        <w:t>sizes</w:t>
      </w:r>
      <w:r w:rsidR="00C04C9C" w:rsidRPr="00F3645B">
        <w:t xml:space="preserve"> </w:t>
      </w:r>
      <w:r w:rsidR="00850EB1" w:rsidRPr="00F3645B">
        <w:fldChar w:fldCharType="begin"/>
      </w:r>
      <w:r w:rsidR="00070D4F">
        <w:instrText xml:space="preserve"> ADDIN EN.CITE &lt;EndNote&gt;&lt;Cite&gt;&lt;Author&gt;Cohen&lt;/Author&gt;&lt;Year&gt;1988&lt;/Year&gt;&lt;RecNum&gt;912&lt;/RecNum&gt;&lt;DisplayText&gt;(29)&lt;/DisplayText&gt;&lt;record&gt;&lt;rec-number&gt;912&lt;/rec-number&gt;&lt;foreign-keys&gt;&lt;key app="EN" db-id="xeep5d99wefzf1e2de75p900wp0assr5afff" timestamp="1584111124" guid="f98a3aa6-69a4-4687-90d0-1e72cf18443a"&gt;912&lt;/key&gt;&lt;/foreign-keys&gt;&lt;ref-type name="Book"&gt;6&lt;/ref-type&gt;&lt;contributors&gt;&lt;authors&gt;&lt;author&gt;Cohen, Jacob&lt;/author&gt;&lt;/authors&gt;&lt;/contributors&gt;&lt;titles&gt;&lt;title&gt;Statistical power analysis for the behavioral sciences&lt;/title&gt;&lt;/titles&gt;&lt;section&gt;19-74&lt;/section&gt;&lt;dates&gt;&lt;year&gt;1988&lt;/year&gt;&lt;/dates&gt;&lt;pub-location&gt;Hillsdale, N.J.&lt;/pub-location&gt;&lt;publisher&gt;L. Erlbaum Associates&lt;/publisher&gt;&lt;isbn&gt;9780805802832 0805802835&lt;/isbn&gt;&lt;urls&gt;&lt;/urls&gt;&lt;remote-database-name&gt;/z-wcorg/&lt;/remote-database-name&gt;&lt;remote-database-provider&gt;http://worldcat.org&lt;/remote-database-provider&gt;&lt;language&gt;English&lt;/language&gt;&lt;/record&gt;&lt;/Cite&gt;&lt;/EndNote&gt;</w:instrText>
      </w:r>
      <w:r w:rsidR="00850EB1" w:rsidRPr="00F3645B">
        <w:fldChar w:fldCharType="separate"/>
      </w:r>
      <w:r w:rsidR="00070D4F">
        <w:rPr>
          <w:noProof/>
        </w:rPr>
        <w:t>(</w:t>
      </w:r>
      <w:hyperlink w:anchor="_ENREF_29" w:tooltip="Cohen, 1988 #912" w:history="1">
        <w:r w:rsidR="008A3003">
          <w:rPr>
            <w:noProof/>
          </w:rPr>
          <w:t>29</w:t>
        </w:r>
      </w:hyperlink>
      <w:r w:rsidR="00070D4F">
        <w:rPr>
          <w:noProof/>
        </w:rPr>
        <w:t>)</w:t>
      </w:r>
      <w:r w:rsidR="00850EB1" w:rsidRPr="00F3645B">
        <w:fldChar w:fldCharType="end"/>
      </w:r>
      <w:r w:rsidR="00202A7E" w:rsidRPr="00F3645B">
        <w:t xml:space="preserve"> </w:t>
      </w:r>
      <w:r w:rsidR="004600D5" w:rsidRPr="00F3645B">
        <w:t xml:space="preserve">were </w:t>
      </w:r>
      <w:r w:rsidR="00202A7E" w:rsidRPr="00F3645B">
        <w:t>reported in conjunct</w:t>
      </w:r>
      <w:r w:rsidR="00E70EB0" w:rsidRPr="00F3645B">
        <w:t>ion with p-values</w:t>
      </w:r>
      <w:r w:rsidR="006C6577" w:rsidRPr="00F3645B">
        <w:t>.</w:t>
      </w:r>
    </w:p>
    <w:p w14:paraId="1E8168E0" w14:textId="63388E64" w:rsidR="00D062D3" w:rsidRPr="00F3645B" w:rsidRDefault="00D062D3" w:rsidP="00D46637">
      <w:pPr>
        <w:spacing w:line="480" w:lineRule="auto"/>
        <w:jc w:val="both"/>
      </w:pPr>
      <w:r w:rsidRPr="00F3645B">
        <w:t xml:space="preserve">For flow consistency analysis, </w:t>
      </w:r>
      <w:r w:rsidRPr="00F3645B">
        <w:rPr>
          <w:rFonts w:eastAsiaTheme="minorEastAsia"/>
        </w:rPr>
        <w:t xml:space="preserve">all complete preprandial and postprandial datasets from each subgroup were combined and </w:t>
      </w:r>
      <w:r w:rsidRPr="00F3645B">
        <w:t>coefficients of determination (R</w:t>
      </w:r>
      <w:r w:rsidRPr="00F3645B">
        <w:rPr>
          <w:vertAlign w:val="superscript"/>
        </w:rPr>
        <w:t>2</w:t>
      </w:r>
      <w:r w:rsidRPr="00F3645B">
        <w:t xml:space="preserve"> values) were obtained for arterial and venous measurements.</w:t>
      </w:r>
    </w:p>
    <w:p w14:paraId="1BC1183E" w14:textId="7F211DFE" w:rsidR="00D02C24" w:rsidRPr="00F3645B" w:rsidRDefault="00D02C24" w:rsidP="00D46637">
      <w:pPr>
        <w:pStyle w:val="Heading1"/>
        <w:spacing w:line="480" w:lineRule="auto"/>
        <w:jc w:val="both"/>
      </w:pPr>
      <w:r w:rsidRPr="00F3645B">
        <w:lastRenderedPageBreak/>
        <w:t>Results:</w:t>
      </w:r>
    </w:p>
    <w:p w14:paraId="2968E5C4" w14:textId="6E16A2D5" w:rsidR="00203972" w:rsidRPr="00F3645B" w:rsidRDefault="00203972" w:rsidP="00D46637">
      <w:pPr>
        <w:pStyle w:val="Heading2"/>
        <w:spacing w:line="480" w:lineRule="auto"/>
        <w:jc w:val="both"/>
      </w:pPr>
      <w:commentRangeStart w:id="7"/>
      <w:r w:rsidRPr="00F3645B">
        <w:t>Flow analysis</w:t>
      </w:r>
      <w:commentRangeEnd w:id="7"/>
      <w:r w:rsidR="005E3216">
        <w:rPr>
          <w:rStyle w:val="CommentReference"/>
          <w:rFonts w:eastAsiaTheme="minorHAnsi" w:cs="Times New Roman"/>
          <w:b w:val="0"/>
          <w:i w:val="0"/>
        </w:rPr>
        <w:commentReference w:id="7"/>
      </w:r>
    </w:p>
    <w:p w14:paraId="1E98DB1B" w14:textId="427E7F8C" w:rsidR="004F454A" w:rsidRPr="00F3645B" w:rsidRDefault="00D46637" w:rsidP="00D46637">
      <w:pPr>
        <w:spacing w:line="480" w:lineRule="auto"/>
        <w:jc w:val="both"/>
      </w:pPr>
      <w:r>
        <w:t>After subject categorization, the cohorts</w:t>
      </w:r>
      <w:r w:rsidR="003B2BF8" w:rsidRPr="00F3645B">
        <w:t xml:space="preserve"> </w:t>
      </w:r>
      <w:r w:rsidR="00476D80" w:rsidRPr="00F3645B">
        <w:t xml:space="preserve">consisted of 13 CMI- patients  </w:t>
      </w:r>
      <w:r w:rsidR="003B2BF8" w:rsidRPr="00F3645B">
        <w:t xml:space="preserve">(7 females, mean age: 44.3 years [21-86], mean weight: 70.1 kg) in which findings did not support the diagnosis of CMI and </w:t>
      </w:r>
      <w:r w:rsidR="00476D80" w:rsidRPr="00F3645B">
        <w:t>6 CMI+ patients</w:t>
      </w:r>
      <w:r w:rsidR="003B2BF8" w:rsidRPr="00F3645B">
        <w:t xml:space="preserve"> (4 females, mean age: 62.5 years [42-80], mean weight: 64.2 kg), in which findings strongly suggested CMI. </w:t>
      </w:r>
      <w:r w:rsidR="00DE33B5" w:rsidRPr="00F3645B">
        <w:t xml:space="preserve"> </w:t>
      </w:r>
      <w:r w:rsidR="005A0ED3" w:rsidRPr="00F3645B">
        <w:t xml:space="preserve">In some </w:t>
      </w:r>
      <w:r>
        <w:t>subjects</w:t>
      </w:r>
      <w:r w:rsidR="005A0ED3" w:rsidRPr="00F3645B">
        <w:t xml:space="preserve">, vessels were not visualized. Between all 78 preprandial and postprandial datasets, this occurred 2 times in the </w:t>
      </w:r>
      <w:r w:rsidR="005A0ED3" w:rsidRPr="00F3645B">
        <w:rPr>
          <w:noProof/>
        </w:rPr>
        <w:t>SCAo</w:t>
      </w:r>
      <w:r w:rsidR="005A0ED3" w:rsidRPr="00F3645B">
        <w:t xml:space="preserve">, </w:t>
      </w:r>
      <w:r w:rsidR="00B550C3" w:rsidRPr="00F3645B">
        <w:t>5</w:t>
      </w:r>
      <w:r w:rsidR="005A0ED3" w:rsidRPr="00F3645B">
        <w:t xml:space="preserve"> times in the IRAo, </w:t>
      </w:r>
      <w:r w:rsidR="00B550C3" w:rsidRPr="00F3645B">
        <w:t>2</w:t>
      </w:r>
      <w:r w:rsidR="005A0ED3" w:rsidRPr="00F3645B">
        <w:t xml:space="preserve"> times in the LRA, 6 times in the RRA, 4 times in the CA, 2 times in the SMV, 5 times in the SV, and 2 times in the PV</w:t>
      </w:r>
      <w:r w:rsidR="00D062D3" w:rsidRPr="00F3645B">
        <w:t>, leaving 59 arterial and 69 venous datasets for consistency analysis</w:t>
      </w:r>
      <w:r w:rsidR="005A0ED3" w:rsidRPr="00F3645B">
        <w:t>. The SMA was visualized on all image sets.</w:t>
      </w:r>
      <w:r w:rsidR="00D062D3" w:rsidRPr="00F3645B">
        <w:t xml:space="preserve"> </w:t>
      </w:r>
      <w:r w:rsidR="005A0ED3" w:rsidRPr="00F3645B">
        <w:t xml:space="preserve"> </w:t>
      </w:r>
      <w:r w:rsidR="00E226D5" w:rsidRPr="00F3645B">
        <w:t>Average weight-corrected pre</w:t>
      </w:r>
      <w:r w:rsidR="005A4921" w:rsidRPr="00F3645B">
        <w:t xml:space="preserve">- </w:t>
      </w:r>
      <w:r w:rsidR="00E226D5" w:rsidRPr="00F3645B">
        <w:t>and postprandial volumetric flow rates</w:t>
      </w:r>
      <w:r w:rsidR="00FF1EFB" w:rsidRPr="00F3645B">
        <w:t xml:space="preserve"> </w:t>
      </w:r>
      <w:r w:rsidR="007E11A6" w:rsidRPr="00F3645B">
        <w:t xml:space="preserve">for </w:t>
      </w:r>
      <w:r w:rsidR="005A4921" w:rsidRPr="00F3645B">
        <w:t>each group</w:t>
      </w:r>
      <w:r w:rsidR="00C7667C" w:rsidRPr="00F3645B">
        <w:t xml:space="preserve"> are shown </w:t>
      </w:r>
      <w:r w:rsidR="008554B1" w:rsidRPr="00F3645B">
        <w:t>in Table 1</w:t>
      </w:r>
      <w:r w:rsidR="0073053B" w:rsidRPr="00F3645B">
        <w:t>-2</w:t>
      </w:r>
      <w:r w:rsidR="008554B1" w:rsidRPr="00F3645B">
        <w:t xml:space="preserve">. Average </w:t>
      </w:r>
      <w:r w:rsidR="005A4921" w:rsidRPr="00F3645B">
        <w:t>percent changes in</w:t>
      </w:r>
      <w:r w:rsidR="00B112B0" w:rsidRPr="00F3645B">
        <w:t xml:space="preserve"> flow </w:t>
      </w:r>
      <w:r w:rsidR="001B304E" w:rsidRPr="00F3645B">
        <w:t xml:space="preserve">for each group </w:t>
      </w:r>
      <w:r w:rsidR="005A4921" w:rsidRPr="00F3645B">
        <w:t>are</w:t>
      </w:r>
      <w:r w:rsidR="000D5243" w:rsidRPr="00F3645B">
        <w:t xml:space="preserve"> </w:t>
      </w:r>
      <w:r w:rsidR="00396325" w:rsidRPr="00F3645B">
        <w:t xml:space="preserve">given in Table 3 and </w:t>
      </w:r>
      <w:r>
        <w:t>visualized</w:t>
      </w:r>
      <w:r w:rsidR="000D5243" w:rsidRPr="00F3645B">
        <w:t xml:space="preserve"> in Figure </w:t>
      </w:r>
      <w:r w:rsidR="00B07F5D" w:rsidRPr="00F3645B">
        <w:t>3</w:t>
      </w:r>
      <w:r w:rsidR="000D5243" w:rsidRPr="00F3645B">
        <w:t>.</w:t>
      </w:r>
    </w:p>
    <w:p w14:paraId="014F1C9C" w14:textId="6EECCFAA" w:rsidR="00984354" w:rsidRPr="00F3645B" w:rsidRDefault="003256D6" w:rsidP="00D46637">
      <w:pPr>
        <w:pStyle w:val="Heading3"/>
        <w:spacing w:line="480" w:lineRule="auto"/>
        <w:jc w:val="both"/>
      </w:pPr>
      <w:r w:rsidRPr="00F3645B">
        <w:t>SCAo</w:t>
      </w:r>
    </w:p>
    <w:p w14:paraId="53092EFD" w14:textId="5A0FFA11" w:rsidR="00984354" w:rsidRPr="00F3645B" w:rsidRDefault="00984354" w:rsidP="00D46637">
      <w:pPr>
        <w:spacing w:line="480" w:lineRule="auto"/>
        <w:jc w:val="both"/>
        <w:rPr>
          <w:szCs w:val="18"/>
        </w:rPr>
      </w:pPr>
      <w:r w:rsidRPr="00F3645B">
        <w:t xml:space="preserve">In </w:t>
      </w:r>
      <w:r w:rsidR="004D6119" w:rsidRPr="00F3645B">
        <w:t>control</w:t>
      </w:r>
      <w:r w:rsidRPr="00F3645B">
        <w:t xml:space="preserve"> </w:t>
      </w:r>
      <w:r w:rsidR="00E16596" w:rsidRPr="00F3645B">
        <w:t>subjects</w:t>
      </w:r>
      <w:r w:rsidRPr="00F3645B">
        <w:t xml:space="preserve">, SCAo blood flow </w:t>
      </w:r>
      <w:r w:rsidRPr="00F3645B">
        <w:rPr>
          <w:szCs w:val="18"/>
        </w:rPr>
        <w:t>increased significa</w:t>
      </w:r>
      <w:r w:rsidR="005208AE" w:rsidRPr="00F3645B">
        <w:rPr>
          <w:szCs w:val="18"/>
        </w:rPr>
        <w:t>ntly 20 minutes after a meal (p=5.62e-05, Cohen’s d=</w:t>
      </w:r>
      <w:r w:rsidRPr="00F3645B">
        <w:rPr>
          <w:szCs w:val="18"/>
        </w:rPr>
        <w:t xml:space="preserve">0.381) as did </w:t>
      </w:r>
      <w:r w:rsidR="00E22AE9" w:rsidRPr="00F3645B">
        <w:rPr>
          <w:szCs w:val="18"/>
        </w:rPr>
        <w:t xml:space="preserve">blood flow in </w:t>
      </w:r>
      <w:r w:rsidRPr="00F3645B">
        <w:rPr>
          <w:szCs w:val="18"/>
        </w:rPr>
        <w:t>the</w:t>
      </w:r>
      <w:r w:rsidR="00D062D3" w:rsidRPr="00F3645B">
        <w:rPr>
          <w:szCs w:val="18"/>
        </w:rPr>
        <w:t xml:space="preserve"> CMI-</w:t>
      </w:r>
      <w:r w:rsidRPr="00F3645B">
        <w:rPr>
          <w:szCs w:val="18"/>
        </w:rPr>
        <w:t xml:space="preserve"> group </w:t>
      </w:r>
      <w:r w:rsidR="005208AE" w:rsidRPr="00F3645B">
        <w:t>(p=0.005, d=</w:t>
      </w:r>
      <w:r w:rsidRPr="00F3645B">
        <w:t>0.507).</w:t>
      </w:r>
      <w:r w:rsidRPr="00F3645B">
        <w:rPr>
          <w:sz w:val="18"/>
        </w:rPr>
        <w:t xml:space="preserve"> </w:t>
      </w:r>
      <w:r w:rsidR="00D062D3" w:rsidRPr="00F3645B">
        <w:rPr>
          <w:szCs w:val="18"/>
        </w:rPr>
        <w:t>In contrast, t</w:t>
      </w:r>
      <w:r w:rsidR="000C3499" w:rsidRPr="00F3645B">
        <w:rPr>
          <w:szCs w:val="18"/>
        </w:rPr>
        <w:t>he CMI</w:t>
      </w:r>
      <w:r w:rsidR="00D062D3" w:rsidRPr="00F3645B">
        <w:rPr>
          <w:szCs w:val="18"/>
        </w:rPr>
        <w:t>+</w:t>
      </w:r>
      <w:r w:rsidR="000C3499" w:rsidRPr="00F3645B">
        <w:rPr>
          <w:szCs w:val="18"/>
        </w:rPr>
        <w:t xml:space="preserve"> group showed no significant increase in blood flow</w:t>
      </w:r>
      <w:r w:rsidRPr="00F3645B">
        <w:rPr>
          <w:szCs w:val="18"/>
        </w:rPr>
        <w:t xml:space="preserve"> after the meal</w:t>
      </w:r>
      <w:r w:rsidR="005A18BF" w:rsidRPr="00F3645B">
        <w:rPr>
          <w:szCs w:val="18"/>
        </w:rPr>
        <w:t xml:space="preserve"> (p=0.</w:t>
      </w:r>
      <w:r w:rsidR="00461CB5" w:rsidRPr="00F3645B">
        <w:rPr>
          <w:szCs w:val="18"/>
        </w:rPr>
        <w:t>59</w:t>
      </w:r>
      <w:r w:rsidR="005A18BF" w:rsidRPr="00F3645B">
        <w:rPr>
          <w:szCs w:val="18"/>
        </w:rPr>
        <w:t>2, d=0.</w:t>
      </w:r>
      <w:r w:rsidR="00461CB5" w:rsidRPr="00F3645B">
        <w:rPr>
          <w:szCs w:val="18"/>
        </w:rPr>
        <w:t>107</w:t>
      </w:r>
      <w:r w:rsidR="005A18BF" w:rsidRPr="00F3645B">
        <w:rPr>
          <w:szCs w:val="18"/>
        </w:rPr>
        <w:t>)</w:t>
      </w:r>
      <w:r w:rsidRPr="00F3645B">
        <w:rPr>
          <w:szCs w:val="18"/>
        </w:rPr>
        <w:t xml:space="preserve">. </w:t>
      </w:r>
      <w:r w:rsidR="000C3499" w:rsidRPr="00F3645B">
        <w:rPr>
          <w:szCs w:val="18"/>
        </w:rPr>
        <w:t>Postprandial</w:t>
      </w:r>
      <w:r w:rsidRPr="00F3645B">
        <w:rPr>
          <w:szCs w:val="18"/>
        </w:rPr>
        <w:t xml:space="preserve"> SCAo flow</w:t>
      </w:r>
      <w:r w:rsidR="000C3499" w:rsidRPr="00F3645B">
        <w:rPr>
          <w:szCs w:val="18"/>
        </w:rPr>
        <w:t xml:space="preserve"> </w:t>
      </w:r>
      <w:r w:rsidR="00AD7725" w:rsidRPr="00F3645B">
        <w:rPr>
          <w:szCs w:val="18"/>
        </w:rPr>
        <w:t>rates</w:t>
      </w:r>
      <w:r w:rsidRPr="00F3645B">
        <w:rPr>
          <w:szCs w:val="18"/>
        </w:rPr>
        <w:t xml:space="preserve"> for the CMI</w:t>
      </w:r>
      <w:r w:rsidR="00D062D3" w:rsidRPr="00F3645B">
        <w:rPr>
          <w:szCs w:val="18"/>
        </w:rPr>
        <w:t>+</w:t>
      </w:r>
      <w:r w:rsidRPr="00F3645B">
        <w:rPr>
          <w:szCs w:val="18"/>
        </w:rPr>
        <w:t xml:space="preserve"> group w</w:t>
      </w:r>
      <w:r w:rsidR="000C3499" w:rsidRPr="00F3645B">
        <w:rPr>
          <w:szCs w:val="18"/>
        </w:rPr>
        <w:t>ere</w:t>
      </w:r>
      <w:r w:rsidRPr="00F3645B">
        <w:rPr>
          <w:szCs w:val="18"/>
        </w:rPr>
        <w:t xml:space="preserve"> significantly l</w:t>
      </w:r>
      <w:r w:rsidR="00D062D3" w:rsidRPr="00F3645B">
        <w:rPr>
          <w:szCs w:val="18"/>
        </w:rPr>
        <w:t>ower</w:t>
      </w:r>
      <w:r w:rsidRPr="00F3645B">
        <w:rPr>
          <w:szCs w:val="18"/>
        </w:rPr>
        <w:t xml:space="preserve"> than </w:t>
      </w:r>
      <w:r w:rsidR="007566C9" w:rsidRPr="00F3645B">
        <w:rPr>
          <w:szCs w:val="18"/>
        </w:rPr>
        <w:t xml:space="preserve">both </w:t>
      </w:r>
      <w:r w:rsidR="00043BA7" w:rsidRPr="00F3645B">
        <w:rPr>
          <w:szCs w:val="18"/>
        </w:rPr>
        <w:t xml:space="preserve">the </w:t>
      </w:r>
      <w:r w:rsidRPr="00F3645B">
        <w:rPr>
          <w:szCs w:val="18"/>
        </w:rPr>
        <w:t xml:space="preserve">control </w:t>
      </w:r>
      <w:r w:rsidR="00043BA7" w:rsidRPr="00F3645B">
        <w:rPr>
          <w:szCs w:val="18"/>
        </w:rPr>
        <w:t>group</w:t>
      </w:r>
      <w:r w:rsidR="005208AE" w:rsidRPr="00F3645B">
        <w:rPr>
          <w:szCs w:val="18"/>
        </w:rPr>
        <w:t xml:space="preserve"> (p=0.013, d=</w:t>
      </w:r>
      <w:r w:rsidRPr="00F3645B">
        <w:rPr>
          <w:szCs w:val="18"/>
        </w:rPr>
        <w:t xml:space="preserve">0.875) and </w:t>
      </w:r>
      <w:r w:rsidR="005208AE" w:rsidRPr="00F3645B">
        <w:rPr>
          <w:szCs w:val="18"/>
        </w:rPr>
        <w:t xml:space="preserve">the </w:t>
      </w:r>
      <w:r w:rsidR="00D062D3" w:rsidRPr="00F3645B">
        <w:rPr>
          <w:szCs w:val="18"/>
        </w:rPr>
        <w:t>CMI-</w:t>
      </w:r>
      <w:r w:rsidR="005208AE" w:rsidRPr="00F3645B">
        <w:rPr>
          <w:szCs w:val="18"/>
        </w:rPr>
        <w:t xml:space="preserve"> group (p=0.033, d=</w:t>
      </w:r>
      <w:r w:rsidRPr="00F3645B">
        <w:rPr>
          <w:szCs w:val="18"/>
        </w:rPr>
        <w:t>0.825)</w:t>
      </w:r>
      <w:r w:rsidR="00070D4F">
        <w:rPr>
          <w:szCs w:val="18"/>
        </w:rPr>
        <w:t xml:space="preserve"> while p</w:t>
      </w:r>
      <w:r w:rsidR="00F94A1D" w:rsidRPr="00F3645B">
        <w:rPr>
          <w:szCs w:val="18"/>
        </w:rPr>
        <w:t xml:space="preserve">reprandial flow </w:t>
      </w:r>
      <w:r w:rsidR="00BE71B9" w:rsidRPr="00F3645B">
        <w:rPr>
          <w:szCs w:val="18"/>
        </w:rPr>
        <w:t>rates</w:t>
      </w:r>
      <w:r w:rsidR="00070D4F">
        <w:rPr>
          <w:szCs w:val="18"/>
        </w:rPr>
        <w:t xml:space="preserve"> </w:t>
      </w:r>
      <w:r w:rsidR="00F94A1D" w:rsidRPr="00F3645B">
        <w:rPr>
          <w:szCs w:val="18"/>
        </w:rPr>
        <w:t xml:space="preserve">were not significantly different between </w:t>
      </w:r>
      <w:r w:rsidR="00982E82" w:rsidRPr="00F3645B">
        <w:rPr>
          <w:szCs w:val="18"/>
        </w:rPr>
        <w:t>sub</w:t>
      </w:r>
      <w:r w:rsidR="00F94A1D" w:rsidRPr="00F3645B">
        <w:rPr>
          <w:szCs w:val="18"/>
        </w:rPr>
        <w:t>groups</w:t>
      </w:r>
      <w:r w:rsidR="001E19F3" w:rsidRPr="00F3645B">
        <w:rPr>
          <w:szCs w:val="18"/>
        </w:rPr>
        <w:t xml:space="preserve">. </w:t>
      </w:r>
      <w:r w:rsidR="00FF1EFB" w:rsidRPr="00F3645B">
        <w:rPr>
          <w:szCs w:val="18"/>
        </w:rPr>
        <w:t>Percent change</w:t>
      </w:r>
      <w:r w:rsidR="00043BA7" w:rsidRPr="00F3645B">
        <w:rPr>
          <w:szCs w:val="18"/>
        </w:rPr>
        <w:t xml:space="preserve"> in </w:t>
      </w:r>
      <w:r w:rsidR="00E22AE9" w:rsidRPr="00F3645B">
        <w:rPr>
          <w:szCs w:val="18"/>
        </w:rPr>
        <w:t xml:space="preserve">SCAo </w:t>
      </w:r>
      <w:r w:rsidR="00043BA7" w:rsidRPr="00F3645B">
        <w:rPr>
          <w:szCs w:val="18"/>
        </w:rPr>
        <w:t>flow</w:t>
      </w:r>
      <w:r w:rsidRPr="00F3645B">
        <w:rPr>
          <w:szCs w:val="18"/>
        </w:rPr>
        <w:t xml:space="preserve"> for the CMI</w:t>
      </w:r>
      <w:r w:rsidR="00D062D3" w:rsidRPr="00F3645B">
        <w:rPr>
          <w:szCs w:val="18"/>
        </w:rPr>
        <w:t>+</w:t>
      </w:r>
      <w:r w:rsidRPr="00F3645B">
        <w:rPr>
          <w:szCs w:val="18"/>
        </w:rPr>
        <w:t xml:space="preserve"> group w</w:t>
      </w:r>
      <w:r w:rsidR="00FF1EFB" w:rsidRPr="00F3645B">
        <w:rPr>
          <w:szCs w:val="18"/>
        </w:rPr>
        <w:t>as</w:t>
      </w:r>
      <w:r w:rsidRPr="00F3645B">
        <w:rPr>
          <w:szCs w:val="18"/>
        </w:rPr>
        <w:t xml:space="preserve"> significantly less than both </w:t>
      </w:r>
      <w:r w:rsidR="005208AE" w:rsidRPr="00F3645B">
        <w:rPr>
          <w:szCs w:val="18"/>
        </w:rPr>
        <w:t xml:space="preserve">the </w:t>
      </w:r>
      <w:r w:rsidR="00D062D3" w:rsidRPr="00F3645B">
        <w:rPr>
          <w:szCs w:val="18"/>
        </w:rPr>
        <w:t>CMI- group</w:t>
      </w:r>
      <w:r w:rsidR="005208AE" w:rsidRPr="00F3645B">
        <w:rPr>
          <w:szCs w:val="18"/>
        </w:rPr>
        <w:t xml:space="preserve"> (p=0.008, d=</w:t>
      </w:r>
      <w:r w:rsidRPr="00F3645B">
        <w:rPr>
          <w:szCs w:val="18"/>
        </w:rPr>
        <w:t>1.15) and the contro</w:t>
      </w:r>
      <w:r w:rsidR="005208AE" w:rsidRPr="00F3645B">
        <w:rPr>
          <w:szCs w:val="18"/>
        </w:rPr>
        <w:t>l group (p=0.022, d=</w:t>
      </w:r>
      <w:r w:rsidR="00043BA7" w:rsidRPr="00F3645B">
        <w:rPr>
          <w:szCs w:val="18"/>
        </w:rPr>
        <w:t xml:space="preserve">0.956). </w:t>
      </w:r>
      <w:r w:rsidR="009C240F">
        <w:rPr>
          <w:szCs w:val="18"/>
        </w:rPr>
        <w:t>However, t</w:t>
      </w:r>
      <w:r w:rsidR="00982E82" w:rsidRPr="00F3645B">
        <w:rPr>
          <w:szCs w:val="18"/>
        </w:rPr>
        <w:t>here was no significant difference in percent change in flow between control</w:t>
      </w:r>
      <w:r w:rsidR="00E16596" w:rsidRPr="00F3645B">
        <w:rPr>
          <w:szCs w:val="18"/>
        </w:rPr>
        <w:t xml:space="preserve">s </w:t>
      </w:r>
      <w:r w:rsidR="00982E82" w:rsidRPr="00F3645B">
        <w:rPr>
          <w:szCs w:val="18"/>
        </w:rPr>
        <w:t xml:space="preserve">and the </w:t>
      </w:r>
      <w:r w:rsidR="00D062D3" w:rsidRPr="00F3645B">
        <w:rPr>
          <w:szCs w:val="18"/>
        </w:rPr>
        <w:t>CMI- group</w:t>
      </w:r>
      <w:r w:rsidR="00982E82" w:rsidRPr="00F3645B">
        <w:rPr>
          <w:szCs w:val="18"/>
        </w:rPr>
        <w:t>.</w:t>
      </w:r>
    </w:p>
    <w:p w14:paraId="2A36BE7F" w14:textId="17DB22C9" w:rsidR="00202A7E" w:rsidRPr="00F3645B" w:rsidRDefault="00202A7E" w:rsidP="00D46637">
      <w:pPr>
        <w:pStyle w:val="Heading3"/>
        <w:spacing w:line="480" w:lineRule="auto"/>
        <w:jc w:val="both"/>
      </w:pPr>
      <w:r w:rsidRPr="00F3645B">
        <w:lastRenderedPageBreak/>
        <w:t>LRA</w:t>
      </w:r>
      <w:r w:rsidR="009C240F">
        <w:t xml:space="preserve"> and RRA</w:t>
      </w:r>
    </w:p>
    <w:p w14:paraId="5A77975F" w14:textId="64C9D762" w:rsidR="009C240F" w:rsidRPr="00F3645B" w:rsidRDefault="009C240F" w:rsidP="00D46637">
      <w:pPr>
        <w:spacing w:line="480" w:lineRule="auto"/>
        <w:jc w:val="both"/>
        <w:rPr>
          <w:szCs w:val="18"/>
        </w:rPr>
      </w:pPr>
      <w:r>
        <w:t xml:space="preserve">While not statistically significant, </w:t>
      </w:r>
      <w:r>
        <w:rPr>
          <w:szCs w:val="18"/>
        </w:rPr>
        <w:t>the</w:t>
      </w:r>
      <w:r w:rsidR="002056A3" w:rsidRPr="00F3645B">
        <w:rPr>
          <w:szCs w:val="18"/>
        </w:rPr>
        <w:t xml:space="preserve"> CMI+ group </w:t>
      </w:r>
      <w:r w:rsidR="00FC7AA7" w:rsidRPr="00F3645B">
        <w:rPr>
          <w:szCs w:val="18"/>
        </w:rPr>
        <w:t xml:space="preserve">trended towards </w:t>
      </w:r>
      <w:r>
        <w:rPr>
          <w:szCs w:val="18"/>
        </w:rPr>
        <w:t xml:space="preserve">decreased LRA percent change in flow </w:t>
      </w:r>
      <w:r w:rsidR="00695E29">
        <w:rPr>
          <w:szCs w:val="18"/>
        </w:rPr>
        <w:t xml:space="preserve">values </w:t>
      </w:r>
      <w:r w:rsidR="002056A3" w:rsidRPr="00F3645B">
        <w:rPr>
          <w:szCs w:val="18"/>
        </w:rPr>
        <w:t>relative to the</w:t>
      </w:r>
      <w:r w:rsidR="00CC7900" w:rsidRPr="00F3645B">
        <w:rPr>
          <w:szCs w:val="18"/>
        </w:rPr>
        <w:t xml:space="preserve"> </w:t>
      </w:r>
      <w:r w:rsidR="0039711D" w:rsidRPr="00F3645B">
        <w:rPr>
          <w:szCs w:val="18"/>
        </w:rPr>
        <w:t>control group</w:t>
      </w:r>
      <w:r w:rsidR="005208AE" w:rsidRPr="00F3645B">
        <w:rPr>
          <w:szCs w:val="18"/>
        </w:rPr>
        <w:t xml:space="preserve"> (p=0.080, d=</w:t>
      </w:r>
      <w:r w:rsidR="00CC7900" w:rsidRPr="00F3645B">
        <w:rPr>
          <w:szCs w:val="18"/>
        </w:rPr>
        <w:t>0.774)</w:t>
      </w:r>
      <w:r w:rsidR="0035040D" w:rsidRPr="00F3645B">
        <w:rPr>
          <w:szCs w:val="18"/>
        </w:rPr>
        <w:t xml:space="preserve"> </w:t>
      </w:r>
      <w:r w:rsidR="002056A3" w:rsidRPr="00F3645B">
        <w:rPr>
          <w:szCs w:val="18"/>
        </w:rPr>
        <w:t xml:space="preserve">and to </w:t>
      </w:r>
      <w:r w:rsidR="005208AE" w:rsidRPr="00F3645B">
        <w:rPr>
          <w:szCs w:val="18"/>
        </w:rPr>
        <w:t xml:space="preserve">the </w:t>
      </w:r>
      <w:r w:rsidR="00D062D3" w:rsidRPr="00F3645B">
        <w:rPr>
          <w:szCs w:val="18"/>
        </w:rPr>
        <w:t>CMI-</w:t>
      </w:r>
      <w:r w:rsidR="005208AE" w:rsidRPr="00F3645B">
        <w:rPr>
          <w:szCs w:val="18"/>
        </w:rPr>
        <w:t xml:space="preserve"> group (p=0.108, d=</w:t>
      </w:r>
      <w:r w:rsidR="00CC7900" w:rsidRPr="00F3645B">
        <w:rPr>
          <w:szCs w:val="18"/>
        </w:rPr>
        <w:t>0.654)</w:t>
      </w:r>
      <w:r>
        <w:rPr>
          <w:szCs w:val="18"/>
        </w:rPr>
        <w:t xml:space="preserve">. </w:t>
      </w:r>
      <w:r w:rsidRPr="00F3645B">
        <w:rPr>
          <w:szCs w:val="18"/>
        </w:rPr>
        <w:t>Simila</w:t>
      </w:r>
      <w:r>
        <w:rPr>
          <w:szCs w:val="18"/>
        </w:rPr>
        <w:t>rly</w:t>
      </w:r>
      <w:r w:rsidRPr="00F3645B">
        <w:rPr>
          <w:szCs w:val="18"/>
        </w:rPr>
        <w:t>, percent change in RRA flow for the CMI+ group trended towards</w:t>
      </w:r>
      <w:r w:rsidR="00695E29">
        <w:rPr>
          <w:szCs w:val="18"/>
        </w:rPr>
        <w:t xml:space="preserve"> decreased</w:t>
      </w:r>
      <w:r w:rsidRPr="00F3645B">
        <w:rPr>
          <w:szCs w:val="18"/>
        </w:rPr>
        <w:t xml:space="preserve"> values relative to the control group (p=0.060, d=1.04) and to the CMI- group (p=0.146, d=0.466) but w</w:t>
      </w:r>
      <w:r w:rsidR="00D46637">
        <w:rPr>
          <w:szCs w:val="18"/>
        </w:rPr>
        <w:t xml:space="preserve">as </w:t>
      </w:r>
      <w:r w:rsidRPr="00F3645B">
        <w:rPr>
          <w:szCs w:val="18"/>
        </w:rPr>
        <w:t xml:space="preserve">not found to be statistically significant. </w:t>
      </w:r>
    </w:p>
    <w:p w14:paraId="7C278C2A" w14:textId="37D67415" w:rsidR="00202A7E" w:rsidRPr="00F3645B" w:rsidRDefault="00202A7E" w:rsidP="00D46637">
      <w:pPr>
        <w:pStyle w:val="Heading3"/>
        <w:spacing w:line="480" w:lineRule="auto"/>
        <w:jc w:val="both"/>
      </w:pPr>
      <w:r w:rsidRPr="00F3645B">
        <w:t>SMA</w:t>
      </w:r>
    </w:p>
    <w:p w14:paraId="39301801" w14:textId="6DABE287" w:rsidR="004D35D0" w:rsidRPr="00F3645B" w:rsidRDefault="00FC7AA7" w:rsidP="00D46637">
      <w:pPr>
        <w:spacing w:line="480" w:lineRule="auto"/>
        <w:jc w:val="both"/>
        <w:rPr>
          <w:szCs w:val="18"/>
        </w:rPr>
      </w:pPr>
      <w:r w:rsidRPr="00F3645B">
        <w:t>While</w:t>
      </w:r>
      <w:r w:rsidR="004D35D0" w:rsidRPr="00F3645B">
        <w:t xml:space="preserve"> SMA blood flow </w:t>
      </w:r>
      <w:r w:rsidR="004D35D0" w:rsidRPr="00F3645B">
        <w:rPr>
          <w:szCs w:val="18"/>
        </w:rPr>
        <w:t>increase</w:t>
      </w:r>
      <w:r w:rsidR="005208AE" w:rsidRPr="00F3645B">
        <w:rPr>
          <w:szCs w:val="18"/>
        </w:rPr>
        <w:t>d significantly after a meal</w:t>
      </w:r>
      <w:r w:rsidRPr="00F3645B">
        <w:rPr>
          <w:szCs w:val="18"/>
        </w:rPr>
        <w:t xml:space="preserve"> for control subjects</w:t>
      </w:r>
      <w:r w:rsidR="005208AE" w:rsidRPr="00F3645B">
        <w:rPr>
          <w:szCs w:val="18"/>
        </w:rPr>
        <w:t xml:space="preserve"> (p=5.20e-06, d=</w:t>
      </w:r>
      <w:r w:rsidR="00553217" w:rsidRPr="00F3645B">
        <w:rPr>
          <w:szCs w:val="18"/>
        </w:rPr>
        <w:t>1.26</w:t>
      </w:r>
      <w:r w:rsidR="004D35D0" w:rsidRPr="00F3645B">
        <w:rPr>
          <w:szCs w:val="18"/>
        </w:rPr>
        <w:t xml:space="preserve">) </w:t>
      </w:r>
      <w:r w:rsidRPr="00F3645B">
        <w:rPr>
          <w:szCs w:val="18"/>
        </w:rPr>
        <w:t>and for the</w:t>
      </w:r>
      <w:r w:rsidR="004D35D0" w:rsidRPr="00F3645B">
        <w:rPr>
          <w:szCs w:val="18"/>
        </w:rPr>
        <w:t xml:space="preserve"> </w:t>
      </w:r>
      <w:r w:rsidR="00D062D3" w:rsidRPr="00F3645B">
        <w:rPr>
          <w:szCs w:val="18"/>
        </w:rPr>
        <w:t>CMI-</w:t>
      </w:r>
      <w:r w:rsidR="004D35D0" w:rsidRPr="00F3645B">
        <w:rPr>
          <w:szCs w:val="18"/>
        </w:rPr>
        <w:t xml:space="preserve"> group </w:t>
      </w:r>
      <w:r w:rsidR="005208AE" w:rsidRPr="00F3645B">
        <w:t>(p=</w:t>
      </w:r>
      <w:r w:rsidR="00BE263E" w:rsidRPr="00F3645B">
        <w:t>0.01</w:t>
      </w:r>
      <w:r w:rsidR="004D35D0" w:rsidRPr="00F3645B">
        <w:t>6, d</w:t>
      </w:r>
      <w:r w:rsidR="005208AE" w:rsidRPr="00F3645B">
        <w:t>=</w:t>
      </w:r>
      <w:r w:rsidR="00BE263E" w:rsidRPr="00F3645B">
        <w:t>0.49</w:t>
      </w:r>
      <w:r w:rsidR="004D35D0" w:rsidRPr="00F3645B">
        <w:t>1)</w:t>
      </w:r>
      <w:r w:rsidRPr="00F3645B">
        <w:t xml:space="preserve">, the </w:t>
      </w:r>
      <w:r w:rsidR="00BE263E" w:rsidRPr="00F3645B">
        <w:t>CMI</w:t>
      </w:r>
      <w:r w:rsidR="00D062D3" w:rsidRPr="00F3645B">
        <w:t>+</w:t>
      </w:r>
      <w:r w:rsidR="00BE263E" w:rsidRPr="00F3645B">
        <w:t xml:space="preserve"> group did not see a sign</w:t>
      </w:r>
      <w:r w:rsidR="005208AE" w:rsidRPr="00F3645B">
        <w:t>ificant increase (p=0.193, d=</w:t>
      </w:r>
      <w:r w:rsidR="00BE263E" w:rsidRPr="00F3645B">
        <w:t xml:space="preserve">0.465). </w:t>
      </w:r>
      <w:r w:rsidR="006C6577" w:rsidRPr="00F3645B">
        <w:rPr>
          <w:szCs w:val="18"/>
        </w:rPr>
        <w:t xml:space="preserve">Percent change in </w:t>
      </w:r>
      <w:r w:rsidR="00057247">
        <w:rPr>
          <w:szCs w:val="18"/>
        </w:rPr>
        <w:t xml:space="preserve">SMA </w:t>
      </w:r>
      <w:r w:rsidR="006C6577" w:rsidRPr="00F3645B">
        <w:rPr>
          <w:szCs w:val="18"/>
        </w:rPr>
        <w:t xml:space="preserve">flow was significantly less </w:t>
      </w:r>
      <w:r w:rsidR="00695E29">
        <w:rPr>
          <w:szCs w:val="18"/>
        </w:rPr>
        <w:t xml:space="preserve">in the CMI+ group compared to </w:t>
      </w:r>
      <w:r w:rsidR="004D6119" w:rsidRPr="00F3645B">
        <w:rPr>
          <w:szCs w:val="18"/>
        </w:rPr>
        <w:t>the control group</w:t>
      </w:r>
      <w:r w:rsidR="006C6577" w:rsidRPr="00F3645B">
        <w:rPr>
          <w:szCs w:val="18"/>
        </w:rPr>
        <w:t xml:space="preserve"> (p=0.003, d=0.865)</w:t>
      </w:r>
      <w:r w:rsidR="001B0741" w:rsidRPr="00F3645B">
        <w:rPr>
          <w:szCs w:val="18"/>
        </w:rPr>
        <w:t xml:space="preserve"> but was </w:t>
      </w:r>
      <w:r w:rsidR="00F377AC" w:rsidRPr="00F3645B">
        <w:rPr>
          <w:szCs w:val="18"/>
        </w:rPr>
        <w:t xml:space="preserve">not significantly </w:t>
      </w:r>
      <w:r w:rsidR="006C6577" w:rsidRPr="00F3645B">
        <w:rPr>
          <w:szCs w:val="18"/>
        </w:rPr>
        <w:t xml:space="preserve">less </w:t>
      </w:r>
      <w:r w:rsidR="00695E29">
        <w:rPr>
          <w:szCs w:val="18"/>
        </w:rPr>
        <w:t>compared to</w:t>
      </w:r>
      <w:r w:rsidR="006C6577" w:rsidRPr="00F3645B">
        <w:rPr>
          <w:szCs w:val="18"/>
        </w:rPr>
        <w:t xml:space="preserve"> </w:t>
      </w:r>
      <w:r w:rsidR="00F377AC" w:rsidRPr="00F3645B">
        <w:rPr>
          <w:szCs w:val="18"/>
        </w:rPr>
        <w:t xml:space="preserve">the </w:t>
      </w:r>
      <w:r w:rsidR="00D062D3" w:rsidRPr="00F3645B">
        <w:rPr>
          <w:szCs w:val="18"/>
        </w:rPr>
        <w:t>CMI-</w:t>
      </w:r>
      <w:r w:rsidR="00F377AC" w:rsidRPr="00F3645B">
        <w:rPr>
          <w:szCs w:val="18"/>
        </w:rPr>
        <w:t xml:space="preserve"> group</w:t>
      </w:r>
      <w:r w:rsidR="00461CB5" w:rsidRPr="00F3645B">
        <w:rPr>
          <w:szCs w:val="18"/>
        </w:rPr>
        <w:t xml:space="preserve"> (p=0.104, d=0.529)</w:t>
      </w:r>
      <w:r w:rsidR="004D35D0" w:rsidRPr="00F3645B">
        <w:rPr>
          <w:szCs w:val="18"/>
        </w:rPr>
        <w:t xml:space="preserve">. </w:t>
      </w:r>
      <w:r w:rsidR="00D46637">
        <w:rPr>
          <w:szCs w:val="18"/>
        </w:rPr>
        <w:t>Additionally, p</w:t>
      </w:r>
      <w:r w:rsidR="007566C9" w:rsidRPr="00F3645B">
        <w:rPr>
          <w:szCs w:val="18"/>
        </w:rPr>
        <w:t xml:space="preserve">ercent change in flow for the </w:t>
      </w:r>
      <w:r w:rsidR="00D062D3" w:rsidRPr="00F3645B">
        <w:rPr>
          <w:szCs w:val="18"/>
        </w:rPr>
        <w:t xml:space="preserve">CMI- </w:t>
      </w:r>
      <w:r w:rsidR="007566C9" w:rsidRPr="00F3645B">
        <w:rPr>
          <w:szCs w:val="18"/>
        </w:rPr>
        <w:t>group was not significantly different from</w:t>
      </w:r>
      <w:r w:rsidR="004D6119" w:rsidRPr="00F3645B">
        <w:rPr>
          <w:szCs w:val="18"/>
        </w:rPr>
        <w:t xml:space="preserve"> control subjects</w:t>
      </w:r>
      <w:r w:rsidR="007566C9" w:rsidRPr="00F3645B">
        <w:rPr>
          <w:szCs w:val="18"/>
        </w:rPr>
        <w:t>.</w:t>
      </w:r>
    </w:p>
    <w:p w14:paraId="14392152" w14:textId="0A092F9B" w:rsidR="00202A7E" w:rsidRPr="00F3645B" w:rsidRDefault="00202A7E" w:rsidP="00D46637">
      <w:pPr>
        <w:pStyle w:val="Heading3"/>
        <w:spacing w:line="480" w:lineRule="auto"/>
        <w:jc w:val="both"/>
      </w:pPr>
      <w:r w:rsidRPr="00F3645B">
        <w:t>CA</w:t>
      </w:r>
    </w:p>
    <w:p w14:paraId="1D73F878" w14:textId="21339FCD" w:rsidR="00F377AC" w:rsidRPr="00F3645B" w:rsidRDefault="00D46637" w:rsidP="00D46637">
      <w:pPr>
        <w:spacing w:line="480" w:lineRule="auto"/>
        <w:jc w:val="both"/>
        <w:rPr>
          <w:szCs w:val="18"/>
        </w:rPr>
      </w:pPr>
      <w:r>
        <w:t>CA</w:t>
      </w:r>
      <w:r w:rsidR="00F377AC" w:rsidRPr="00F3645B">
        <w:t xml:space="preserve"> blood flow did not increase significantly after a meal for any group</w:t>
      </w:r>
      <w:r w:rsidR="009C240F">
        <w:t xml:space="preserve">, </w:t>
      </w:r>
      <w:r>
        <w:t xml:space="preserve">however, </w:t>
      </w:r>
      <w:r w:rsidR="009C240F">
        <w:t>p</w:t>
      </w:r>
      <w:r w:rsidR="00F377AC" w:rsidRPr="00F3645B">
        <w:rPr>
          <w:szCs w:val="18"/>
        </w:rPr>
        <w:t xml:space="preserve">reprandial CA flow </w:t>
      </w:r>
      <w:r w:rsidR="00187CD8" w:rsidRPr="00F3645B">
        <w:rPr>
          <w:szCs w:val="18"/>
        </w:rPr>
        <w:t xml:space="preserve">in the </w:t>
      </w:r>
      <w:r w:rsidR="00D062D3" w:rsidRPr="00F3645B">
        <w:rPr>
          <w:szCs w:val="18"/>
        </w:rPr>
        <w:t>CMI-</w:t>
      </w:r>
      <w:r w:rsidR="00187CD8" w:rsidRPr="00F3645B">
        <w:rPr>
          <w:szCs w:val="18"/>
        </w:rPr>
        <w:t xml:space="preserve"> </w:t>
      </w:r>
      <w:r w:rsidR="004B25CF" w:rsidRPr="00F3645B">
        <w:rPr>
          <w:szCs w:val="18"/>
        </w:rPr>
        <w:t xml:space="preserve">group </w:t>
      </w:r>
      <w:r w:rsidR="00187CD8" w:rsidRPr="00F3645B">
        <w:rPr>
          <w:szCs w:val="18"/>
        </w:rPr>
        <w:t xml:space="preserve">was significantly higher than </w:t>
      </w:r>
      <w:r w:rsidR="004B25CF" w:rsidRPr="00F3645B">
        <w:rPr>
          <w:szCs w:val="18"/>
        </w:rPr>
        <w:t>the control group</w:t>
      </w:r>
      <w:r w:rsidR="00187CD8" w:rsidRPr="00F3645B">
        <w:rPr>
          <w:szCs w:val="18"/>
        </w:rPr>
        <w:t xml:space="preserve"> </w:t>
      </w:r>
      <w:r w:rsidR="005208AE" w:rsidRPr="00F3645B">
        <w:rPr>
          <w:szCs w:val="18"/>
        </w:rPr>
        <w:t>(p=0.023, d=</w:t>
      </w:r>
      <w:r w:rsidR="003B1B30" w:rsidRPr="00F3645B">
        <w:rPr>
          <w:szCs w:val="18"/>
        </w:rPr>
        <w:t>0.581</w:t>
      </w:r>
      <w:r w:rsidR="00F377AC" w:rsidRPr="00F3645B">
        <w:rPr>
          <w:szCs w:val="18"/>
        </w:rPr>
        <w:t>)</w:t>
      </w:r>
      <w:r w:rsidR="009C240F">
        <w:rPr>
          <w:szCs w:val="18"/>
        </w:rPr>
        <w:t>. P</w:t>
      </w:r>
      <w:r w:rsidR="006C6577" w:rsidRPr="00F3645B">
        <w:rPr>
          <w:szCs w:val="18"/>
        </w:rPr>
        <w:t>reprandial CA flow in the</w:t>
      </w:r>
      <w:r w:rsidR="00863BFB" w:rsidRPr="00F3645B">
        <w:rPr>
          <w:szCs w:val="18"/>
        </w:rPr>
        <w:t xml:space="preserve"> </w:t>
      </w:r>
      <w:r w:rsidR="002F47D3" w:rsidRPr="00F3645B">
        <w:rPr>
          <w:noProof/>
          <w:szCs w:val="18"/>
        </w:rPr>
        <w:t>CMI</w:t>
      </w:r>
      <w:r w:rsidR="00D062D3" w:rsidRPr="00F3645B">
        <w:rPr>
          <w:noProof/>
          <w:szCs w:val="18"/>
        </w:rPr>
        <w:t>+</w:t>
      </w:r>
      <w:r w:rsidR="002F47D3" w:rsidRPr="00F3645B">
        <w:rPr>
          <w:szCs w:val="18"/>
        </w:rPr>
        <w:t xml:space="preserve"> group</w:t>
      </w:r>
      <w:r w:rsidR="00057247">
        <w:rPr>
          <w:szCs w:val="18"/>
        </w:rPr>
        <w:t xml:space="preserve"> </w:t>
      </w:r>
      <w:r w:rsidR="00187CD8" w:rsidRPr="00F3645B">
        <w:rPr>
          <w:szCs w:val="18"/>
        </w:rPr>
        <w:t xml:space="preserve">was not significantly different from </w:t>
      </w:r>
      <w:r w:rsidR="00641532" w:rsidRPr="00F3645B">
        <w:rPr>
          <w:szCs w:val="18"/>
        </w:rPr>
        <w:t>control</w:t>
      </w:r>
      <w:r w:rsidR="00E16596" w:rsidRPr="00F3645B">
        <w:rPr>
          <w:szCs w:val="18"/>
        </w:rPr>
        <w:t>s</w:t>
      </w:r>
      <w:r w:rsidR="004B25CF" w:rsidRPr="00F3645B">
        <w:rPr>
          <w:szCs w:val="18"/>
        </w:rPr>
        <w:t xml:space="preserve"> </w:t>
      </w:r>
      <w:r w:rsidR="005208AE" w:rsidRPr="00F3645B">
        <w:rPr>
          <w:szCs w:val="18"/>
        </w:rPr>
        <w:t>(p=</w:t>
      </w:r>
      <w:r w:rsidR="002F47D3" w:rsidRPr="00F3645B">
        <w:rPr>
          <w:szCs w:val="18"/>
        </w:rPr>
        <w:t>0.096</w:t>
      </w:r>
      <w:r w:rsidR="005208AE" w:rsidRPr="00F3645B">
        <w:rPr>
          <w:szCs w:val="18"/>
        </w:rPr>
        <w:t>, d=</w:t>
      </w:r>
      <w:r w:rsidR="00187CD8" w:rsidRPr="00F3645B">
        <w:rPr>
          <w:szCs w:val="18"/>
        </w:rPr>
        <w:t>0.468)</w:t>
      </w:r>
      <w:r w:rsidR="00F377AC" w:rsidRPr="00F3645B">
        <w:rPr>
          <w:szCs w:val="18"/>
        </w:rPr>
        <w:t xml:space="preserve">. </w:t>
      </w:r>
    </w:p>
    <w:p w14:paraId="6EBFF637" w14:textId="0F688B25" w:rsidR="00202A7E" w:rsidRPr="00F3645B" w:rsidRDefault="00202A7E" w:rsidP="00D46637">
      <w:pPr>
        <w:pStyle w:val="Heading3"/>
        <w:spacing w:line="480" w:lineRule="auto"/>
        <w:jc w:val="both"/>
      </w:pPr>
      <w:r w:rsidRPr="00F3645B">
        <w:t>SMV</w:t>
      </w:r>
    </w:p>
    <w:p w14:paraId="38AEB873" w14:textId="065F3C1D" w:rsidR="00244162" w:rsidRPr="00F3645B" w:rsidRDefault="00244162" w:rsidP="00D46637">
      <w:pPr>
        <w:spacing w:line="480" w:lineRule="auto"/>
        <w:jc w:val="both"/>
        <w:rPr>
          <w:szCs w:val="18"/>
        </w:rPr>
      </w:pPr>
      <w:r w:rsidRPr="00F3645B">
        <w:t xml:space="preserve">SMV blood flow </w:t>
      </w:r>
      <w:r w:rsidRPr="00F3645B">
        <w:rPr>
          <w:szCs w:val="18"/>
        </w:rPr>
        <w:t xml:space="preserve">increased significantly after a meal </w:t>
      </w:r>
      <w:r w:rsidR="00006EF1" w:rsidRPr="00F3645B">
        <w:rPr>
          <w:szCs w:val="18"/>
        </w:rPr>
        <w:t xml:space="preserve">in the control group </w:t>
      </w:r>
      <w:r w:rsidR="005208AE" w:rsidRPr="00F3645B">
        <w:rPr>
          <w:szCs w:val="18"/>
        </w:rPr>
        <w:t>(p=2.51e-08, d=</w:t>
      </w:r>
      <w:r w:rsidR="00553217" w:rsidRPr="00F3645B">
        <w:rPr>
          <w:szCs w:val="18"/>
        </w:rPr>
        <w:t>2.10</w:t>
      </w:r>
      <w:r w:rsidRPr="00F3645B">
        <w:rPr>
          <w:szCs w:val="18"/>
        </w:rPr>
        <w:t xml:space="preserve">) </w:t>
      </w:r>
      <w:r w:rsidR="00006EF1" w:rsidRPr="00F3645B">
        <w:rPr>
          <w:szCs w:val="18"/>
        </w:rPr>
        <w:t xml:space="preserve">and in </w:t>
      </w:r>
      <w:r w:rsidRPr="00F3645B">
        <w:rPr>
          <w:szCs w:val="18"/>
        </w:rPr>
        <w:t xml:space="preserve">the </w:t>
      </w:r>
      <w:r w:rsidR="00D062D3" w:rsidRPr="00F3645B">
        <w:rPr>
          <w:szCs w:val="18"/>
        </w:rPr>
        <w:t>CMI-</w:t>
      </w:r>
      <w:r w:rsidRPr="00F3645B">
        <w:rPr>
          <w:szCs w:val="18"/>
        </w:rPr>
        <w:t xml:space="preserve"> group </w:t>
      </w:r>
      <w:r w:rsidR="005208AE" w:rsidRPr="00F3645B">
        <w:t>(p=3.05e-06, d=</w:t>
      </w:r>
      <w:r w:rsidR="00553217" w:rsidRPr="00F3645B">
        <w:t>1.67</w:t>
      </w:r>
      <w:r w:rsidRPr="00F3645B">
        <w:t>).</w:t>
      </w:r>
      <w:r w:rsidRPr="00F3645B">
        <w:rPr>
          <w:sz w:val="18"/>
        </w:rPr>
        <w:t xml:space="preserve"> </w:t>
      </w:r>
      <w:r w:rsidRPr="00F3645B">
        <w:t>The CMI</w:t>
      </w:r>
      <w:r w:rsidR="00D062D3" w:rsidRPr="00F3645B">
        <w:t>+</w:t>
      </w:r>
      <w:r w:rsidRPr="00F3645B">
        <w:t xml:space="preserve"> group did not see a</w:t>
      </w:r>
      <w:r w:rsidR="00006EF1" w:rsidRPr="00F3645B">
        <w:t>ny</w:t>
      </w:r>
      <w:r w:rsidRPr="00F3645B">
        <w:t xml:space="preserve"> significant increase in SMV flow </w:t>
      </w:r>
      <w:r w:rsidR="00006EF1" w:rsidRPr="00F3645B">
        <w:t xml:space="preserve">after a meal </w:t>
      </w:r>
      <w:r w:rsidR="005208AE" w:rsidRPr="00F3645B">
        <w:t>(p=0.120, d=</w:t>
      </w:r>
      <w:r w:rsidRPr="00F3645B">
        <w:t xml:space="preserve">0.777). </w:t>
      </w:r>
      <w:r w:rsidRPr="00F3645B">
        <w:rPr>
          <w:szCs w:val="18"/>
        </w:rPr>
        <w:t>For the CMI</w:t>
      </w:r>
      <w:r w:rsidR="00D062D3" w:rsidRPr="00F3645B">
        <w:rPr>
          <w:szCs w:val="18"/>
        </w:rPr>
        <w:t>+</w:t>
      </w:r>
      <w:r w:rsidRPr="00F3645B">
        <w:rPr>
          <w:szCs w:val="18"/>
        </w:rPr>
        <w:t xml:space="preserve"> group, preprandial </w:t>
      </w:r>
      <w:r w:rsidR="00006EF1" w:rsidRPr="00F3645B">
        <w:rPr>
          <w:szCs w:val="18"/>
        </w:rPr>
        <w:t xml:space="preserve">SMV </w:t>
      </w:r>
      <w:r w:rsidRPr="00F3645B">
        <w:rPr>
          <w:szCs w:val="18"/>
        </w:rPr>
        <w:t xml:space="preserve">flow was significantly higher than </w:t>
      </w:r>
      <w:r w:rsidR="004B25CF" w:rsidRPr="00F3645B">
        <w:rPr>
          <w:szCs w:val="18"/>
        </w:rPr>
        <w:t>the control group</w:t>
      </w:r>
      <w:r w:rsidR="005208AE" w:rsidRPr="00F3645B">
        <w:rPr>
          <w:szCs w:val="18"/>
        </w:rPr>
        <w:t xml:space="preserve"> (p=0.040, d=</w:t>
      </w:r>
      <w:r w:rsidRPr="00F3645B">
        <w:rPr>
          <w:szCs w:val="18"/>
        </w:rPr>
        <w:t>0.905) but</w:t>
      </w:r>
      <w:r w:rsidR="00006EF1" w:rsidRPr="00F3645B">
        <w:rPr>
          <w:szCs w:val="18"/>
        </w:rPr>
        <w:t xml:space="preserve"> was</w:t>
      </w:r>
      <w:r w:rsidRPr="00F3645B">
        <w:rPr>
          <w:szCs w:val="18"/>
        </w:rPr>
        <w:t xml:space="preserve"> not significantly higher </w:t>
      </w:r>
      <w:r w:rsidRPr="00F3645B">
        <w:rPr>
          <w:szCs w:val="18"/>
        </w:rPr>
        <w:lastRenderedPageBreak/>
        <w:t xml:space="preserve">than </w:t>
      </w:r>
      <w:r w:rsidR="005208AE" w:rsidRPr="00F3645B">
        <w:rPr>
          <w:szCs w:val="18"/>
        </w:rPr>
        <w:t xml:space="preserve">the </w:t>
      </w:r>
      <w:r w:rsidR="00D062D3" w:rsidRPr="00F3645B">
        <w:rPr>
          <w:szCs w:val="18"/>
        </w:rPr>
        <w:t>CMI-</w:t>
      </w:r>
      <w:r w:rsidR="005208AE" w:rsidRPr="00F3645B">
        <w:rPr>
          <w:szCs w:val="18"/>
        </w:rPr>
        <w:t xml:space="preserve"> group (p=0.074, d=</w:t>
      </w:r>
      <w:r w:rsidRPr="00F3645B">
        <w:rPr>
          <w:szCs w:val="18"/>
        </w:rPr>
        <w:t xml:space="preserve">0.665). </w:t>
      </w:r>
      <w:r w:rsidR="001A6E01" w:rsidRPr="00F3645B">
        <w:rPr>
          <w:szCs w:val="18"/>
        </w:rPr>
        <w:t>Ther</w:t>
      </w:r>
      <w:r w:rsidR="00006EF1" w:rsidRPr="00F3645B">
        <w:rPr>
          <w:szCs w:val="18"/>
        </w:rPr>
        <w:t>e was no significant difference</w:t>
      </w:r>
      <w:r w:rsidR="001A6E01" w:rsidRPr="00F3645B">
        <w:rPr>
          <w:szCs w:val="18"/>
        </w:rPr>
        <w:t xml:space="preserve"> in prepra</w:t>
      </w:r>
      <w:r w:rsidR="00006EF1" w:rsidRPr="00F3645B">
        <w:rPr>
          <w:szCs w:val="18"/>
        </w:rPr>
        <w:t xml:space="preserve">ndial </w:t>
      </w:r>
      <w:r w:rsidR="00E567EC" w:rsidRPr="00F3645B">
        <w:rPr>
          <w:szCs w:val="18"/>
        </w:rPr>
        <w:t>flow between the</w:t>
      </w:r>
      <w:r w:rsidR="00006EF1" w:rsidRPr="00F3645B">
        <w:rPr>
          <w:szCs w:val="18"/>
        </w:rPr>
        <w:t xml:space="preserve"> control group</w:t>
      </w:r>
      <w:r w:rsidR="00E567EC" w:rsidRPr="00F3645B">
        <w:rPr>
          <w:szCs w:val="18"/>
        </w:rPr>
        <w:t xml:space="preserve"> </w:t>
      </w:r>
      <w:r w:rsidR="001A6E01" w:rsidRPr="00F3645B">
        <w:rPr>
          <w:szCs w:val="18"/>
        </w:rPr>
        <w:t xml:space="preserve">and the </w:t>
      </w:r>
      <w:r w:rsidR="00D062D3" w:rsidRPr="00F3645B">
        <w:rPr>
          <w:szCs w:val="18"/>
        </w:rPr>
        <w:t>CMI-</w:t>
      </w:r>
      <w:r w:rsidR="001A6E01" w:rsidRPr="00F3645B">
        <w:rPr>
          <w:szCs w:val="18"/>
        </w:rPr>
        <w:t xml:space="preserve"> group. </w:t>
      </w:r>
      <w:r w:rsidR="00006EF1" w:rsidRPr="00F3645B">
        <w:rPr>
          <w:szCs w:val="18"/>
        </w:rPr>
        <w:t>There</w:t>
      </w:r>
      <w:r w:rsidRPr="00F3645B">
        <w:rPr>
          <w:szCs w:val="18"/>
        </w:rPr>
        <w:t xml:space="preserve"> w</w:t>
      </w:r>
      <w:r w:rsidR="00057247">
        <w:rPr>
          <w:szCs w:val="18"/>
        </w:rPr>
        <w:t>ere</w:t>
      </w:r>
      <w:r w:rsidR="00006EF1" w:rsidRPr="00F3645B">
        <w:rPr>
          <w:szCs w:val="18"/>
        </w:rPr>
        <w:t xml:space="preserve"> also </w:t>
      </w:r>
      <w:r w:rsidRPr="00F3645B">
        <w:rPr>
          <w:szCs w:val="18"/>
        </w:rPr>
        <w:t>no significant difference</w:t>
      </w:r>
      <w:r w:rsidR="00057247">
        <w:rPr>
          <w:szCs w:val="18"/>
        </w:rPr>
        <w:t>s</w:t>
      </w:r>
      <w:r w:rsidRPr="00F3645B">
        <w:rPr>
          <w:szCs w:val="18"/>
        </w:rPr>
        <w:t xml:space="preserve"> in postprandial SMV flow </w:t>
      </w:r>
      <w:r w:rsidR="001A6E01" w:rsidRPr="00F3645B">
        <w:rPr>
          <w:szCs w:val="18"/>
        </w:rPr>
        <w:t>between any of the groups.</w:t>
      </w:r>
      <w:r w:rsidRPr="00F3645B">
        <w:rPr>
          <w:szCs w:val="18"/>
        </w:rPr>
        <w:t xml:space="preserve"> </w:t>
      </w:r>
      <w:r w:rsidR="00A65E2A" w:rsidRPr="00F3645B">
        <w:rPr>
          <w:szCs w:val="18"/>
        </w:rPr>
        <w:t>P</w:t>
      </w:r>
      <w:r w:rsidRPr="00F3645B">
        <w:rPr>
          <w:szCs w:val="18"/>
        </w:rPr>
        <w:t>ercent change in flow for the CMI</w:t>
      </w:r>
      <w:r w:rsidR="00D062D3" w:rsidRPr="00F3645B">
        <w:rPr>
          <w:szCs w:val="18"/>
        </w:rPr>
        <w:t>+</w:t>
      </w:r>
      <w:r w:rsidRPr="00F3645B">
        <w:rPr>
          <w:szCs w:val="18"/>
        </w:rPr>
        <w:t xml:space="preserve"> group was significantly </w:t>
      </w:r>
      <w:r w:rsidR="001A6E01" w:rsidRPr="00F3645B">
        <w:rPr>
          <w:szCs w:val="18"/>
        </w:rPr>
        <w:t>less</w:t>
      </w:r>
      <w:r w:rsidRPr="00F3645B">
        <w:rPr>
          <w:szCs w:val="18"/>
        </w:rPr>
        <w:t xml:space="preserve"> </w:t>
      </w:r>
      <w:r w:rsidR="00D46637">
        <w:rPr>
          <w:szCs w:val="18"/>
        </w:rPr>
        <w:t>compared to</w:t>
      </w:r>
      <w:r w:rsidR="00E567EC" w:rsidRPr="00F3645B">
        <w:rPr>
          <w:szCs w:val="18"/>
        </w:rPr>
        <w:t xml:space="preserve"> the</w:t>
      </w:r>
      <w:r w:rsidR="00006EF1" w:rsidRPr="00F3645B">
        <w:rPr>
          <w:szCs w:val="18"/>
        </w:rPr>
        <w:t xml:space="preserve"> </w:t>
      </w:r>
      <w:r w:rsidR="00E567EC" w:rsidRPr="00F3645B">
        <w:rPr>
          <w:szCs w:val="18"/>
        </w:rPr>
        <w:t>control group</w:t>
      </w:r>
      <w:r w:rsidR="005208AE" w:rsidRPr="00F3645B">
        <w:rPr>
          <w:szCs w:val="18"/>
        </w:rPr>
        <w:t xml:space="preserve"> (p=</w:t>
      </w:r>
      <w:r w:rsidR="001A6E01" w:rsidRPr="00F3645B">
        <w:rPr>
          <w:szCs w:val="18"/>
        </w:rPr>
        <w:t>0.008</w:t>
      </w:r>
      <w:r w:rsidR="005208AE" w:rsidRPr="00F3645B">
        <w:rPr>
          <w:szCs w:val="18"/>
        </w:rPr>
        <w:t>, d=</w:t>
      </w:r>
      <w:r w:rsidRPr="00F3645B">
        <w:rPr>
          <w:szCs w:val="18"/>
        </w:rPr>
        <w:t>0.</w:t>
      </w:r>
      <w:r w:rsidR="001A6E01" w:rsidRPr="00F3645B">
        <w:rPr>
          <w:szCs w:val="18"/>
        </w:rPr>
        <w:t xml:space="preserve">944) and </w:t>
      </w:r>
      <w:r w:rsidR="00006EF1" w:rsidRPr="00F3645B">
        <w:rPr>
          <w:szCs w:val="18"/>
        </w:rPr>
        <w:t xml:space="preserve">the </w:t>
      </w:r>
      <w:r w:rsidR="00D062D3" w:rsidRPr="00F3645B">
        <w:rPr>
          <w:szCs w:val="18"/>
        </w:rPr>
        <w:t>CMI-</w:t>
      </w:r>
      <w:r w:rsidR="00006EF1" w:rsidRPr="00F3645B">
        <w:rPr>
          <w:szCs w:val="18"/>
        </w:rPr>
        <w:t xml:space="preserve"> group</w:t>
      </w:r>
      <w:r w:rsidR="005208AE" w:rsidRPr="00F3645B">
        <w:rPr>
          <w:szCs w:val="18"/>
        </w:rPr>
        <w:t xml:space="preserve"> (p=0.009, d=</w:t>
      </w:r>
      <w:r w:rsidR="001A6E01" w:rsidRPr="00F3645B">
        <w:rPr>
          <w:szCs w:val="18"/>
        </w:rPr>
        <w:t>0.875)</w:t>
      </w:r>
      <w:r w:rsidR="00D46637">
        <w:rPr>
          <w:szCs w:val="18"/>
        </w:rPr>
        <w:t>.</w:t>
      </w:r>
    </w:p>
    <w:p w14:paraId="4C6EFB85" w14:textId="56513733" w:rsidR="00202A7E" w:rsidRPr="00F3645B" w:rsidRDefault="00202A7E" w:rsidP="00D46637">
      <w:pPr>
        <w:pStyle w:val="Heading3"/>
        <w:spacing w:line="480" w:lineRule="auto"/>
        <w:jc w:val="both"/>
      </w:pPr>
      <w:r w:rsidRPr="00F3645B">
        <w:t>PV</w:t>
      </w:r>
    </w:p>
    <w:p w14:paraId="7690D817" w14:textId="2A0280E3" w:rsidR="004F57F7" w:rsidRPr="00F3645B" w:rsidRDefault="001A6E01" w:rsidP="00D46637">
      <w:pPr>
        <w:spacing w:line="480" w:lineRule="auto"/>
        <w:jc w:val="both"/>
      </w:pPr>
      <w:r w:rsidRPr="00F3645B">
        <w:t xml:space="preserve">In control subjects, </w:t>
      </w:r>
      <w:r w:rsidR="00553217" w:rsidRPr="00F3645B">
        <w:t>P</w:t>
      </w:r>
      <w:r w:rsidRPr="00F3645B">
        <w:t xml:space="preserve">V blood flow </w:t>
      </w:r>
      <w:r w:rsidRPr="00F3645B">
        <w:rPr>
          <w:szCs w:val="18"/>
        </w:rPr>
        <w:t>increase</w:t>
      </w:r>
      <w:r w:rsidR="005208AE" w:rsidRPr="00F3645B">
        <w:rPr>
          <w:szCs w:val="18"/>
        </w:rPr>
        <w:t>d significantly after a meal (p=</w:t>
      </w:r>
      <w:r w:rsidR="00553217" w:rsidRPr="00F3645B">
        <w:rPr>
          <w:szCs w:val="18"/>
        </w:rPr>
        <w:t>1.17e-05</w:t>
      </w:r>
      <w:r w:rsidR="005208AE" w:rsidRPr="00F3645B">
        <w:rPr>
          <w:szCs w:val="18"/>
        </w:rPr>
        <w:t>, d=</w:t>
      </w:r>
      <w:r w:rsidR="00553217" w:rsidRPr="00F3645B">
        <w:rPr>
          <w:szCs w:val="18"/>
        </w:rPr>
        <w:t>1.137</w:t>
      </w:r>
      <w:r w:rsidRPr="00F3645B">
        <w:rPr>
          <w:szCs w:val="18"/>
        </w:rPr>
        <w:t xml:space="preserve">) as did the </w:t>
      </w:r>
      <w:r w:rsidR="00D062D3" w:rsidRPr="00F3645B">
        <w:rPr>
          <w:szCs w:val="18"/>
        </w:rPr>
        <w:t>CMI-</w:t>
      </w:r>
      <w:r w:rsidRPr="00F3645B">
        <w:rPr>
          <w:szCs w:val="18"/>
        </w:rPr>
        <w:t xml:space="preserve"> group </w:t>
      </w:r>
      <w:r w:rsidR="005208AE" w:rsidRPr="00F3645B">
        <w:t>(p=</w:t>
      </w:r>
      <w:r w:rsidR="00553217" w:rsidRPr="00F3645B">
        <w:t>1.60e-05</w:t>
      </w:r>
      <w:r w:rsidR="005208AE" w:rsidRPr="00F3645B">
        <w:t>, d=</w:t>
      </w:r>
      <w:r w:rsidR="00553217" w:rsidRPr="00F3645B">
        <w:t>1.690</w:t>
      </w:r>
      <w:r w:rsidRPr="00F3645B">
        <w:t>)</w:t>
      </w:r>
      <w:r w:rsidR="00D46637">
        <w:t xml:space="preserve"> while the </w:t>
      </w:r>
      <w:r w:rsidR="00253B92" w:rsidRPr="00F3645B">
        <w:t>CMI+ group did not see a significant increase in PV blood flow after a meal (p=</w:t>
      </w:r>
      <w:r w:rsidR="00081594" w:rsidRPr="00F3645B">
        <w:t>0.243</w:t>
      </w:r>
      <w:r w:rsidR="00253B92" w:rsidRPr="00F3645B">
        <w:t>, d=</w:t>
      </w:r>
      <w:r w:rsidR="00081594" w:rsidRPr="00F3645B">
        <w:t>0.362</w:t>
      </w:r>
      <w:r w:rsidR="00253B92" w:rsidRPr="00F3645B">
        <w:t>).</w:t>
      </w:r>
      <w:r w:rsidR="001E19F3" w:rsidRPr="00F3645B">
        <w:rPr>
          <w:szCs w:val="18"/>
        </w:rPr>
        <w:t xml:space="preserve"> </w:t>
      </w:r>
      <w:r w:rsidR="00D46637">
        <w:rPr>
          <w:szCs w:val="18"/>
        </w:rPr>
        <w:t>Additionally, p</w:t>
      </w:r>
      <w:r w:rsidR="00AA66D5" w:rsidRPr="00F3645B">
        <w:rPr>
          <w:szCs w:val="18"/>
        </w:rPr>
        <w:t>ercent change in flow for the CMI</w:t>
      </w:r>
      <w:r w:rsidR="001400AD" w:rsidRPr="00F3645B">
        <w:rPr>
          <w:szCs w:val="18"/>
        </w:rPr>
        <w:t>+</w:t>
      </w:r>
      <w:r w:rsidR="00AA66D5" w:rsidRPr="00F3645B">
        <w:rPr>
          <w:szCs w:val="18"/>
        </w:rPr>
        <w:t xml:space="preserve"> group was significantly less than the control group (p=0.018, d=0.788) and the </w:t>
      </w:r>
      <w:r w:rsidR="00D062D3" w:rsidRPr="00F3645B">
        <w:rPr>
          <w:szCs w:val="18"/>
        </w:rPr>
        <w:t>CMI-</w:t>
      </w:r>
      <w:r w:rsidR="00AA66D5" w:rsidRPr="00F3645B">
        <w:rPr>
          <w:szCs w:val="18"/>
        </w:rPr>
        <w:t xml:space="preserve"> group (p=0.006, d=1.02). </w:t>
      </w:r>
    </w:p>
    <w:p w14:paraId="582E4563" w14:textId="4BA7FCFD" w:rsidR="00AF5654" w:rsidRPr="00F3645B" w:rsidRDefault="0036583F" w:rsidP="00D46637">
      <w:pPr>
        <w:pStyle w:val="Heading2"/>
        <w:spacing w:line="480" w:lineRule="auto"/>
        <w:jc w:val="both"/>
      </w:pPr>
      <w:r w:rsidRPr="00F3645B">
        <w:t>Flow</w:t>
      </w:r>
      <w:r w:rsidR="00810AAC" w:rsidRPr="00F3645B">
        <w:t xml:space="preserve"> Consistency</w:t>
      </w:r>
    </w:p>
    <w:p w14:paraId="73BCDE98" w14:textId="4D1E4719" w:rsidR="0036583F" w:rsidRPr="00F3645B" w:rsidRDefault="00D41C35" w:rsidP="00D46637">
      <w:pPr>
        <w:spacing w:line="480" w:lineRule="auto"/>
        <w:jc w:val="both"/>
        <w:rPr>
          <w:rFonts w:eastAsiaTheme="minorEastAsia"/>
        </w:rPr>
      </w:pPr>
      <w:r>
        <w:t>Correlation analysis</w:t>
      </w:r>
      <w:r w:rsidR="00AF5654" w:rsidRPr="00F3645B">
        <w:t xml:space="preserve"> </w:t>
      </w:r>
      <w:r w:rsidR="005D72C7" w:rsidRPr="00F3645B">
        <w:t xml:space="preserve">was </w:t>
      </w:r>
      <w:r w:rsidR="000C4700" w:rsidRPr="00F3645B">
        <w:t xml:space="preserve">successfully </w:t>
      </w:r>
      <w:r>
        <w:t>performed on</w:t>
      </w:r>
      <w:r w:rsidR="005D72C7" w:rsidRPr="00F3645B">
        <w:t xml:space="preserve"> </w:t>
      </w:r>
      <w:r w:rsidR="00927DC8" w:rsidRPr="00F3645B">
        <w:t>all</w:t>
      </w:r>
      <w:r w:rsidR="005D72C7" w:rsidRPr="00F3645B">
        <w:t xml:space="preserve"> measured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5D72C7" w:rsidRPr="00F3645B">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5D72C7" w:rsidRPr="00F3645B">
        <w:rPr>
          <w:rFonts w:eastAsiaTheme="minorEastAsia"/>
        </w:rPr>
        <w:t xml:space="preserve"> </w:t>
      </w:r>
      <w:r w:rsidR="0073053B" w:rsidRPr="00F3645B">
        <w:rPr>
          <w:rFonts w:eastAsiaTheme="minorEastAsia"/>
        </w:rPr>
        <w:t xml:space="preserve">values, </w:t>
      </w:r>
      <w:r w:rsidR="00AB1CD8" w:rsidRPr="00F3645B">
        <w:rPr>
          <w:rFonts w:eastAsiaTheme="minorEastAsia"/>
        </w:rPr>
        <w:t xml:space="preserve">as </w:t>
      </w:r>
      <w:r w:rsidR="0073053B" w:rsidRPr="00F3645B">
        <w:rPr>
          <w:rFonts w:eastAsiaTheme="minorEastAsia"/>
        </w:rPr>
        <w:t xml:space="preserve">shown in </w:t>
      </w:r>
      <w:r w:rsidR="00DB16D9" w:rsidRPr="00F3645B">
        <w:rPr>
          <w:rFonts w:eastAsiaTheme="minorEastAsia"/>
        </w:rPr>
        <w:t>Figur</w:t>
      </w:r>
      <w:r w:rsidR="00DB16D9" w:rsidRPr="00F3645B">
        <w:rPr>
          <w:rFonts w:eastAsiaTheme="minorEastAsia"/>
          <w:noProof/>
        </w:rPr>
        <w:t>e</w:t>
      </w:r>
      <w:r w:rsidR="00DB16D9" w:rsidRPr="00F3645B">
        <w:rPr>
          <w:rFonts w:eastAsiaTheme="minorEastAsia"/>
        </w:rPr>
        <w:t xml:space="preserve"> 4a</w:t>
      </w:r>
      <w:r w:rsidR="0073053B" w:rsidRPr="00F3645B">
        <w:rPr>
          <w:rFonts w:eastAsiaTheme="minorEastAsia"/>
        </w:rPr>
        <w:t xml:space="preserve">. </w:t>
      </w:r>
      <w:r w:rsidR="00D46637">
        <w:rPr>
          <w:rFonts w:eastAsiaTheme="minorEastAsia"/>
        </w:rPr>
        <w:t>A s</w:t>
      </w:r>
      <w:r w:rsidR="004A675A" w:rsidRPr="00F3645B">
        <w:rPr>
          <w:rFonts w:eastAsiaTheme="minorEastAsia"/>
        </w:rPr>
        <w:t>trong</w:t>
      </w:r>
      <w:r w:rsidR="003B3B10" w:rsidRPr="00F3645B">
        <w:rPr>
          <w:rFonts w:eastAsiaTheme="minorEastAsia"/>
        </w:rPr>
        <w:t xml:space="preserve"> </w:t>
      </w:r>
      <w:r w:rsidR="00AB1CD8" w:rsidRPr="00F3645B">
        <w:rPr>
          <w:rFonts w:eastAsiaTheme="minorEastAsia"/>
        </w:rPr>
        <w:t>correlation</w:t>
      </w:r>
      <w:r w:rsidR="00172F1B" w:rsidRPr="00F3645B">
        <w:rPr>
          <w:rFonts w:eastAsiaTheme="minorEastAsia"/>
        </w:rPr>
        <w:t xml:space="preserve"> </w:t>
      </w:r>
      <w:r w:rsidR="008B1D7B" w:rsidRPr="00F3645B">
        <w:rPr>
          <w:rFonts w:eastAsiaTheme="minorEastAsia"/>
        </w:rPr>
        <w:t xml:space="preserve">was found </w:t>
      </w:r>
      <w:r w:rsidR="00172F1B" w:rsidRPr="00F3645B">
        <w:rPr>
          <w:rFonts w:eastAsiaTheme="minorEastAsia"/>
        </w:rPr>
        <w:t xml:space="preserve">between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172F1B" w:rsidRPr="00F3645B">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172F1B" w:rsidRPr="00F3645B">
        <w:rPr>
          <w:rFonts w:eastAsiaTheme="minorEastAsia"/>
        </w:rPr>
        <w:t xml:space="preserve"> values (R</w:t>
      </w:r>
      <w:r w:rsidR="00172F1B" w:rsidRPr="00F3645B">
        <w:rPr>
          <w:rFonts w:eastAsiaTheme="minorEastAsia"/>
          <w:vertAlign w:val="superscript"/>
        </w:rPr>
        <w:t>2</w:t>
      </w:r>
      <w:r w:rsidR="005208AE" w:rsidRPr="00F3645B">
        <w:rPr>
          <w:rFonts w:eastAsiaTheme="minorEastAsia"/>
        </w:rPr>
        <w:t>=</w:t>
      </w:r>
      <w:r w:rsidR="00172F1B" w:rsidRPr="00F3645B">
        <w:rPr>
          <w:rFonts w:eastAsiaTheme="minorEastAsia"/>
        </w:rPr>
        <w:t>0.859).</w:t>
      </w:r>
      <w:r w:rsidR="00FA1680" w:rsidRPr="00F3645B">
        <w:rPr>
          <w:rFonts w:eastAsiaTheme="minorEastAsia"/>
        </w:rPr>
        <w:t xml:space="preserve"> </w:t>
      </w:r>
      <w:r w:rsidR="00AE1C04" w:rsidRPr="00F3645B">
        <w:rPr>
          <w:rFonts w:eastAsiaTheme="minorEastAsia"/>
        </w:rPr>
        <w:t xml:space="preserve">As seen in Figure </w:t>
      </w:r>
      <w:r w:rsidR="00B4555E" w:rsidRPr="00F3645B">
        <w:rPr>
          <w:rFonts w:eastAsiaTheme="minorEastAsia"/>
        </w:rPr>
        <w:t>4a</w:t>
      </w:r>
      <w:r w:rsidR="00AE1C04" w:rsidRPr="00F3645B">
        <w:rPr>
          <w:rFonts w:eastAsiaTheme="minorEastAsia"/>
        </w:rPr>
        <w:t xml:space="preserve">, postprandial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AE1C04" w:rsidRPr="00F3645B">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AE1C04" w:rsidRPr="00F3645B">
        <w:rPr>
          <w:rFonts w:eastAsiaTheme="minorEastAsia"/>
        </w:rPr>
        <w:t xml:space="preserve"> values were </w:t>
      </w:r>
      <w:r w:rsidR="00D77B09" w:rsidRPr="00F3645B">
        <w:rPr>
          <w:rFonts w:eastAsiaTheme="minorEastAsia"/>
        </w:rPr>
        <w:t xml:space="preserve">increased compared to </w:t>
      </w:r>
      <w:r w:rsidR="00927DC8" w:rsidRPr="00F3645B">
        <w:rPr>
          <w:rFonts w:eastAsiaTheme="minorEastAsia"/>
        </w:rPr>
        <w:t>preprandial</w:t>
      </w:r>
      <w:r w:rsidR="00AE1C04" w:rsidRPr="00F3645B">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DE3215" w:rsidRPr="00F3645B">
        <w:t xml:space="preserve"> and </w:t>
      </w:r>
      <w:r w:rsidR="00CD2528" w:rsidRPr="00F3645B">
        <w:rPr>
          <w:rFonts w:eastAsiaTheme="minorEastAsia"/>
        </w:rPr>
        <w:t>pre</w:t>
      </w:r>
      <w:r w:rsidR="00927DC8" w:rsidRPr="00F3645B">
        <w:rPr>
          <w:rFonts w:eastAsiaTheme="minorEastAsia"/>
        </w:rPr>
        <w:t xml:space="preserve">prandial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DE3215" w:rsidRPr="00F3645B">
        <w:rPr>
          <w:rFonts w:eastAsiaTheme="minorEastAsia"/>
        </w:rPr>
        <w:t xml:space="preserve"> </w:t>
      </w:r>
      <w:r w:rsidR="00AE1C04" w:rsidRPr="00F3645B">
        <w:rPr>
          <w:rFonts w:eastAsiaTheme="minorEastAsia"/>
        </w:rPr>
        <w:t>values.</w:t>
      </w:r>
      <w:r w:rsidR="00B4555E" w:rsidRPr="00F3645B">
        <w:rPr>
          <w:rFonts w:eastAsiaTheme="minorEastAsia"/>
        </w:rPr>
        <w:t xml:space="preserve"> </w:t>
      </w:r>
      <w:r w:rsidR="00DF7821" w:rsidRPr="00F3645B">
        <w:rPr>
          <w:rFonts w:eastAsiaTheme="minorEastAsia"/>
        </w:rPr>
        <w:t xml:space="preserve">This result coincides with observed increases in </w:t>
      </w:r>
      <w:r w:rsidR="005E3A8B" w:rsidRPr="00F3645B">
        <w:rPr>
          <w:rFonts w:eastAsiaTheme="minorEastAsia"/>
        </w:rPr>
        <w:t xml:space="preserve">mesenteric blood </w:t>
      </w:r>
      <w:r w:rsidR="00DF7821" w:rsidRPr="00F3645B">
        <w:rPr>
          <w:rFonts w:eastAsiaTheme="minorEastAsia"/>
        </w:rPr>
        <w:t>flow after a meal.</w:t>
      </w:r>
      <w:r w:rsidR="005E3A8B" w:rsidRPr="00F3645B">
        <w:rPr>
          <w:rFonts w:eastAsiaTheme="minorEastAsia"/>
        </w:rPr>
        <w:t xml:space="preserve"> </w:t>
      </w:r>
      <w:r>
        <w:t>Correlation</w:t>
      </w:r>
      <w:r w:rsidR="007D7B42" w:rsidRPr="00F3645B">
        <w:t xml:space="preserve"> analysis was </w:t>
      </w:r>
      <w:r>
        <w:t>also performed on</w:t>
      </w:r>
      <w:r w:rsidR="007D7B42" w:rsidRPr="00F3645B">
        <w:t xml:space="preserve"> </w:t>
      </w:r>
      <w:r w:rsidR="00927DC8" w:rsidRPr="00F3645B">
        <w:t>all</w:t>
      </w:r>
      <w:r w:rsidR="007D7B42" w:rsidRPr="00F3645B">
        <w:t xml:space="preserve"> measured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PV</m:t>
            </m:r>
          </m:sub>
        </m:sSub>
      </m:oMath>
      <w:r w:rsidR="00260035" w:rsidRPr="00F3645B">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oMath>
      <w:r w:rsidR="00260035" w:rsidRPr="00F3645B">
        <w:rPr>
          <w:rFonts w:eastAsiaTheme="minorEastAsia"/>
        </w:rPr>
        <w:t xml:space="preserve">) </w:t>
      </w:r>
      <w:r w:rsidR="007D7B42" w:rsidRPr="00F3645B">
        <w:rPr>
          <w:rFonts w:eastAsiaTheme="minorEastAsia"/>
        </w:rPr>
        <w:t xml:space="preserve">values, as shown in </w:t>
      </w:r>
      <w:r w:rsidR="00DB16D9" w:rsidRPr="00F3645B">
        <w:rPr>
          <w:rFonts w:eastAsiaTheme="minorEastAsia"/>
        </w:rPr>
        <w:t>Figure 4b</w:t>
      </w:r>
      <w:r w:rsidR="007D7B42" w:rsidRPr="00F3645B">
        <w:rPr>
          <w:rFonts w:eastAsiaTheme="minorEastAsia"/>
        </w:rPr>
        <w:t xml:space="preserve">. </w:t>
      </w:r>
      <w:r w:rsidR="00D46637">
        <w:rPr>
          <w:rFonts w:eastAsiaTheme="minorEastAsia"/>
        </w:rPr>
        <w:t>A s</w:t>
      </w:r>
      <w:r w:rsidR="004A675A" w:rsidRPr="00F3645B">
        <w:rPr>
          <w:rFonts w:eastAsiaTheme="minorEastAsia"/>
        </w:rPr>
        <w:t>trong</w:t>
      </w:r>
      <w:r w:rsidR="00172F1B" w:rsidRPr="00F3645B">
        <w:rPr>
          <w:rFonts w:eastAsiaTheme="minorEastAsia"/>
        </w:rPr>
        <w:t xml:space="preserve"> correlation between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PV</m:t>
            </m:r>
          </m:sub>
        </m:sSub>
      </m:oMath>
      <w:r w:rsidR="00172F1B" w:rsidRPr="00F3645B">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oMath>
      <w:r w:rsidR="00172F1B" w:rsidRPr="00F3645B">
        <w:rPr>
          <w:rFonts w:eastAsiaTheme="minorEastAsia"/>
        </w:rPr>
        <w:t xml:space="preserve">) values </w:t>
      </w:r>
      <w:r w:rsidR="00057247">
        <w:rPr>
          <w:rFonts w:eastAsiaTheme="minorEastAsia"/>
        </w:rPr>
        <w:t xml:space="preserve">was </w:t>
      </w:r>
      <w:r w:rsidR="005E3A8B" w:rsidRPr="00F3645B">
        <w:rPr>
          <w:rFonts w:eastAsiaTheme="minorEastAsia"/>
        </w:rPr>
        <w:t xml:space="preserve">also </w:t>
      </w:r>
      <w:r w:rsidR="00172F1B" w:rsidRPr="00F3645B">
        <w:rPr>
          <w:rFonts w:eastAsiaTheme="minorEastAsia"/>
        </w:rPr>
        <w:t>observed (R</w:t>
      </w:r>
      <w:r w:rsidR="00172F1B" w:rsidRPr="00F3645B">
        <w:rPr>
          <w:rFonts w:eastAsiaTheme="minorEastAsia"/>
          <w:vertAlign w:val="superscript"/>
        </w:rPr>
        <w:t>2</w:t>
      </w:r>
      <w:r w:rsidR="005208AE" w:rsidRPr="00F3645B">
        <w:rPr>
          <w:rFonts w:eastAsiaTheme="minorEastAsia"/>
        </w:rPr>
        <w:t>=</w:t>
      </w:r>
      <w:r w:rsidR="00172F1B" w:rsidRPr="00F3645B">
        <w:rPr>
          <w:rFonts w:eastAsiaTheme="minorEastAsia"/>
        </w:rPr>
        <w:t>0.894).</w:t>
      </w:r>
      <w:r w:rsidR="00AE1C04" w:rsidRPr="00F3645B">
        <w:rPr>
          <w:rFonts w:eastAsiaTheme="minorEastAsia"/>
        </w:rPr>
        <w:t xml:space="preserve"> </w:t>
      </w:r>
      <w:r w:rsidR="0036583F" w:rsidRPr="00F3645B">
        <w:rPr>
          <w:rFonts w:eastAsiaTheme="minorEastAsia"/>
        </w:rPr>
        <w:t xml:space="preserve">Furthermore, measured volumetric flow rates in this study agreed well with flow rates reported </w:t>
      </w:r>
      <w:r w:rsidR="004A675A" w:rsidRPr="00F3645B">
        <w:rPr>
          <w:rFonts w:eastAsiaTheme="minorEastAsia"/>
        </w:rPr>
        <w:t>from</w:t>
      </w:r>
      <w:r w:rsidR="0036583F" w:rsidRPr="00F3645B">
        <w:rPr>
          <w:rFonts w:eastAsiaTheme="minorEastAsia"/>
        </w:rPr>
        <w:t xml:space="preserve"> other imaging modalities </w:t>
      </w:r>
      <w:r w:rsidR="0036583F" w:rsidRPr="00F3645B">
        <w:fldChar w:fldCharType="begin">
          <w:fldData xml:space="preserve">PEVuZE5vdGU+PENpdGU+PEF1dGhvcj5MaTwvQXV0aG9yPjxZZWFyPjE5OTQ8L1llYXI+PFJlY051
bT45MTk8L1JlY051bT48RGlzcGxheVRleHQ+KDE0LTE3LDE5LDI2LTI4LDMwLTM2KTwvRGlzcGxh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Z3k8L2Z1bGwtdGl0bGU+PC9wZXJpb2RpY2FsPjxwYWdlcz4xNzUtOTwvcGFnZXM+PHZvbHVtZT4x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</w:fldData>
        </w:fldChar>
      </w:r>
      <w:r w:rsidR="00070D4F">
        <w:instrText xml:space="preserve"> ADDIN EN.CITE </w:instrText>
      </w:r>
      <w:r w:rsidR="00070D4F">
        <w:fldChar w:fldCharType="begin">
          <w:fldData xml:space="preserve">PEVuZE5vdGU+PENpdGU+PEF1dGhvcj5MaTwvQXV0aG9yPjxZZWFyPjE5OTQ8L1llYXI+PFJlY051
bT45MTk8L1JlY051bT48RGlzcGxheVRleHQ+KDE0LTE3LDE5LDI2LTI4LDMwLTM2KTwvRGlzcGxh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Z3k8L2Z1bGwtdGl0bGU+PC9wZXJpb2RpY2FsPjxwYWdlcz4xNzUtOTwvcGFnZXM+PHZvbHVtZT4x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</w:fldData>
        </w:fldChar>
      </w:r>
      <w:r w:rsidR="00070D4F">
        <w:instrText xml:space="preserve"> ADDIN EN.CITE.DATA </w:instrText>
      </w:r>
      <w:r w:rsidR="00070D4F">
        <w:fldChar w:fldCharType="end"/>
      </w:r>
      <w:r w:rsidR="0036583F" w:rsidRPr="00F3645B">
        <w:fldChar w:fldCharType="separate"/>
      </w:r>
      <w:r w:rsidR="00070D4F">
        <w:rPr>
          <w:noProof/>
        </w:rPr>
        <w:t>(</w:t>
      </w:r>
      <w:hyperlink w:anchor="_ENREF_14" w:tooltip="Li, 1994 #919" w:history="1">
        <w:r w:rsidR="008A3003">
          <w:rPr>
            <w:noProof/>
          </w:rPr>
          <w:t>14-17</w:t>
        </w:r>
      </w:hyperlink>
      <w:r w:rsidR="00070D4F">
        <w:rPr>
          <w:noProof/>
        </w:rPr>
        <w:t>,</w:t>
      </w:r>
      <w:hyperlink w:anchor="_ENREF_19" w:tooltip="Roldan-Alzate, 2015 #874" w:history="1">
        <w:r w:rsidR="008A3003">
          <w:rPr>
            <w:noProof/>
          </w:rPr>
          <w:t>19</w:t>
        </w:r>
      </w:hyperlink>
      <w:r w:rsidR="00070D4F">
        <w:rPr>
          <w:noProof/>
        </w:rPr>
        <w:t>,</w:t>
      </w:r>
      <w:hyperlink w:anchor="_ENREF_26" w:tooltip="Burkart, 1993 #893" w:history="1">
        <w:r w:rsidR="008A3003">
          <w:rPr>
            <w:noProof/>
          </w:rPr>
          <w:t>26-28</w:t>
        </w:r>
      </w:hyperlink>
      <w:r w:rsidR="00070D4F">
        <w:rPr>
          <w:noProof/>
        </w:rPr>
        <w:t>,</w:t>
      </w:r>
      <w:hyperlink w:anchor="_ENREF_30" w:tooltip="Les, 2010 #915" w:history="1">
        <w:r w:rsidR="008A3003">
          <w:rPr>
            <w:noProof/>
          </w:rPr>
          <w:t>30-36</w:t>
        </w:r>
      </w:hyperlink>
      <w:r w:rsidR="00070D4F">
        <w:rPr>
          <w:noProof/>
        </w:rPr>
        <w:t>)</w:t>
      </w:r>
      <w:r w:rsidR="0036583F" w:rsidRPr="00F3645B">
        <w:fldChar w:fldCharType="end"/>
      </w:r>
      <w:r w:rsidR="0036583F" w:rsidRPr="00F3645B">
        <w:rPr>
          <w:rFonts w:eastAsiaTheme="minorEastAsia"/>
        </w:rPr>
        <w:t>. 4D flow rates tended to be closer to those obtained by ultrasound and were consistently higher than those obtained using 2D PC-MR</w:t>
      </w:r>
      <w:r w:rsidR="007E4AE7" w:rsidRPr="00F3645B">
        <w:rPr>
          <w:rFonts w:eastAsiaTheme="minorEastAsia"/>
        </w:rPr>
        <w:t>I</w:t>
      </w:r>
      <w:r w:rsidR="0036583F" w:rsidRPr="00F3645B">
        <w:rPr>
          <w:rFonts w:eastAsiaTheme="minorEastAsia"/>
        </w:rPr>
        <w:t>.</w:t>
      </w:r>
    </w:p>
    <w:p w14:paraId="3AFD6137" w14:textId="7B12ABB4" w:rsidR="00D1493B" w:rsidRPr="00F3645B" w:rsidRDefault="00CC628A" w:rsidP="00D46637">
      <w:pPr>
        <w:pStyle w:val="Heading2"/>
        <w:spacing w:line="480" w:lineRule="auto"/>
        <w:jc w:val="both"/>
      </w:pPr>
      <w:r w:rsidRPr="00F3645B">
        <w:lastRenderedPageBreak/>
        <w:t>PC Angiograms</w:t>
      </w:r>
    </w:p>
    <w:p w14:paraId="72D1D5AF" w14:textId="37EC1709" w:rsidR="008D2C98" w:rsidRPr="00F3645B" w:rsidRDefault="00AE4424" w:rsidP="00D46637">
      <w:pPr>
        <w:spacing w:line="480" w:lineRule="auto"/>
        <w:jc w:val="both"/>
      </w:pPr>
      <w:r w:rsidRPr="00F3645B">
        <w:t>PC an</w:t>
      </w:r>
      <w:r w:rsidR="00E67D39" w:rsidRPr="00F3645B">
        <w:t>g</w:t>
      </w:r>
      <w:r w:rsidRPr="00F3645B">
        <w:t>iograms</w:t>
      </w:r>
      <w:r w:rsidR="00CC628A" w:rsidRPr="00F3645B">
        <w:t xml:space="preserve"> were obtained for all </w:t>
      </w:r>
      <w:r w:rsidR="009C7D6E" w:rsidRPr="00F3645B">
        <w:t>78</w:t>
      </w:r>
      <w:r w:rsidR="00E67D39" w:rsidRPr="00F3645B">
        <w:t xml:space="preserve"> pre- and postprandial </w:t>
      </w:r>
      <w:r w:rsidR="00CC628A" w:rsidRPr="00F3645B">
        <w:t xml:space="preserve">cases. Locations of likely occlusions, as well as collateral </w:t>
      </w:r>
      <w:r w:rsidR="00807853" w:rsidRPr="00F3645B">
        <w:t xml:space="preserve">mesenteric </w:t>
      </w:r>
      <w:r w:rsidR="00CC628A" w:rsidRPr="00F3645B">
        <w:t>v</w:t>
      </w:r>
      <w:r w:rsidR="00807853" w:rsidRPr="00F3645B">
        <w:t>essels</w:t>
      </w:r>
      <w:r w:rsidR="00CC628A" w:rsidRPr="00F3645B">
        <w:t xml:space="preserve">, were </w:t>
      </w:r>
      <w:r w:rsidR="00D062D3" w:rsidRPr="00F3645B">
        <w:t>observed</w:t>
      </w:r>
      <w:r w:rsidR="00E67D39" w:rsidRPr="00F3645B">
        <w:t xml:space="preserve"> in a variety of patients</w:t>
      </w:r>
      <w:r w:rsidR="00CC628A" w:rsidRPr="00F3645B">
        <w:t xml:space="preserve">. </w:t>
      </w:r>
      <w:r w:rsidR="00E67D39" w:rsidRPr="00F3645B">
        <w:t>Figure</w:t>
      </w:r>
      <w:r w:rsidR="00D74C52" w:rsidRPr="00F3645B">
        <w:t xml:space="preserve"> </w:t>
      </w:r>
      <w:r w:rsidR="00E44C85" w:rsidRPr="00F3645B">
        <w:t>5</w:t>
      </w:r>
      <w:r w:rsidR="00807853" w:rsidRPr="00F3645B">
        <w:t>a</w:t>
      </w:r>
      <w:r w:rsidR="002E7062" w:rsidRPr="00F3645B">
        <w:t xml:space="preserve"> shows </w:t>
      </w:r>
      <w:r w:rsidR="00D062D3" w:rsidRPr="00F3645B">
        <w:t>an example of a</w:t>
      </w:r>
      <w:r w:rsidR="002E7062" w:rsidRPr="00F3645B">
        <w:t xml:space="preserve"> </w:t>
      </w:r>
      <w:r w:rsidR="00D062D3" w:rsidRPr="00F3645B">
        <w:t>patient with median arcuate ligament syndrome</w:t>
      </w:r>
      <w:r w:rsidR="00D5257D" w:rsidRPr="00F3645B">
        <w:t xml:space="preserve"> in which</w:t>
      </w:r>
      <w:r w:rsidR="00807853" w:rsidRPr="00F3645B">
        <w:t xml:space="preserve"> </w:t>
      </w:r>
      <w:r w:rsidR="00CC628A" w:rsidRPr="00F3645B">
        <w:t xml:space="preserve">the median arcuate ligament </w:t>
      </w:r>
      <w:r w:rsidR="002E7062" w:rsidRPr="00F3645B">
        <w:t>w</w:t>
      </w:r>
      <w:r w:rsidR="00BD07AE" w:rsidRPr="00F3645B">
        <w:t>a</w:t>
      </w:r>
      <w:r w:rsidR="00D062D3" w:rsidRPr="00F3645B">
        <w:t>s</w:t>
      </w:r>
      <w:r w:rsidR="00807853" w:rsidRPr="00F3645B">
        <w:t xml:space="preserve"> </w:t>
      </w:r>
      <w:r w:rsidR="00CC628A" w:rsidRPr="00F3645B">
        <w:t xml:space="preserve">compressing the CA. </w:t>
      </w:r>
      <w:r w:rsidR="002E7062" w:rsidRPr="00F3645B">
        <w:t>Despite this</w:t>
      </w:r>
      <w:r w:rsidR="00D062D3" w:rsidRPr="00F3645B">
        <w:t xml:space="preserve"> obstruction</w:t>
      </w:r>
      <w:r w:rsidR="002E7062" w:rsidRPr="00F3645B">
        <w:t>, f</w:t>
      </w:r>
      <w:r w:rsidR="00E63431" w:rsidRPr="00F3645B">
        <w:t xml:space="preserve">low </w:t>
      </w:r>
      <w:r w:rsidR="00CC628A" w:rsidRPr="00F3645B">
        <w:t xml:space="preserve">in the splenic artery </w:t>
      </w:r>
      <w:r w:rsidR="002E7062" w:rsidRPr="00F3645B">
        <w:t xml:space="preserve">and gastroduodenal artery (GDA) </w:t>
      </w:r>
      <w:r w:rsidR="00CC628A" w:rsidRPr="00F3645B">
        <w:t xml:space="preserve">was preserved due to a portion of </w:t>
      </w:r>
      <w:r w:rsidR="00D74C52" w:rsidRPr="00F3645B">
        <w:t xml:space="preserve">SMA blood flow </w:t>
      </w:r>
      <w:r w:rsidR="00CC628A" w:rsidRPr="00F3645B">
        <w:t>being re</w:t>
      </w:r>
      <w:r w:rsidR="00C734BF" w:rsidRPr="00F3645B">
        <w:t xml:space="preserve">directed back </w:t>
      </w:r>
      <w:r w:rsidR="002E7062" w:rsidRPr="00F3645B">
        <w:t>through</w:t>
      </w:r>
      <w:r w:rsidR="00D74C52" w:rsidRPr="00F3645B">
        <w:t xml:space="preserve"> the pancreaticoduodenal arcades. The</w:t>
      </w:r>
      <w:r w:rsidR="00727487" w:rsidRPr="00F3645B">
        <w:t xml:space="preserve"> CA </w:t>
      </w:r>
      <w:r w:rsidR="00D74C52" w:rsidRPr="00F3645B">
        <w:t xml:space="preserve">could not be visualized </w:t>
      </w:r>
      <w:r w:rsidR="00727487" w:rsidRPr="00F3645B">
        <w:t xml:space="preserve">on the PC angiogram </w:t>
      </w:r>
      <w:r w:rsidR="00D74C52" w:rsidRPr="00F3645B">
        <w:t>in this patient</w:t>
      </w:r>
      <w:r w:rsidR="00CC085E" w:rsidRPr="00F3645B">
        <w:t>.</w:t>
      </w:r>
      <w:r w:rsidR="00D74C52" w:rsidRPr="00F3645B">
        <w:t xml:space="preserve"> </w:t>
      </w:r>
      <w:r w:rsidR="00E63431" w:rsidRPr="00F3645B">
        <w:t>Fasting f</w:t>
      </w:r>
      <w:r w:rsidR="00D74C52" w:rsidRPr="00F3645B">
        <w:t xml:space="preserve">low </w:t>
      </w:r>
      <w:r w:rsidR="00CC085E" w:rsidRPr="00F3645B">
        <w:t xml:space="preserve">in the </w:t>
      </w:r>
      <w:r w:rsidR="002949C0" w:rsidRPr="00F3645B">
        <w:t>GDA</w:t>
      </w:r>
      <w:r w:rsidR="00CC085E" w:rsidRPr="00F3645B">
        <w:t xml:space="preserve"> </w:t>
      </w:r>
      <w:r w:rsidR="00D74C52" w:rsidRPr="00F3645B">
        <w:t xml:space="preserve">was </w:t>
      </w:r>
      <w:r w:rsidR="00CC085E" w:rsidRPr="00F3645B">
        <w:t>approximately 24.3%</w:t>
      </w:r>
      <w:r w:rsidR="00D74C52" w:rsidRPr="00F3645B">
        <w:t xml:space="preserve"> of the </w:t>
      </w:r>
      <w:r w:rsidR="00D74C52" w:rsidRPr="00F3645B">
        <w:rPr>
          <w:noProof/>
        </w:rPr>
        <w:t>measured</w:t>
      </w:r>
      <w:r w:rsidR="00D74C52" w:rsidRPr="00F3645B">
        <w:t xml:space="preserve"> </w:t>
      </w:r>
      <w:r w:rsidR="00E63431" w:rsidRPr="00F3645B">
        <w:t xml:space="preserve">fasting </w:t>
      </w:r>
      <w:r w:rsidR="00D74C52" w:rsidRPr="00F3645B">
        <w:t xml:space="preserve">flow in the SMA, which decreased to </w:t>
      </w:r>
      <w:r w:rsidR="00CC085E" w:rsidRPr="00F3645B">
        <w:t>7.</w:t>
      </w:r>
      <w:r w:rsidR="00D062D3" w:rsidRPr="00F3645B">
        <w:t>4</w:t>
      </w:r>
      <w:r w:rsidR="00D74C52" w:rsidRPr="00F3645B">
        <w:t>% after a meal.</w:t>
      </w:r>
      <w:r w:rsidR="00610015" w:rsidRPr="00F3645B">
        <w:t xml:space="preserve"> However, </w:t>
      </w:r>
      <w:r w:rsidR="00E63431" w:rsidRPr="00F3645B">
        <w:t xml:space="preserve">flow in the </w:t>
      </w:r>
      <w:r w:rsidR="00610015" w:rsidRPr="00F3645B">
        <w:t xml:space="preserve">SMA and SMV increased </w:t>
      </w:r>
      <w:r w:rsidR="00D5257D" w:rsidRPr="00F3645B">
        <w:t>to a</w:t>
      </w:r>
      <w:r w:rsidR="00D062D3" w:rsidRPr="00F3645B">
        <w:t xml:space="preserve"> normal range </w:t>
      </w:r>
      <w:r w:rsidR="00610015" w:rsidRPr="00F3645B">
        <w:t>following a meal (104% and 236% respectively).</w:t>
      </w:r>
    </w:p>
    <w:p w14:paraId="2FE4A740" w14:textId="7EC43988" w:rsidR="000E7C34" w:rsidRPr="00F3645B" w:rsidRDefault="00E44C85" w:rsidP="00D46637">
      <w:pPr>
        <w:spacing w:line="480" w:lineRule="auto"/>
        <w:jc w:val="both"/>
      </w:pPr>
      <w:r w:rsidRPr="00F3645B">
        <w:t>Figure 5</w:t>
      </w:r>
      <w:r w:rsidR="0017641F" w:rsidRPr="00F3645B">
        <w:t xml:space="preserve">b shows </w:t>
      </w:r>
      <w:r w:rsidR="00D74C52" w:rsidRPr="00F3645B">
        <w:t>a CMI</w:t>
      </w:r>
      <w:r w:rsidR="00D062D3" w:rsidRPr="00F3645B">
        <w:t>+</w:t>
      </w:r>
      <w:r w:rsidR="00D74C52" w:rsidRPr="00F3645B">
        <w:t xml:space="preserve"> patient with a full SMA occlusion (as</w:t>
      </w:r>
      <w:r w:rsidR="002B43CC" w:rsidRPr="00F3645B">
        <w:t xml:space="preserve"> seen i</w:t>
      </w:r>
      <w:r w:rsidR="00D74C52" w:rsidRPr="00F3645B">
        <w:t>n the PC angiogram)</w:t>
      </w:r>
      <w:r w:rsidR="004A675A" w:rsidRPr="00F3645B">
        <w:t xml:space="preserve"> and celiac </w:t>
      </w:r>
      <w:r w:rsidR="001611BD">
        <w:t xml:space="preserve">artery </w:t>
      </w:r>
      <w:r w:rsidR="004A675A" w:rsidRPr="00F3645B">
        <w:t>with narrowing</w:t>
      </w:r>
      <w:r w:rsidR="00D74C52" w:rsidRPr="00F3645B">
        <w:t xml:space="preserve">. Flow </w:t>
      </w:r>
      <w:r w:rsidR="00E63431" w:rsidRPr="00F3645B">
        <w:t>was</w:t>
      </w:r>
      <w:r w:rsidR="00D74C52" w:rsidRPr="00F3645B">
        <w:t xml:space="preserve"> redirected from the CA to the SMA</w:t>
      </w:r>
      <w:r w:rsidR="0017641F" w:rsidRPr="00F3645B">
        <w:t xml:space="preserve"> (</w:t>
      </w:r>
      <w:r w:rsidR="00D74C52" w:rsidRPr="00F3645B">
        <w:t>just distal to the occlusion</w:t>
      </w:r>
      <w:r w:rsidR="0017641F" w:rsidRPr="00F3645B">
        <w:t>)</w:t>
      </w:r>
      <w:r w:rsidR="00D74C52" w:rsidRPr="00F3645B">
        <w:t xml:space="preserve"> via the </w:t>
      </w:r>
      <w:r w:rsidR="00610015" w:rsidRPr="00F3645B">
        <w:t>pancreaticoduodenal arcades</w:t>
      </w:r>
      <w:r w:rsidR="00C734BF" w:rsidRPr="00F3645B">
        <w:t xml:space="preserve">, which were well-visualized on the </w:t>
      </w:r>
      <w:r w:rsidR="002B43CC" w:rsidRPr="00F3645B">
        <w:t xml:space="preserve">PC </w:t>
      </w:r>
      <w:r w:rsidR="00C734BF" w:rsidRPr="00F3645B">
        <w:t>angiogram</w:t>
      </w:r>
      <w:r w:rsidR="00D74C52" w:rsidRPr="00F3645B">
        <w:t xml:space="preserve">. </w:t>
      </w:r>
      <w:r w:rsidR="001611BD">
        <w:t xml:space="preserve">Distal </w:t>
      </w:r>
      <w:r w:rsidR="00D74C52" w:rsidRPr="00F3645B">
        <w:t xml:space="preserve">SMA flow </w:t>
      </w:r>
      <w:r w:rsidR="004A675A" w:rsidRPr="00F3645B">
        <w:t xml:space="preserve">decreased by 7.13% </w:t>
      </w:r>
      <w:r w:rsidR="00D74C52" w:rsidRPr="00F3645B">
        <w:t>following a meal</w:t>
      </w:r>
      <w:r w:rsidR="00C734BF" w:rsidRPr="00F3645B">
        <w:t xml:space="preserve"> and </w:t>
      </w:r>
      <w:r w:rsidR="00D74C52" w:rsidRPr="00F3645B">
        <w:t>SMV flow increased only slightly by 2.93%.</w:t>
      </w:r>
      <w:r w:rsidR="00623833" w:rsidRPr="00F3645B">
        <w:t xml:space="preserve"> Additionally, supplementary collateral flow from the IMA (via Arc of Riolan) was prominent in the angiogram.</w:t>
      </w:r>
    </w:p>
    <w:p w14:paraId="40ED57B4" w14:textId="577C29B9" w:rsidR="007757EC" w:rsidRDefault="00224F00" w:rsidP="00D46637">
      <w:pPr>
        <w:pStyle w:val="Heading1"/>
        <w:spacing w:line="480" w:lineRule="auto"/>
        <w:jc w:val="both"/>
      </w:pPr>
      <w:r w:rsidRPr="00F3645B">
        <w:t>Discussion</w:t>
      </w:r>
      <w:r w:rsidR="00D02C24" w:rsidRPr="00F3645B">
        <w:t>:</w:t>
      </w:r>
    </w:p>
    <w:p w14:paraId="24F9EA01" w14:textId="7D4FDE20" w:rsidR="00F21097" w:rsidRDefault="00070D4F" w:rsidP="00D46637">
      <w:pPr>
        <w:pStyle w:val="NoSpacing"/>
        <w:spacing w:line="480" w:lineRule="auto"/>
        <w:jc w:val="both"/>
      </w:pPr>
      <w:r w:rsidRPr="00070D4F">
        <w:t xml:space="preserve">In this study, 4D flow MRI was used to obtain comprehensive hemodynamic measurements of the mesenteric vasculature in patients suspected of chronic mesenteric ischemia (CMI) and in control subjects both before and after meal ingestion. Our results were consistent with previous 2D PC-MRI imaging studies </w:t>
      </w:r>
      <w:r w:rsidRPr="00070D4F">
        <w:fldChar w:fldCharType="begin">
          <w:fldData xml:space="preserve">PEVuZE5vdGU+PENpdGU+PEF1dGhvcj5CdXJrYXJ0PC9BdXRob3I+PFllYXI+MTk5NTwvWWVhcj48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Pr="00070D4F">
        <w:instrText xml:space="preserve"> ADDIN EN.CITE </w:instrText>
      </w:r>
      <w:r w:rsidRPr="00070D4F">
        <w:fldChar w:fldCharType="begin">
          <w:fldData xml:space="preserve">PEVuZE5vdGU+PENpdGU+PEF1dGhvcj5CdXJrYXJ0PC9BdXRob3I+PFllYXI+MTk5NTwvWWVhcj48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Pr="00070D4F">
        <w:instrText xml:space="preserve"> ADDIN EN.CITE.DATA </w:instrText>
      </w:r>
      <w:r w:rsidRPr="00070D4F">
        <w:fldChar w:fldCharType="end"/>
      </w:r>
      <w:r w:rsidRPr="00070D4F">
        <w:fldChar w:fldCharType="separate"/>
      </w:r>
      <w:r w:rsidRPr="00070D4F">
        <w:rPr>
          <w:noProof/>
        </w:rPr>
        <w:t>(</w:t>
      </w:r>
      <w:hyperlink w:anchor="_ENREF_14" w:tooltip="Li, 1994 #919" w:history="1">
        <w:r w:rsidR="008A3003" w:rsidRPr="00070D4F">
          <w:rPr>
            <w:noProof/>
          </w:rPr>
          <w:t>14-17</w:t>
        </w:r>
      </w:hyperlink>
      <w:r w:rsidRPr="00070D4F">
        <w:rPr>
          <w:noProof/>
        </w:rPr>
        <w:t>)</w:t>
      </w:r>
      <w:r w:rsidRPr="00070D4F">
        <w:fldChar w:fldCharType="end"/>
      </w:r>
      <w:r w:rsidRPr="00070D4F">
        <w:t xml:space="preserve"> and demonstrated the potential of 4D flow MRI studies to help disentangle the complex flow patterns observed in CMI. Firstly, 4D flow MRI provides simultaneous acquisition of both hemodynamic information and an MRA. Previous studies showed </w:t>
      </w:r>
      <w:r w:rsidRPr="00070D4F">
        <w:lastRenderedPageBreak/>
        <w:t xml:space="preserve">that 3D PC MRA can accurately measure vessel lumens of renal arteries </w:t>
      </w:r>
      <w:r w:rsidRPr="00070D4F">
        <w:fldChar w:fldCharType="begin">
          <w:fldData xml:space="preserve">PEVuZE5vdGU+PENpdGU+PEF1dGhvcj5GcmFuY29pczwvQXV0aG9yPjxZZWFyPjIwMTE8L1llYXI+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=
</w:fldData>
        </w:fldChar>
      </w:r>
      <w:r w:rsidR="008A3003">
        <w:instrText xml:space="preserve"> ADDIN EN.CITE </w:instrText>
      </w:r>
      <w:r w:rsidR="008A3003">
        <w:fldChar w:fldCharType="begin">
          <w:fldData xml:space="preserve">PEVuZE5vdGU+PENpdGU+PEF1dGhvcj5GcmFuY29pczwvQXV0aG9yPjxZZWFyPjIwMTE8L1llYXI+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=
</w:fldData>
        </w:fldChar>
      </w:r>
      <w:r w:rsidR="008A3003">
        <w:instrText xml:space="preserve"> ADDIN EN.CITE.DATA </w:instrText>
      </w:r>
      <w:r w:rsidR="008A3003">
        <w:fldChar w:fldCharType="end"/>
      </w:r>
      <w:r w:rsidRPr="00070D4F">
        <w:fldChar w:fldCharType="separate"/>
      </w:r>
      <w:r>
        <w:rPr>
          <w:noProof/>
        </w:rPr>
        <w:t>(</w:t>
      </w:r>
      <w:hyperlink w:anchor="_ENREF_37" w:tooltip="Francois, 2011 #944" w:history="1">
        <w:r w:rsidR="008A3003">
          <w:rPr>
            <w:noProof/>
          </w:rPr>
          <w:t>37</w:t>
        </w:r>
      </w:hyperlink>
      <w:r>
        <w:rPr>
          <w:noProof/>
        </w:rPr>
        <w:t>)</w:t>
      </w:r>
      <w:r w:rsidRPr="00070D4F">
        <w:fldChar w:fldCharType="end"/>
      </w:r>
      <w:r w:rsidRPr="00070D4F">
        <w:t xml:space="preserve"> and identify areas of stenoses in suspected chronic mesenteric patients </w:t>
      </w:r>
      <w:r w:rsidRPr="00070D4F">
        <w:fldChar w:fldCharType="begin"/>
      </w:r>
      <w:r>
        <w:instrText xml:space="preserve"> ADDIN EN.CITE &lt;EndNote&gt;&lt;Cite&gt;&lt;Author&gt;Wasser&lt;/Author&gt;&lt;Year&gt;1996&lt;/Year&gt;&lt;RecNum&gt;917&lt;/RecNum&gt;&lt;DisplayText&gt;(38)&lt;/DisplayText&gt;&lt;record&gt;&lt;rec-number&gt;917&lt;/rec-number&gt;&lt;foreign-keys&gt;&lt;key app="EN" db-id="xeep5d99wefzf1e2de75p900wp0assr5afff" timestamp="1584111517" guid="f97d0585-135a-4e82-86ad-b72554269e80"&gt;917&lt;/key&gt;&lt;/foreign-keys&gt;&lt;ref-type name="Journal Article"&gt;17&lt;/ref-type&gt;&lt;contributors&gt;&lt;authors&gt;&lt;author&gt;Wasser, M. N.&lt;/author&gt;&lt;author&gt;Geelkerken, R. H.&lt;/author&gt;&lt;author&gt;Kouwenhoven, M.&lt;/author&gt;&lt;author&gt;van Bockel, J. H.&lt;/author&gt;&lt;author&gt;Hermans, J.&lt;/author&gt;&lt;author&gt;Schultze Kool, L. J.&lt;/author&gt;&lt;author&gt;de Roos, A.&lt;/author&gt;&lt;/authors&gt;&lt;/contributors&gt;&lt;auth-address&gt;Department of Diagnostic Radiology, Leiden University Hospital, the Netherlands.&lt;/auth-address&gt;&lt;titles&gt;&lt;title&gt;Systolically gated 3D phase contrast MRA of mesenteric arteries in suspected mesenteric ischemia&lt;/title&gt;&lt;secondary-title&gt;J Comput Assist Tomogr&lt;/secondary-title&gt;&lt;/titles&gt;&lt;periodical&gt;&lt;full-title&gt;J Comput Assist Tomogr&lt;/full-title&gt;&lt;/periodical&gt;&lt;pages&gt;262-8&lt;/pages&gt;&lt;volume&gt;20&lt;/volume&gt;&lt;number&gt;2&lt;/number&gt;&lt;edition&gt;1996/03/01&lt;/edition&gt;&lt;keywords&gt;&lt;keyword&gt;Adult&lt;/keyword&gt;&lt;keyword&gt;Aged&lt;/keyword&gt;&lt;keyword&gt;Aged, 80 and over&lt;/keyword&gt;&lt;keyword&gt;Angiography, Digital Subtraction&lt;/keyword&gt;&lt;keyword&gt;Celiac Artery&lt;/keyword&gt;&lt;keyword&gt;Chronic Disease&lt;/keyword&gt;&lt;keyword&gt;Female&lt;/keyword&gt;&lt;keyword&gt;Humans&lt;/keyword&gt;&lt;keyword&gt;Ischemia/*diagnosis/surgery&lt;/keyword&gt;&lt;keyword&gt;Magnetic Resonance Angiography/*methods&lt;/keyword&gt;&lt;keyword&gt;Male&lt;/keyword&gt;&lt;keyword&gt;*Mesenteric Arteries&lt;/keyword&gt;&lt;keyword&gt;Mesentery/*blood supply&lt;/keyword&gt;&lt;keyword&gt;Middle Aged&lt;/keyword&gt;&lt;keyword&gt;Prospective Studies&lt;/keyword&gt;&lt;/keywords&gt;&lt;dates&gt;&lt;year&gt;1996&lt;/year&gt;&lt;pub-dates&gt;&lt;date&gt;Mar-Apr&lt;/date&gt;&lt;/pub-dates&gt;&lt;/dates&gt;&lt;isbn&gt;0363-8715 (Print)&amp;#xD;0363-8715&lt;/isbn&gt;&lt;accession-num&gt;8606234&lt;/accession-num&gt;&lt;urls&gt;&lt;/urls&gt;&lt;electronic-resource-num&gt;10.1097/00004728-199603000-00017&lt;/electronic-resource-num&gt;&lt;remote-database-provider&gt;NLM&lt;/remote-database-provider&gt;&lt;language&gt;eng&lt;/language&gt;&lt;/record&gt;&lt;/Cite&gt;&lt;/EndNote&gt;</w:instrText>
      </w:r>
      <w:r w:rsidRPr="00070D4F">
        <w:fldChar w:fldCharType="separate"/>
      </w:r>
      <w:r>
        <w:rPr>
          <w:noProof/>
        </w:rPr>
        <w:t>(</w:t>
      </w:r>
      <w:hyperlink w:anchor="_ENREF_38" w:tooltip="Wasser, 1996 #917" w:history="1">
        <w:r w:rsidR="008A3003">
          <w:rPr>
            <w:noProof/>
          </w:rPr>
          <w:t>38</w:t>
        </w:r>
      </w:hyperlink>
      <w:r>
        <w:rPr>
          <w:noProof/>
        </w:rPr>
        <w:t>)</w:t>
      </w:r>
      <w:r w:rsidRPr="00070D4F">
        <w:fldChar w:fldCharType="end"/>
      </w:r>
      <w:r w:rsidRPr="00070D4F">
        <w:t xml:space="preserve">. Secondly, the large volumetric coverage ensures all relevant vessels and collaterals are visualized without the need for a dedicated MRA that often requires injection of a contrast agent. This may be useful since many patients demonstrate significant anatomical variations and </w:t>
      </w:r>
      <w:r w:rsidR="00D46637">
        <w:t xml:space="preserve">may </w:t>
      </w:r>
      <w:r w:rsidRPr="00070D4F">
        <w:t xml:space="preserve">help overcome user- and patient-dependent issues associated with </w:t>
      </w:r>
      <w:r w:rsidR="00057247">
        <w:t>ultrasound</w:t>
      </w:r>
      <w:r w:rsidRPr="00070D4F">
        <w:t>. Thirdly, retrospective analysis is possible for any vessel (including collaterals) within the imaging volume</w:t>
      </w:r>
      <w:r w:rsidR="001611BD">
        <w:t xml:space="preserve"> </w:t>
      </w:r>
      <w:r w:rsidRPr="00070D4F">
        <w:t>without scan time penalty</w:t>
      </w:r>
      <w:r w:rsidR="00D46637">
        <w:t>,</w:t>
      </w:r>
      <w:r w:rsidRPr="00070D4F">
        <w:t xml:space="preserve"> unlike 2D PC-MRI. Lastly, 4D flow MRI using an accelerated sequence such as PC-VIPR requires only a short 10-minute free</w:t>
      </w:r>
      <w:r w:rsidR="00D46637">
        <w:t>-</w:t>
      </w:r>
      <w:r w:rsidRPr="00070D4F">
        <w:t>breathing scan session while retaining high temporal and spatial resolution.</w:t>
      </w:r>
    </w:p>
    <w:p w14:paraId="7CFD68B1" w14:textId="77777777" w:rsidR="00AB6950" w:rsidRDefault="00AB6950" w:rsidP="00D46637">
      <w:pPr>
        <w:pStyle w:val="Heading2"/>
        <w:spacing w:line="480" w:lineRule="auto"/>
        <w:jc w:val="both"/>
      </w:pPr>
      <w:r>
        <w:t>Flow Consistency</w:t>
      </w:r>
    </w:p>
    <w:p w14:paraId="54207A37" w14:textId="6F73F262" w:rsidR="00AB6950" w:rsidRPr="00AB6950" w:rsidRDefault="001611BD" w:rsidP="00D46637">
      <w:pPr>
        <w:spacing w:line="480" w:lineRule="auto"/>
        <w:jc w:val="both"/>
        <w:rPr>
          <w:rFonts w:eastAsiaTheme="minorEastAsia"/>
        </w:rPr>
      </w:pPr>
      <w:r>
        <w:t>Correlation analysis</w:t>
      </w:r>
      <w:r w:rsidR="00AB6950" w:rsidRPr="00724756">
        <w:t xml:space="preserve"> showed</w:t>
      </w:r>
      <w:r w:rsidR="00AB6950" w:rsidRPr="00724756">
        <w:rPr>
          <w:noProof/>
        </w:rPr>
        <w:t xml:space="preserve"> </w:t>
      </w:r>
      <w:r w:rsidR="00D41C35">
        <w:rPr>
          <w:noProof/>
        </w:rPr>
        <w:t xml:space="preserve">strong </w:t>
      </w:r>
      <w:r w:rsidR="00AB6950" w:rsidRPr="00724756">
        <w:t xml:space="preserve">correlation between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AB6950" w:rsidRPr="00724756">
        <w:t xml:space="preserve"> (the differenc</w:t>
      </w:r>
      <w:r w:rsidR="00AB6950" w:rsidRPr="00724756">
        <w:rPr>
          <w:noProof/>
        </w:rPr>
        <w:t xml:space="preserve">e between </w:t>
      </w:r>
      <w:r w:rsidR="00AB6950" w:rsidRPr="00724756">
        <w:t xml:space="preserve">SCAo and IRAo flow rates)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AB6950" w:rsidRPr="00724756">
        <w:rPr>
          <w:rFonts w:eastAsiaTheme="minorEastAsia"/>
        </w:rPr>
        <w:t xml:space="preserve"> (sum of flow rates in vessels exiting between these aortic segments) in </w:t>
      </w:r>
      <w:r>
        <w:rPr>
          <w:rFonts w:eastAsiaTheme="minorEastAsia"/>
        </w:rPr>
        <w:t>both t</w:t>
      </w:r>
      <w:r w:rsidR="00AB6950" w:rsidRPr="00724756">
        <w:rPr>
          <w:rFonts w:eastAsiaTheme="minorEastAsia"/>
        </w:rPr>
        <w:t>he arterial measurements and venous segments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PV</m:t>
            </m:r>
          </m:sub>
        </m:sSub>
      </m:oMath>
      <w:r w:rsidR="00AB6950" w:rsidRPr="00724756">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oMath>
      <w:r w:rsidR="00AB6950" w:rsidRPr="00724756">
        <w:rPr>
          <w:rFonts w:eastAsiaTheme="minorEastAsia"/>
        </w:rPr>
        <w:t>). The slope for both regression models was less than unity, indicating that some flow was not being accounted for in</w:t>
      </w:r>
      <w:r w:rsidR="00724756">
        <w:rPr>
          <w:rFonts w:eastAsiaTheme="minorEastAsia"/>
        </w:rPr>
        <w:t xml:space="preserve"> the</w:t>
      </w:r>
      <w:r w:rsidR="00AB6950" w:rsidRPr="00724756">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AB6950" w:rsidRPr="00724756">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oMath>
      <w:r w:rsidR="00AB6950" w:rsidRPr="00724756">
        <w:rPr>
          <w:rFonts w:eastAsiaTheme="minorEastAsia"/>
        </w:rPr>
        <w:t xml:space="preserve"> measurements.</w:t>
      </w:r>
      <w:r w:rsidR="00AB6950">
        <w:rPr>
          <w:rFonts w:eastAsiaTheme="minorEastAsia"/>
        </w:rPr>
        <w:t xml:space="preserve"> This discrepancy is likely due to small, unmeasured collaterals and measurement errors. Despite this, </w:t>
      </w:r>
      <w:r w:rsidR="004A675A">
        <w:rPr>
          <w:rFonts w:eastAsiaTheme="minorEastAsia"/>
        </w:rPr>
        <w:t>the strong</w:t>
      </w:r>
      <w:r w:rsidR="00AB6950">
        <w:rPr>
          <w:rFonts w:eastAsiaTheme="minorEastAsia"/>
        </w:rPr>
        <w:t xml:space="preserve"> correlation reflect</w:t>
      </w:r>
      <w:r w:rsidR="004A675A">
        <w:rPr>
          <w:rFonts w:eastAsiaTheme="minorEastAsia"/>
        </w:rPr>
        <w:t>s</w:t>
      </w:r>
      <w:r w:rsidR="00AB6950">
        <w:rPr>
          <w:rFonts w:eastAsiaTheme="minorEastAsia"/>
        </w:rPr>
        <w:t xml:space="preserve"> good internal consistency and thus supports the feasibility of 4D flow measurements. </w:t>
      </w:r>
      <w:r w:rsidR="008D2FFB">
        <w:rPr>
          <w:rFonts w:eastAsiaTheme="minorEastAsia"/>
        </w:rPr>
        <w:t>Additionally,</w:t>
      </w:r>
      <w:r w:rsidR="00AB6950">
        <w:rPr>
          <w:rFonts w:eastAsiaTheme="minorEastAsia"/>
        </w:rPr>
        <w:t xml:space="preserve"> flow rates in this study agreed well with flow rates reported </w:t>
      </w:r>
      <w:r>
        <w:rPr>
          <w:rFonts w:eastAsiaTheme="minorEastAsia"/>
        </w:rPr>
        <w:t>from</w:t>
      </w:r>
      <w:r w:rsidR="00AB6950">
        <w:rPr>
          <w:rFonts w:eastAsiaTheme="minorEastAsia"/>
        </w:rPr>
        <w:t xml:space="preserve"> other imaging modalities</w:t>
      </w:r>
      <w:r w:rsidR="0036583F">
        <w:rPr>
          <w:rFonts w:eastAsiaTheme="minorEastAsia"/>
        </w:rPr>
        <w:t>.</w:t>
      </w:r>
      <w:r w:rsidR="00DB1A1C">
        <w:rPr>
          <w:rFonts w:eastAsiaTheme="minorEastAsia"/>
        </w:rPr>
        <w:t xml:space="preserve"> </w:t>
      </w:r>
    </w:p>
    <w:p w14:paraId="759377D9" w14:textId="0F01D3A1" w:rsidR="00FC6022" w:rsidRDefault="00D3581F" w:rsidP="00D46637">
      <w:pPr>
        <w:pStyle w:val="Heading2"/>
        <w:spacing w:line="480" w:lineRule="auto"/>
        <w:jc w:val="both"/>
      </w:pPr>
      <w:r>
        <w:t>Flow Analysis</w:t>
      </w:r>
    </w:p>
    <w:p w14:paraId="0883C395" w14:textId="431C7A67" w:rsidR="006356BB" w:rsidRDefault="009D572B" w:rsidP="00D46637">
      <w:pPr>
        <w:spacing w:line="480" w:lineRule="auto"/>
        <w:jc w:val="both"/>
      </w:pPr>
      <w:r>
        <w:t>Both the control</w:t>
      </w:r>
      <w:r w:rsidR="004D6119">
        <w:t xml:space="preserve"> subjects</w:t>
      </w:r>
      <w:r w:rsidR="00B947E0">
        <w:t xml:space="preserve"> and symptomatic patients without CMI (</w:t>
      </w:r>
      <w:r w:rsidR="00D062D3">
        <w:t>CMI-</w:t>
      </w:r>
      <w:r w:rsidR="00B947E0">
        <w:t>)</w:t>
      </w:r>
      <w:r>
        <w:t xml:space="preserve"> </w:t>
      </w:r>
      <w:r w:rsidR="00E67D39">
        <w:t>experienced</w:t>
      </w:r>
      <w:r>
        <w:t xml:space="preserve"> significant </w:t>
      </w:r>
      <w:r w:rsidR="00B7094B">
        <w:t>blood flow</w:t>
      </w:r>
      <w:r>
        <w:t xml:space="preserve"> increases in the </w:t>
      </w:r>
      <w:r w:rsidR="007757EC">
        <w:t>SMA,</w:t>
      </w:r>
      <w:r>
        <w:t xml:space="preserve"> </w:t>
      </w:r>
      <w:r w:rsidR="007757EC">
        <w:t>SMV, and PV</w:t>
      </w:r>
      <w:r w:rsidR="00B947E0">
        <w:t xml:space="preserve"> </w:t>
      </w:r>
      <w:r w:rsidR="00724756">
        <w:t>twenty</w:t>
      </w:r>
      <w:r w:rsidR="00940861">
        <w:t xml:space="preserve"> minutes </w:t>
      </w:r>
      <w:r w:rsidR="00B947E0">
        <w:t>after meal ingestion</w:t>
      </w:r>
      <w:r w:rsidR="00C77ABB">
        <w:t xml:space="preserve">. This is </w:t>
      </w:r>
      <w:r w:rsidR="002D4017">
        <w:t>expected</w:t>
      </w:r>
      <w:r w:rsidR="00461865">
        <w:t xml:space="preserve"> </w:t>
      </w:r>
      <w:r w:rsidR="00B947E0">
        <w:t>i</w:t>
      </w:r>
      <w:r>
        <w:t xml:space="preserve">n </w:t>
      </w:r>
      <w:r w:rsidR="00461865">
        <w:t>normal</w:t>
      </w:r>
      <w:r>
        <w:t xml:space="preserve"> </w:t>
      </w:r>
      <w:r w:rsidRPr="00357A53">
        <w:rPr>
          <w:noProof/>
        </w:rPr>
        <w:t>individuals</w:t>
      </w:r>
      <w:r w:rsidR="00C77ABB">
        <w:t xml:space="preserve"> because an increase</w:t>
      </w:r>
      <w:r>
        <w:t xml:space="preserve"> in SMA flow </w:t>
      </w:r>
      <w:r w:rsidR="002D4017">
        <w:t>is needed to</w:t>
      </w:r>
      <w:r>
        <w:t xml:space="preserve"> satisfy </w:t>
      </w:r>
      <w:r w:rsidR="00BD07AE">
        <w:t xml:space="preserve">the </w:t>
      </w:r>
      <w:r>
        <w:t>increased metabolic demand</w:t>
      </w:r>
      <w:r w:rsidR="007757EC">
        <w:t>s of the gastrointestinal tract</w:t>
      </w:r>
      <w:r w:rsidR="00D062D3">
        <w:t xml:space="preserve"> </w:t>
      </w:r>
      <w:r w:rsidR="001152C0">
        <w:fldChar w:fldCharType="begin">
          <w:fldData xml:space="preserve">PEVuZE5vdGU+PENpdGU+PEF1dGhvcj5TaWViZXI8L0F1dGhvcj48WWVhcj4xOTkxPC9ZZWFyPjxS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=
</w:fldData>
        </w:fldChar>
      </w:r>
      <w:r w:rsidR="00070D4F">
        <w:instrText xml:space="preserve"> ADDIN EN.CITE </w:instrText>
      </w:r>
      <w:r w:rsidR="00070D4F">
        <w:fldChar w:fldCharType="begin">
          <w:fldData xml:space="preserve">PEVuZE5vdGU+PENpdGU+PEF1dGhvcj5TaWViZXI8L0F1dGhvcj48WWVhcj4xOTkxPC9ZZWFyPjxS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=
</w:fldData>
        </w:fldChar>
      </w:r>
      <w:r w:rsidR="00070D4F">
        <w:instrText xml:space="preserve"> ADDIN EN.CITE.DATA </w:instrText>
      </w:r>
      <w:r w:rsidR="00070D4F">
        <w:fldChar w:fldCharType="end"/>
      </w:r>
      <w:r w:rsidR="001152C0">
        <w:fldChar w:fldCharType="separate"/>
      </w:r>
      <w:r w:rsidR="00070D4F">
        <w:rPr>
          <w:noProof/>
        </w:rPr>
        <w:t>(</w:t>
      </w:r>
      <w:hyperlink w:anchor="_ENREF_20" w:tooltip="Someya, 2008 #879" w:history="1">
        <w:r w:rsidR="008A3003">
          <w:rPr>
            <w:noProof/>
          </w:rPr>
          <w:t>20</w:t>
        </w:r>
      </w:hyperlink>
      <w:r w:rsidR="00070D4F">
        <w:rPr>
          <w:noProof/>
        </w:rPr>
        <w:t>,</w:t>
      </w:r>
      <w:hyperlink w:anchor="_ENREF_32" w:tooltip="Sieber, 1991 #909" w:history="1">
        <w:r w:rsidR="008A3003">
          <w:rPr>
            <w:noProof/>
          </w:rPr>
          <w:t>32</w:t>
        </w:r>
      </w:hyperlink>
      <w:r w:rsidR="00070D4F">
        <w:rPr>
          <w:noProof/>
        </w:rPr>
        <w:t>)</w:t>
      </w:r>
      <w:r w:rsidR="001152C0">
        <w:fldChar w:fldCharType="end"/>
      </w:r>
      <w:r w:rsidR="00C77ABB">
        <w:t xml:space="preserve">. Since </w:t>
      </w:r>
      <w:r w:rsidR="00300848">
        <w:t>a majority of</w:t>
      </w:r>
      <w:r w:rsidR="00BD07AE">
        <w:t xml:space="preserve"> </w:t>
      </w:r>
      <w:r w:rsidR="00300848">
        <w:t>a</w:t>
      </w:r>
      <w:r w:rsidR="001C3072">
        <w:t>rterial mesenteric</w:t>
      </w:r>
      <w:r>
        <w:t xml:space="preserve"> </w:t>
      </w:r>
      <w:r>
        <w:lastRenderedPageBreak/>
        <w:t>flow is returned through the SMV, increases in arterial flow will lead to</w:t>
      </w:r>
      <w:r w:rsidR="002D4017">
        <w:t xml:space="preserve"> </w:t>
      </w:r>
      <w:r w:rsidR="00E20690">
        <w:t xml:space="preserve">increases </w:t>
      </w:r>
      <w:r w:rsidR="00300848">
        <w:t xml:space="preserve">in venous flow in the SMV and </w:t>
      </w:r>
      <w:r w:rsidR="00E67D39">
        <w:t xml:space="preserve">subsequently </w:t>
      </w:r>
      <w:r w:rsidR="00300848">
        <w:t>PV</w:t>
      </w:r>
      <w:r w:rsidR="007757EC">
        <w:t>, which was observed in this study</w:t>
      </w:r>
      <w:r w:rsidR="00E67D39">
        <w:t xml:space="preserve">. </w:t>
      </w:r>
      <w:r w:rsidR="002D4017">
        <w:t xml:space="preserve">Furthermore, </w:t>
      </w:r>
      <w:r w:rsidR="005E0F63">
        <w:t>a</w:t>
      </w:r>
      <w:r w:rsidR="00461865">
        <w:t>n i</w:t>
      </w:r>
      <w:r>
        <w:t xml:space="preserve">ncrease in </w:t>
      </w:r>
      <w:r w:rsidR="007757EC">
        <w:t>SCAo</w:t>
      </w:r>
      <w:r>
        <w:t xml:space="preserve"> blood flow was </w:t>
      </w:r>
      <w:r w:rsidR="00920058">
        <w:t>observed</w:t>
      </w:r>
      <w:r>
        <w:t xml:space="preserve"> in controls</w:t>
      </w:r>
      <w:r w:rsidR="00A00FE2">
        <w:t xml:space="preserve"> and in the </w:t>
      </w:r>
      <w:r w:rsidR="001611BD">
        <w:t>CMI- group</w:t>
      </w:r>
      <w:r w:rsidR="00A00FE2">
        <w:t>.</w:t>
      </w:r>
      <w:r>
        <w:t xml:space="preserve"> </w:t>
      </w:r>
      <w:r w:rsidR="00A00FE2">
        <w:t>This is most</w:t>
      </w:r>
      <w:r>
        <w:t xml:space="preserve"> likely due to increased cardiac output </w:t>
      </w:r>
      <w:r w:rsidR="008D2C98">
        <w:t xml:space="preserve">following </w:t>
      </w:r>
      <w:r>
        <w:t xml:space="preserve">meal ingestion, </w:t>
      </w:r>
      <w:r w:rsidR="007757EC">
        <w:t>a</w:t>
      </w:r>
      <w:r w:rsidR="00EE7BBE">
        <w:t>cting to increase</w:t>
      </w:r>
      <w:r w:rsidR="00D21ECE">
        <w:t xml:space="preserve"> </w:t>
      </w:r>
      <w:r>
        <w:t>volumetric flow rates</w:t>
      </w:r>
      <w:r w:rsidR="00A00FE2">
        <w:t xml:space="preserve"> in the aorta</w:t>
      </w:r>
      <w:r w:rsidR="00C04C9C">
        <w:t xml:space="preserve"> </w:t>
      </w:r>
      <w:r w:rsidR="00065FDA">
        <w:fldChar w:fldCharType="begin"/>
      </w:r>
      <w:r w:rsidR="00070D4F">
        <w:instrText xml:space="preserve"> ADDIN EN.CITE &lt;EndNote&gt;&lt;Cite&gt;&lt;Author&gt;Waaler&lt;/Author&gt;&lt;Year&gt;1991&lt;/Year&gt;&lt;RecNum&gt;910&lt;/RecNum&gt;&lt;DisplayText&gt;(39)&lt;/DisplayText&gt;&lt;record&gt;&lt;rec-number&gt;910&lt;/rec-number&gt;&lt;foreign-keys&gt;&lt;key app="EN" db-id="xeep5d99wefzf1e2de75p900wp0assr5afff" timestamp="1584110802" guid="a8dc29ed-8c79-4611-bfef-6feb938ce02d"&gt;910&lt;/key&gt;&lt;/foreign-keys&gt;&lt;ref-type name="Journal Article"&gt;17&lt;/ref-type&gt;&lt;contributors&gt;&lt;authors&gt;&lt;author&gt;Waaler, B. A.&lt;/author&gt;&lt;author&gt;Eriksen, M.&lt;/author&gt;&lt;author&gt;Toska, K.&lt;/author&gt;&lt;/authors&gt;&lt;/contributors&gt;&lt;auth-address&gt;Department of Physiology, University of Oslo, Norway.&lt;/auth-address&gt;&lt;titles&gt;&lt;title&gt;The effect of meal size on postprandial increase in cardiac output&lt;/title&gt;&lt;secondary-title&gt;Acta Physiol Scand&lt;/secondary-title&gt;&lt;/titles&gt;&lt;periodical&gt;&lt;full-title&gt;Acta Physiol Scand&lt;/full-title&gt;&lt;/periodical&gt;&lt;pages&gt;33-9&lt;/pages&gt;&lt;volume&gt;142&lt;/volume&gt;&lt;number&gt;1&lt;/number&gt;&lt;edition&gt;1991/05/01&lt;/edition&gt;&lt;keywords&gt;&lt;keyword&gt;Adult&lt;/keyword&gt;&lt;keyword&gt;Blood Pressure/physiology&lt;/keyword&gt;&lt;keyword&gt;Cardiac Output/*physiology&lt;/keyword&gt;&lt;keyword&gt;Eating/*physiology&lt;/keyword&gt;&lt;keyword&gt;Female&lt;/keyword&gt;&lt;keyword&gt;Heart Rate/physiology&lt;/keyword&gt;&lt;keyword&gt;Humans&lt;/keyword&gt;&lt;keyword&gt;Male&lt;/keyword&gt;&lt;keyword&gt;Splanchnic Circulation/physiology&lt;/keyword&gt;&lt;keyword&gt;Stroke Volume/physiology&lt;/keyword&gt;&lt;keyword&gt;Time Factors&lt;/keyword&gt;&lt;/keywords&gt;&lt;dates&gt;&lt;year&gt;1991&lt;/year&gt;&lt;pub-dates&gt;&lt;date&gt;May&lt;/date&gt;&lt;/pub-dates&gt;&lt;/dates&gt;&lt;isbn&gt;0001-6772 (Print)&amp;#xD;0001-6772&lt;/isbn&gt;&lt;accession-num&gt;1877363&lt;/accession-num&gt;&lt;urls&gt;&lt;/urls&gt;&lt;electronic-resource-num&gt;10.1111/j.1748-1716.1991.tb09125.x&lt;/electronic-resource-num&gt;&lt;remote-database-provider&gt;NLM&lt;/remote-database-provider&gt;&lt;language&gt;eng&lt;/language&gt;&lt;/record&gt;&lt;/Cite&gt;&lt;/EndNote&gt;</w:instrText>
      </w:r>
      <w:r w:rsidR="00065FDA">
        <w:fldChar w:fldCharType="separate"/>
      </w:r>
      <w:r w:rsidR="00070D4F">
        <w:rPr>
          <w:noProof/>
        </w:rPr>
        <w:t>(</w:t>
      </w:r>
      <w:hyperlink w:anchor="_ENREF_39" w:tooltip="Waaler, 1991 #910" w:history="1">
        <w:r w:rsidR="008A3003">
          <w:rPr>
            <w:noProof/>
          </w:rPr>
          <w:t>39</w:t>
        </w:r>
      </w:hyperlink>
      <w:r w:rsidR="00070D4F">
        <w:rPr>
          <w:noProof/>
        </w:rPr>
        <w:t>)</w:t>
      </w:r>
      <w:r w:rsidR="00065FDA">
        <w:fldChar w:fldCharType="end"/>
      </w:r>
      <w:r>
        <w:t>.</w:t>
      </w:r>
      <w:r w:rsidR="00A00FE2">
        <w:t xml:space="preserve"> </w:t>
      </w:r>
      <w:r w:rsidR="00B947E0">
        <w:t>On the other hand</w:t>
      </w:r>
      <w:r w:rsidR="00A00FE2">
        <w:t xml:space="preserve">, </w:t>
      </w:r>
      <w:r w:rsidR="00300848">
        <w:t>symptomatic patients</w:t>
      </w:r>
      <w:r w:rsidR="00B947E0">
        <w:t xml:space="preserve"> with</w:t>
      </w:r>
      <w:r w:rsidR="00300848">
        <w:t xml:space="preserve"> true</w:t>
      </w:r>
      <w:r w:rsidR="00B947E0">
        <w:t xml:space="preserve"> </w:t>
      </w:r>
      <w:r w:rsidR="00A00FE2">
        <w:t xml:space="preserve">CMI </w:t>
      </w:r>
      <w:r w:rsidR="00B947E0">
        <w:t>(CMI</w:t>
      </w:r>
      <w:r w:rsidR="00D062D3">
        <w:t>+</w:t>
      </w:r>
      <w:r w:rsidR="00B947E0">
        <w:t xml:space="preserve"> group)</w:t>
      </w:r>
      <w:r w:rsidR="00A00FE2">
        <w:t xml:space="preserve"> experienced no significant postprandial bloo</w:t>
      </w:r>
      <w:r w:rsidR="008D2C98">
        <w:t>d flow increases in any vessel. Furthermore, p</w:t>
      </w:r>
      <w:r w:rsidR="00525D0C">
        <w:t>ostprandial blood flow responses (percent changes in blood flow) in the</w:t>
      </w:r>
      <w:r w:rsidR="00D21ECE">
        <w:t xml:space="preserve"> </w:t>
      </w:r>
      <w:r w:rsidR="00525D0C">
        <w:t>SMA, SMV, and PV were significantly decreased in CMI</w:t>
      </w:r>
      <w:r w:rsidR="0036583F">
        <w:t>+</w:t>
      </w:r>
      <w:r w:rsidR="00525D0C">
        <w:t xml:space="preserve"> patients compared to controls</w:t>
      </w:r>
      <w:r w:rsidR="00290D07">
        <w:t>,</w:t>
      </w:r>
      <w:r w:rsidR="002F2CC0">
        <w:t xml:space="preserve"> </w:t>
      </w:r>
      <w:r w:rsidR="00296E11">
        <w:t>support</w:t>
      </w:r>
      <w:r w:rsidR="00290D07">
        <w:t xml:space="preserve">ing </w:t>
      </w:r>
      <w:r w:rsidR="00525D0C">
        <w:t>findings</w:t>
      </w:r>
      <w:r w:rsidR="002F2CC0">
        <w:t xml:space="preserve"> </w:t>
      </w:r>
      <w:r w:rsidR="007875C6">
        <w:t>from</w:t>
      </w:r>
      <w:r w:rsidR="00461C39">
        <w:t xml:space="preserve"> </w:t>
      </w:r>
      <w:r w:rsidR="00314C18">
        <w:t xml:space="preserve">prior </w:t>
      </w:r>
      <w:r w:rsidR="00884CE9">
        <w:t xml:space="preserve">2D </w:t>
      </w:r>
      <w:r w:rsidR="00461C39">
        <w:t>PC-MR</w:t>
      </w:r>
      <w:r w:rsidR="007E4AE7">
        <w:t>I</w:t>
      </w:r>
      <w:r w:rsidR="00461C39">
        <w:t xml:space="preserve"> </w:t>
      </w:r>
      <w:r w:rsidR="00290D07">
        <w:t>studies</w:t>
      </w:r>
      <w:r w:rsidR="00065FDA">
        <w:t xml:space="preserve"> </w:t>
      </w:r>
      <w:r w:rsidR="00065FDA">
        <w:fldChar w:fldCharType="begin">
          <w:fldData xml:space="preserve">PEVuZE5vdGU+PENpdGU+PEF1dGhvcj5CdXJrYXJ0PC9BdXRob3I+PFllYXI+MTk5NTwvWWVhcj48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070D4F">
        <w:instrText xml:space="preserve"> ADDIN EN.CITE </w:instrText>
      </w:r>
      <w:r w:rsidR="00070D4F">
        <w:fldChar w:fldCharType="begin">
          <w:fldData xml:space="preserve">PEVuZE5vdGU+PENpdGU+PEF1dGhvcj5CdXJrYXJ0PC9BdXRob3I+PFllYXI+MTk5NTwvWWVhcj48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070D4F">
        <w:instrText xml:space="preserve"> ADDIN EN.CITE.DATA </w:instrText>
      </w:r>
      <w:r w:rsidR="00070D4F">
        <w:fldChar w:fldCharType="end"/>
      </w:r>
      <w:r w:rsidR="00065FDA">
        <w:fldChar w:fldCharType="separate"/>
      </w:r>
      <w:r w:rsidR="00070D4F">
        <w:rPr>
          <w:noProof/>
        </w:rPr>
        <w:t>(</w:t>
      </w:r>
      <w:hyperlink w:anchor="_ENREF_14" w:tooltip="Li, 1994 #919" w:history="1">
        <w:r w:rsidR="008A3003">
          <w:rPr>
            <w:noProof/>
          </w:rPr>
          <w:t>14-17</w:t>
        </w:r>
      </w:hyperlink>
      <w:r w:rsidR="00070D4F">
        <w:rPr>
          <w:noProof/>
        </w:rPr>
        <w:t>)</w:t>
      </w:r>
      <w:r w:rsidR="00065FDA">
        <w:fldChar w:fldCharType="end"/>
      </w:r>
      <w:r w:rsidR="00F46324">
        <w:t>.</w:t>
      </w:r>
      <w:r w:rsidR="000437C0">
        <w:t xml:space="preserve"> </w:t>
      </w:r>
      <w:r w:rsidR="00D21ECE">
        <w:t>P</w:t>
      </w:r>
      <w:r w:rsidR="00CF3A1C">
        <w:t xml:space="preserve">ostprandial blood flow responses in the SCAo were </w:t>
      </w:r>
      <w:r w:rsidR="00B947E0">
        <w:t xml:space="preserve">also </w:t>
      </w:r>
      <w:r w:rsidR="00CF3A1C">
        <w:t xml:space="preserve">decreased in CMI patients compared </w:t>
      </w:r>
      <w:r>
        <w:t>to</w:t>
      </w:r>
      <w:r w:rsidR="005B6456">
        <w:t xml:space="preserve"> controls </w:t>
      </w:r>
      <w:r w:rsidR="00525D0C">
        <w:t xml:space="preserve">which has not been </w:t>
      </w:r>
      <w:r w:rsidR="00623833">
        <w:t xml:space="preserve">previously </w:t>
      </w:r>
      <w:r w:rsidR="00525D0C">
        <w:t>s</w:t>
      </w:r>
      <w:r w:rsidR="00920058">
        <w:t>hown</w:t>
      </w:r>
      <w:r w:rsidR="006356BB">
        <w:t xml:space="preserve">. </w:t>
      </w:r>
      <w:r w:rsidR="003478A3">
        <w:t>Postprandial</w:t>
      </w:r>
      <w:r w:rsidR="008D2C98">
        <w:t xml:space="preserve"> blood</w:t>
      </w:r>
      <w:r w:rsidR="003478A3">
        <w:t xml:space="preserve"> </w:t>
      </w:r>
      <w:r w:rsidR="00E20690">
        <w:t>flow increa</w:t>
      </w:r>
      <w:r w:rsidR="00296E11">
        <w:t xml:space="preserve">ses in the </w:t>
      </w:r>
      <w:r w:rsidR="007757EC">
        <w:t>CA</w:t>
      </w:r>
      <w:r w:rsidR="00296E11">
        <w:t xml:space="preserve"> were not observed</w:t>
      </w:r>
      <w:r w:rsidR="00F14086">
        <w:t xml:space="preserve"> for any group</w:t>
      </w:r>
      <w:r w:rsidR="002B43CC">
        <w:t>. Since the</w:t>
      </w:r>
      <w:r w:rsidR="00E20690">
        <w:t xml:space="preserve"> CA primarily supplies proximal portion</w:t>
      </w:r>
      <w:r w:rsidR="00EE7BBE">
        <w:t>s</w:t>
      </w:r>
      <w:r w:rsidR="00E20690">
        <w:t xml:space="preserve"> of the gastrointestinal tract, blood flow responses </w:t>
      </w:r>
      <w:r w:rsidR="00226C58">
        <w:t>occur</w:t>
      </w:r>
      <w:r w:rsidR="00E20690">
        <w:t xml:space="preserve"> almost immediately after</w:t>
      </w:r>
      <w:r w:rsidR="00226C58">
        <w:t xml:space="preserve"> a</w:t>
      </w:r>
      <w:r w:rsidR="00E20690">
        <w:t xml:space="preserve"> meal </w:t>
      </w:r>
      <w:r w:rsidR="00956775">
        <w:t xml:space="preserve">and </w:t>
      </w:r>
      <w:r w:rsidR="00B947E0">
        <w:t xml:space="preserve">return to baseline levels </w:t>
      </w:r>
      <w:r w:rsidR="00C2304B">
        <w:t xml:space="preserve">shortly </w:t>
      </w:r>
      <w:r w:rsidR="00B947E0">
        <w:t>there</w:t>
      </w:r>
      <w:r w:rsidR="00C2304B">
        <w:t>after</w:t>
      </w:r>
      <w:r w:rsidR="00C04C9C">
        <w:t xml:space="preserve"> </w:t>
      </w:r>
      <w:r w:rsidR="00065FDA">
        <w:fldChar w:fldCharType="begin"/>
      </w:r>
      <w:r w:rsidR="00070D4F">
        <w:instrText xml:space="preserve"> ADDIN EN.CITE &lt;EndNote&gt;&lt;Cite&gt;&lt;Author&gt;Someya&lt;/Author&gt;&lt;Year&gt;2008&lt;/Year&gt;&lt;RecNum&gt;879&lt;/RecNum&gt;&lt;DisplayText&gt;(20)&lt;/DisplayText&gt;&lt;record&gt;&lt;rec-number&gt;879&lt;/rec-number&gt;&lt;foreign-keys&gt;&lt;key app="EN" db-id="xeep5d99wefzf1e2de75p900wp0assr5afff" timestamp="1584109939" guid="2a78cd28-3d59-4748-9df0-ed68686d2a59"&gt;879&lt;/key&gt;&lt;/foreign-keys&gt;&lt;ref-type name="Journal Article"&gt;17&lt;/ref-type&gt;&lt;contributors&gt;&lt;authors&gt;&lt;author&gt;Someya, N.&lt;/author&gt;&lt;author&gt;Endo, M. Y.&lt;/author&gt;&lt;author&gt;Fukuba, Y.&lt;/author&gt;&lt;author&gt;Hayashi, N.&lt;/author&gt;&lt;/authors&gt;&lt;/contributors&gt;&lt;auth-address&gt;Institute of Health Science, Kyushu University, Kasuga, Fukuoka, Japan.&lt;/auth-address&gt;&lt;titles&gt;&lt;title&gt;Blood flow responses in celiac and superior mesenteric arteries in the initial phase of digestion&lt;/title&gt;&lt;secondary-title&gt;Am J Physiol Regul Integr Comp Physiol&lt;/secondary-title&gt;&lt;/titles&gt;&lt;periodical&gt;&lt;full-title&gt;Am J Physiol Regul Integr Comp Physiol&lt;/full-title&gt;&lt;/periodical&gt;&lt;pages&gt;R1790-6&lt;/pages&gt;&lt;volume&gt;294&lt;/volume&gt;&lt;number&gt;6&lt;/number&gt;&lt;edition&gt;2008/04/04&lt;/edition&gt;&lt;keywords&gt;&lt;keyword&gt;Adult&lt;/keyword&gt;&lt;keyword&gt;Blood Flow Velocity/physiology&lt;/keyword&gt;&lt;keyword&gt;Celiac Artery/*physiology&lt;/keyword&gt;&lt;keyword&gt;Digestion/*physiology&lt;/keyword&gt;&lt;keyword&gt;Female&lt;/keyword&gt;&lt;keyword&gt;Forearm/blood supply&lt;/keyword&gt;&lt;keyword&gt;Gastrointestinal Tract/blood supply&lt;/keyword&gt;&lt;keyword&gt;Humans&lt;/keyword&gt;&lt;keyword&gt;Male&lt;/keyword&gt;&lt;keyword&gt;Mesenteric Artery, Superior/*physiology&lt;/keyword&gt;&lt;keyword&gt;Postprandial Period/physiology&lt;/keyword&gt;&lt;keyword&gt;Regional Blood Flow/physiology&lt;/keyword&gt;&lt;keyword&gt;Time Factors&lt;/keyword&gt;&lt;/keywords&gt;&lt;dates&gt;&lt;year&gt;2008&lt;/year&gt;&lt;pub-dates&gt;&lt;date&gt;Jun&lt;/date&gt;&lt;/pub-dates&gt;&lt;/dates&gt;&lt;isbn&gt;0363-6119 (Print)&amp;#xD;0363-6119 (Linking)&lt;/isbn&gt;&lt;accession-num&gt;18385466&lt;/accession-num&gt;&lt;urls&gt;&lt;related-urls&gt;&lt;url&gt;https://www.ncbi.nlm.nih.gov/pubmed/18385466&lt;/url&gt;&lt;/related-urls&gt;&lt;/urls&gt;&lt;electronic-resource-num&gt;10.1152/ajpregu.00553.2007&lt;/electronic-resource-num&gt;&lt;/record&gt;&lt;/Cite&gt;&lt;/EndNote&gt;</w:instrText>
      </w:r>
      <w:r w:rsidR="00065FDA">
        <w:fldChar w:fldCharType="separate"/>
      </w:r>
      <w:r w:rsidR="00070D4F">
        <w:rPr>
          <w:noProof/>
        </w:rPr>
        <w:t>(</w:t>
      </w:r>
      <w:hyperlink w:anchor="_ENREF_20" w:tooltip="Someya, 2008 #879" w:history="1">
        <w:r w:rsidR="008A3003">
          <w:rPr>
            <w:noProof/>
          </w:rPr>
          <w:t>20</w:t>
        </w:r>
      </w:hyperlink>
      <w:r w:rsidR="00070D4F">
        <w:rPr>
          <w:noProof/>
        </w:rPr>
        <w:t>)</w:t>
      </w:r>
      <w:r w:rsidR="00065FDA">
        <w:fldChar w:fldCharType="end"/>
      </w:r>
      <w:r w:rsidR="00E20690">
        <w:t xml:space="preserve">. </w:t>
      </w:r>
      <w:r w:rsidR="003A02F7">
        <w:t xml:space="preserve">In this study, patients were imaged 20 minutes after ingestion of </w:t>
      </w:r>
      <w:r w:rsidR="00863BFB" w:rsidRPr="00863BFB">
        <w:rPr>
          <w:noProof/>
        </w:rPr>
        <w:t xml:space="preserve">a </w:t>
      </w:r>
      <w:r w:rsidR="003A02F7" w:rsidRPr="00863BFB">
        <w:rPr>
          <w:noProof/>
        </w:rPr>
        <w:t>meal</w:t>
      </w:r>
      <w:r w:rsidR="003A02F7">
        <w:t xml:space="preserve">, </w:t>
      </w:r>
      <w:r w:rsidR="00B947E0">
        <w:t>allowing postprandial</w:t>
      </w:r>
      <w:r w:rsidR="00F14086">
        <w:t xml:space="preserve"> CA</w:t>
      </w:r>
      <w:r w:rsidR="00B947E0">
        <w:t xml:space="preserve"> flow </w:t>
      </w:r>
      <w:r w:rsidR="00BE71B9">
        <w:t>rates</w:t>
      </w:r>
      <w:r w:rsidR="00B947E0">
        <w:t xml:space="preserve"> to </w:t>
      </w:r>
      <w:r w:rsidR="00623833">
        <w:t>return to near baseline levels, explaining the negligible observed increases in CA flow rates.</w:t>
      </w:r>
    </w:p>
    <w:p w14:paraId="483C60BE" w14:textId="51053304" w:rsidR="00314C18" w:rsidRDefault="00D062D3" w:rsidP="00D46637">
      <w:pPr>
        <w:spacing w:line="480" w:lineRule="auto"/>
        <w:jc w:val="both"/>
      </w:pPr>
      <w:r>
        <w:t>In addition, p</w:t>
      </w:r>
      <w:r w:rsidR="00725072">
        <w:t xml:space="preserve">ostprandial </w:t>
      </w:r>
      <w:r w:rsidR="00791259">
        <w:t>blood flow responses for the CMI</w:t>
      </w:r>
      <w:r>
        <w:t>+</w:t>
      </w:r>
      <w:r w:rsidR="00791259">
        <w:t xml:space="preserve"> group were significantly decreased in the SCAo, SMV, and PV</w:t>
      </w:r>
      <w:r w:rsidR="005B6456">
        <w:t xml:space="preserve">, </w:t>
      </w:r>
      <w:r w:rsidR="00A1166F">
        <w:t xml:space="preserve">compared to the </w:t>
      </w:r>
      <w:r>
        <w:t>CMI-</w:t>
      </w:r>
      <w:r w:rsidR="00A1166F">
        <w:t xml:space="preserve"> group</w:t>
      </w:r>
      <w:r w:rsidR="00314C18">
        <w:t xml:space="preserve">, while </w:t>
      </w:r>
      <w:r w:rsidR="00703911">
        <w:t>SMA</w:t>
      </w:r>
      <w:r w:rsidR="00314C18">
        <w:t xml:space="preserve"> flow responses were not</w:t>
      </w:r>
      <w:r w:rsidR="00703911">
        <w:t xml:space="preserve">. </w:t>
      </w:r>
      <w:r w:rsidR="00314C18">
        <w:t>SMA</w:t>
      </w:r>
      <w:r w:rsidR="003E4B49">
        <w:t xml:space="preserve"> </w:t>
      </w:r>
      <w:r w:rsidR="00965A36">
        <w:t xml:space="preserve">flow </w:t>
      </w:r>
      <w:r w:rsidR="00BE71B9">
        <w:t>r</w:t>
      </w:r>
      <w:r w:rsidR="00314C18">
        <w:t>esponses</w:t>
      </w:r>
      <w:r w:rsidR="00491799">
        <w:t xml:space="preserve"> in the </w:t>
      </w:r>
      <w:r>
        <w:t>CMI-</w:t>
      </w:r>
      <w:r w:rsidR="00491799">
        <w:t xml:space="preserve"> group</w:t>
      </w:r>
      <w:r w:rsidR="003E4B49">
        <w:t xml:space="preserve"> may</w:t>
      </w:r>
      <w:r w:rsidR="00725072">
        <w:t xml:space="preserve"> be</w:t>
      </w:r>
      <w:r w:rsidR="003E4B49">
        <w:t xml:space="preserve"> </w:t>
      </w:r>
      <w:r w:rsidR="00314C18">
        <w:t xml:space="preserve">lower due to </w:t>
      </w:r>
      <w:r w:rsidR="005B6456">
        <w:t xml:space="preserve">several </w:t>
      </w:r>
      <w:r w:rsidR="00781459">
        <w:t xml:space="preserve">patients </w:t>
      </w:r>
      <w:r w:rsidR="003E4B49">
        <w:t>with</w:t>
      </w:r>
      <w:r w:rsidR="00781459">
        <w:t xml:space="preserve"> </w:t>
      </w:r>
      <w:r w:rsidR="004D45C2">
        <w:t xml:space="preserve">narrowing </w:t>
      </w:r>
      <w:r w:rsidR="00D57FE8">
        <w:t>celiac arteries</w:t>
      </w:r>
      <w:r w:rsidR="00314C18">
        <w:t xml:space="preserve">. In these patients, preprandial SMA flow </w:t>
      </w:r>
      <w:r w:rsidR="008460D3">
        <w:t xml:space="preserve">values </w:t>
      </w:r>
      <w:r w:rsidR="00314C18">
        <w:t>tended to be higher than in control subjects</w:t>
      </w:r>
      <w:r w:rsidR="00DB1A1C">
        <w:t>,</w:t>
      </w:r>
      <w:r w:rsidR="00DB1A1C" w:rsidRPr="00DB1A1C">
        <w:t xml:space="preserve"> </w:t>
      </w:r>
      <w:r w:rsidR="00DB1A1C">
        <w:t xml:space="preserve">which has also been observed in other studies </w:t>
      </w:r>
      <w:r w:rsidR="00DB1A1C">
        <w:fldChar w:fldCharType="begin">
          <w:fldData xml:space="preserve">PEVuZE5vdGU+PENpdGU+PEF1dGhvcj5MaTwvQXV0aG9yPjxZZWFyPjE5OTU8L1llYXI+PFJlY051
bT45MTg8L1JlY051bT48RGlzcGxheVRleHQ+KDE2LDE3KTwvRGlzcGxheVRleHQ+PHJlY29yZD48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070D4F">
        <w:instrText xml:space="preserve"> ADDIN EN.CITE </w:instrText>
      </w:r>
      <w:r w:rsidR="00070D4F">
        <w:fldChar w:fldCharType="begin">
          <w:fldData xml:space="preserve">PEVuZE5vdGU+PENpdGU+PEF1dGhvcj5MaTwvQXV0aG9yPjxZZWFyPjE5OTU8L1llYXI+PFJlY051
bT45MTg8L1JlY051bT48RGlzcGxheVRleHQ+KDE2LDE3KTwvRGlzcGxheVRleHQ+PHJlY29yZD48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070D4F">
        <w:instrText xml:space="preserve"> ADDIN EN.CITE.DATA </w:instrText>
      </w:r>
      <w:r w:rsidR="00070D4F">
        <w:fldChar w:fldCharType="end"/>
      </w:r>
      <w:r w:rsidR="00DB1A1C">
        <w:fldChar w:fldCharType="separate"/>
      </w:r>
      <w:r w:rsidR="00070D4F">
        <w:rPr>
          <w:noProof/>
        </w:rPr>
        <w:t>(</w:t>
      </w:r>
      <w:hyperlink w:anchor="_ENREF_16" w:tooltip="Li, 1995 #918" w:history="1">
        <w:r w:rsidR="008A3003">
          <w:rPr>
            <w:noProof/>
          </w:rPr>
          <w:t>16</w:t>
        </w:r>
      </w:hyperlink>
      <w:r w:rsidR="00070D4F">
        <w:rPr>
          <w:noProof/>
        </w:rPr>
        <w:t>,</w:t>
      </w:r>
      <w:hyperlink w:anchor="_ENREF_17" w:tooltip="Dalman, 1996 #896" w:history="1">
        <w:r w:rsidR="008A3003">
          <w:rPr>
            <w:noProof/>
          </w:rPr>
          <w:t>17</w:t>
        </w:r>
      </w:hyperlink>
      <w:r w:rsidR="00070D4F">
        <w:rPr>
          <w:noProof/>
        </w:rPr>
        <w:t>)</w:t>
      </w:r>
      <w:r w:rsidR="00DB1A1C">
        <w:fldChar w:fldCharType="end"/>
      </w:r>
      <w:r w:rsidR="00314C18">
        <w:t xml:space="preserve">. </w:t>
      </w:r>
      <w:r w:rsidR="008460D3">
        <w:t xml:space="preserve">We theorize that, due to blood flow restriction in the CA, </w:t>
      </w:r>
      <w:r w:rsidR="00DB1A1C">
        <w:t>flow</w:t>
      </w:r>
      <w:r w:rsidR="008460D3">
        <w:t xml:space="preserve"> that would have otherwise entered the CA is being </w:t>
      </w:r>
      <w:r w:rsidR="00DB1A1C">
        <w:t>directed to the SMA</w:t>
      </w:r>
      <w:r w:rsidR="008460D3">
        <w:t xml:space="preserve">, resulting in higher preprandial flow values and thus diminished SMA flow responses. </w:t>
      </w:r>
      <w:r w:rsidR="00445A9C">
        <w:t xml:space="preserve">It should </w:t>
      </w:r>
      <w:r w:rsidR="00C602EE">
        <w:t xml:space="preserve">also </w:t>
      </w:r>
      <w:r w:rsidR="00445A9C">
        <w:t>be noted that</w:t>
      </w:r>
      <w:r w:rsidR="009778AC">
        <w:t xml:space="preserve">, in these patients, </w:t>
      </w:r>
      <w:r w:rsidR="00781459">
        <w:t xml:space="preserve">SMV and PV flow </w:t>
      </w:r>
      <w:r w:rsidR="009778AC">
        <w:t xml:space="preserve">still </w:t>
      </w:r>
      <w:r w:rsidR="00781459">
        <w:t xml:space="preserve">increased to </w:t>
      </w:r>
      <w:r w:rsidR="009778AC">
        <w:t>normal levels</w:t>
      </w:r>
      <w:r w:rsidR="002B43CC">
        <w:t>.</w:t>
      </w:r>
      <w:r w:rsidR="00314C18">
        <w:t xml:space="preserve"> </w:t>
      </w:r>
      <w:r w:rsidR="00DB1A1C">
        <w:t xml:space="preserve"> </w:t>
      </w:r>
    </w:p>
    <w:p w14:paraId="472F315D" w14:textId="2F9535C8" w:rsidR="0008442C" w:rsidRDefault="00006490" w:rsidP="00D46637">
      <w:pPr>
        <w:spacing w:line="480" w:lineRule="auto"/>
        <w:jc w:val="both"/>
      </w:pPr>
      <w:r>
        <w:lastRenderedPageBreak/>
        <w:t>It was also observed that SMV preprandial flow rates were increased in CMI</w:t>
      </w:r>
      <w:r w:rsidR="00D062D3">
        <w:t>+</w:t>
      </w:r>
      <w:r>
        <w:t xml:space="preserve"> patients</w:t>
      </w:r>
      <w:r w:rsidR="003B50D5">
        <w:t xml:space="preserve"> </w:t>
      </w:r>
      <w:r>
        <w:t>compared to controls.</w:t>
      </w:r>
      <w:r w:rsidR="000B32AE">
        <w:t xml:space="preserve"> </w:t>
      </w:r>
      <w:r w:rsidR="00E42D11">
        <w:t xml:space="preserve">The explanation for this relationship is not readily apparent. </w:t>
      </w:r>
      <w:r w:rsidR="002B2F0B">
        <w:t xml:space="preserve">However, similar </w:t>
      </w:r>
      <w:r w:rsidR="00A11567">
        <w:t>result</w:t>
      </w:r>
      <w:r w:rsidR="002B2F0B">
        <w:t>s</w:t>
      </w:r>
      <w:r w:rsidR="00A11567">
        <w:t xml:space="preserve"> </w:t>
      </w:r>
      <w:r w:rsidR="002B2F0B">
        <w:t>were seen in</w:t>
      </w:r>
      <w:r w:rsidR="00A11567">
        <w:t xml:space="preserve"> </w:t>
      </w:r>
      <w:r w:rsidR="00234FC5">
        <w:t>other studies</w:t>
      </w:r>
      <w:r w:rsidR="00C04C9C">
        <w:t xml:space="preserve"> </w:t>
      </w:r>
      <w:r w:rsidR="00065FDA">
        <w:fldChar w:fldCharType="begin">
          <w:fldData xml:space="preserve">PEVuZE5vdGU+PENpdGU+PEF1dGhvcj5MaTwvQXV0aG9yPjxZZWFyPjE5OTU8L1llYXI+PFJlY051
bT45MTg8L1JlY051bT48RGlzcGxheVRleHQ+KDE2LDE3KTwvRGlzcGxheVRleHQ+PHJlY29yZD48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8A3003">
        <w:instrText xml:space="preserve"> ADDIN EN.CITE </w:instrText>
      </w:r>
      <w:r w:rsidR="008A3003">
        <w:fldChar w:fldCharType="begin">
          <w:fldData xml:space="preserve">PEVuZE5vdGU+PENpdGU+PEF1dGhvcj5MaTwvQXV0aG9yPjxZZWFyPjE5OTU8L1llYXI+PFJlY051
bT45MTg8L1JlY051bT48RGlzcGxheVRleHQ+KDE2LDE3KTwvRGlzcGxheVRleHQ+PHJlY29yZD48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8A3003">
        <w:instrText xml:space="preserve"> ADDIN EN.CITE.DATA </w:instrText>
      </w:r>
      <w:r w:rsidR="008A3003">
        <w:fldChar w:fldCharType="end"/>
      </w:r>
      <w:r w:rsidR="00065FDA">
        <w:fldChar w:fldCharType="separate"/>
      </w:r>
      <w:r w:rsidR="008A3003">
        <w:rPr>
          <w:noProof/>
        </w:rPr>
        <w:t>(</w:t>
      </w:r>
      <w:hyperlink w:anchor="_ENREF_16" w:tooltip="Li, 1995 #918" w:history="1">
        <w:r w:rsidR="008A3003">
          <w:rPr>
            <w:noProof/>
          </w:rPr>
          <w:t>16</w:t>
        </w:r>
      </w:hyperlink>
      <w:r w:rsidR="008A3003">
        <w:rPr>
          <w:noProof/>
        </w:rPr>
        <w:t>,</w:t>
      </w:r>
      <w:hyperlink w:anchor="_ENREF_17" w:tooltip="Dalman, 1996 #896" w:history="1">
        <w:r w:rsidR="008A3003">
          <w:rPr>
            <w:noProof/>
          </w:rPr>
          <w:t>17</w:t>
        </w:r>
      </w:hyperlink>
      <w:r w:rsidR="008A3003">
        <w:rPr>
          <w:noProof/>
        </w:rPr>
        <w:t>)</w:t>
      </w:r>
      <w:r w:rsidR="00065FDA">
        <w:fldChar w:fldCharType="end"/>
      </w:r>
      <w:r w:rsidR="00234FC5">
        <w:t xml:space="preserve"> in which average fasting SMV flow </w:t>
      </w:r>
      <w:r w:rsidR="00BE71B9">
        <w:t>rates</w:t>
      </w:r>
      <w:r w:rsidR="00234FC5">
        <w:t xml:space="preserve"> were slightly higher in diseased patients.</w:t>
      </w:r>
    </w:p>
    <w:p w14:paraId="29501036" w14:textId="77EB20F2" w:rsidR="00C96F7F" w:rsidRDefault="00C96F7F" w:rsidP="00D46637">
      <w:pPr>
        <w:pStyle w:val="Heading2"/>
        <w:spacing w:line="480" w:lineRule="auto"/>
        <w:jc w:val="both"/>
      </w:pPr>
      <w:r>
        <w:t>Limitations</w:t>
      </w:r>
    </w:p>
    <w:p w14:paraId="4FF3EE8E" w14:textId="0DF82225" w:rsidR="00C96F7F" w:rsidRDefault="005F2E0A" w:rsidP="00D46637">
      <w:pPr>
        <w:spacing w:line="480" w:lineRule="auto"/>
        <w:jc w:val="both"/>
      </w:pPr>
      <w:r>
        <w:t>D</w:t>
      </w:r>
      <w:r w:rsidR="00CE3ED8">
        <w:t xml:space="preserve">ue to </w:t>
      </w:r>
      <w:r w:rsidR="00D062D3">
        <w:t>the</w:t>
      </w:r>
      <w:r w:rsidR="00143300">
        <w:t xml:space="preserve"> </w:t>
      </w:r>
      <w:r w:rsidR="007412DE">
        <w:t xml:space="preserve">nature of </w:t>
      </w:r>
      <w:r w:rsidR="00D062D3">
        <w:t>this retrospective</w:t>
      </w:r>
      <w:r w:rsidR="007412DE">
        <w:t xml:space="preserve"> study</w:t>
      </w:r>
      <w:r w:rsidR="00CE3ED8">
        <w:t xml:space="preserve">, </w:t>
      </w:r>
      <w:r w:rsidR="00D062D3">
        <w:t>scans were acquired with 1.5T and 3</w:t>
      </w:r>
      <w:r w:rsidR="008A3003">
        <w:t>.0</w:t>
      </w:r>
      <w:r w:rsidR="00D062D3">
        <w:t xml:space="preserve">T scanners and </w:t>
      </w:r>
      <w:r w:rsidR="00200EB0">
        <w:t>with</w:t>
      </w:r>
      <w:r w:rsidR="00D062D3">
        <w:t xml:space="preserve"> slightly varying imaging protocols.  While this might affect image quality, it should have very minor implications on the flow measurements used here</w:t>
      </w:r>
      <w:r w:rsidR="00057B08">
        <w:t xml:space="preserve">. </w:t>
      </w:r>
      <w:r w:rsidR="000271DE" w:rsidRPr="00F3645B">
        <w:t xml:space="preserve">Additionally, classifying patients as ischemic versus non-ischemic based on MRA stenoses measurements and clinical findings may be prone to error due to the lack of a </w:t>
      </w:r>
      <w:r w:rsidR="008460D3" w:rsidRPr="00F3645B">
        <w:t xml:space="preserve">widely-accepted </w:t>
      </w:r>
      <w:r w:rsidR="000271DE" w:rsidRPr="00F3645B">
        <w:t xml:space="preserve">gold standard imaging method. </w:t>
      </w:r>
      <w:r w:rsidR="00D062D3" w:rsidRPr="00F3645B">
        <w:t>The post</w:t>
      </w:r>
      <w:r w:rsidR="00D062D3">
        <w:t xml:space="preserve">-processing workflow </w:t>
      </w:r>
      <w:r w:rsidR="00200EB0">
        <w:t>required</w:t>
      </w:r>
      <w:r w:rsidR="00D062D3">
        <w:t xml:space="preserve"> </w:t>
      </w:r>
      <w:r w:rsidR="00200EB0">
        <w:t>some manual processing</w:t>
      </w:r>
      <w:r w:rsidR="00D062D3">
        <w:t xml:space="preserve"> </w:t>
      </w:r>
      <w:r w:rsidR="00200EB0">
        <w:t xml:space="preserve">steps </w:t>
      </w:r>
      <w:r w:rsidR="00D062D3">
        <w:t xml:space="preserve">such as vessel segmentation and analysis plane placement, </w:t>
      </w:r>
      <w:r w:rsidR="00200EB0">
        <w:t xml:space="preserve">decreasing repeatability and increasing </w:t>
      </w:r>
      <w:r w:rsidR="00741826">
        <w:t xml:space="preserve">the </w:t>
      </w:r>
      <w:r w:rsidR="00200EB0">
        <w:t>time required to process cases</w:t>
      </w:r>
      <w:r w:rsidR="00D062D3">
        <w:t xml:space="preserve">. </w:t>
      </w:r>
      <w:r w:rsidR="00C96F7F">
        <w:t>This problem could be alleviated by</w:t>
      </w:r>
      <w:r w:rsidR="00966618">
        <w:t xml:space="preserve"> developing an </w:t>
      </w:r>
      <w:r w:rsidR="00342548">
        <w:t>automa</w:t>
      </w:r>
      <w:r w:rsidR="006A1215">
        <w:t>ted pipeline for</w:t>
      </w:r>
      <w:r w:rsidR="00CE3ED8">
        <w:t xml:space="preserve"> image segmentation</w:t>
      </w:r>
      <w:r w:rsidR="00966618">
        <w:t xml:space="preserve"> </w:t>
      </w:r>
      <w:r w:rsidR="006A1215">
        <w:t xml:space="preserve">and </w:t>
      </w:r>
      <w:r w:rsidR="007A2AC0">
        <w:t xml:space="preserve">flow </w:t>
      </w:r>
      <w:r w:rsidR="006A1215">
        <w:t xml:space="preserve">analysis. </w:t>
      </w:r>
      <w:r w:rsidR="00E17175">
        <w:t>Lastly</w:t>
      </w:r>
      <w:r w:rsidR="00CE3ED8">
        <w:t xml:space="preserve">, a </w:t>
      </w:r>
      <w:r w:rsidR="00342548">
        <w:t>larger patient sample size</w:t>
      </w:r>
      <w:r w:rsidR="008A3003">
        <w:t>, particularly a larger CMI+ group,</w:t>
      </w:r>
      <w:r w:rsidR="00342548">
        <w:t xml:space="preserve"> is warranted </w:t>
      </w:r>
      <w:r w:rsidR="004A3662">
        <w:t>to further verify</w:t>
      </w:r>
      <w:r w:rsidR="00206C81">
        <w:t xml:space="preserve"> the findings in this study.</w:t>
      </w:r>
    </w:p>
    <w:p w14:paraId="0C530167" w14:textId="6C8745EF" w:rsidR="00226C58" w:rsidRDefault="00226C58" w:rsidP="00D46637">
      <w:pPr>
        <w:pStyle w:val="Heading2"/>
        <w:spacing w:line="480" w:lineRule="auto"/>
        <w:jc w:val="both"/>
      </w:pPr>
      <w:r>
        <w:t>Future Directions</w:t>
      </w:r>
    </w:p>
    <w:p w14:paraId="296FD3F6" w14:textId="41639AF3" w:rsidR="004A3662" w:rsidRDefault="00D9595B" w:rsidP="00D46637">
      <w:pPr>
        <w:spacing w:line="480" w:lineRule="auto"/>
        <w:jc w:val="both"/>
      </w:pPr>
      <w:r>
        <w:t>Flow measurements</w:t>
      </w:r>
      <w:r w:rsidR="004D4019">
        <w:t xml:space="preserve"> in all 3 main mesenteric arteries (</w:t>
      </w:r>
      <w:r w:rsidR="008272E1">
        <w:t>CA, SMA, and IMA</w:t>
      </w:r>
      <w:r w:rsidR="004D4019">
        <w:t>)</w:t>
      </w:r>
      <w:r w:rsidR="008272E1">
        <w:t xml:space="preserve"> would provide a more com</w:t>
      </w:r>
      <w:r w:rsidR="00E17175">
        <w:t>prehensive</w:t>
      </w:r>
      <w:r w:rsidR="008272E1">
        <w:t xml:space="preserve"> analysis of arteria</w:t>
      </w:r>
      <w:r>
        <w:t>l inflow to the small intestin</w:t>
      </w:r>
      <w:r w:rsidR="00465975">
        <w:t>e</w:t>
      </w:r>
      <w:r>
        <w:t xml:space="preserve">. </w:t>
      </w:r>
      <w:r w:rsidR="005A6D59">
        <w:t>Because we aimed to measure flow in the SCAo, the IMA was often out of frame even despite the large imaging volume provided by the PC-VIPR sequence used in this study. Flow measurements in this vessel would</w:t>
      </w:r>
      <w:r w:rsidR="00465975">
        <w:t xml:space="preserve"> be </w:t>
      </w:r>
      <w:r w:rsidR="004A675A">
        <w:t>particularly</w:t>
      </w:r>
      <w:r w:rsidR="00465975">
        <w:t xml:space="preserve"> valuable in </w:t>
      </w:r>
      <w:r w:rsidR="006F588A">
        <w:t>assessing</w:t>
      </w:r>
      <w:r w:rsidR="00465975">
        <w:t xml:space="preserve"> patients with CA and SMA lesions, as the IMA may contribute a large portion of flo</w:t>
      </w:r>
      <w:r w:rsidR="00623833">
        <w:t>w via collaterals, such as the A</w:t>
      </w:r>
      <w:r w:rsidR="00465975">
        <w:t>rc of Riolan a</w:t>
      </w:r>
      <w:r w:rsidR="00A7641C">
        <w:t xml:space="preserve">nd </w:t>
      </w:r>
      <w:r w:rsidR="00741826">
        <w:t xml:space="preserve">the </w:t>
      </w:r>
      <w:r w:rsidR="00A7641C">
        <w:t>marginal artery of Drummond.</w:t>
      </w:r>
      <w:r w:rsidR="005A6D59">
        <w:t xml:space="preserve"> Further classification of patients based on stenoses location and severity obtained </w:t>
      </w:r>
      <w:r w:rsidR="005A6D59">
        <w:lastRenderedPageBreak/>
        <w:t>from either MRA or PC MRA angiograms may also be warranted to provide more insight into distinct hemodynamic flow patterns in the mesenteric vessels and associated collaterals.</w:t>
      </w:r>
      <w:r w:rsidR="00A7641C">
        <w:t xml:space="preserve"> </w:t>
      </w:r>
      <w:r w:rsidR="00465975" w:rsidRPr="00F3645B">
        <w:t>Additional</w:t>
      </w:r>
      <w:r w:rsidR="008272E1" w:rsidRPr="00F3645B">
        <w:t xml:space="preserve"> information may also be gained by </w:t>
      </w:r>
      <w:r w:rsidR="004A3662" w:rsidRPr="00F3645B">
        <w:t>investigating</w:t>
      </w:r>
      <w:r w:rsidR="008272E1" w:rsidRPr="00F3645B">
        <w:t xml:space="preserve"> </w:t>
      </w:r>
      <w:r w:rsidR="004A3662" w:rsidRPr="00F3645B">
        <w:t>the temporal evolution of blood</w:t>
      </w:r>
      <w:r w:rsidR="008272E1" w:rsidRPr="00F3645B">
        <w:t xml:space="preserve"> flow patterns </w:t>
      </w:r>
      <w:r w:rsidR="004A3662" w:rsidRPr="00F3645B">
        <w:t>in the primary mesenteric vessels (CA, SMA, and IMA) and collaterals using 4D flow</w:t>
      </w:r>
      <w:r w:rsidR="004A675A" w:rsidRPr="00F3645B">
        <w:t xml:space="preserve"> MRI</w:t>
      </w:r>
      <w:r w:rsidR="004A3662" w:rsidRPr="00F3645B">
        <w:t>. It has been theorized</w:t>
      </w:r>
      <w:r w:rsidR="008460D3" w:rsidRPr="00F3645B">
        <w:t xml:space="preserve"> </w:t>
      </w:r>
      <w:r w:rsidR="008460D3" w:rsidRPr="00F3645B">
        <w:fldChar w:fldCharType="begin"/>
      </w:r>
      <w:r w:rsidR="00070D4F">
        <w:instrText xml:space="preserve"> ADDIN EN.CITE &lt;EndNote&gt;&lt;Cite&gt;&lt;Author&gt;Poole&lt;/Author&gt;&lt;Year&gt;1987&lt;/Year&gt;&lt;RecNum&gt;906&lt;/RecNum&gt;&lt;DisplayText&gt;(40)&lt;/DisplayText&gt;&lt;record&gt;&lt;rec-number&gt;906&lt;/rec-number&gt;&lt;foreign-keys&gt;&lt;key app="EN" db-id="xeep5d99wefzf1e2de75p900wp0assr5afff" timestamp="1584110800" guid="30fe7fc2-4ab3-4f19-85f9-679cc8394721"&gt;906&lt;/key&gt;&lt;/foreign-keys&gt;&lt;ref-type name="Journal Article"&gt;17&lt;/ref-type&gt;&lt;contributors&gt;&lt;authors&gt;&lt;author&gt;Poole, J. W.&lt;/author&gt;&lt;author&gt;Sammartano, R. J.&lt;/author&gt;&lt;author&gt;Boley, S. J.&lt;/author&gt;&lt;/authors&gt;&lt;/contributors&gt;&lt;titles&gt;&lt;title&gt;Hemodynamic basis of the pain of chronic mesenteric ischemia&lt;/title&gt;&lt;secondary-title&gt;Am J Surg&lt;/secondary-title&gt;&lt;/titles&gt;&lt;periodical&gt;&lt;full-title&gt;Am J Surg&lt;/full-title&gt;&lt;/periodical&gt;&lt;pages&gt;171-6&lt;/pages&gt;&lt;volume&gt;153&lt;/volume&gt;&lt;number&gt;2&lt;/number&gt;&lt;edition&gt;1987/02/01&lt;/edition&gt;&lt;keywords&gt;&lt;keyword&gt;Animals&lt;/keyword&gt;&lt;keyword&gt;Blood Flow Velocity&lt;/keyword&gt;&lt;keyword&gt;Chronic Disease&lt;/keyword&gt;&lt;keyword&gt;Digestive System/blood supply/physiopathology&lt;/keyword&gt;&lt;keyword&gt;Dogs&lt;/keyword&gt;&lt;keyword&gt;Food&lt;/keyword&gt;&lt;keyword&gt;Gastrointestinal Contents&lt;/keyword&gt;&lt;keyword&gt;Hemodynamics&lt;/keyword&gt;&lt;keyword&gt;Hydrogen-Ion Concentration&lt;/keyword&gt;&lt;keyword&gt;Ischemia/physiopathology&lt;/keyword&gt;&lt;keyword&gt;Mesenteric Vascular Occlusion/*physiopathology&lt;/keyword&gt;&lt;keyword&gt;Pain/etiology/*physiopathology&lt;/keyword&gt;&lt;/keywords&gt;&lt;dates&gt;&lt;year&gt;1987&lt;/year&gt;&lt;pub-dates&gt;&lt;date&gt;Feb&lt;/date&gt;&lt;/pub-dates&gt;&lt;/dates&gt;&lt;isbn&gt;0002-9610 (Print)&amp;#xD;0002-9610&lt;/isbn&gt;&lt;accession-num&gt;3812891&lt;/accession-num&gt;&lt;urls&gt;&lt;/urls&gt;&lt;electronic-resource-num&gt;10.1016/0002-9610(87)90809-9&lt;/electronic-resource-num&gt;&lt;remote-database-provider&gt;NLM&lt;/remote-database-provider&gt;&lt;language&gt;eng&lt;/language&gt;&lt;/record&gt;&lt;/Cite&gt;&lt;/EndNote&gt;</w:instrText>
      </w:r>
      <w:r w:rsidR="008460D3" w:rsidRPr="00F3645B">
        <w:fldChar w:fldCharType="separate"/>
      </w:r>
      <w:r w:rsidR="00070D4F">
        <w:rPr>
          <w:noProof/>
        </w:rPr>
        <w:t>(</w:t>
      </w:r>
      <w:hyperlink w:anchor="_ENREF_40" w:tooltip="Poole, 1987 #906" w:history="1">
        <w:r w:rsidR="008A3003">
          <w:rPr>
            <w:noProof/>
          </w:rPr>
          <w:t>40</w:t>
        </w:r>
      </w:hyperlink>
      <w:r w:rsidR="00070D4F">
        <w:rPr>
          <w:noProof/>
        </w:rPr>
        <w:t>)</w:t>
      </w:r>
      <w:r w:rsidR="008460D3" w:rsidRPr="00F3645B">
        <w:fldChar w:fldCharType="end"/>
      </w:r>
      <w:r w:rsidR="004A3662" w:rsidRPr="00F3645B">
        <w:t xml:space="preserve"> that </w:t>
      </w:r>
      <w:r w:rsidR="00427208" w:rsidRPr="00F3645B">
        <w:t xml:space="preserve">gastric hyperemia shortly after meal ingestion causes shunting of blood from the SMA, which may be responsible for the sudden onset of pain (well before food has reached the small intestine) in CMI patients with poor splanchnic blood flow reserve. As noted previously, increases in CA blood flow (gastric hyperemia) occur </w:t>
      </w:r>
      <w:r w:rsidR="002E394D" w:rsidRPr="00F3645B">
        <w:t>very soon after meal ingestion</w:t>
      </w:r>
      <w:r w:rsidR="00C04C9C" w:rsidRPr="00F3645B">
        <w:t xml:space="preserve"> </w:t>
      </w:r>
      <w:r w:rsidR="00BD07AE" w:rsidRPr="00F3645B">
        <w:fldChar w:fldCharType="begin"/>
      </w:r>
      <w:r w:rsidR="00070D4F">
        <w:instrText xml:space="preserve"> ADDIN EN.CITE &lt;EndNote&gt;&lt;Cite&gt;&lt;Author&gt;Someya&lt;/Author&gt;&lt;Year&gt;2008&lt;/Year&gt;&lt;RecNum&gt;879&lt;/RecNum&gt;&lt;DisplayText&gt;(20)&lt;/DisplayText&gt;&lt;record&gt;&lt;rec-number&gt;879&lt;/rec-number&gt;&lt;foreign-keys&gt;&lt;key app="EN" db-id="xeep5d99wefzf1e2de75p900wp0assr5afff" timestamp="1584109939" guid="2a78cd28-3d59-4748-9df0-ed68686d2a59"&gt;879&lt;/key&gt;&lt;/foreign-keys&gt;&lt;ref-type name="Journal Article"&gt;17&lt;/ref-type&gt;&lt;contributors&gt;&lt;authors&gt;&lt;author&gt;Someya, N.&lt;/author&gt;&lt;author&gt;Endo, M. Y.&lt;/author&gt;&lt;author&gt;Fukuba, Y.&lt;/author&gt;&lt;author&gt;Hayashi, N.&lt;/author&gt;&lt;/authors&gt;&lt;/contributors&gt;&lt;auth-address&gt;Institute of Health Science, Kyushu University, Kasuga, Fukuoka, Japan.&lt;/auth-address&gt;&lt;titles&gt;&lt;title&gt;Blood flow responses in celiac and superior mesenteric arteries in the initial phase of digestion&lt;/title&gt;&lt;secondary-title&gt;Am J Physiol Regul Integr Comp Physiol&lt;/secondary-title&gt;&lt;/titles&gt;&lt;periodical&gt;&lt;full-title&gt;Am J Physiol Regul Integr Comp Physiol&lt;/full-title&gt;&lt;/periodical&gt;&lt;pages&gt;R1790-6&lt;/pages&gt;&lt;volume&gt;294&lt;/volume&gt;&lt;number&gt;6&lt;/number&gt;&lt;edition&gt;2008/04/04&lt;/edition&gt;&lt;keywords&gt;&lt;keyword&gt;Adult&lt;/keyword&gt;&lt;keyword&gt;Blood Flow Velocity/physiology&lt;/keyword&gt;&lt;keyword&gt;Celiac Artery/*physiology&lt;/keyword&gt;&lt;keyword&gt;Digestion/*physiology&lt;/keyword&gt;&lt;keyword&gt;Female&lt;/keyword&gt;&lt;keyword&gt;Forearm/blood supply&lt;/keyword&gt;&lt;keyword&gt;Gastrointestinal Tract/blood supply&lt;/keyword&gt;&lt;keyword&gt;Humans&lt;/keyword&gt;&lt;keyword&gt;Male&lt;/keyword&gt;&lt;keyword&gt;Mesenteric Artery, Superior/*physiology&lt;/keyword&gt;&lt;keyword&gt;Postprandial Period/physiology&lt;/keyword&gt;&lt;keyword&gt;Regional Blood Flow/physiology&lt;/keyword&gt;&lt;keyword&gt;Time Factors&lt;/keyword&gt;&lt;/keywords&gt;&lt;dates&gt;&lt;year&gt;2008&lt;/year&gt;&lt;pub-dates&gt;&lt;date&gt;Jun&lt;/date&gt;&lt;/pub-dates&gt;&lt;/dates&gt;&lt;isbn&gt;0363-6119 (Print)&amp;#xD;0363-6119 (Linking)&lt;/isbn&gt;&lt;accession-num&gt;18385466&lt;/accession-num&gt;&lt;urls&gt;&lt;related-urls&gt;&lt;url&gt;https://www.ncbi.nlm.nih.gov/pubmed/18385466&lt;/url&gt;&lt;/related-urls&gt;&lt;/urls&gt;&lt;electronic-resource-num&gt;10.1152/ajpregu.00553.2007&lt;/electronic-resource-num&gt;&lt;/record&gt;&lt;/Cite&gt;&lt;/EndNote&gt;</w:instrText>
      </w:r>
      <w:r w:rsidR="00BD07AE" w:rsidRPr="00F3645B">
        <w:fldChar w:fldCharType="separate"/>
      </w:r>
      <w:r w:rsidR="00070D4F">
        <w:rPr>
          <w:noProof/>
        </w:rPr>
        <w:t>(</w:t>
      </w:r>
      <w:hyperlink w:anchor="_ENREF_20" w:tooltip="Someya, 2008 #879" w:history="1">
        <w:r w:rsidR="008A3003">
          <w:rPr>
            <w:noProof/>
          </w:rPr>
          <w:t>20</w:t>
        </w:r>
      </w:hyperlink>
      <w:r w:rsidR="00070D4F">
        <w:rPr>
          <w:noProof/>
        </w:rPr>
        <w:t>)</w:t>
      </w:r>
      <w:r w:rsidR="00BD07AE" w:rsidRPr="00F3645B">
        <w:fldChar w:fldCharType="end"/>
      </w:r>
      <w:r w:rsidR="00C04C9C" w:rsidRPr="00F3645B">
        <w:t>.</w:t>
      </w:r>
      <w:r w:rsidR="00427208" w:rsidRPr="00F3645B">
        <w:t xml:space="preserve"> </w:t>
      </w:r>
      <w:r w:rsidR="00DF2F01" w:rsidRPr="00F3645B">
        <w:t xml:space="preserve">Acquiring multiple </w:t>
      </w:r>
      <w:r w:rsidR="009D30D8" w:rsidRPr="00F3645B">
        <w:t xml:space="preserve">4D flow </w:t>
      </w:r>
      <w:r w:rsidR="008460D3" w:rsidRPr="00F3645B">
        <w:t xml:space="preserve">MRI </w:t>
      </w:r>
      <w:r w:rsidR="00DF2F01" w:rsidRPr="00F3645B">
        <w:t>scans where</w:t>
      </w:r>
      <w:r w:rsidR="00427208" w:rsidRPr="00F3645B">
        <w:t xml:space="preserve"> blood flow changes </w:t>
      </w:r>
      <w:r w:rsidR="00DF2F01" w:rsidRPr="00F3645B">
        <w:t xml:space="preserve">are measured </w:t>
      </w:r>
      <w:r w:rsidR="007A2AC0" w:rsidRPr="00F3645B">
        <w:t>in the CA</w:t>
      </w:r>
      <w:r w:rsidR="008A3003">
        <w:t xml:space="preserve">, </w:t>
      </w:r>
      <w:r w:rsidR="00427208" w:rsidRPr="00F3645B">
        <w:t xml:space="preserve">SMA, IMA, and </w:t>
      </w:r>
      <w:r w:rsidR="008A3003">
        <w:t xml:space="preserve">associated </w:t>
      </w:r>
      <w:r w:rsidR="00427208" w:rsidRPr="00F3645B">
        <w:t xml:space="preserve">collaterals </w:t>
      </w:r>
      <w:r w:rsidR="008460D3" w:rsidRPr="00F3645B">
        <w:t>at different points in the digestion phase</w:t>
      </w:r>
      <w:r w:rsidR="00427208" w:rsidRPr="00F3645B">
        <w:t xml:space="preserve"> </w:t>
      </w:r>
      <w:r w:rsidR="004A3662" w:rsidRPr="00F3645B">
        <w:t>may provide</w:t>
      </w:r>
      <w:r w:rsidR="00427208" w:rsidRPr="00F3645B">
        <w:t xml:space="preserve"> </w:t>
      </w:r>
      <w:r w:rsidR="00721CD4" w:rsidRPr="00F3645B">
        <w:t>further</w:t>
      </w:r>
      <w:r w:rsidR="004A3662" w:rsidRPr="00F3645B">
        <w:t xml:space="preserve"> insight into </w:t>
      </w:r>
      <w:r w:rsidR="009D30D8" w:rsidRPr="00F3645B">
        <w:t>the temporal nature of blood flow patterns and the hemodynamic basis for postprandial pain</w:t>
      </w:r>
      <w:r w:rsidR="004A3662" w:rsidRPr="00F3645B">
        <w:t>.</w:t>
      </w:r>
      <w:r w:rsidR="009D30D8" w:rsidRPr="00F3645B">
        <w:t xml:space="preserve"> </w:t>
      </w:r>
      <w:r w:rsidR="008460D3" w:rsidRPr="00F3645B">
        <w:t xml:space="preserve">Accelerated </w:t>
      </w:r>
      <w:r w:rsidR="009D30D8" w:rsidRPr="00F3645B">
        <w:t>4D flow</w:t>
      </w:r>
      <w:r w:rsidR="008460D3" w:rsidRPr="00F3645B">
        <w:t xml:space="preserve"> MRI approaches such as PC-VIPR are</w:t>
      </w:r>
      <w:r w:rsidR="009D30D8" w:rsidRPr="00F3645B">
        <w:t xml:space="preserve"> well-suited for this type of investigation </w:t>
      </w:r>
      <w:r w:rsidR="008460D3" w:rsidRPr="00F3645B">
        <w:t xml:space="preserve">because of short scan times, allowing for multiple vessels </w:t>
      </w:r>
      <w:r w:rsidR="009D30D8" w:rsidRPr="00F3645B">
        <w:t xml:space="preserve">to be </w:t>
      </w:r>
      <w:r w:rsidR="008460D3" w:rsidRPr="00F3645B">
        <w:t xml:space="preserve">retrospectively </w:t>
      </w:r>
      <w:r w:rsidR="009D30D8" w:rsidRPr="00F3645B">
        <w:t>analyzed at various points along the digestion phase.</w:t>
      </w:r>
      <w:r w:rsidR="009D30D8">
        <w:t xml:space="preserve"> </w:t>
      </w:r>
    </w:p>
    <w:p w14:paraId="487BC427" w14:textId="4849D57D" w:rsidR="006721A4" w:rsidRDefault="006721A4" w:rsidP="00D46637">
      <w:pPr>
        <w:pStyle w:val="Heading2"/>
        <w:spacing w:line="480" w:lineRule="auto"/>
        <w:jc w:val="both"/>
      </w:pPr>
      <w:r>
        <w:t>Conclusion</w:t>
      </w:r>
    </w:p>
    <w:p w14:paraId="26ABF8E6" w14:textId="253C43E8" w:rsidR="00D062D3" w:rsidRDefault="00054FF8" w:rsidP="00D46637">
      <w:pPr>
        <w:spacing w:line="480" w:lineRule="auto"/>
        <w:jc w:val="both"/>
      </w:pPr>
      <w:r>
        <w:t xml:space="preserve">In conclusion, </w:t>
      </w:r>
      <w:r w:rsidR="00465975">
        <w:t xml:space="preserve">4D flow MRI is a promising </w:t>
      </w:r>
      <w:r w:rsidR="009E7958">
        <w:t xml:space="preserve">non-invasive </w:t>
      </w:r>
      <w:r w:rsidR="00966618">
        <w:t>diagnostic technique that can</w:t>
      </w:r>
      <w:r w:rsidR="009E7958">
        <w:t xml:space="preserve"> functionally and anatomically evaluate </w:t>
      </w:r>
      <w:r w:rsidR="004D4019">
        <w:t>mesenteric vasculature</w:t>
      </w:r>
      <w:r w:rsidR="009E7958">
        <w:t>.</w:t>
      </w:r>
      <w:r w:rsidR="00DF2F01">
        <w:t xml:space="preserve"> 4D flow MRI possesses the unique</w:t>
      </w:r>
      <w:r w:rsidR="00E44C85">
        <w:t xml:space="preserve"> capab</w:t>
      </w:r>
      <w:r w:rsidR="00252E1B">
        <w:t xml:space="preserve">ility </w:t>
      </w:r>
      <w:r w:rsidR="00E44C85">
        <w:t>of obtaining</w:t>
      </w:r>
      <w:r w:rsidR="00DF2F01">
        <w:t xml:space="preserve"> complete</w:t>
      </w:r>
      <w:r w:rsidR="00E44C85">
        <w:t xml:space="preserve"> volumetric hemodynamic information in </w:t>
      </w:r>
      <w:r w:rsidR="00D91649">
        <w:t xml:space="preserve">a single </w:t>
      </w:r>
      <w:r w:rsidR="00E44C85">
        <w:t>scan, allowing for the quantitative assessment of blood flow patterns in multiple mesenteric vessels</w:t>
      </w:r>
      <w:r w:rsidR="00DF2F01">
        <w:t xml:space="preserve">, while also producing a </w:t>
      </w:r>
      <w:r w:rsidR="00BD07AE">
        <w:t>high-quality</w:t>
      </w:r>
      <w:r w:rsidR="00D062D3">
        <w:t xml:space="preserve"> </w:t>
      </w:r>
      <w:r w:rsidR="00DF2F01">
        <w:t>PC angiogram to morphologically assess stenoses and occlusions</w:t>
      </w:r>
      <w:r w:rsidR="00E17175">
        <w:t xml:space="preserve">. </w:t>
      </w:r>
      <w:r w:rsidR="00DF2F01">
        <w:t xml:space="preserve">The blood flow measurements obtained in this study showed good internal </w:t>
      </w:r>
      <w:r w:rsidR="002E394D">
        <w:t xml:space="preserve">consistency </w:t>
      </w:r>
      <w:r w:rsidR="00DF2F01">
        <w:t xml:space="preserve">and </w:t>
      </w:r>
      <w:r w:rsidR="00D062D3">
        <w:t xml:space="preserve">flow measures </w:t>
      </w:r>
      <w:r w:rsidR="00DF2F01">
        <w:t xml:space="preserve">results were comparable </w:t>
      </w:r>
      <w:r w:rsidR="00D062D3">
        <w:t>to prior 2D PC</w:t>
      </w:r>
      <w:r w:rsidR="007E4AE7">
        <w:t>-MRI</w:t>
      </w:r>
      <w:r w:rsidR="00D062D3">
        <w:t xml:space="preserve"> and ultrasound</w:t>
      </w:r>
      <w:r w:rsidR="00DF2F01">
        <w:t xml:space="preserve"> studies measuring mesenteric blood flow. </w:t>
      </w:r>
      <w:r w:rsidR="00D062D3">
        <w:t>Here,</w:t>
      </w:r>
      <w:r w:rsidR="009E7958">
        <w:t xml:space="preserve"> </w:t>
      </w:r>
      <w:r w:rsidR="00966618">
        <w:t>we</w:t>
      </w:r>
      <w:r w:rsidR="00D062D3">
        <w:t xml:space="preserve"> found</w:t>
      </w:r>
      <w:r w:rsidR="009E7958">
        <w:t xml:space="preserve"> quantifiable difference</w:t>
      </w:r>
      <w:r w:rsidR="00966618">
        <w:t>s</w:t>
      </w:r>
      <w:r w:rsidR="009E7958">
        <w:t xml:space="preserve"> in blood flow hemodynamics in the aorta, SMA, SMV, </w:t>
      </w:r>
      <w:r w:rsidR="009E7958">
        <w:lastRenderedPageBreak/>
        <w:t>and PV between</w:t>
      </w:r>
      <w:r w:rsidR="00956775">
        <w:t xml:space="preserve"> individuals </w:t>
      </w:r>
      <w:r w:rsidR="009E7958">
        <w:t>diagnos</w:t>
      </w:r>
      <w:r w:rsidR="00966618">
        <w:t xml:space="preserve">ed with CMI, </w:t>
      </w:r>
      <w:r w:rsidR="009E7958">
        <w:t>those who were symptomatic but did not have CMI</w:t>
      </w:r>
      <w:r w:rsidR="004D6119">
        <w:t xml:space="preserve">, and </w:t>
      </w:r>
      <w:r w:rsidR="004D6119" w:rsidRPr="00A14B74">
        <w:t>control</w:t>
      </w:r>
      <w:r w:rsidR="004D6119">
        <w:t xml:space="preserve"> subjects</w:t>
      </w:r>
      <w:r w:rsidR="009E7958">
        <w:t xml:space="preserve">. </w:t>
      </w:r>
      <w:r w:rsidR="00D062D3">
        <w:t xml:space="preserve">Additional studies </w:t>
      </w:r>
      <w:r w:rsidR="004A675A">
        <w:t xml:space="preserve">with larger patient cohorts </w:t>
      </w:r>
      <w:r w:rsidR="00D062D3">
        <w:t xml:space="preserve">are needed to investigate whether 4D </w:t>
      </w:r>
      <w:r w:rsidR="00205584">
        <w:t>f</w:t>
      </w:r>
      <w:r w:rsidR="00D062D3">
        <w:t xml:space="preserve">low MRI can improve the accuracy in the challenging diagnosis of mesenteric ischemia and thereby improve treatment planning and patient care. </w:t>
      </w:r>
    </w:p>
    <w:p w14:paraId="0CE9F921" w14:textId="77777777" w:rsidR="00106890" w:rsidRPr="00054FF8" w:rsidRDefault="00106890" w:rsidP="00D46637">
      <w:pPr>
        <w:spacing w:line="480" w:lineRule="auto"/>
        <w:jc w:val="both"/>
      </w:pPr>
    </w:p>
    <w:p w14:paraId="12D2269D" w14:textId="77777777" w:rsidR="00A13B16" w:rsidRDefault="00A13B16" w:rsidP="00D46637">
      <w:pPr>
        <w:spacing w:line="480" w:lineRule="auto"/>
        <w:jc w:val="both"/>
        <w:rPr>
          <w:rFonts w:eastAsiaTheme="majorEastAsia" w:cstheme="majorBidi"/>
          <w:b/>
          <w:sz w:val="28"/>
          <w:szCs w:val="32"/>
        </w:rPr>
      </w:pPr>
      <w:r>
        <w:br w:type="page"/>
      </w:r>
    </w:p>
    <w:p w14:paraId="6C2D71A7" w14:textId="3CA09752" w:rsidR="007635E5" w:rsidRPr="008D1027" w:rsidRDefault="007635E5" w:rsidP="00D46637">
      <w:pPr>
        <w:pStyle w:val="Heading1"/>
        <w:spacing w:line="480" w:lineRule="auto"/>
        <w:jc w:val="both"/>
        <w:rPr>
          <w:lang w:val="de-DE"/>
        </w:rPr>
      </w:pPr>
      <w:bookmarkStart w:id="8" w:name="_References:"/>
      <w:bookmarkEnd w:id="8"/>
      <w:r w:rsidRPr="008D1027">
        <w:rPr>
          <w:lang w:val="de-DE"/>
        </w:rPr>
        <w:lastRenderedPageBreak/>
        <w:t>References:</w:t>
      </w:r>
    </w:p>
    <w:p w14:paraId="66592050" w14:textId="77777777" w:rsidR="008A3003" w:rsidRPr="008A3003" w:rsidRDefault="00BD07AE" w:rsidP="00011078">
      <w:pPr>
        <w:pStyle w:val="EndNoteBibliography"/>
        <w:spacing w:after="0" w:line="480" w:lineRule="auto"/>
        <w:ind w:left="720" w:hanging="720"/>
      </w:pPr>
      <w:r>
        <w:fldChar w:fldCharType="begin"/>
      </w:r>
      <w:r w:rsidRPr="00D809BB">
        <w:rPr>
          <w:lang w:val="de-DE"/>
        </w:rPr>
        <w:instrText xml:space="preserve"> ADDIN EN.REFLIST </w:instrText>
      </w:r>
      <w:r>
        <w:fldChar w:fldCharType="separate"/>
      </w:r>
      <w:bookmarkStart w:id="9" w:name="_ENREF_1"/>
      <w:r w:rsidR="008A3003" w:rsidRPr="008A3003">
        <w:t>1.</w:t>
      </w:r>
      <w:r w:rsidR="008A3003" w:rsidRPr="008A3003">
        <w:tab/>
        <w:t>van Bockel JH, Geelkerken RH, Wasser MN. Chronic splanchnic ischaemia. Best Pract Res Clin Gastroenterol 2001;15(1):99-119.</w:t>
      </w:r>
      <w:bookmarkEnd w:id="9"/>
    </w:p>
    <w:p w14:paraId="5AC20703" w14:textId="77777777" w:rsidR="008A3003" w:rsidRPr="008A3003" w:rsidRDefault="008A3003" w:rsidP="00011078">
      <w:pPr>
        <w:pStyle w:val="EndNoteBibliography"/>
        <w:spacing w:after="0" w:line="480" w:lineRule="auto"/>
        <w:ind w:left="720" w:hanging="720"/>
      </w:pPr>
      <w:bookmarkStart w:id="10" w:name="_ENREF_2"/>
      <w:r w:rsidRPr="008A3003">
        <w:t>2.</w:t>
      </w:r>
      <w:r w:rsidRPr="008A3003">
        <w:tab/>
        <w:t>Kolkman JJ, Geelkerken RH. Diagnosis and treatment of chronic mesenteric ischemia: An update. Best Pract Res Clin Gastroenterol 2017;31(1):49-57.</w:t>
      </w:r>
      <w:bookmarkEnd w:id="10"/>
    </w:p>
    <w:p w14:paraId="24454653" w14:textId="77777777" w:rsidR="008A3003" w:rsidRPr="008A3003" w:rsidRDefault="008A3003" w:rsidP="00011078">
      <w:pPr>
        <w:pStyle w:val="EndNoteBibliography"/>
        <w:spacing w:after="0" w:line="480" w:lineRule="auto"/>
        <w:ind w:left="720" w:hanging="720"/>
      </w:pPr>
      <w:bookmarkStart w:id="11" w:name="_ENREF_3"/>
      <w:r w:rsidRPr="008A3003">
        <w:t>3.</w:t>
      </w:r>
      <w:r w:rsidRPr="008A3003">
        <w:tab/>
        <w:t>Stanton PE, Hollier PA, Seidel TW, Rosenthal D, Clark M, Lamis PA. Chronic intestinal ischemia: Diagnosis and therapy. Journal of Vascular Surgery 1986;4(4):338-344.</w:t>
      </w:r>
      <w:bookmarkEnd w:id="11"/>
    </w:p>
    <w:p w14:paraId="1755B7FA" w14:textId="77777777" w:rsidR="008A3003" w:rsidRPr="008A3003" w:rsidRDefault="008A3003" w:rsidP="00011078">
      <w:pPr>
        <w:pStyle w:val="EndNoteBibliography"/>
        <w:spacing w:after="0" w:line="480" w:lineRule="auto"/>
        <w:ind w:left="720" w:hanging="720"/>
      </w:pPr>
      <w:bookmarkStart w:id="12" w:name="_ENREF_4"/>
      <w:r w:rsidRPr="008A3003">
        <w:t>4.</w:t>
      </w:r>
      <w:r w:rsidRPr="008A3003">
        <w:tab/>
        <w:t>Sreenarasimhaiah J. Chronic mesenteric ischemia. Best Pract Res Clin Gastroenterol 2005;19(2):283-295.</w:t>
      </w:r>
      <w:bookmarkEnd w:id="12"/>
    </w:p>
    <w:p w14:paraId="10E41292" w14:textId="77777777" w:rsidR="008A3003" w:rsidRPr="008A3003" w:rsidRDefault="008A3003" w:rsidP="00011078">
      <w:pPr>
        <w:pStyle w:val="EndNoteBibliography"/>
        <w:spacing w:after="0" w:line="480" w:lineRule="auto"/>
        <w:ind w:left="720" w:hanging="720"/>
      </w:pPr>
      <w:bookmarkStart w:id="13" w:name="_ENREF_5"/>
      <w:r w:rsidRPr="008A3003">
        <w:t>5.</w:t>
      </w:r>
      <w:r w:rsidRPr="008A3003">
        <w:tab/>
        <w:t>Pillai AK, Kalva SP, Hsu SL, et al. Quality Improvement Guidelines for Mesenteric Angioplasty and Stent Placement for the Treatment of Chronic Mesenteric Ischemia. J Vasc Interv Radiol 2018;29(5):642-647.</w:t>
      </w:r>
      <w:bookmarkEnd w:id="13"/>
    </w:p>
    <w:p w14:paraId="0BDBE9B2" w14:textId="77777777" w:rsidR="008A3003" w:rsidRPr="008A3003" w:rsidRDefault="008A3003" w:rsidP="00011078">
      <w:pPr>
        <w:pStyle w:val="EndNoteBibliography"/>
        <w:spacing w:after="0" w:line="480" w:lineRule="auto"/>
        <w:ind w:left="720" w:hanging="720"/>
      </w:pPr>
      <w:bookmarkStart w:id="14" w:name="_ENREF_6"/>
      <w:r w:rsidRPr="008A3003">
        <w:t>6.</w:t>
      </w:r>
      <w:r w:rsidRPr="008A3003">
        <w:tab/>
        <w:t>Oliva IB, Davarpanah AH, Rybicki FJ, et al. ACR Appropriateness Criteria (R) imaging of mesenteric ischemia. Abdom Imaging 2013;38(4):714-719.</w:t>
      </w:r>
      <w:bookmarkEnd w:id="14"/>
    </w:p>
    <w:p w14:paraId="259A04F3" w14:textId="77777777" w:rsidR="008A3003" w:rsidRPr="008A3003" w:rsidRDefault="008A3003" w:rsidP="00011078">
      <w:pPr>
        <w:pStyle w:val="EndNoteBibliography"/>
        <w:spacing w:after="0" w:line="480" w:lineRule="auto"/>
        <w:ind w:left="720" w:hanging="720"/>
      </w:pPr>
      <w:bookmarkStart w:id="15" w:name="_ENREF_7"/>
      <w:r w:rsidRPr="008A3003">
        <w:t>7.</w:t>
      </w:r>
      <w:r w:rsidRPr="008A3003">
        <w:tab/>
        <w:t>Amin MA, Nooman NA, Moussa GI. Acute and chronic mesenteric ischemia: Multidetector CT and CT angiographic findings. The Egyptian Journal of Radiology and Nuclear Medicine 2014;45(4):1063-1070.</w:t>
      </w:r>
      <w:bookmarkEnd w:id="15"/>
    </w:p>
    <w:p w14:paraId="25F7336D" w14:textId="77777777" w:rsidR="008A3003" w:rsidRPr="008A3003" w:rsidRDefault="008A3003" w:rsidP="00011078">
      <w:pPr>
        <w:pStyle w:val="EndNoteBibliography"/>
        <w:spacing w:after="0" w:line="480" w:lineRule="auto"/>
        <w:ind w:left="720" w:hanging="720"/>
      </w:pPr>
      <w:bookmarkStart w:id="16" w:name="_ENREF_8"/>
      <w:r w:rsidRPr="008A3003">
        <w:t>8.</w:t>
      </w:r>
      <w:r w:rsidRPr="008A3003">
        <w:tab/>
        <w:t>Carlos RC, Stanley JC, Stafford-Johnson D, Prince MR. Interobserver variability in the evaluation of chronic mesenteric ischemia with gadolinium-enhanced MR angiography. Acad Radiol 2001;8(9):879-887.</w:t>
      </w:r>
      <w:bookmarkEnd w:id="16"/>
    </w:p>
    <w:p w14:paraId="25394654" w14:textId="77777777" w:rsidR="008A3003" w:rsidRPr="008A3003" w:rsidRDefault="008A3003" w:rsidP="00011078">
      <w:pPr>
        <w:pStyle w:val="EndNoteBibliography"/>
        <w:spacing w:after="0" w:line="480" w:lineRule="auto"/>
        <w:ind w:left="720" w:hanging="720"/>
      </w:pPr>
      <w:bookmarkStart w:id="17" w:name="_ENREF_9"/>
      <w:r w:rsidRPr="008A3003">
        <w:t>9.</w:t>
      </w:r>
      <w:r w:rsidRPr="008A3003">
        <w:tab/>
        <w:t>Meaney JF, Prince MR, Nostrant TT, Stanley JC. Gadolinium-enhanced MR angiography of visceral arteries in patients with suspected chronic mesenteric ischemia. J Magn Reson Imaging 1997;7(1):171-176.</w:t>
      </w:r>
      <w:bookmarkEnd w:id="17"/>
    </w:p>
    <w:p w14:paraId="34B17449" w14:textId="77777777" w:rsidR="008A3003" w:rsidRPr="008A3003" w:rsidRDefault="008A3003" w:rsidP="00011078">
      <w:pPr>
        <w:pStyle w:val="EndNoteBibliography"/>
        <w:spacing w:after="0" w:line="480" w:lineRule="auto"/>
        <w:ind w:left="720" w:hanging="720"/>
      </w:pPr>
      <w:bookmarkStart w:id="18" w:name="_ENREF_10"/>
      <w:r w:rsidRPr="008A3003">
        <w:lastRenderedPageBreak/>
        <w:t>10.</w:t>
      </w:r>
      <w:r w:rsidRPr="008A3003">
        <w:tab/>
        <w:t>Zwolak RM, Fillinger MF, Walsh DB, et al. Mesenteric and celiac duplex scanning: a validation study. J Vasc Surg 1998;27(6):1078-1087; discussion 1088.</w:t>
      </w:r>
      <w:bookmarkEnd w:id="18"/>
    </w:p>
    <w:p w14:paraId="2F212ACA" w14:textId="77777777" w:rsidR="008A3003" w:rsidRPr="008A3003" w:rsidRDefault="008A3003" w:rsidP="00011078">
      <w:pPr>
        <w:pStyle w:val="EndNoteBibliography"/>
        <w:spacing w:after="0" w:line="480" w:lineRule="auto"/>
        <w:ind w:left="720" w:hanging="720"/>
      </w:pPr>
      <w:bookmarkStart w:id="19" w:name="_ENREF_11"/>
      <w:r w:rsidRPr="008A3003">
        <w:t>11.</w:t>
      </w:r>
      <w:r w:rsidRPr="008A3003">
        <w:tab/>
        <w:t>Muller AF. Role of duplex Doppler ultrasound in the assessment of patients with postprandial abdominal pain. Gut 1992;33(4):460-465.</w:t>
      </w:r>
      <w:bookmarkEnd w:id="19"/>
    </w:p>
    <w:p w14:paraId="330C7D64" w14:textId="77777777" w:rsidR="008A3003" w:rsidRPr="008A3003" w:rsidRDefault="008A3003" w:rsidP="00011078">
      <w:pPr>
        <w:pStyle w:val="EndNoteBibliography"/>
        <w:spacing w:after="0" w:line="480" w:lineRule="auto"/>
        <w:ind w:left="720" w:hanging="720"/>
      </w:pPr>
      <w:bookmarkStart w:id="20" w:name="_ENREF_12"/>
      <w:r w:rsidRPr="008A3003">
        <w:t>12.</w:t>
      </w:r>
      <w:r w:rsidRPr="008A3003">
        <w:tab/>
        <w:t>Gentile AT, Moneta GL, Lee RW, Masser PA, Taylor LM, Jr., Porter JM. Usefulness of fasting and postprandial duplex ultrasound examinations for predicting high-grade superior mesenteric artery stenosis. Am J Surg 1995;169(5):476-479.</w:t>
      </w:r>
      <w:bookmarkEnd w:id="20"/>
    </w:p>
    <w:p w14:paraId="3ECA88CC" w14:textId="77777777" w:rsidR="008A3003" w:rsidRPr="008A3003" w:rsidRDefault="008A3003" w:rsidP="00011078">
      <w:pPr>
        <w:pStyle w:val="EndNoteBibliography"/>
        <w:spacing w:after="0" w:line="480" w:lineRule="auto"/>
        <w:ind w:left="720" w:hanging="720"/>
      </w:pPr>
      <w:bookmarkStart w:id="21" w:name="_ENREF_13"/>
      <w:r w:rsidRPr="008A3003">
        <w:t>13.</w:t>
      </w:r>
      <w:r w:rsidRPr="008A3003">
        <w:tab/>
        <w:t>Sabba C, Ferraioli G, Sarin SK, Lerner E, Groszmann RJ, Taylor KJ. Feasibility spectrum for Doppler flowmetry of splanchnic vessels. In normal and cirrhotic populations. J Ultrasound Med 1990;9(12):705-710.</w:t>
      </w:r>
      <w:bookmarkEnd w:id="21"/>
    </w:p>
    <w:p w14:paraId="623BBBC4" w14:textId="77777777" w:rsidR="008A3003" w:rsidRPr="008A3003" w:rsidRDefault="008A3003" w:rsidP="00011078">
      <w:pPr>
        <w:pStyle w:val="EndNoteBibliography"/>
        <w:spacing w:after="0" w:line="480" w:lineRule="auto"/>
        <w:ind w:left="720" w:hanging="720"/>
      </w:pPr>
      <w:bookmarkStart w:id="22" w:name="_ENREF_14"/>
      <w:r w:rsidRPr="008A3003">
        <w:t>14.</w:t>
      </w:r>
      <w:r w:rsidRPr="008A3003">
        <w:tab/>
        <w:t>Li KC, Whitney WS, McDonnell CH, et al. Chronic mesenteric ischemia: evaluation with phase-contrast cine MR imaging. Radiology 1994;190(1):175-179.</w:t>
      </w:r>
      <w:bookmarkEnd w:id="22"/>
    </w:p>
    <w:p w14:paraId="5419A941" w14:textId="77777777" w:rsidR="008A3003" w:rsidRPr="008A3003" w:rsidRDefault="008A3003" w:rsidP="00011078">
      <w:pPr>
        <w:pStyle w:val="EndNoteBibliography"/>
        <w:spacing w:after="0" w:line="480" w:lineRule="auto"/>
        <w:ind w:left="720" w:hanging="720"/>
      </w:pPr>
      <w:bookmarkStart w:id="23" w:name="_ENREF_15"/>
      <w:r w:rsidRPr="008A3003">
        <w:t>15.</w:t>
      </w:r>
      <w:r w:rsidRPr="008A3003">
        <w:tab/>
        <w:t>Burkart DJ, Johnson CD, Reading CC, Ehman RL. MR measurements of mesenteric venous flow: prospective evaluation in healthy volunteers and patients with suspected chronic mesenteric ischemia. Radiology 1995;194(3):801-806.</w:t>
      </w:r>
      <w:bookmarkEnd w:id="23"/>
    </w:p>
    <w:p w14:paraId="30DC7ABA" w14:textId="77777777" w:rsidR="008A3003" w:rsidRPr="008A3003" w:rsidRDefault="008A3003" w:rsidP="00011078">
      <w:pPr>
        <w:pStyle w:val="EndNoteBibliography"/>
        <w:spacing w:after="0" w:line="480" w:lineRule="auto"/>
        <w:ind w:left="720" w:hanging="720"/>
      </w:pPr>
      <w:bookmarkStart w:id="24" w:name="_ENREF_16"/>
      <w:r w:rsidRPr="008A3003">
        <w:t>16.</w:t>
      </w:r>
      <w:r w:rsidRPr="008A3003">
        <w:tab/>
        <w:t>Li KC, Hopkins KL, Dalman RL, Song CK. Simultaneous measurement of flow in the superior mesenteric vein and artery with cine phase-contrast MR imaging: value in diagnosis of chronic mesenteric ischemia. Work in progress. Radiology 1995;194(2):327-330.</w:t>
      </w:r>
      <w:bookmarkEnd w:id="24"/>
    </w:p>
    <w:p w14:paraId="072B370D" w14:textId="77777777" w:rsidR="008A3003" w:rsidRPr="008A3003" w:rsidRDefault="008A3003" w:rsidP="00011078">
      <w:pPr>
        <w:pStyle w:val="EndNoteBibliography"/>
        <w:spacing w:after="0" w:line="480" w:lineRule="auto"/>
        <w:ind w:left="720" w:hanging="720"/>
      </w:pPr>
      <w:bookmarkStart w:id="25" w:name="_ENREF_17"/>
      <w:r w:rsidRPr="008A3003">
        <w:t>17.</w:t>
      </w:r>
      <w:r w:rsidRPr="008A3003">
        <w:tab/>
        <w:t>Dalman RL, Li KC, Moon WK, Chen I, Zarins CK. Diminished postprandial hyperemia in patients with aortic and mesenteric arterial occlusive disease. Quantification by magnetic resonance flow imaging. Circulation 1996;94(9 Suppl):Ii206-210.</w:t>
      </w:r>
      <w:bookmarkEnd w:id="25"/>
    </w:p>
    <w:p w14:paraId="2C96FE95" w14:textId="77777777" w:rsidR="008A3003" w:rsidRPr="008A3003" w:rsidRDefault="008A3003" w:rsidP="00011078">
      <w:pPr>
        <w:pStyle w:val="EndNoteBibliography"/>
        <w:spacing w:after="0" w:line="480" w:lineRule="auto"/>
        <w:ind w:left="720" w:hanging="720"/>
      </w:pPr>
      <w:bookmarkStart w:id="26" w:name="_ENREF_18"/>
      <w:r w:rsidRPr="008A3003">
        <w:lastRenderedPageBreak/>
        <w:t>18.</w:t>
      </w:r>
      <w:r w:rsidRPr="008A3003">
        <w:tab/>
        <w:t>Roldan-Alzate A, Francois CJ, Wieben O, Reeder SB. Emerging Applications of Abdominal 4D Flow MRI. AJR Am J Roentgenol 2016;207(1):58-66.</w:t>
      </w:r>
      <w:bookmarkEnd w:id="26"/>
    </w:p>
    <w:p w14:paraId="3E2465DD" w14:textId="77777777" w:rsidR="008A3003" w:rsidRPr="008A3003" w:rsidRDefault="008A3003" w:rsidP="00011078">
      <w:pPr>
        <w:pStyle w:val="EndNoteBibliography"/>
        <w:spacing w:after="0" w:line="480" w:lineRule="auto"/>
        <w:ind w:left="720" w:hanging="720"/>
      </w:pPr>
      <w:bookmarkStart w:id="27" w:name="_ENREF_19"/>
      <w:r w:rsidRPr="008A3003">
        <w:t>19.</w:t>
      </w:r>
      <w:r w:rsidRPr="008A3003">
        <w:tab/>
        <w:t>Roldan-Alzate A, Frydrychowicz A, Said A, et al. Impaired regulation of portal venous flow in response to a meal challenge as quantified by 4D flow MRI. J Magn Reson Imaging 2015;42(4):1009-1017.</w:t>
      </w:r>
      <w:bookmarkEnd w:id="27"/>
    </w:p>
    <w:p w14:paraId="261FB25C" w14:textId="77777777" w:rsidR="008A3003" w:rsidRPr="008A3003" w:rsidRDefault="008A3003" w:rsidP="00011078">
      <w:pPr>
        <w:pStyle w:val="EndNoteBibliography"/>
        <w:spacing w:after="0" w:line="480" w:lineRule="auto"/>
        <w:ind w:left="720" w:hanging="720"/>
      </w:pPr>
      <w:bookmarkStart w:id="28" w:name="_ENREF_20"/>
      <w:r w:rsidRPr="008A3003">
        <w:t>20.</w:t>
      </w:r>
      <w:r w:rsidRPr="008A3003">
        <w:tab/>
        <w:t>Someya N, Endo MY, Fukuba Y, Hayashi N. Blood flow responses in celiac and superior mesenteric arteries in the initial phase of digestion. Am J Physiol Regul Integr Comp Physiol 2008;294(6):R1790-1796.</w:t>
      </w:r>
      <w:bookmarkEnd w:id="28"/>
    </w:p>
    <w:p w14:paraId="4FED3937" w14:textId="77777777" w:rsidR="008A3003" w:rsidRPr="008A3003" w:rsidRDefault="008A3003" w:rsidP="00011078">
      <w:pPr>
        <w:pStyle w:val="EndNoteBibliography"/>
        <w:spacing w:after="0" w:line="480" w:lineRule="auto"/>
        <w:ind w:left="720" w:hanging="720"/>
      </w:pPr>
      <w:bookmarkStart w:id="29" w:name="_ENREF_21"/>
      <w:r w:rsidRPr="008A3003">
        <w:t>21.</w:t>
      </w:r>
      <w:r w:rsidRPr="008A3003">
        <w:tab/>
        <w:t>Gu T, Korosec FR, Block WF, et al. PC VIPR: a high-speed 3D phase-contrast method for flow quantification and high-resolution angiography. AJNR Am J Neuroradiol 2005;26(4):743-749.</w:t>
      </w:r>
      <w:bookmarkEnd w:id="29"/>
    </w:p>
    <w:p w14:paraId="7D62D3CC" w14:textId="77777777" w:rsidR="008A3003" w:rsidRPr="008A3003" w:rsidRDefault="008A3003" w:rsidP="00011078">
      <w:pPr>
        <w:pStyle w:val="EndNoteBibliography"/>
        <w:spacing w:after="0" w:line="480" w:lineRule="auto"/>
        <w:ind w:left="720" w:hanging="720"/>
      </w:pPr>
      <w:bookmarkStart w:id="30" w:name="_ENREF_22"/>
      <w:r w:rsidRPr="008A3003">
        <w:t>22.</w:t>
      </w:r>
      <w:r w:rsidRPr="008A3003">
        <w:tab/>
        <w:t>Johnson KM, Markl M. Improved SNR in phase contrast velocimetry with five-point balanced flow encoding. Magn Reson Med 2010;63(2):349-355.</w:t>
      </w:r>
      <w:bookmarkEnd w:id="30"/>
    </w:p>
    <w:p w14:paraId="79A7BF66" w14:textId="77777777" w:rsidR="008A3003" w:rsidRPr="008A3003" w:rsidRDefault="008A3003" w:rsidP="00011078">
      <w:pPr>
        <w:pStyle w:val="EndNoteBibliography"/>
        <w:spacing w:after="0" w:line="480" w:lineRule="auto"/>
        <w:ind w:left="720" w:hanging="720"/>
      </w:pPr>
      <w:bookmarkStart w:id="31" w:name="_ENREF_23"/>
      <w:r w:rsidRPr="008A3003">
        <w:t>23.</w:t>
      </w:r>
      <w:r w:rsidRPr="008A3003">
        <w:tab/>
        <w:t>Liu J, Redmond MJ, Brodsky EK, et al. Generation and visualization of four-dimensional MR angiography data using an undersampled 3-D projection trajectory. IEEE Trans Med Imaging 2006;25(2):148-157.</w:t>
      </w:r>
      <w:bookmarkEnd w:id="31"/>
    </w:p>
    <w:p w14:paraId="0B051079" w14:textId="77777777" w:rsidR="008A3003" w:rsidRPr="008A3003" w:rsidRDefault="008A3003" w:rsidP="00011078">
      <w:pPr>
        <w:pStyle w:val="EndNoteBibliography"/>
        <w:spacing w:after="0" w:line="480" w:lineRule="auto"/>
        <w:ind w:left="720" w:hanging="720"/>
      </w:pPr>
      <w:bookmarkStart w:id="32" w:name="_ENREF_24"/>
      <w:r w:rsidRPr="008A3003">
        <w:t>24.</w:t>
      </w:r>
      <w:r w:rsidRPr="008A3003">
        <w:tab/>
        <w:t>Walker PG, Cranney GB, Scheidegger MB, Waseleski G, Pohost GM, Yoganathan AP. Semiautomated method for noise reduction and background phase error correction in MR phase velocity data. J Magn Reson Imaging 1993;3(3):521-530.</w:t>
      </w:r>
      <w:bookmarkEnd w:id="32"/>
    </w:p>
    <w:p w14:paraId="71D4A086" w14:textId="77777777" w:rsidR="008A3003" w:rsidRPr="008A3003" w:rsidRDefault="008A3003" w:rsidP="00011078">
      <w:pPr>
        <w:pStyle w:val="EndNoteBibliography"/>
        <w:spacing w:after="0" w:line="480" w:lineRule="auto"/>
        <w:ind w:left="720" w:hanging="720"/>
      </w:pPr>
      <w:bookmarkStart w:id="33" w:name="_ENREF_25"/>
      <w:r w:rsidRPr="008A3003">
        <w:t>25.</w:t>
      </w:r>
      <w:r w:rsidRPr="008A3003">
        <w:tab/>
        <w:t>Stalder AF, Russe MF, Frydrychowicz A, Bock J, Hennig J, Markl M. Quantitative 2D and 3D phase contrast MRI: optimized analysis of blood flow and vessel wall parameters. Magn Reson Med 2008;60(5):1218-1231.</w:t>
      </w:r>
      <w:bookmarkEnd w:id="33"/>
    </w:p>
    <w:p w14:paraId="6B5DFDC5" w14:textId="77777777" w:rsidR="008A3003" w:rsidRPr="008A3003" w:rsidRDefault="008A3003" w:rsidP="00011078">
      <w:pPr>
        <w:pStyle w:val="EndNoteBibliography"/>
        <w:spacing w:after="0" w:line="480" w:lineRule="auto"/>
        <w:ind w:left="720" w:hanging="720"/>
      </w:pPr>
      <w:bookmarkStart w:id="34" w:name="_ENREF_26"/>
      <w:r w:rsidRPr="008A3003">
        <w:lastRenderedPageBreak/>
        <w:t>26.</w:t>
      </w:r>
      <w:r w:rsidRPr="008A3003">
        <w:tab/>
        <w:t>Burkart DJ, Johnson CD, Ehman RL. Correlation of arterial and venous blood flow in the mesenteric system based on MR findings. 1993 ARRS Executive Council Award. AJR Am J Roentgenol 1993;161(6):1279-1282.</w:t>
      </w:r>
      <w:bookmarkEnd w:id="34"/>
    </w:p>
    <w:p w14:paraId="3B799E20" w14:textId="77777777" w:rsidR="008A3003" w:rsidRPr="008A3003" w:rsidRDefault="008A3003" w:rsidP="00011078">
      <w:pPr>
        <w:pStyle w:val="EndNoteBibliography"/>
        <w:spacing w:after="0" w:line="480" w:lineRule="auto"/>
        <w:ind w:left="720" w:hanging="720"/>
      </w:pPr>
      <w:bookmarkStart w:id="35" w:name="_ENREF_27"/>
      <w:r w:rsidRPr="008A3003">
        <w:t>27.</w:t>
      </w:r>
      <w:r w:rsidRPr="008A3003">
        <w:tab/>
        <w:t>Burkart DJ, Johnson CD, Morton MJ, Wolf RL, Ehman RL. Volumetric flow rates in the portal venous system: measurement with cine phase-contrast MR imaging. AJR Am J Roentgenol 1993;160(5):1113-1118.</w:t>
      </w:r>
      <w:bookmarkEnd w:id="35"/>
    </w:p>
    <w:p w14:paraId="046BF2C4" w14:textId="77777777" w:rsidR="008A3003" w:rsidRPr="008A3003" w:rsidRDefault="008A3003" w:rsidP="00011078">
      <w:pPr>
        <w:pStyle w:val="EndNoteBibliography"/>
        <w:spacing w:after="0" w:line="480" w:lineRule="auto"/>
        <w:ind w:left="720" w:hanging="720"/>
      </w:pPr>
      <w:bookmarkStart w:id="36" w:name="_ENREF_28"/>
      <w:r w:rsidRPr="008A3003">
        <w:t>28.</w:t>
      </w:r>
      <w:r w:rsidRPr="008A3003">
        <w:tab/>
        <w:t>Moriyasu F, Ban N, Nishida O, et al. Clinical application of an ultrasonic duplex system in the quantitative measurement of portal blood flow. J Clin Ultrasound 1986;14(8):579-588.</w:t>
      </w:r>
      <w:bookmarkEnd w:id="36"/>
    </w:p>
    <w:p w14:paraId="72AE580D" w14:textId="77777777" w:rsidR="008A3003" w:rsidRPr="008A3003" w:rsidRDefault="008A3003" w:rsidP="00011078">
      <w:pPr>
        <w:pStyle w:val="EndNoteBibliography"/>
        <w:spacing w:after="0" w:line="480" w:lineRule="auto"/>
        <w:ind w:left="720" w:hanging="720"/>
      </w:pPr>
      <w:bookmarkStart w:id="37" w:name="_ENREF_29"/>
      <w:r w:rsidRPr="008A3003">
        <w:t>29.</w:t>
      </w:r>
      <w:r w:rsidRPr="008A3003">
        <w:tab/>
        <w:t>Cohen J. Statistical power analysis for the behavioral sciences. Hillsdale, N.J.: L. Erlbaum Associates: 1988.</w:t>
      </w:r>
      <w:bookmarkEnd w:id="37"/>
    </w:p>
    <w:p w14:paraId="0A3D0179" w14:textId="77777777" w:rsidR="008A3003" w:rsidRPr="008A3003" w:rsidRDefault="008A3003" w:rsidP="00011078">
      <w:pPr>
        <w:pStyle w:val="EndNoteBibliography"/>
        <w:spacing w:after="0" w:line="480" w:lineRule="auto"/>
        <w:ind w:left="720" w:hanging="720"/>
      </w:pPr>
      <w:bookmarkStart w:id="38" w:name="_ENREF_30"/>
      <w:r w:rsidRPr="008A3003">
        <w:t>30.</w:t>
      </w:r>
      <w:r w:rsidRPr="008A3003">
        <w:tab/>
        <w:t>Les AS, Yeung JJ, Schultz GM, Herfkens RJ, Dalman RL, Taylor CA. Supraceliac and Infrarenal Aortic Flow in Patients with Abdominal Aortic Aneurysms: Mean Flows, Waveforms, and Allometric Scaling Relationships. Cardiovasc Eng Technol 2010;1(1).</w:t>
      </w:r>
      <w:bookmarkEnd w:id="38"/>
    </w:p>
    <w:p w14:paraId="159D2249" w14:textId="77777777" w:rsidR="008A3003" w:rsidRPr="008A3003" w:rsidRDefault="008A3003" w:rsidP="00011078">
      <w:pPr>
        <w:pStyle w:val="EndNoteBibliography"/>
        <w:spacing w:after="0" w:line="480" w:lineRule="auto"/>
        <w:ind w:left="720" w:hanging="720"/>
      </w:pPr>
      <w:bookmarkStart w:id="39" w:name="_ENREF_31"/>
      <w:r w:rsidRPr="008A3003">
        <w:t>31.</w:t>
      </w:r>
      <w:r w:rsidRPr="008A3003">
        <w:tab/>
        <w:t>Taylor CA, Cheng CP, Espinosa LA, Tang BT, Parker D, Herfkens RJ. In vivo quantification of blood flow and wall shear stress in the human abdominal aorta during lower limb exercise. Ann Biomed Eng 2002;30(3):402-408.</w:t>
      </w:r>
      <w:bookmarkEnd w:id="39"/>
    </w:p>
    <w:p w14:paraId="46F2864E" w14:textId="77777777" w:rsidR="008A3003" w:rsidRPr="008A3003" w:rsidRDefault="008A3003" w:rsidP="00011078">
      <w:pPr>
        <w:pStyle w:val="EndNoteBibliography"/>
        <w:spacing w:after="0" w:line="480" w:lineRule="auto"/>
        <w:ind w:left="720" w:hanging="720"/>
      </w:pPr>
      <w:bookmarkStart w:id="40" w:name="_ENREF_32"/>
      <w:r w:rsidRPr="008A3003">
        <w:t>32.</w:t>
      </w:r>
      <w:r w:rsidRPr="008A3003">
        <w:tab/>
        <w:t>Sieber C, Beglinger C, Jaeger K, Hildebrand P, Stalder GA. Regulation of postprandial mesenteric blood flow in humans: evidence for a cholinergic nervous reflex. Gut 1991;32(4):361-366.</w:t>
      </w:r>
      <w:bookmarkEnd w:id="40"/>
    </w:p>
    <w:p w14:paraId="73F7DA2E" w14:textId="77777777" w:rsidR="008A3003" w:rsidRPr="008A3003" w:rsidRDefault="008A3003" w:rsidP="00011078">
      <w:pPr>
        <w:pStyle w:val="EndNoteBibliography"/>
        <w:spacing w:after="0" w:line="480" w:lineRule="auto"/>
        <w:ind w:left="720" w:hanging="720"/>
      </w:pPr>
      <w:bookmarkStart w:id="41" w:name="_ENREF_33"/>
      <w:r w:rsidRPr="008A3003">
        <w:t>33.</w:t>
      </w:r>
      <w:r w:rsidRPr="008A3003">
        <w:tab/>
        <w:t>Moneta GL, Taylor DC, Helton WS, Mulholland MW, Strandness DE, Jr. Duplex ultrasound measurement of postprandial intestinal blood flow: effect of meal composition. Gastroenterology 1988;95(5):1294-1301.</w:t>
      </w:r>
      <w:bookmarkEnd w:id="41"/>
    </w:p>
    <w:p w14:paraId="1E393C21" w14:textId="77777777" w:rsidR="008A3003" w:rsidRPr="008A3003" w:rsidRDefault="008A3003" w:rsidP="00011078">
      <w:pPr>
        <w:pStyle w:val="EndNoteBibliography"/>
        <w:spacing w:after="0" w:line="480" w:lineRule="auto"/>
        <w:ind w:left="720" w:hanging="720"/>
      </w:pPr>
      <w:bookmarkStart w:id="42" w:name="_ENREF_34"/>
      <w:r w:rsidRPr="008A3003">
        <w:lastRenderedPageBreak/>
        <w:t>34.</w:t>
      </w:r>
      <w:r w:rsidRPr="008A3003">
        <w:tab/>
        <w:t>Cooper AM, Braatvedt GD, Qamar MI, et al. Fasting and post-prandial splanchnic blood flow is reduced by a somatostatin analogue (octreotide) in man. Clin Sci (Lond) 1991;81(2):169-175.</w:t>
      </w:r>
      <w:bookmarkEnd w:id="42"/>
    </w:p>
    <w:p w14:paraId="2C15F049" w14:textId="77777777" w:rsidR="008A3003" w:rsidRPr="008A3003" w:rsidRDefault="008A3003" w:rsidP="00011078">
      <w:pPr>
        <w:pStyle w:val="EndNoteBibliography"/>
        <w:spacing w:after="0" w:line="480" w:lineRule="auto"/>
        <w:ind w:left="720" w:hanging="720"/>
      </w:pPr>
      <w:bookmarkStart w:id="43" w:name="_ENREF_35"/>
      <w:r w:rsidRPr="008A3003">
        <w:t>35.</w:t>
      </w:r>
      <w:r w:rsidRPr="008A3003">
        <w:tab/>
        <w:t>Nishida O, Moriyasu F, Nakamura T, et al. Interrelationship between splenic and superior mesenteric venous circulation manifested by transient splenic arterial occlusion using a balloon catheter. Hepatology 1987;7(3):442-446.</w:t>
      </w:r>
      <w:bookmarkEnd w:id="43"/>
    </w:p>
    <w:p w14:paraId="5A440BAB" w14:textId="77777777" w:rsidR="008A3003" w:rsidRPr="008A3003" w:rsidRDefault="008A3003" w:rsidP="00011078">
      <w:pPr>
        <w:pStyle w:val="EndNoteBibliography"/>
        <w:spacing w:after="0" w:line="480" w:lineRule="auto"/>
        <w:ind w:left="720" w:hanging="720"/>
      </w:pPr>
      <w:bookmarkStart w:id="44" w:name="_ENREF_36"/>
      <w:r w:rsidRPr="008A3003">
        <w:t>36.</w:t>
      </w:r>
      <w:r w:rsidRPr="008A3003">
        <w:tab/>
        <w:t>Gaiani S, Bolondi L, Bassi SL, Santi V, Zironi G, Barbara L. Effect of meal on portal hemodynamics in healthy humans and in patients with chronic liver disease. Hepatology 1989;9(6):815-819.</w:t>
      </w:r>
      <w:bookmarkEnd w:id="44"/>
    </w:p>
    <w:p w14:paraId="4023F8F1" w14:textId="77777777" w:rsidR="008A3003" w:rsidRPr="008A3003" w:rsidRDefault="008A3003" w:rsidP="00011078">
      <w:pPr>
        <w:pStyle w:val="EndNoteBibliography"/>
        <w:spacing w:after="0" w:line="480" w:lineRule="auto"/>
        <w:ind w:left="720" w:hanging="720"/>
      </w:pPr>
      <w:bookmarkStart w:id="45" w:name="_ENREF_37"/>
      <w:r w:rsidRPr="008A3003">
        <w:t>37.</w:t>
      </w:r>
      <w:r w:rsidRPr="008A3003">
        <w:tab/>
        <w:t>Francois CJ, Lum DP, Johnson KM, et al. Renal arteries: isotropic, high-spatial-resolution, unenhanced MR angiography with three-dimensional radial phase contrast. Radiology 2011;258(1):254-260.</w:t>
      </w:r>
      <w:bookmarkEnd w:id="45"/>
    </w:p>
    <w:p w14:paraId="410D519B" w14:textId="77777777" w:rsidR="008A3003" w:rsidRPr="008A3003" w:rsidRDefault="008A3003" w:rsidP="00011078">
      <w:pPr>
        <w:pStyle w:val="EndNoteBibliography"/>
        <w:spacing w:after="0" w:line="480" w:lineRule="auto"/>
        <w:ind w:left="720" w:hanging="720"/>
      </w:pPr>
      <w:bookmarkStart w:id="46" w:name="_ENREF_38"/>
      <w:r w:rsidRPr="008A3003">
        <w:t>38.</w:t>
      </w:r>
      <w:r w:rsidRPr="008A3003">
        <w:tab/>
        <w:t>Wasser MN, Geelkerken RH, Kouwenhoven M, et al. Systolically gated 3D phase contrast MRA of mesenteric arteries in suspected mesenteric ischemia. J Comput Assist Tomogr 1996;20(2):262-268.</w:t>
      </w:r>
      <w:bookmarkEnd w:id="46"/>
    </w:p>
    <w:p w14:paraId="2B026DFC" w14:textId="77777777" w:rsidR="008A3003" w:rsidRPr="008A3003" w:rsidRDefault="008A3003" w:rsidP="00011078">
      <w:pPr>
        <w:pStyle w:val="EndNoteBibliography"/>
        <w:spacing w:after="0" w:line="480" w:lineRule="auto"/>
        <w:ind w:left="720" w:hanging="720"/>
      </w:pPr>
      <w:bookmarkStart w:id="47" w:name="_ENREF_39"/>
      <w:r w:rsidRPr="008A3003">
        <w:t>39.</w:t>
      </w:r>
      <w:r w:rsidRPr="008A3003">
        <w:tab/>
        <w:t>Waaler BA, Eriksen M, Toska K. The effect of meal size on postprandial increase in cardiac output. Acta Physiol Scand 1991;142(1):33-39.</w:t>
      </w:r>
      <w:bookmarkEnd w:id="47"/>
    </w:p>
    <w:p w14:paraId="374C567D" w14:textId="77777777" w:rsidR="008A3003" w:rsidRPr="008A3003" w:rsidRDefault="008A3003" w:rsidP="00011078">
      <w:pPr>
        <w:pStyle w:val="EndNoteBibliography"/>
        <w:spacing w:line="480" w:lineRule="auto"/>
        <w:ind w:left="720" w:hanging="720"/>
      </w:pPr>
      <w:bookmarkStart w:id="48" w:name="_ENREF_40"/>
      <w:r w:rsidRPr="008A3003">
        <w:t>40.</w:t>
      </w:r>
      <w:r w:rsidRPr="008A3003">
        <w:tab/>
        <w:t>Poole JW, Sammartano RJ, Boley SJ. Hemodynamic basis of the pain of chronic mesenteric ischemia. Am J Surg 1987;153(2):171-176.</w:t>
      </w:r>
      <w:bookmarkEnd w:id="48"/>
    </w:p>
    <w:p w14:paraId="703F060C" w14:textId="60083E56" w:rsidR="00BD469E" w:rsidRPr="00BD469E" w:rsidRDefault="00BD07AE" w:rsidP="00011078">
      <w:pPr>
        <w:spacing w:line="480" w:lineRule="auto"/>
        <w:jc w:val="both"/>
      </w:pPr>
      <w:r>
        <w:fldChar w:fldCharType="end"/>
      </w:r>
    </w:p>
    <w:p w14:paraId="40ABDF7E" w14:textId="77777777" w:rsidR="00BD469E" w:rsidRDefault="00BD469E" w:rsidP="0010651C">
      <w:pPr>
        <w:jc w:val="both"/>
        <w:rPr>
          <w:rFonts w:eastAsiaTheme="majorEastAsia" w:cstheme="majorBidi"/>
          <w:b/>
          <w:sz w:val="28"/>
          <w:szCs w:val="32"/>
        </w:rPr>
      </w:pPr>
      <w:r>
        <w:br w:type="page"/>
      </w:r>
    </w:p>
    <w:p w14:paraId="43876A2E" w14:textId="367D3CDA" w:rsidR="00BD469E" w:rsidRDefault="00CA5AE8" w:rsidP="00BD469E">
      <w:pPr>
        <w:pStyle w:val="Heading1"/>
      </w:pPr>
      <w:bookmarkStart w:id="49" w:name="_Tables:"/>
      <w:bookmarkEnd w:id="49"/>
      <w:r>
        <w:lastRenderedPageBreak/>
        <w:t>Tables:</w:t>
      </w:r>
    </w:p>
    <w:p w14:paraId="7D94438B" w14:textId="77777777" w:rsidR="00797BCE" w:rsidRPr="00797BCE" w:rsidRDefault="00797BCE" w:rsidP="00797BCE"/>
    <w:tbl>
      <w:tblPr>
        <w:tblStyle w:val="TableGrid"/>
        <w:tblW w:w="0" w:type="auto"/>
        <w:jc w:val="center"/>
        <w:tblLook w:val="04A0" w:firstRow="1" w:lastRow="0" w:firstColumn="1" w:lastColumn="0" w:noHBand="0" w:noVBand="1"/>
      </w:tblPr>
      <w:tblGrid>
        <w:gridCol w:w="1710"/>
        <w:gridCol w:w="2016"/>
        <w:gridCol w:w="2016"/>
        <w:gridCol w:w="2358"/>
      </w:tblGrid>
      <w:tr w:rsidR="0044270F" w14:paraId="39BA92E0" w14:textId="77777777" w:rsidTr="005953B1">
        <w:trPr>
          <w:trHeight w:val="792"/>
          <w:jc w:val="center"/>
        </w:trPr>
        <w:tc>
          <w:tcPr>
            <w:tcW w:w="8100" w:type="dxa"/>
            <w:gridSpan w:val="4"/>
            <w:vAlign w:val="center"/>
          </w:tcPr>
          <w:p w14:paraId="773B51B5" w14:textId="201B4E35" w:rsidR="0044270F" w:rsidRPr="004B2368" w:rsidRDefault="0044270F" w:rsidP="0044270F">
            <w:pPr>
              <w:jc w:val="center"/>
            </w:pPr>
            <w:r w:rsidRPr="007973D9">
              <w:rPr>
                <w:b/>
                <w:sz w:val="28"/>
                <w:szCs w:val="22"/>
              </w:rPr>
              <w:t>Table 1:  Average Preprandial Volumetric Flow Rates (mL/min/kg)</w:t>
            </w:r>
          </w:p>
        </w:tc>
      </w:tr>
      <w:tr w:rsidR="0044270F" w14:paraId="36EAB42B" w14:textId="77777777" w:rsidTr="005953B1">
        <w:trPr>
          <w:trHeight w:val="461"/>
          <w:jc w:val="center"/>
        </w:trPr>
        <w:tc>
          <w:tcPr>
            <w:tcW w:w="1710" w:type="dxa"/>
            <w:tcBorders>
              <w:bottom w:val="single" w:sz="12" w:space="0" w:color="auto"/>
              <w:right w:val="nil"/>
            </w:tcBorders>
            <w:vAlign w:val="center"/>
          </w:tcPr>
          <w:p w14:paraId="45A17A9C" w14:textId="210B9FE3" w:rsidR="004B2368" w:rsidRPr="0044270F" w:rsidRDefault="004B2368" w:rsidP="0044270F">
            <w:pPr>
              <w:jc w:val="center"/>
              <w:rPr>
                <w:sz w:val="22"/>
                <w:szCs w:val="22"/>
              </w:rPr>
            </w:pPr>
          </w:p>
        </w:tc>
        <w:tc>
          <w:tcPr>
            <w:tcW w:w="2016" w:type="dxa"/>
            <w:tcBorders>
              <w:left w:val="nil"/>
              <w:bottom w:val="single" w:sz="12" w:space="0" w:color="auto"/>
              <w:right w:val="nil"/>
            </w:tcBorders>
            <w:vAlign w:val="center"/>
          </w:tcPr>
          <w:p w14:paraId="5EE98757" w14:textId="4E2616D9" w:rsidR="004B2368" w:rsidRPr="007973D9" w:rsidRDefault="004B2368" w:rsidP="0044270F">
            <w:pPr>
              <w:jc w:val="center"/>
              <w:rPr>
                <w:b/>
                <w:bCs/>
                <w:sz w:val="22"/>
                <w:szCs w:val="22"/>
              </w:rPr>
            </w:pPr>
            <w:r w:rsidRPr="007973D9">
              <w:rPr>
                <w:b/>
                <w:bCs/>
                <w:sz w:val="22"/>
                <w:szCs w:val="22"/>
              </w:rPr>
              <w:t>Control</w:t>
            </w:r>
          </w:p>
        </w:tc>
        <w:tc>
          <w:tcPr>
            <w:tcW w:w="2016" w:type="dxa"/>
            <w:tcBorders>
              <w:left w:val="nil"/>
              <w:bottom w:val="single" w:sz="12" w:space="0" w:color="auto"/>
              <w:right w:val="nil"/>
            </w:tcBorders>
            <w:vAlign w:val="center"/>
          </w:tcPr>
          <w:p w14:paraId="3FF9F82F" w14:textId="26476657" w:rsidR="004B2368" w:rsidRPr="007973D9" w:rsidRDefault="004B2368" w:rsidP="0044270F">
            <w:pPr>
              <w:jc w:val="center"/>
              <w:rPr>
                <w:b/>
                <w:bCs/>
                <w:sz w:val="22"/>
                <w:szCs w:val="22"/>
              </w:rPr>
            </w:pPr>
            <w:r w:rsidRPr="007973D9">
              <w:rPr>
                <w:b/>
                <w:bCs/>
                <w:sz w:val="22"/>
                <w:szCs w:val="22"/>
              </w:rPr>
              <w:t>CMI-</w:t>
            </w:r>
          </w:p>
        </w:tc>
        <w:tc>
          <w:tcPr>
            <w:tcW w:w="2358" w:type="dxa"/>
            <w:tcBorders>
              <w:left w:val="nil"/>
              <w:bottom w:val="single" w:sz="12" w:space="0" w:color="auto"/>
            </w:tcBorders>
            <w:vAlign w:val="center"/>
          </w:tcPr>
          <w:p w14:paraId="73B30C45" w14:textId="1C2DD37A" w:rsidR="004B2368" w:rsidRPr="007973D9" w:rsidRDefault="004B2368" w:rsidP="0044270F">
            <w:pPr>
              <w:jc w:val="center"/>
              <w:rPr>
                <w:b/>
                <w:bCs/>
                <w:sz w:val="22"/>
                <w:szCs w:val="22"/>
              </w:rPr>
            </w:pPr>
            <w:r w:rsidRPr="007973D9">
              <w:rPr>
                <w:b/>
                <w:bCs/>
                <w:sz w:val="22"/>
                <w:szCs w:val="22"/>
              </w:rPr>
              <w:t>CMI+</w:t>
            </w:r>
          </w:p>
        </w:tc>
      </w:tr>
      <w:tr w:rsidR="0044270F" w14:paraId="599F7200" w14:textId="77777777" w:rsidTr="005953B1">
        <w:trPr>
          <w:trHeight w:val="461"/>
          <w:jc w:val="center"/>
        </w:trPr>
        <w:tc>
          <w:tcPr>
            <w:tcW w:w="1710" w:type="dxa"/>
            <w:tcBorders>
              <w:top w:val="single" w:sz="12" w:space="0" w:color="auto"/>
              <w:bottom w:val="nil"/>
              <w:right w:val="nil"/>
            </w:tcBorders>
            <w:vAlign w:val="center"/>
          </w:tcPr>
          <w:p w14:paraId="650EAE42" w14:textId="2516A7D1" w:rsidR="004B2368" w:rsidRPr="007973D9" w:rsidRDefault="004B2368" w:rsidP="004B2368">
            <w:pPr>
              <w:jc w:val="center"/>
              <w:rPr>
                <w:b/>
                <w:bCs/>
                <w:sz w:val="22"/>
                <w:szCs w:val="22"/>
              </w:rPr>
            </w:pPr>
            <w:r w:rsidRPr="007973D9">
              <w:rPr>
                <w:b/>
                <w:bCs/>
                <w:sz w:val="22"/>
                <w:szCs w:val="22"/>
              </w:rPr>
              <w:t>SCAo</w:t>
            </w:r>
          </w:p>
        </w:tc>
        <w:tc>
          <w:tcPr>
            <w:tcW w:w="2016" w:type="dxa"/>
            <w:tcBorders>
              <w:top w:val="single" w:sz="12" w:space="0" w:color="auto"/>
              <w:left w:val="nil"/>
              <w:bottom w:val="nil"/>
              <w:right w:val="nil"/>
            </w:tcBorders>
            <w:vAlign w:val="center"/>
          </w:tcPr>
          <w:p w14:paraId="7F40159B" w14:textId="5CCAB9BD" w:rsidR="004B2368" w:rsidRPr="0044270F" w:rsidRDefault="004B2368" w:rsidP="004B2368">
            <w:pPr>
              <w:jc w:val="center"/>
              <w:rPr>
                <w:sz w:val="22"/>
                <w:szCs w:val="22"/>
              </w:rPr>
            </w:pPr>
            <w:r w:rsidRPr="0044270F">
              <w:rPr>
                <w:sz w:val="22"/>
                <w:szCs w:val="22"/>
              </w:rPr>
              <w:t>48.2 ± 17.6</w:t>
            </w:r>
          </w:p>
        </w:tc>
        <w:tc>
          <w:tcPr>
            <w:tcW w:w="2016" w:type="dxa"/>
            <w:tcBorders>
              <w:top w:val="single" w:sz="12" w:space="0" w:color="auto"/>
              <w:left w:val="nil"/>
              <w:bottom w:val="nil"/>
              <w:right w:val="nil"/>
            </w:tcBorders>
            <w:vAlign w:val="center"/>
          </w:tcPr>
          <w:p w14:paraId="5889D045" w14:textId="61601EEB" w:rsidR="004B2368" w:rsidRPr="0044270F" w:rsidRDefault="004B2368" w:rsidP="004B2368">
            <w:pPr>
              <w:jc w:val="center"/>
              <w:rPr>
                <w:sz w:val="22"/>
                <w:szCs w:val="22"/>
              </w:rPr>
            </w:pPr>
            <w:r w:rsidRPr="0044270F">
              <w:rPr>
                <w:sz w:val="22"/>
                <w:szCs w:val="22"/>
              </w:rPr>
              <w:t>44.6 ± 15.6</w:t>
            </w:r>
          </w:p>
        </w:tc>
        <w:tc>
          <w:tcPr>
            <w:tcW w:w="2358" w:type="dxa"/>
            <w:tcBorders>
              <w:top w:val="single" w:sz="12" w:space="0" w:color="auto"/>
              <w:left w:val="nil"/>
              <w:bottom w:val="nil"/>
            </w:tcBorders>
            <w:vAlign w:val="center"/>
          </w:tcPr>
          <w:p w14:paraId="3A07D5BC" w14:textId="1C943ED8" w:rsidR="004B2368" w:rsidRPr="0044270F" w:rsidRDefault="004B2368" w:rsidP="004B2368">
            <w:pPr>
              <w:jc w:val="center"/>
              <w:rPr>
                <w:sz w:val="22"/>
                <w:szCs w:val="22"/>
              </w:rPr>
            </w:pPr>
            <w:r w:rsidRPr="0044270F">
              <w:rPr>
                <w:sz w:val="22"/>
                <w:szCs w:val="22"/>
              </w:rPr>
              <w:t>36.5 ± 10.4</w:t>
            </w:r>
          </w:p>
        </w:tc>
      </w:tr>
      <w:tr w:rsidR="0044270F" w14:paraId="6464E9B6" w14:textId="77777777" w:rsidTr="005953B1">
        <w:trPr>
          <w:trHeight w:val="461"/>
          <w:jc w:val="center"/>
        </w:trPr>
        <w:tc>
          <w:tcPr>
            <w:tcW w:w="1710" w:type="dxa"/>
            <w:tcBorders>
              <w:top w:val="nil"/>
              <w:bottom w:val="nil"/>
              <w:right w:val="nil"/>
            </w:tcBorders>
            <w:vAlign w:val="center"/>
          </w:tcPr>
          <w:p w14:paraId="54E548A2" w14:textId="7130D51D" w:rsidR="004B2368" w:rsidRPr="007973D9" w:rsidRDefault="004B2368" w:rsidP="004B2368">
            <w:pPr>
              <w:jc w:val="center"/>
              <w:rPr>
                <w:b/>
                <w:bCs/>
                <w:sz w:val="22"/>
                <w:szCs w:val="22"/>
              </w:rPr>
            </w:pPr>
            <w:r w:rsidRPr="007973D9">
              <w:rPr>
                <w:b/>
                <w:bCs/>
                <w:sz w:val="22"/>
                <w:szCs w:val="22"/>
              </w:rPr>
              <w:t>IRAo</w:t>
            </w:r>
          </w:p>
        </w:tc>
        <w:tc>
          <w:tcPr>
            <w:tcW w:w="2016" w:type="dxa"/>
            <w:tcBorders>
              <w:top w:val="nil"/>
              <w:left w:val="nil"/>
              <w:bottom w:val="nil"/>
              <w:right w:val="nil"/>
            </w:tcBorders>
            <w:vAlign w:val="center"/>
          </w:tcPr>
          <w:p w14:paraId="7B20587F" w14:textId="5296AA2D" w:rsidR="004B2368" w:rsidRPr="0044270F" w:rsidRDefault="004B2368" w:rsidP="004B2368">
            <w:pPr>
              <w:jc w:val="center"/>
              <w:rPr>
                <w:sz w:val="22"/>
                <w:szCs w:val="22"/>
              </w:rPr>
            </w:pPr>
            <w:r w:rsidRPr="0044270F">
              <w:rPr>
                <w:sz w:val="22"/>
                <w:szCs w:val="22"/>
              </w:rPr>
              <w:t>15.5 ± 7.81</w:t>
            </w:r>
          </w:p>
        </w:tc>
        <w:tc>
          <w:tcPr>
            <w:tcW w:w="2016" w:type="dxa"/>
            <w:tcBorders>
              <w:top w:val="nil"/>
              <w:left w:val="nil"/>
              <w:bottom w:val="nil"/>
              <w:right w:val="nil"/>
            </w:tcBorders>
            <w:vAlign w:val="center"/>
          </w:tcPr>
          <w:p w14:paraId="22F004B0" w14:textId="6F3DFFE6" w:rsidR="004B2368" w:rsidRPr="0044270F" w:rsidRDefault="004B2368" w:rsidP="004B2368">
            <w:pPr>
              <w:jc w:val="center"/>
              <w:rPr>
                <w:sz w:val="22"/>
                <w:szCs w:val="22"/>
              </w:rPr>
            </w:pPr>
            <w:r w:rsidRPr="0044270F">
              <w:rPr>
                <w:sz w:val="22"/>
                <w:szCs w:val="22"/>
              </w:rPr>
              <w:t>16.5 ± 6.50</w:t>
            </w:r>
          </w:p>
        </w:tc>
        <w:tc>
          <w:tcPr>
            <w:tcW w:w="2358" w:type="dxa"/>
            <w:tcBorders>
              <w:top w:val="nil"/>
              <w:left w:val="nil"/>
              <w:bottom w:val="nil"/>
            </w:tcBorders>
            <w:vAlign w:val="center"/>
          </w:tcPr>
          <w:p w14:paraId="6CF093D9" w14:textId="37EB9379" w:rsidR="004B2368" w:rsidRPr="0044270F" w:rsidRDefault="004B2368" w:rsidP="004B2368">
            <w:pPr>
              <w:jc w:val="center"/>
              <w:rPr>
                <w:sz w:val="22"/>
                <w:szCs w:val="22"/>
              </w:rPr>
            </w:pPr>
            <w:r w:rsidRPr="0044270F">
              <w:rPr>
                <w:sz w:val="22"/>
                <w:szCs w:val="22"/>
              </w:rPr>
              <w:t>19.1 ± 3.88</w:t>
            </w:r>
          </w:p>
        </w:tc>
      </w:tr>
      <w:tr w:rsidR="0044270F" w14:paraId="5EDCFB3C" w14:textId="77777777" w:rsidTr="005953B1">
        <w:trPr>
          <w:trHeight w:val="461"/>
          <w:jc w:val="center"/>
        </w:trPr>
        <w:tc>
          <w:tcPr>
            <w:tcW w:w="1710" w:type="dxa"/>
            <w:tcBorders>
              <w:top w:val="nil"/>
              <w:bottom w:val="nil"/>
              <w:right w:val="nil"/>
            </w:tcBorders>
            <w:vAlign w:val="center"/>
          </w:tcPr>
          <w:p w14:paraId="0E66CAF4" w14:textId="796CB1B8" w:rsidR="004B2368" w:rsidRPr="007973D9" w:rsidRDefault="004B2368" w:rsidP="004B2368">
            <w:pPr>
              <w:jc w:val="center"/>
              <w:rPr>
                <w:b/>
                <w:bCs/>
                <w:sz w:val="22"/>
                <w:szCs w:val="22"/>
              </w:rPr>
            </w:pPr>
            <w:r w:rsidRPr="007973D9">
              <w:rPr>
                <w:b/>
                <w:bCs/>
                <w:sz w:val="22"/>
                <w:szCs w:val="22"/>
              </w:rPr>
              <w:t>LRA</w:t>
            </w:r>
          </w:p>
        </w:tc>
        <w:tc>
          <w:tcPr>
            <w:tcW w:w="2016" w:type="dxa"/>
            <w:tcBorders>
              <w:top w:val="nil"/>
              <w:left w:val="nil"/>
              <w:bottom w:val="nil"/>
              <w:right w:val="nil"/>
            </w:tcBorders>
            <w:vAlign w:val="center"/>
          </w:tcPr>
          <w:p w14:paraId="1884B255" w14:textId="0059AAC4" w:rsidR="004B2368" w:rsidRPr="0044270F" w:rsidRDefault="004B2368" w:rsidP="004B2368">
            <w:pPr>
              <w:jc w:val="center"/>
              <w:rPr>
                <w:sz w:val="22"/>
                <w:szCs w:val="22"/>
              </w:rPr>
            </w:pPr>
            <w:r w:rsidRPr="0044270F">
              <w:rPr>
                <w:sz w:val="22"/>
                <w:szCs w:val="22"/>
              </w:rPr>
              <w:t>5.00 ± 3.40</w:t>
            </w:r>
          </w:p>
        </w:tc>
        <w:tc>
          <w:tcPr>
            <w:tcW w:w="2016" w:type="dxa"/>
            <w:tcBorders>
              <w:top w:val="nil"/>
              <w:left w:val="nil"/>
              <w:bottom w:val="nil"/>
              <w:right w:val="nil"/>
            </w:tcBorders>
            <w:vAlign w:val="center"/>
          </w:tcPr>
          <w:p w14:paraId="35BA297E" w14:textId="4979676C" w:rsidR="004B2368" w:rsidRPr="0044270F" w:rsidRDefault="004B2368" w:rsidP="004B2368">
            <w:pPr>
              <w:jc w:val="center"/>
              <w:rPr>
                <w:sz w:val="22"/>
                <w:szCs w:val="22"/>
              </w:rPr>
            </w:pPr>
            <w:r w:rsidRPr="0044270F">
              <w:rPr>
                <w:sz w:val="22"/>
                <w:szCs w:val="22"/>
              </w:rPr>
              <w:t>6.40 ± 2.73</w:t>
            </w:r>
          </w:p>
        </w:tc>
        <w:tc>
          <w:tcPr>
            <w:tcW w:w="2358" w:type="dxa"/>
            <w:tcBorders>
              <w:top w:val="nil"/>
              <w:left w:val="nil"/>
              <w:bottom w:val="nil"/>
            </w:tcBorders>
            <w:vAlign w:val="center"/>
          </w:tcPr>
          <w:p w14:paraId="41D68C9B" w14:textId="09B27A7D" w:rsidR="004B2368" w:rsidRPr="0044270F" w:rsidRDefault="004B2368" w:rsidP="004B2368">
            <w:pPr>
              <w:jc w:val="center"/>
              <w:rPr>
                <w:sz w:val="22"/>
                <w:szCs w:val="22"/>
              </w:rPr>
            </w:pPr>
            <w:r w:rsidRPr="0044270F">
              <w:rPr>
                <w:sz w:val="22"/>
                <w:szCs w:val="22"/>
              </w:rPr>
              <w:t>6.68 ± 8.44</w:t>
            </w:r>
          </w:p>
        </w:tc>
      </w:tr>
      <w:tr w:rsidR="0044270F" w14:paraId="2B34DE6A" w14:textId="77777777" w:rsidTr="005953B1">
        <w:trPr>
          <w:trHeight w:val="461"/>
          <w:jc w:val="center"/>
        </w:trPr>
        <w:tc>
          <w:tcPr>
            <w:tcW w:w="1710" w:type="dxa"/>
            <w:tcBorders>
              <w:top w:val="nil"/>
              <w:bottom w:val="nil"/>
              <w:right w:val="nil"/>
            </w:tcBorders>
            <w:vAlign w:val="center"/>
          </w:tcPr>
          <w:p w14:paraId="5E9F2056" w14:textId="59EAC72B" w:rsidR="004B2368" w:rsidRPr="007973D9" w:rsidRDefault="004B2368" w:rsidP="004B2368">
            <w:pPr>
              <w:jc w:val="center"/>
              <w:rPr>
                <w:b/>
                <w:bCs/>
                <w:sz w:val="22"/>
                <w:szCs w:val="22"/>
              </w:rPr>
            </w:pPr>
            <w:r w:rsidRPr="007973D9">
              <w:rPr>
                <w:b/>
                <w:bCs/>
                <w:sz w:val="22"/>
                <w:szCs w:val="22"/>
              </w:rPr>
              <w:t>RRA</w:t>
            </w:r>
          </w:p>
        </w:tc>
        <w:tc>
          <w:tcPr>
            <w:tcW w:w="2016" w:type="dxa"/>
            <w:tcBorders>
              <w:top w:val="nil"/>
              <w:left w:val="nil"/>
              <w:bottom w:val="nil"/>
              <w:right w:val="nil"/>
            </w:tcBorders>
            <w:vAlign w:val="center"/>
          </w:tcPr>
          <w:p w14:paraId="19A86088" w14:textId="7756D29A" w:rsidR="004B2368" w:rsidRPr="0044270F" w:rsidRDefault="004B2368" w:rsidP="004B2368">
            <w:pPr>
              <w:jc w:val="center"/>
              <w:rPr>
                <w:sz w:val="22"/>
                <w:szCs w:val="22"/>
              </w:rPr>
            </w:pPr>
            <w:r w:rsidRPr="0044270F">
              <w:rPr>
                <w:sz w:val="22"/>
                <w:szCs w:val="22"/>
              </w:rPr>
              <w:t>4.85 ± 2.42</w:t>
            </w:r>
          </w:p>
        </w:tc>
        <w:tc>
          <w:tcPr>
            <w:tcW w:w="2016" w:type="dxa"/>
            <w:tcBorders>
              <w:top w:val="nil"/>
              <w:left w:val="nil"/>
              <w:bottom w:val="nil"/>
              <w:right w:val="nil"/>
            </w:tcBorders>
            <w:vAlign w:val="center"/>
          </w:tcPr>
          <w:p w14:paraId="6B8BFA59" w14:textId="74849829" w:rsidR="004B2368" w:rsidRPr="0044270F" w:rsidRDefault="004B2368" w:rsidP="004B2368">
            <w:pPr>
              <w:jc w:val="center"/>
              <w:rPr>
                <w:sz w:val="22"/>
                <w:szCs w:val="22"/>
              </w:rPr>
            </w:pPr>
            <w:r w:rsidRPr="0044270F">
              <w:rPr>
                <w:sz w:val="22"/>
                <w:szCs w:val="22"/>
              </w:rPr>
              <w:t>6.18 ± 2.99</w:t>
            </w:r>
          </w:p>
        </w:tc>
        <w:tc>
          <w:tcPr>
            <w:tcW w:w="2358" w:type="dxa"/>
            <w:tcBorders>
              <w:top w:val="nil"/>
              <w:left w:val="nil"/>
              <w:bottom w:val="nil"/>
            </w:tcBorders>
            <w:vAlign w:val="center"/>
          </w:tcPr>
          <w:p w14:paraId="74102A54" w14:textId="0A7F3497" w:rsidR="004B2368" w:rsidRPr="0044270F" w:rsidRDefault="004B2368" w:rsidP="004B2368">
            <w:pPr>
              <w:jc w:val="center"/>
              <w:rPr>
                <w:sz w:val="22"/>
                <w:szCs w:val="22"/>
              </w:rPr>
            </w:pPr>
            <w:r w:rsidRPr="0044270F">
              <w:rPr>
                <w:sz w:val="22"/>
                <w:szCs w:val="22"/>
              </w:rPr>
              <w:t>6.01 ± 6.37</w:t>
            </w:r>
          </w:p>
        </w:tc>
      </w:tr>
      <w:tr w:rsidR="0044270F" w14:paraId="367C6B9C" w14:textId="77777777" w:rsidTr="005953B1">
        <w:trPr>
          <w:trHeight w:val="461"/>
          <w:jc w:val="center"/>
        </w:trPr>
        <w:tc>
          <w:tcPr>
            <w:tcW w:w="1710" w:type="dxa"/>
            <w:tcBorders>
              <w:top w:val="nil"/>
              <w:bottom w:val="nil"/>
              <w:right w:val="nil"/>
            </w:tcBorders>
            <w:vAlign w:val="center"/>
          </w:tcPr>
          <w:p w14:paraId="264552C3" w14:textId="1EE7A90B" w:rsidR="004B2368" w:rsidRPr="007973D9" w:rsidRDefault="004B2368" w:rsidP="004B2368">
            <w:pPr>
              <w:jc w:val="center"/>
              <w:rPr>
                <w:b/>
                <w:bCs/>
                <w:sz w:val="22"/>
                <w:szCs w:val="22"/>
              </w:rPr>
            </w:pPr>
            <w:r w:rsidRPr="007973D9">
              <w:rPr>
                <w:b/>
                <w:bCs/>
                <w:sz w:val="22"/>
                <w:szCs w:val="22"/>
              </w:rPr>
              <w:t>SMA</w:t>
            </w:r>
          </w:p>
        </w:tc>
        <w:tc>
          <w:tcPr>
            <w:tcW w:w="2016" w:type="dxa"/>
            <w:tcBorders>
              <w:top w:val="nil"/>
              <w:left w:val="nil"/>
              <w:bottom w:val="nil"/>
              <w:right w:val="nil"/>
            </w:tcBorders>
            <w:vAlign w:val="center"/>
          </w:tcPr>
          <w:p w14:paraId="4C84DCE7" w14:textId="64775EAE" w:rsidR="004B2368" w:rsidRPr="0044270F" w:rsidRDefault="004B2368" w:rsidP="004B2368">
            <w:pPr>
              <w:jc w:val="center"/>
              <w:rPr>
                <w:sz w:val="22"/>
                <w:szCs w:val="22"/>
              </w:rPr>
            </w:pPr>
            <w:r w:rsidRPr="0044270F">
              <w:rPr>
                <w:sz w:val="22"/>
                <w:szCs w:val="22"/>
              </w:rPr>
              <w:t>5.97 ± 3.15</w:t>
            </w:r>
          </w:p>
        </w:tc>
        <w:tc>
          <w:tcPr>
            <w:tcW w:w="2016" w:type="dxa"/>
            <w:tcBorders>
              <w:top w:val="nil"/>
              <w:left w:val="nil"/>
              <w:bottom w:val="nil"/>
              <w:right w:val="nil"/>
            </w:tcBorders>
            <w:vAlign w:val="center"/>
          </w:tcPr>
          <w:p w14:paraId="201B707F" w14:textId="1BF4645B" w:rsidR="004B2368" w:rsidRPr="0044270F" w:rsidRDefault="004B2368" w:rsidP="004B2368">
            <w:pPr>
              <w:jc w:val="center"/>
              <w:rPr>
                <w:sz w:val="22"/>
                <w:szCs w:val="22"/>
              </w:rPr>
            </w:pPr>
            <w:r w:rsidRPr="0044270F">
              <w:rPr>
                <w:sz w:val="22"/>
                <w:szCs w:val="22"/>
              </w:rPr>
              <w:t>8.04 ± 4.35</w:t>
            </w:r>
          </w:p>
        </w:tc>
        <w:tc>
          <w:tcPr>
            <w:tcW w:w="2358" w:type="dxa"/>
            <w:tcBorders>
              <w:top w:val="nil"/>
              <w:left w:val="nil"/>
              <w:bottom w:val="nil"/>
            </w:tcBorders>
            <w:vAlign w:val="center"/>
          </w:tcPr>
          <w:p w14:paraId="57B78529" w14:textId="697720B9" w:rsidR="004B2368" w:rsidRPr="0044270F" w:rsidRDefault="004B2368" w:rsidP="004B2368">
            <w:pPr>
              <w:jc w:val="center"/>
              <w:rPr>
                <w:sz w:val="22"/>
                <w:szCs w:val="22"/>
              </w:rPr>
            </w:pPr>
            <w:r w:rsidRPr="0044270F">
              <w:rPr>
                <w:sz w:val="22"/>
                <w:szCs w:val="22"/>
              </w:rPr>
              <w:t>7.59 ± 3.13</w:t>
            </w:r>
          </w:p>
        </w:tc>
      </w:tr>
      <w:tr w:rsidR="0044270F" w14:paraId="3B610F40" w14:textId="77777777" w:rsidTr="005953B1">
        <w:trPr>
          <w:trHeight w:val="461"/>
          <w:jc w:val="center"/>
        </w:trPr>
        <w:tc>
          <w:tcPr>
            <w:tcW w:w="1710" w:type="dxa"/>
            <w:tcBorders>
              <w:top w:val="nil"/>
              <w:bottom w:val="nil"/>
              <w:right w:val="nil"/>
            </w:tcBorders>
            <w:vAlign w:val="center"/>
          </w:tcPr>
          <w:p w14:paraId="5E3900DC" w14:textId="384CDE78" w:rsidR="004B2368" w:rsidRPr="007973D9" w:rsidRDefault="004B2368" w:rsidP="004B2368">
            <w:pPr>
              <w:jc w:val="center"/>
              <w:rPr>
                <w:b/>
                <w:bCs/>
                <w:sz w:val="22"/>
                <w:szCs w:val="22"/>
              </w:rPr>
            </w:pPr>
            <w:r w:rsidRPr="007973D9">
              <w:rPr>
                <w:b/>
                <w:bCs/>
                <w:sz w:val="22"/>
                <w:szCs w:val="22"/>
              </w:rPr>
              <w:t>CA</w:t>
            </w:r>
          </w:p>
        </w:tc>
        <w:tc>
          <w:tcPr>
            <w:tcW w:w="2016" w:type="dxa"/>
            <w:tcBorders>
              <w:top w:val="nil"/>
              <w:left w:val="nil"/>
              <w:bottom w:val="nil"/>
              <w:right w:val="nil"/>
            </w:tcBorders>
            <w:vAlign w:val="center"/>
          </w:tcPr>
          <w:p w14:paraId="4BE2D2CF" w14:textId="5DAC0EAB" w:rsidR="004B2368" w:rsidRPr="0044270F" w:rsidRDefault="004B2368" w:rsidP="004B2368">
            <w:pPr>
              <w:jc w:val="center"/>
              <w:rPr>
                <w:sz w:val="22"/>
                <w:szCs w:val="22"/>
              </w:rPr>
            </w:pPr>
            <w:r w:rsidRPr="0044270F">
              <w:rPr>
                <w:sz w:val="22"/>
                <w:szCs w:val="22"/>
              </w:rPr>
              <w:t>11.8 ± 7.88</w:t>
            </w:r>
          </w:p>
        </w:tc>
        <w:tc>
          <w:tcPr>
            <w:tcW w:w="2016" w:type="dxa"/>
            <w:tcBorders>
              <w:top w:val="nil"/>
              <w:left w:val="nil"/>
              <w:bottom w:val="nil"/>
              <w:right w:val="nil"/>
            </w:tcBorders>
            <w:vAlign w:val="center"/>
          </w:tcPr>
          <w:p w14:paraId="57BE35B3" w14:textId="408494C6" w:rsidR="004B2368" w:rsidRPr="0044270F" w:rsidRDefault="004B2368" w:rsidP="004B2368">
            <w:pPr>
              <w:jc w:val="center"/>
              <w:rPr>
                <w:sz w:val="22"/>
                <w:szCs w:val="22"/>
              </w:rPr>
            </w:pPr>
            <w:r w:rsidRPr="0044270F">
              <w:rPr>
                <w:b/>
                <w:sz w:val="22"/>
                <w:szCs w:val="22"/>
              </w:rPr>
              <w:t>6.72 ± 3.54</w:t>
            </w:r>
          </w:p>
        </w:tc>
        <w:tc>
          <w:tcPr>
            <w:tcW w:w="2358" w:type="dxa"/>
            <w:tcBorders>
              <w:top w:val="nil"/>
              <w:left w:val="nil"/>
              <w:bottom w:val="nil"/>
            </w:tcBorders>
            <w:vAlign w:val="center"/>
          </w:tcPr>
          <w:p w14:paraId="371F0073" w14:textId="4D88B53E" w:rsidR="004B2368" w:rsidRPr="0044270F" w:rsidRDefault="004B2368" w:rsidP="004B2368">
            <w:pPr>
              <w:jc w:val="center"/>
              <w:rPr>
                <w:sz w:val="22"/>
                <w:szCs w:val="22"/>
              </w:rPr>
            </w:pPr>
            <w:r w:rsidRPr="0044270F">
              <w:rPr>
                <w:sz w:val="22"/>
                <w:szCs w:val="22"/>
              </w:rPr>
              <w:t>7.80 ± 3.51</w:t>
            </w:r>
          </w:p>
        </w:tc>
      </w:tr>
      <w:tr w:rsidR="0044270F" w14:paraId="3DF58DFC" w14:textId="77777777" w:rsidTr="005953B1">
        <w:trPr>
          <w:trHeight w:val="461"/>
          <w:jc w:val="center"/>
        </w:trPr>
        <w:tc>
          <w:tcPr>
            <w:tcW w:w="1710" w:type="dxa"/>
            <w:tcBorders>
              <w:top w:val="nil"/>
              <w:bottom w:val="nil"/>
              <w:right w:val="nil"/>
            </w:tcBorders>
            <w:vAlign w:val="center"/>
          </w:tcPr>
          <w:p w14:paraId="648C7E14" w14:textId="77FF6267" w:rsidR="004B2368" w:rsidRPr="007973D9" w:rsidRDefault="004B2368" w:rsidP="004B2368">
            <w:pPr>
              <w:jc w:val="center"/>
              <w:rPr>
                <w:b/>
                <w:bCs/>
                <w:sz w:val="22"/>
                <w:szCs w:val="22"/>
              </w:rPr>
            </w:pPr>
            <w:r w:rsidRPr="007973D9">
              <w:rPr>
                <w:b/>
                <w:bCs/>
                <w:sz w:val="22"/>
                <w:szCs w:val="22"/>
              </w:rPr>
              <w:t>SMV</w:t>
            </w:r>
          </w:p>
        </w:tc>
        <w:tc>
          <w:tcPr>
            <w:tcW w:w="2016" w:type="dxa"/>
            <w:tcBorders>
              <w:top w:val="nil"/>
              <w:left w:val="nil"/>
              <w:bottom w:val="nil"/>
              <w:right w:val="nil"/>
            </w:tcBorders>
            <w:vAlign w:val="center"/>
          </w:tcPr>
          <w:p w14:paraId="7CCD9EA7" w14:textId="222F815F" w:rsidR="004B2368" w:rsidRPr="0044270F" w:rsidRDefault="004B2368" w:rsidP="004B2368">
            <w:pPr>
              <w:jc w:val="center"/>
              <w:rPr>
                <w:sz w:val="22"/>
                <w:szCs w:val="22"/>
              </w:rPr>
            </w:pPr>
            <w:r w:rsidRPr="0044270F">
              <w:rPr>
                <w:sz w:val="22"/>
                <w:szCs w:val="22"/>
              </w:rPr>
              <w:t>6.61 ± 2.66</w:t>
            </w:r>
          </w:p>
        </w:tc>
        <w:tc>
          <w:tcPr>
            <w:tcW w:w="2016" w:type="dxa"/>
            <w:tcBorders>
              <w:top w:val="nil"/>
              <w:left w:val="nil"/>
              <w:bottom w:val="nil"/>
              <w:right w:val="nil"/>
            </w:tcBorders>
            <w:vAlign w:val="center"/>
          </w:tcPr>
          <w:p w14:paraId="774C6141" w14:textId="78796ED3" w:rsidR="004B2368" w:rsidRPr="0044270F" w:rsidRDefault="004B2368" w:rsidP="004B2368">
            <w:pPr>
              <w:jc w:val="center"/>
              <w:rPr>
                <w:sz w:val="22"/>
                <w:szCs w:val="22"/>
              </w:rPr>
            </w:pPr>
            <w:r w:rsidRPr="0044270F">
              <w:rPr>
                <w:sz w:val="22"/>
                <w:szCs w:val="22"/>
              </w:rPr>
              <w:t>6.89 ± 4.14</w:t>
            </w:r>
          </w:p>
        </w:tc>
        <w:tc>
          <w:tcPr>
            <w:tcW w:w="2358" w:type="dxa"/>
            <w:tcBorders>
              <w:top w:val="nil"/>
              <w:left w:val="nil"/>
              <w:bottom w:val="nil"/>
            </w:tcBorders>
            <w:vAlign w:val="center"/>
          </w:tcPr>
          <w:p w14:paraId="483BECBB" w14:textId="35F74623" w:rsidR="004B2368" w:rsidRPr="0044270F" w:rsidRDefault="004B2368" w:rsidP="004B2368">
            <w:pPr>
              <w:jc w:val="center"/>
              <w:rPr>
                <w:sz w:val="22"/>
                <w:szCs w:val="22"/>
              </w:rPr>
            </w:pPr>
            <w:r w:rsidRPr="0044270F">
              <w:rPr>
                <w:b/>
                <w:sz w:val="22"/>
                <w:szCs w:val="22"/>
              </w:rPr>
              <w:t>10.7 ± 3.64</w:t>
            </w:r>
          </w:p>
        </w:tc>
      </w:tr>
      <w:tr w:rsidR="0044270F" w14:paraId="198FFCE2" w14:textId="77777777" w:rsidTr="005953B1">
        <w:trPr>
          <w:trHeight w:val="461"/>
          <w:jc w:val="center"/>
        </w:trPr>
        <w:tc>
          <w:tcPr>
            <w:tcW w:w="1710" w:type="dxa"/>
            <w:tcBorders>
              <w:top w:val="nil"/>
              <w:bottom w:val="nil"/>
              <w:right w:val="nil"/>
            </w:tcBorders>
            <w:vAlign w:val="center"/>
          </w:tcPr>
          <w:p w14:paraId="35367C86" w14:textId="1B6F0E32" w:rsidR="004B2368" w:rsidRPr="007973D9" w:rsidRDefault="004B2368" w:rsidP="004B2368">
            <w:pPr>
              <w:jc w:val="center"/>
              <w:rPr>
                <w:b/>
                <w:bCs/>
                <w:sz w:val="22"/>
                <w:szCs w:val="22"/>
              </w:rPr>
            </w:pPr>
            <w:r w:rsidRPr="007973D9">
              <w:rPr>
                <w:b/>
                <w:bCs/>
                <w:sz w:val="22"/>
                <w:szCs w:val="22"/>
              </w:rPr>
              <w:t>SV</w:t>
            </w:r>
          </w:p>
        </w:tc>
        <w:tc>
          <w:tcPr>
            <w:tcW w:w="2016" w:type="dxa"/>
            <w:tcBorders>
              <w:top w:val="nil"/>
              <w:left w:val="nil"/>
              <w:bottom w:val="nil"/>
              <w:right w:val="nil"/>
            </w:tcBorders>
            <w:vAlign w:val="center"/>
          </w:tcPr>
          <w:p w14:paraId="0654022A" w14:textId="661FAB4C" w:rsidR="004B2368" w:rsidRPr="0044270F" w:rsidRDefault="004B2368" w:rsidP="004B2368">
            <w:pPr>
              <w:jc w:val="center"/>
              <w:rPr>
                <w:sz w:val="22"/>
                <w:szCs w:val="22"/>
              </w:rPr>
            </w:pPr>
            <w:r w:rsidRPr="0044270F">
              <w:rPr>
                <w:sz w:val="22"/>
                <w:szCs w:val="22"/>
              </w:rPr>
              <w:t>6.52 ± 4.18</w:t>
            </w:r>
          </w:p>
        </w:tc>
        <w:tc>
          <w:tcPr>
            <w:tcW w:w="2016" w:type="dxa"/>
            <w:tcBorders>
              <w:top w:val="nil"/>
              <w:left w:val="nil"/>
              <w:bottom w:val="nil"/>
              <w:right w:val="nil"/>
            </w:tcBorders>
            <w:vAlign w:val="center"/>
          </w:tcPr>
          <w:p w14:paraId="5FE3C4CC" w14:textId="39BCABD2" w:rsidR="004B2368" w:rsidRPr="0044270F" w:rsidRDefault="004B2368" w:rsidP="004B2368">
            <w:pPr>
              <w:jc w:val="center"/>
              <w:rPr>
                <w:sz w:val="22"/>
                <w:szCs w:val="22"/>
              </w:rPr>
            </w:pPr>
            <w:r w:rsidRPr="0044270F">
              <w:rPr>
                <w:sz w:val="22"/>
                <w:szCs w:val="22"/>
              </w:rPr>
              <w:t>6.46 ± 3.63</w:t>
            </w:r>
          </w:p>
        </w:tc>
        <w:tc>
          <w:tcPr>
            <w:tcW w:w="2358" w:type="dxa"/>
            <w:tcBorders>
              <w:top w:val="nil"/>
              <w:left w:val="nil"/>
              <w:bottom w:val="nil"/>
            </w:tcBorders>
            <w:vAlign w:val="center"/>
          </w:tcPr>
          <w:p w14:paraId="4001A126" w14:textId="1D856FF3" w:rsidR="004B2368" w:rsidRPr="0044270F" w:rsidRDefault="004B2368" w:rsidP="004B2368">
            <w:pPr>
              <w:jc w:val="center"/>
              <w:rPr>
                <w:sz w:val="22"/>
                <w:szCs w:val="22"/>
              </w:rPr>
            </w:pPr>
            <w:r w:rsidRPr="0044270F">
              <w:rPr>
                <w:sz w:val="22"/>
                <w:szCs w:val="22"/>
              </w:rPr>
              <w:t>5.21 ± 1.89</w:t>
            </w:r>
          </w:p>
        </w:tc>
      </w:tr>
      <w:tr w:rsidR="0044270F" w14:paraId="489F1E9A" w14:textId="77777777" w:rsidTr="005953B1">
        <w:trPr>
          <w:trHeight w:val="461"/>
          <w:jc w:val="center"/>
        </w:trPr>
        <w:tc>
          <w:tcPr>
            <w:tcW w:w="1710" w:type="dxa"/>
            <w:tcBorders>
              <w:top w:val="nil"/>
              <w:bottom w:val="single" w:sz="4" w:space="0" w:color="auto"/>
              <w:right w:val="nil"/>
            </w:tcBorders>
            <w:vAlign w:val="center"/>
          </w:tcPr>
          <w:p w14:paraId="2C7C1973" w14:textId="0E80428C" w:rsidR="004B2368" w:rsidRPr="007973D9" w:rsidRDefault="004B2368" w:rsidP="004B2368">
            <w:pPr>
              <w:jc w:val="center"/>
              <w:rPr>
                <w:b/>
                <w:bCs/>
                <w:sz w:val="22"/>
                <w:szCs w:val="22"/>
              </w:rPr>
            </w:pPr>
            <w:r w:rsidRPr="007973D9">
              <w:rPr>
                <w:b/>
                <w:bCs/>
                <w:sz w:val="22"/>
                <w:szCs w:val="22"/>
              </w:rPr>
              <w:t>PV</w:t>
            </w:r>
          </w:p>
        </w:tc>
        <w:tc>
          <w:tcPr>
            <w:tcW w:w="2016" w:type="dxa"/>
            <w:tcBorders>
              <w:top w:val="nil"/>
              <w:left w:val="nil"/>
              <w:bottom w:val="single" w:sz="4" w:space="0" w:color="auto"/>
              <w:right w:val="nil"/>
            </w:tcBorders>
            <w:vAlign w:val="center"/>
          </w:tcPr>
          <w:p w14:paraId="2FE9181C" w14:textId="18032C26" w:rsidR="004B2368" w:rsidRPr="0044270F" w:rsidRDefault="004B2368" w:rsidP="004B2368">
            <w:pPr>
              <w:jc w:val="center"/>
              <w:rPr>
                <w:sz w:val="22"/>
                <w:szCs w:val="22"/>
              </w:rPr>
            </w:pPr>
            <w:r w:rsidRPr="0044270F">
              <w:rPr>
                <w:sz w:val="22"/>
                <w:szCs w:val="22"/>
              </w:rPr>
              <w:t>14.1 ± 5.57</w:t>
            </w:r>
          </w:p>
        </w:tc>
        <w:tc>
          <w:tcPr>
            <w:tcW w:w="2016" w:type="dxa"/>
            <w:tcBorders>
              <w:top w:val="nil"/>
              <w:left w:val="nil"/>
              <w:bottom w:val="single" w:sz="4" w:space="0" w:color="auto"/>
              <w:right w:val="nil"/>
            </w:tcBorders>
            <w:vAlign w:val="center"/>
          </w:tcPr>
          <w:p w14:paraId="1C4EC104" w14:textId="77878F50" w:rsidR="004B2368" w:rsidRPr="0044270F" w:rsidRDefault="004B2368" w:rsidP="004B2368">
            <w:pPr>
              <w:jc w:val="center"/>
              <w:rPr>
                <w:sz w:val="22"/>
                <w:szCs w:val="22"/>
              </w:rPr>
            </w:pPr>
            <w:r w:rsidRPr="0044270F">
              <w:rPr>
                <w:sz w:val="22"/>
                <w:szCs w:val="22"/>
              </w:rPr>
              <w:t>13.5 ± 4.40</w:t>
            </w:r>
          </w:p>
        </w:tc>
        <w:tc>
          <w:tcPr>
            <w:tcW w:w="2358" w:type="dxa"/>
            <w:tcBorders>
              <w:top w:val="nil"/>
              <w:left w:val="nil"/>
              <w:bottom w:val="nil"/>
            </w:tcBorders>
            <w:vAlign w:val="center"/>
          </w:tcPr>
          <w:p w14:paraId="144F7DF0" w14:textId="0CE34C60" w:rsidR="004B2368" w:rsidRPr="0044270F" w:rsidRDefault="004B2368" w:rsidP="004B2368">
            <w:pPr>
              <w:jc w:val="center"/>
              <w:rPr>
                <w:sz w:val="22"/>
                <w:szCs w:val="22"/>
              </w:rPr>
            </w:pPr>
            <w:r w:rsidRPr="0044270F">
              <w:rPr>
                <w:sz w:val="22"/>
                <w:szCs w:val="22"/>
              </w:rPr>
              <w:t>17.7 ± 5.71</w:t>
            </w:r>
          </w:p>
        </w:tc>
      </w:tr>
      <w:tr w:rsidR="0044270F" w14:paraId="77F1396E" w14:textId="77777777" w:rsidTr="005953B1">
        <w:trPr>
          <w:trHeight w:val="1232"/>
          <w:jc w:val="center"/>
        </w:trPr>
        <w:tc>
          <w:tcPr>
            <w:tcW w:w="8100" w:type="dxa"/>
            <w:gridSpan w:val="4"/>
            <w:tcBorders>
              <w:top w:val="single" w:sz="4" w:space="0" w:color="auto"/>
            </w:tcBorders>
            <w:vAlign w:val="center"/>
          </w:tcPr>
          <w:p w14:paraId="04136AB4" w14:textId="7B766C69" w:rsidR="0044270F" w:rsidRPr="007973D9" w:rsidRDefault="0044270F" w:rsidP="0044270F">
            <w:pPr>
              <w:jc w:val="both"/>
              <w:rPr>
                <w:sz w:val="20"/>
                <w:szCs w:val="20"/>
              </w:rPr>
            </w:pPr>
            <w:r w:rsidRPr="007973D9">
              <w:rPr>
                <w:sz w:val="20"/>
                <w:szCs w:val="20"/>
              </w:rPr>
              <w:t xml:space="preserve">Volumetric flow rates are expressed as mean ± 1 standard deviation. </w:t>
            </w:r>
            <w:r w:rsidRPr="007973D9">
              <w:rPr>
                <w:b/>
                <w:sz w:val="20"/>
                <w:szCs w:val="20"/>
              </w:rPr>
              <w:t xml:space="preserve">Bold </w:t>
            </w:r>
            <w:r w:rsidRPr="007973D9">
              <w:rPr>
                <w:sz w:val="20"/>
                <w:szCs w:val="20"/>
              </w:rPr>
              <w:t xml:space="preserve">indicates statistical significance (p &lt; 0.05) compared to controls. </w:t>
            </w:r>
            <w:r w:rsidRPr="007973D9">
              <w:rPr>
                <w:sz w:val="20"/>
                <w:szCs w:val="20"/>
                <w:u w:val="single"/>
              </w:rPr>
              <w:t>Underline</w:t>
            </w:r>
            <w:r w:rsidRPr="007973D9">
              <w:rPr>
                <w:i/>
                <w:sz w:val="20"/>
                <w:szCs w:val="20"/>
              </w:rPr>
              <w:t xml:space="preserve"> </w:t>
            </w:r>
            <w:r w:rsidRPr="007973D9">
              <w:rPr>
                <w:sz w:val="20"/>
                <w:szCs w:val="20"/>
              </w:rPr>
              <w:t>indicates statistical significance (p &lt; 0.05) between CMI</w:t>
            </w:r>
            <w:r w:rsidR="007973D9">
              <w:rPr>
                <w:sz w:val="20"/>
                <w:szCs w:val="20"/>
              </w:rPr>
              <w:t>+ and CMI- groups</w:t>
            </w:r>
            <w:r w:rsidRPr="007973D9">
              <w:rPr>
                <w:sz w:val="20"/>
                <w:szCs w:val="20"/>
              </w:rPr>
              <w:t>. SCAo = supraceliac aorta, IRAo = infrarenal aorta, LRA = left renal artery, RRA = right renal artery, SMA = superior mesenteric artery, CA = celiac artery, SMV = superior mesenteric vein, SV = splenic vein, and PV = portal vein.</w:t>
            </w:r>
          </w:p>
        </w:tc>
      </w:tr>
    </w:tbl>
    <w:p w14:paraId="5C52CAF5" w14:textId="6979AA43" w:rsidR="002570BA" w:rsidRDefault="002570BA" w:rsidP="002570BA"/>
    <w:p w14:paraId="7B85B829" w14:textId="53F6E558" w:rsidR="00797BCE" w:rsidRDefault="00797BCE" w:rsidP="002570BA"/>
    <w:p w14:paraId="41C942E6" w14:textId="61185AE7" w:rsidR="00797BCE" w:rsidRDefault="00797BCE" w:rsidP="002570BA"/>
    <w:p w14:paraId="7E643897" w14:textId="65DBEF8A" w:rsidR="00797BCE" w:rsidRDefault="00797BCE" w:rsidP="002570BA"/>
    <w:p w14:paraId="4181768C" w14:textId="1EADA48A" w:rsidR="00797BCE" w:rsidRDefault="00797BCE" w:rsidP="002570BA"/>
    <w:p w14:paraId="48907367" w14:textId="65D795AD" w:rsidR="00797BCE" w:rsidRDefault="00797BCE" w:rsidP="002570BA"/>
    <w:p w14:paraId="1A95F6FA" w14:textId="0630823B" w:rsidR="00E27E21" w:rsidRDefault="00E27E21" w:rsidP="002570BA"/>
    <w:p w14:paraId="0E00C7C3" w14:textId="4EFC2B67" w:rsidR="00E27E21" w:rsidRDefault="00E27E21" w:rsidP="002570BA"/>
    <w:p w14:paraId="3B19E4A9" w14:textId="6B6603DB" w:rsidR="00E27E21" w:rsidRDefault="00E27E21" w:rsidP="002570BA"/>
    <w:p w14:paraId="43AEC7F1" w14:textId="23394B3C" w:rsidR="00E27E21" w:rsidRDefault="00E27E21" w:rsidP="002570BA"/>
    <w:p w14:paraId="2FC29F7B" w14:textId="77777777" w:rsidR="00E27E21" w:rsidRDefault="00E27E21" w:rsidP="002570BA"/>
    <w:tbl>
      <w:tblPr>
        <w:tblStyle w:val="TableGrid"/>
        <w:tblW w:w="0" w:type="auto"/>
        <w:jc w:val="center"/>
        <w:tblLook w:val="04A0" w:firstRow="1" w:lastRow="0" w:firstColumn="1" w:lastColumn="0" w:noHBand="0" w:noVBand="1"/>
      </w:tblPr>
      <w:tblGrid>
        <w:gridCol w:w="1710"/>
        <w:gridCol w:w="2016"/>
        <w:gridCol w:w="2016"/>
        <w:gridCol w:w="2358"/>
      </w:tblGrid>
      <w:tr w:rsidR="007973D9" w14:paraId="171FFE39" w14:textId="77777777" w:rsidTr="005953B1">
        <w:trPr>
          <w:trHeight w:val="792"/>
          <w:jc w:val="center"/>
        </w:trPr>
        <w:tc>
          <w:tcPr>
            <w:tcW w:w="8100" w:type="dxa"/>
            <w:gridSpan w:val="4"/>
            <w:vAlign w:val="center"/>
          </w:tcPr>
          <w:p w14:paraId="460A605F" w14:textId="6C61250F" w:rsidR="007973D9" w:rsidRPr="004B2368" w:rsidRDefault="00E27E21" w:rsidP="003C1613">
            <w:pPr>
              <w:jc w:val="center"/>
            </w:pPr>
            <w:r>
              <w:rPr>
                <w:b/>
                <w:sz w:val="28"/>
                <w:szCs w:val="22"/>
              </w:rPr>
              <w:lastRenderedPageBreak/>
              <w:t>T</w:t>
            </w:r>
            <w:r w:rsidR="007973D9" w:rsidRPr="007973D9">
              <w:rPr>
                <w:b/>
                <w:sz w:val="28"/>
                <w:szCs w:val="22"/>
              </w:rPr>
              <w:t xml:space="preserve">able </w:t>
            </w:r>
            <w:r w:rsidR="007973D9">
              <w:rPr>
                <w:b/>
                <w:sz w:val="28"/>
                <w:szCs w:val="22"/>
              </w:rPr>
              <w:t>2</w:t>
            </w:r>
            <w:r w:rsidR="007973D9" w:rsidRPr="007973D9">
              <w:rPr>
                <w:b/>
                <w:sz w:val="28"/>
                <w:szCs w:val="22"/>
              </w:rPr>
              <w:t>:  Average P</w:t>
            </w:r>
            <w:r w:rsidR="007973D9">
              <w:rPr>
                <w:b/>
                <w:sz w:val="28"/>
                <w:szCs w:val="22"/>
              </w:rPr>
              <w:t>ost</w:t>
            </w:r>
            <w:r w:rsidR="007973D9" w:rsidRPr="007973D9">
              <w:rPr>
                <w:b/>
                <w:sz w:val="28"/>
                <w:szCs w:val="22"/>
              </w:rPr>
              <w:t>prandial Volumetric Flow Rates (mL/min/kg)</w:t>
            </w:r>
          </w:p>
        </w:tc>
      </w:tr>
      <w:tr w:rsidR="007973D9" w14:paraId="3BFA8F80" w14:textId="77777777" w:rsidTr="005953B1">
        <w:trPr>
          <w:trHeight w:val="461"/>
          <w:jc w:val="center"/>
        </w:trPr>
        <w:tc>
          <w:tcPr>
            <w:tcW w:w="1710" w:type="dxa"/>
            <w:tcBorders>
              <w:bottom w:val="single" w:sz="12" w:space="0" w:color="auto"/>
              <w:right w:val="nil"/>
            </w:tcBorders>
            <w:vAlign w:val="center"/>
          </w:tcPr>
          <w:p w14:paraId="41687ECA" w14:textId="77777777" w:rsidR="007973D9" w:rsidRPr="0044270F" w:rsidRDefault="007973D9" w:rsidP="003C1613">
            <w:pPr>
              <w:jc w:val="center"/>
              <w:rPr>
                <w:sz w:val="22"/>
                <w:szCs w:val="22"/>
              </w:rPr>
            </w:pPr>
          </w:p>
        </w:tc>
        <w:tc>
          <w:tcPr>
            <w:tcW w:w="2016" w:type="dxa"/>
            <w:tcBorders>
              <w:left w:val="nil"/>
              <w:bottom w:val="single" w:sz="12" w:space="0" w:color="auto"/>
              <w:right w:val="nil"/>
            </w:tcBorders>
            <w:vAlign w:val="center"/>
          </w:tcPr>
          <w:p w14:paraId="60D4DA0E" w14:textId="77777777" w:rsidR="007973D9" w:rsidRPr="007973D9" w:rsidRDefault="007973D9" w:rsidP="003C1613">
            <w:pPr>
              <w:jc w:val="center"/>
              <w:rPr>
                <w:b/>
                <w:bCs/>
                <w:sz w:val="22"/>
                <w:szCs w:val="22"/>
              </w:rPr>
            </w:pPr>
            <w:r w:rsidRPr="007973D9">
              <w:rPr>
                <w:b/>
                <w:bCs/>
                <w:sz w:val="22"/>
                <w:szCs w:val="22"/>
              </w:rPr>
              <w:t>Control</w:t>
            </w:r>
          </w:p>
        </w:tc>
        <w:tc>
          <w:tcPr>
            <w:tcW w:w="2016" w:type="dxa"/>
            <w:tcBorders>
              <w:left w:val="nil"/>
              <w:bottom w:val="single" w:sz="12" w:space="0" w:color="auto"/>
              <w:right w:val="nil"/>
            </w:tcBorders>
            <w:vAlign w:val="center"/>
          </w:tcPr>
          <w:p w14:paraId="60BE40A6" w14:textId="77777777" w:rsidR="007973D9" w:rsidRPr="007973D9" w:rsidRDefault="007973D9" w:rsidP="003C1613">
            <w:pPr>
              <w:jc w:val="center"/>
              <w:rPr>
                <w:b/>
                <w:bCs/>
                <w:sz w:val="22"/>
                <w:szCs w:val="22"/>
              </w:rPr>
            </w:pPr>
            <w:r w:rsidRPr="007973D9">
              <w:rPr>
                <w:b/>
                <w:bCs/>
                <w:sz w:val="22"/>
                <w:szCs w:val="22"/>
              </w:rPr>
              <w:t>CMI-</w:t>
            </w:r>
          </w:p>
        </w:tc>
        <w:tc>
          <w:tcPr>
            <w:tcW w:w="2358" w:type="dxa"/>
            <w:tcBorders>
              <w:left w:val="nil"/>
              <w:bottom w:val="single" w:sz="12" w:space="0" w:color="auto"/>
            </w:tcBorders>
            <w:vAlign w:val="center"/>
          </w:tcPr>
          <w:p w14:paraId="7DC2F9EA" w14:textId="77777777" w:rsidR="007973D9" w:rsidRPr="007973D9" w:rsidRDefault="007973D9" w:rsidP="003C1613">
            <w:pPr>
              <w:jc w:val="center"/>
              <w:rPr>
                <w:b/>
                <w:bCs/>
                <w:sz w:val="22"/>
                <w:szCs w:val="22"/>
              </w:rPr>
            </w:pPr>
            <w:r w:rsidRPr="007973D9">
              <w:rPr>
                <w:b/>
                <w:bCs/>
                <w:sz w:val="22"/>
                <w:szCs w:val="22"/>
              </w:rPr>
              <w:t>CMI+</w:t>
            </w:r>
          </w:p>
        </w:tc>
      </w:tr>
      <w:tr w:rsidR="007973D9" w14:paraId="65B9FCA2" w14:textId="77777777" w:rsidTr="005953B1">
        <w:trPr>
          <w:trHeight w:val="461"/>
          <w:jc w:val="center"/>
        </w:trPr>
        <w:tc>
          <w:tcPr>
            <w:tcW w:w="1710" w:type="dxa"/>
            <w:tcBorders>
              <w:top w:val="single" w:sz="12" w:space="0" w:color="auto"/>
              <w:bottom w:val="nil"/>
              <w:right w:val="nil"/>
            </w:tcBorders>
            <w:vAlign w:val="center"/>
          </w:tcPr>
          <w:p w14:paraId="16600755" w14:textId="77777777" w:rsidR="007973D9" w:rsidRPr="007973D9" w:rsidRDefault="007973D9" w:rsidP="003C1613">
            <w:pPr>
              <w:jc w:val="center"/>
              <w:rPr>
                <w:b/>
                <w:bCs/>
                <w:sz w:val="22"/>
                <w:szCs w:val="22"/>
              </w:rPr>
            </w:pPr>
            <w:r w:rsidRPr="007973D9">
              <w:rPr>
                <w:b/>
                <w:bCs/>
                <w:sz w:val="22"/>
                <w:szCs w:val="22"/>
              </w:rPr>
              <w:t>SCAo</w:t>
            </w:r>
          </w:p>
        </w:tc>
        <w:tc>
          <w:tcPr>
            <w:tcW w:w="2016" w:type="dxa"/>
            <w:tcBorders>
              <w:top w:val="single" w:sz="12" w:space="0" w:color="auto"/>
              <w:left w:val="nil"/>
              <w:bottom w:val="nil"/>
              <w:right w:val="nil"/>
            </w:tcBorders>
            <w:vAlign w:val="center"/>
          </w:tcPr>
          <w:p w14:paraId="7D05F595" w14:textId="71BC97AB" w:rsidR="007973D9" w:rsidRPr="00E27E21" w:rsidRDefault="007973D9" w:rsidP="003C1613">
            <w:pPr>
              <w:jc w:val="center"/>
              <w:rPr>
                <w:sz w:val="22"/>
                <w:szCs w:val="22"/>
              </w:rPr>
            </w:pPr>
            <w:r w:rsidRPr="00E27E21">
              <w:rPr>
                <w:sz w:val="22"/>
                <w:szCs w:val="22"/>
              </w:rPr>
              <w:t>55.3 ± 19.9</w:t>
            </w:r>
          </w:p>
        </w:tc>
        <w:tc>
          <w:tcPr>
            <w:tcW w:w="2016" w:type="dxa"/>
            <w:tcBorders>
              <w:top w:val="single" w:sz="12" w:space="0" w:color="auto"/>
              <w:left w:val="nil"/>
              <w:bottom w:val="nil"/>
              <w:right w:val="nil"/>
            </w:tcBorders>
            <w:vAlign w:val="center"/>
          </w:tcPr>
          <w:p w14:paraId="68AB4DB0" w14:textId="22F1F693" w:rsidR="007973D9" w:rsidRPr="00E27E21" w:rsidRDefault="007973D9" w:rsidP="003C1613">
            <w:pPr>
              <w:jc w:val="center"/>
              <w:rPr>
                <w:sz w:val="22"/>
                <w:szCs w:val="22"/>
              </w:rPr>
            </w:pPr>
            <w:r w:rsidRPr="00E27E21">
              <w:rPr>
                <w:sz w:val="22"/>
                <w:szCs w:val="22"/>
              </w:rPr>
              <w:t>54.2 ± 22.3</w:t>
            </w:r>
          </w:p>
        </w:tc>
        <w:tc>
          <w:tcPr>
            <w:tcW w:w="2358" w:type="dxa"/>
            <w:tcBorders>
              <w:top w:val="single" w:sz="12" w:space="0" w:color="auto"/>
              <w:left w:val="nil"/>
              <w:bottom w:val="nil"/>
            </w:tcBorders>
            <w:vAlign w:val="center"/>
          </w:tcPr>
          <w:p w14:paraId="0ED03CD2" w14:textId="14EB951F" w:rsidR="007973D9" w:rsidRPr="00E27E21" w:rsidRDefault="007973D9" w:rsidP="003C1613">
            <w:pPr>
              <w:jc w:val="center"/>
              <w:rPr>
                <w:sz w:val="22"/>
                <w:szCs w:val="22"/>
              </w:rPr>
            </w:pPr>
            <w:r w:rsidRPr="00E27E21">
              <w:rPr>
                <w:b/>
                <w:sz w:val="22"/>
                <w:szCs w:val="22"/>
                <w:u w:val="single"/>
              </w:rPr>
              <w:t>35.3 ± 11.3</w:t>
            </w:r>
          </w:p>
        </w:tc>
      </w:tr>
      <w:tr w:rsidR="007973D9" w14:paraId="29A94261" w14:textId="77777777" w:rsidTr="005953B1">
        <w:trPr>
          <w:trHeight w:val="461"/>
          <w:jc w:val="center"/>
        </w:trPr>
        <w:tc>
          <w:tcPr>
            <w:tcW w:w="1710" w:type="dxa"/>
            <w:tcBorders>
              <w:top w:val="nil"/>
              <w:bottom w:val="nil"/>
              <w:right w:val="nil"/>
            </w:tcBorders>
            <w:vAlign w:val="center"/>
          </w:tcPr>
          <w:p w14:paraId="2B1DC378" w14:textId="77777777" w:rsidR="007973D9" w:rsidRPr="007973D9" w:rsidRDefault="007973D9" w:rsidP="003C1613">
            <w:pPr>
              <w:jc w:val="center"/>
              <w:rPr>
                <w:b/>
                <w:bCs/>
                <w:sz w:val="22"/>
                <w:szCs w:val="22"/>
              </w:rPr>
            </w:pPr>
            <w:r w:rsidRPr="007973D9">
              <w:rPr>
                <w:b/>
                <w:bCs/>
                <w:sz w:val="22"/>
                <w:szCs w:val="22"/>
              </w:rPr>
              <w:t>IRAo</w:t>
            </w:r>
          </w:p>
        </w:tc>
        <w:tc>
          <w:tcPr>
            <w:tcW w:w="2016" w:type="dxa"/>
            <w:tcBorders>
              <w:top w:val="nil"/>
              <w:left w:val="nil"/>
              <w:bottom w:val="nil"/>
              <w:right w:val="nil"/>
            </w:tcBorders>
            <w:vAlign w:val="center"/>
          </w:tcPr>
          <w:p w14:paraId="2FE0ACA9" w14:textId="4554411F" w:rsidR="007973D9" w:rsidRPr="00E27E21" w:rsidRDefault="007973D9" w:rsidP="003C1613">
            <w:pPr>
              <w:jc w:val="center"/>
              <w:rPr>
                <w:sz w:val="22"/>
                <w:szCs w:val="22"/>
              </w:rPr>
            </w:pPr>
            <w:r w:rsidRPr="00E27E21">
              <w:rPr>
                <w:sz w:val="22"/>
                <w:szCs w:val="22"/>
              </w:rPr>
              <w:t>14.0 ± 6.15</w:t>
            </w:r>
          </w:p>
        </w:tc>
        <w:tc>
          <w:tcPr>
            <w:tcW w:w="2016" w:type="dxa"/>
            <w:tcBorders>
              <w:top w:val="nil"/>
              <w:left w:val="nil"/>
              <w:bottom w:val="nil"/>
              <w:right w:val="nil"/>
            </w:tcBorders>
            <w:vAlign w:val="center"/>
          </w:tcPr>
          <w:p w14:paraId="594C8F9B" w14:textId="417E21D7" w:rsidR="007973D9" w:rsidRPr="00E27E21" w:rsidRDefault="007973D9" w:rsidP="003C1613">
            <w:pPr>
              <w:jc w:val="center"/>
              <w:rPr>
                <w:sz w:val="22"/>
                <w:szCs w:val="22"/>
              </w:rPr>
            </w:pPr>
            <w:r w:rsidRPr="00E27E21">
              <w:rPr>
                <w:sz w:val="22"/>
                <w:szCs w:val="22"/>
              </w:rPr>
              <w:t>19.3 ± 6.93</w:t>
            </w:r>
          </w:p>
        </w:tc>
        <w:tc>
          <w:tcPr>
            <w:tcW w:w="2358" w:type="dxa"/>
            <w:tcBorders>
              <w:top w:val="nil"/>
              <w:left w:val="nil"/>
              <w:bottom w:val="nil"/>
            </w:tcBorders>
            <w:vAlign w:val="center"/>
          </w:tcPr>
          <w:p w14:paraId="692E20B2" w14:textId="0C5DEDDA" w:rsidR="007973D9" w:rsidRPr="00E27E21" w:rsidRDefault="007973D9" w:rsidP="003C1613">
            <w:pPr>
              <w:jc w:val="center"/>
              <w:rPr>
                <w:sz w:val="22"/>
                <w:szCs w:val="22"/>
              </w:rPr>
            </w:pPr>
            <w:r w:rsidRPr="00E27E21">
              <w:rPr>
                <w:sz w:val="22"/>
                <w:szCs w:val="22"/>
              </w:rPr>
              <w:t>18.6 ± 7.00</w:t>
            </w:r>
          </w:p>
        </w:tc>
      </w:tr>
      <w:tr w:rsidR="007973D9" w14:paraId="48828FA0" w14:textId="77777777" w:rsidTr="005953B1">
        <w:trPr>
          <w:trHeight w:val="461"/>
          <w:jc w:val="center"/>
        </w:trPr>
        <w:tc>
          <w:tcPr>
            <w:tcW w:w="1710" w:type="dxa"/>
            <w:tcBorders>
              <w:top w:val="nil"/>
              <w:bottom w:val="nil"/>
              <w:right w:val="nil"/>
            </w:tcBorders>
            <w:vAlign w:val="center"/>
          </w:tcPr>
          <w:p w14:paraId="5D64446D" w14:textId="77777777" w:rsidR="007973D9" w:rsidRPr="007973D9" w:rsidRDefault="007973D9" w:rsidP="003C1613">
            <w:pPr>
              <w:jc w:val="center"/>
              <w:rPr>
                <w:b/>
                <w:bCs/>
                <w:sz w:val="22"/>
                <w:szCs w:val="22"/>
              </w:rPr>
            </w:pPr>
            <w:r w:rsidRPr="007973D9">
              <w:rPr>
                <w:b/>
                <w:bCs/>
                <w:sz w:val="22"/>
                <w:szCs w:val="22"/>
              </w:rPr>
              <w:t>LRA</w:t>
            </w:r>
          </w:p>
        </w:tc>
        <w:tc>
          <w:tcPr>
            <w:tcW w:w="2016" w:type="dxa"/>
            <w:tcBorders>
              <w:top w:val="nil"/>
              <w:left w:val="nil"/>
              <w:bottom w:val="nil"/>
              <w:right w:val="nil"/>
            </w:tcBorders>
            <w:vAlign w:val="center"/>
          </w:tcPr>
          <w:p w14:paraId="6AA1E47C" w14:textId="50717056" w:rsidR="007973D9" w:rsidRPr="00E27E21" w:rsidRDefault="007973D9" w:rsidP="003C1613">
            <w:pPr>
              <w:jc w:val="center"/>
              <w:rPr>
                <w:sz w:val="22"/>
                <w:szCs w:val="22"/>
              </w:rPr>
            </w:pPr>
            <w:r w:rsidRPr="00E27E21">
              <w:rPr>
                <w:sz w:val="22"/>
                <w:szCs w:val="22"/>
              </w:rPr>
              <w:t>4.94 ± 2.91</w:t>
            </w:r>
          </w:p>
        </w:tc>
        <w:tc>
          <w:tcPr>
            <w:tcW w:w="2016" w:type="dxa"/>
            <w:tcBorders>
              <w:top w:val="nil"/>
              <w:left w:val="nil"/>
              <w:bottom w:val="nil"/>
              <w:right w:val="nil"/>
            </w:tcBorders>
            <w:vAlign w:val="center"/>
          </w:tcPr>
          <w:p w14:paraId="5FC74F8C" w14:textId="0A6CAB22" w:rsidR="007973D9" w:rsidRPr="00E27E21" w:rsidRDefault="007973D9" w:rsidP="003C1613">
            <w:pPr>
              <w:jc w:val="center"/>
              <w:rPr>
                <w:sz w:val="22"/>
                <w:szCs w:val="22"/>
              </w:rPr>
            </w:pPr>
            <w:r w:rsidRPr="00E27E21">
              <w:rPr>
                <w:sz w:val="22"/>
                <w:szCs w:val="22"/>
              </w:rPr>
              <w:t>6.33 ± 2.74</w:t>
            </w:r>
          </w:p>
        </w:tc>
        <w:tc>
          <w:tcPr>
            <w:tcW w:w="2358" w:type="dxa"/>
            <w:tcBorders>
              <w:top w:val="nil"/>
              <w:left w:val="nil"/>
              <w:bottom w:val="nil"/>
            </w:tcBorders>
            <w:vAlign w:val="center"/>
          </w:tcPr>
          <w:p w14:paraId="7C439A47" w14:textId="494098AC" w:rsidR="007973D9" w:rsidRPr="00E27E21" w:rsidRDefault="007973D9" w:rsidP="003C1613">
            <w:pPr>
              <w:jc w:val="center"/>
              <w:rPr>
                <w:sz w:val="22"/>
                <w:szCs w:val="22"/>
              </w:rPr>
            </w:pPr>
            <w:r w:rsidRPr="00E27E21">
              <w:rPr>
                <w:sz w:val="22"/>
                <w:szCs w:val="22"/>
              </w:rPr>
              <w:t>6.37 ± 9.29</w:t>
            </w:r>
          </w:p>
        </w:tc>
      </w:tr>
      <w:tr w:rsidR="007973D9" w14:paraId="1A0A6DA5" w14:textId="77777777" w:rsidTr="005953B1">
        <w:trPr>
          <w:trHeight w:val="461"/>
          <w:jc w:val="center"/>
        </w:trPr>
        <w:tc>
          <w:tcPr>
            <w:tcW w:w="1710" w:type="dxa"/>
            <w:tcBorders>
              <w:top w:val="nil"/>
              <w:bottom w:val="nil"/>
              <w:right w:val="nil"/>
            </w:tcBorders>
            <w:vAlign w:val="center"/>
          </w:tcPr>
          <w:p w14:paraId="53CCD473" w14:textId="77777777" w:rsidR="007973D9" w:rsidRPr="007973D9" w:rsidRDefault="007973D9" w:rsidP="007973D9">
            <w:pPr>
              <w:jc w:val="center"/>
              <w:rPr>
                <w:b/>
                <w:bCs/>
                <w:sz w:val="22"/>
                <w:szCs w:val="22"/>
              </w:rPr>
            </w:pPr>
            <w:r w:rsidRPr="007973D9">
              <w:rPr>
                <w:b/>
                <w:bCs/>
                <w:sz w:val="22"/>
                <w:szCs w:val="22"/>
              </w:rPr>
              <w:t>RRA</w:t>
            </w:r>
          </w:p>
        </w:tc>
        <w:tc>
          <w:tcPr>
            <w:tcW w:w="2016" w:type="dxa"/>
            <w:tcBorders>
              <w:top w:val="nil"/>
              <w:left w:val="nil"/>
              <w:bottom w:val="nil"/>
              <w:right w:val="nil"/>
            </w:tcBorders>
            <w:vAlign w:val="center"/>
          </w:tcPr>
          <w:p w14:paraId="73FF2C1F" w14:textId="6BAD8E08" w:rsidR="007973D9" w:rsidRPr="00E27E21" w:rsidRDefault="007973D9" w:rsidP="007973D9">
            <w:pPr>
              <w:jc w:val="center"/>
              <w:rPr>
                <w:sz w:val="22"/>
                <w:szCs w:val="22"/>
              </w:rPr>
            </w:pPr>
            <w:r w:rsidRPr="00E27E21">
              <w:rPr>
                <w:sz w:val="22"/>
                <w:szCs w:val="22"/>
              </w:rPr>
              <w:t>5.21 ± 2.72</w:t>
            </w:r>
          </w:p>
        </w:tc>
        <w:tc>
          <w:tcPr>
            <w:tcW w:w="2016" w:type="dxa"/>
            <w:tcBorders>
              <w:top w:val="nil"/>
              <w:left w:val="nil"/>
              <w:bottom w:val="nil"/>
              <w:right w:val="nil"/>
            </w:tcBorders>
            <w:vAlign w:val="center"/>
          </w:tcPr>
          <w:p w14:paraId="1F4C9421" w14:textId="787C86AA" w:rsidR="007973D9" w:rsidRPr="00E27E21" w:rsidRDefault="007973D9" w:rsidP="007973D9">
            <w:pPr>
              <w:jc w:val="center"/>
              <w:rPr>
                <w:sz w:val="22"/>
                <w:szCs w:val="22"/>
              </w:rPr>
            </w:pPr>
            <w:r w:rsidRPr="00E27E21">
              <w:rPr>
                <w:sz w:val="22"/>
                <w:szCs w:val="22"/>
              </w:rPr>
              <w:t>6.33 ± 3.70</w:t>
            </w:r>
          </w:p>
        </w:tc>
        <w:tc>
          <w:tcPr>
            <w:tcW w:w="2358" w:type="dxa"/>
            <w:tcBorders>
              <w:top w:val="nil"/>
              <w:left w:val="nil"/>
              <w:bottom w:val="nil"/>
            </w:tcBorders>
            <w:vAlign w:val="center"/>
          </w:tcPr>
          <w:p w14:paraId="57DB7AFF" w14:textId="573ACED1" w:rsidR="007973D9" w:rsidRPr="00E27E21" w:rsidRDefault="007973D9" w:rsidP="007973D9">
            <w:pPr>
              <w:jc w:val="center"/>
              <w:rPr>
                <w:sz w:val="22"/>
                <w:szCs w:val="22"/>
              </w:rPr>
            </w:pPr>
            <w:r w:rsidRPr="00E27E21">
              <w:rPr>
                <w:sz w:val="22"/>
                <w:szCs w:val="22"/>
              </w:rPr>
              <w:t>3.82 ± 4.18</w:t>
            </w:r>
          </w:p>
        </w:tc>
      </w:tr>
      <w:tr w:rsidR="007973D9" w14:paraId="25BE88E2" w14:textId="77777777" w:rsidTr="005953B1">
        <w:trPr>
          <w:trHeight w:val="461"/>
          <w:jc w:val="center"/>
        </w:trPr>
        <w:tc>
          <w:tcPr>
            <w:tcW w:w="1710" w:type="dxa"/>
            <w:tcBorders>
              <w:top w:val="nil"/>
              <w:bottom w:val="nil"/>
              <w:right w:val="nil"/>
            </w:tcBorders>
            <w:vAlign w:val="center"/>
          </w:tcPr>
          <w:p w14:paraId="1D1D00BA" w14:textId="77777777" w:rsidR="007973D9" w:rsidRPr="007973D9" w:rsidRDefault="007973D9" w:rsidP="007973D9">
            <w:pPr>
              <w:jc w:val="center"/>
              <w:rPr>
                <w:b/>
                <w:bCs/>
                <w:sz w:val="22"/>
                <w:szCs w:val="22"/>
              </w:rPr>
            </w:pPr>
            <w:r w:rsidRPr="007973D9">
              <w:rPr>
                <w:b/>
                <w:bCs/>
                <w:sz w:val="22"/>
                <w:szCs w:val="22"/>
              </w:rPr>
              <w:t>SMA</w:t>
            </w:r>
          </w:p>
        </w:tc>
        <w:tc>
          <w:tcPr>
            <w:tcW w:w="2016" w:type="dxa"/>
            <w:tcBorders>
              <w:top w:val="nil"/>
              <w:left w:val="nil"/>
              <w:bottom w:val="nil"/>
              <w:right w:val="nil"/>
            </w:tcBorders>
            <w:vAlign w:val="center"/>
          </w:tcPr>
          <w:p w14:paraId="7CB1925E" w14:textId="652C47D0" w:rsidR="007973D9" w:rsidRPr="00E27E21" w:rsidRDefault="007973D9" w:rsidP="007973D9">
            <w:pPr>
              <w:jc w:val="center"/>
              <w:rPr>
                <w:sz w:val="22"/>
                <w:szCs w:val="22"/>
              </w:rPr>
            </w:pPr>
            <w:r w:rsidRPr="00E27E21">
              <w:rPr>
                <w:sz w:val="22"/>
                <w:szCs w:val="22"/>
              </w:rPr>
              <w:t>11.1 ± 5.00</w:t>
            </w:r>
          </w:p>
        </w:tc>
        <w:tc>
          <w:tcPr>
            <w:tcW w:w="2016" w:type="dxa"/>
            <w:tcBorders>
              <w:top w:val="nil"/>
              <w:left w:val="nil"/>
              <w:bottom w:val="nil"/>
              <w:right w:val="nil"/>
            </w:tcBorders>
            <w:vAlign w:val="center"/>
          </w:tcPr>
          <w:p w14:paraId="43492632" w14:textId="3151822F" w:rsidR="007973D9" w:rsidRPr="00E27E21" w:rsidRDefault="007973D9" w:rsidP="007973D9">
            <w:pPr>
              <w:jc w:val="center"/>
              <w:rPr>
                <w:sz w:val="22"/>
                <w:szCs w:val="22"/>
              </w:rPr>
            </w:pPr>
            <w:r w:rsidRPr="00E27E21">
              <w:rPr>
                <w:sz w:val="22"/>
                <w:szCs w:val="22"/>
              </w:rPr>
              <w:t>12.5 ± 6.40</w:t>
            </w:r>
          </w:p>
        </w:tc>
        <w:tc>
          <w:tcPr>
            <w:tcW w:w="2358" w:type="dxa"/>
            <w:tcBorders>
              <w:top w:val="nil"/>
              <w:left w:val="nil"/>
              <w:bottom w:val="nil"/>
            </w:tcBorders>
            <w:vAlign w:val="center"/>
          </w:tcPr>
          <w:p w14:paraId="684B245A" w14:textId="0FA3399A" w:rsidR="007973D9" w:rsidRPr="00E27E21" w:rsidRDefault="007973D9" w:rsidP="007973D9">
            <w:pPr>
              <w:jc w:val="center"/>
              <w:rPr>
                <w:sz w:val="22"/>
                <w:szCs w:val="22"/>
              </w:rPr>
            </w:pPr>
            <w:r w:rsidRPr="00E27E21">
              <w:rPr>
                <w:sz w:val="22"/>
                <w:szCs w:val="22"/>
              </w:rPr>
              <w:t>9.37 ± 4.52</w:t>
            </w:r>
          </w:p>
        </w:tc>
      </w:tr>
      <w:tr w:rsidR="007973D9" w14:paraId="60C70AF2" w14:textId="77777777" w:rsidTr="005953B1">
        <w:trPr>
          <w:trHeight w:val="461"/>
          <w:jc w:val="center"/>
        </w:trPr>
        <w:tc>
          <w:tcPr>
            <w:tcW w:w="1710" w:type="dxa"/>
            <w:tcBorders>
              <w:top w:val="nil"/>
              <w:bottom w:val="nil"/>
              <w:right w:val="nil"/>
            </w:tcBorders>
            <w:vAlign w:val="center"/>
          </w:tcPr>
          <w:p w14:paraId="19960711" w14:textId="77777777" w:rsidR="007973D9" w:rsidRPr="007973D9" w:rsidRDefault="007973D9" w:rsidP="007973D9">
            <w:pPr>
              <w:jc w:val="center"/>
              <w:rPr>
                <w:b/>
                <w:bCs/>
                <w:sz w:val="22"/>
                <w:szCs w:val="22"/>
              </w:rPr>
            </w:pPr>
            <w:r w:rsidRPr="007973D9">
              <w:rPr>
                <w:b/>
                <w:bCs/>
                <w:sz w:val="22"/>
                <w:szCs w:val="22"/>
              </w:rPr>
              <w:t>CA</w:t>
            </w:r>
          </w:p>
        </w:tc>
        <w:tc>
          <w:tcPr>
            <w:tcW w:w="2016" w:type="dxa"/>
            <w:tcBorders>
              <w:top w:val="nil"/>
              <w:left w:val="nil"/>
              <w:bottom w:val="nil"/>
              <w:right w:val="nil"/>
            </w:tcBorders>
            <w:vAlign w:val="center"/>
          </w:tcPr>
          <w:p w14:paraId="2B99DD29" w14:textId="735D0B5E" w:rsidR="007973D9" w:rsidRPr="00E27E21" w:rsidRDefault="007973D9" w:rsidP="007973D9">
            <w:pPr>
              <w:jc w:val="center"/>
              <w:rPr>
                <w:sz w:val="22"/>
                <w:szCs w:val="22"/>
              </w:rPr>
            </w:pPr>
            <w:r w:rsidRPr="00E27E21">
              <w:rPr>
                <w:sz w:val="22"/>
                <w:szCs w:val="22"/>
              </w:rPr>
              <w:t>11.0 ± 7.00</w:t>
            </w:r>
          </w:p>
        </w:tc>
        <w:tc>
          <w:tcPr>
            <w:tcW w:w="2016" w:type="dxa"/>
            <w:tcBorders>
              <w:top w:val="nil"/>
              <w:left w:val="nil"/>
              <w:bottom w:val="nil"/>
              <w:right w:val="nil"/>
            </w:tcBorders>
            <w:vAlign w:val="center"/>
          </w:tcPr>
          <w:p w14:paraId="48C63A65" w14:textId="19994165" w:rsidR="007973D9" w:rsidRPr="00E27E21" w:rsidRDefault="007973D9" w:rsidP="007973D9">
            <w:pPr>
              <w:jc w:val="center"/>
              <w:rPr>
                <w:sz w:val="22"/>
                <w:szCs w:val="22"/>
              </w:rPr>
            </w:pPr>
            <w:r w:rsidRPr="00E27E21">
              <w:rPr>
                <w:sz w:val="22"/>
                <w:szCs w:val="22"/>
              </w:rPr>
              <w:t>7.00 ± 4.42</w:t>
            </w:r>
          </w:p>
        </w:tc>
        <w:tc>
          <w:tcPr>
            <w:tcW w:w="2358" w:type="dxa"/>
            <w:tcBorders>
              <w:top w:val="nil"/>
              <w:left w:val="nil"/>
              <w:bottom w:val="nil"/>
            </w:tcBorders>
            <w:vAlign w:val="center"/>
          </w:tcPr>
          <w:p w14:paraId="77BB1FFC" w14:textId="7DF40DC7" w:rsidR="007973D9" w:rsidRPr="00E27E21" w:rsidRDefault="007973D9" w:rsidP="007973D9">
            <w:pPr>
              <w:jc w:val="center"/>
              <w:rPr>
                <w:sz w:val="22"/>
                <w:szCs w:val="22"/>
              </w:rPr>
            </w:pPr>
            <w:r w:rsidRPr="00E27E21">
              <w:rPr>
                <w:sz w:val="22"/>
                <w:szCs w:val="22"/>
              </w:rPr>
              <w:t>8.17 ± 3.96</w:t>
            </w:r>
          </w:p>
        </w:tc>
      </w:tr>
      <w:tr w:rsidR="007973D9" w14:paraId="5211AEE2" w14:textId="77777777" w:rsidTr="005953B1">
        <w:trPr>
          <w:trHeight w:val="461"/>
          <w:jc w:val="center"/>
        </w:trPr>
        <w:tc>
          <w:tcPr>
            <w:tcW w:w="1710" w:type="dxa"/>
            <w:tcBorders>
              <w:top w:val="nil"/>
              <w:bottom w:val="nil"/>
              <w:right w:val="nil"/>
            </w:tcBorders>
            <w:vAlign w:val="center"/>
          </w:tcPr>
          <w:p w14:paraId="4EFBBE41" w14:textId="77777777" w:rsidR="007973D9" w:rsidRPr="007973D9" w:rsidRDefault="007973D9" w:rsidP="007973D9">
            <w:pPr>
              <w:jc w:val="center"/>
              <w:rPr>
                <w:b/>
                <w:bCs/>
                <w:sz w:val="22"/>
                <w:szCs w:val="22"/>
              </w:rPr>
            </w:pPr>
            <w:r w:rsidRPr="007973D9">
              <w:rPr>
                <w:b/>
                <w:bCs/>
                <w:sz w:val="22"/>
                <w:szCs w:val="22"/>
              </w:rPr>
              <w:t>SMV</w:t>
            </w:r>
          </w:p>
        </w:tc>
        <w:tc>
          <w:tcPr>
            <w:tcW w:w="2016" w:type="dxa"/>
            <w:tcBorders>
              <w:top w:val="nil"/>
              <w:left w:val="nil"/>
              <w:bottom w:val="nil"/>
              <w:right w:val="nil"/>
            </w:tcBorders>
            <w:vAlign w:val="center"/>
          </w:tcPr>
          <w:p w14:paraId="2ABEA360" w14:textId="74B62BCA" w:rsidR="007973D9" w:rsidRPr="00E27E21" w:rsidRDefault="007973D9" w:rsidP="007973D9">
            <w:pPr>
              <w:jc w:val="center"/>
              <w:rPr>
                <w:sz w:val="22"/>
                <w:szCs w:val="22"/>
              </w:rPr>
            </w:pPr>
            <w:r w:rsidRPr="00E27E21">
              <w:rPr>
                <w:sz w:val="22"/>
                <w:szCs w:val="22"/>
              </w:rPr>
              <w:t>14.2 ± 4.56</w:t>
            </w:r>
          </w:p>
        </w:tc>
        <w:tc>
          <w:tcPr>
            <w:tcW w:w="2016" w:type="dxa"/>
            <w:tcBorders>
              <w:top w:val="nil"/>
              <w:left w:val="nil"/>
              <w:bottom w:val="nil"/>
              <w:right w:val="nil"/>
            </w:tcBorders>
            <w:vAlign w:val="center"/>
          </w:tcPr>
          <w:p w14:paraId="6E8E5298" w14:textId="29FE6D0F" w:rsidR="007973D9" w:rsidRPr="00E27E21" w:rsidRDefault="007973D9" w:rsidP="007973D9">
            <w:pPr>
              <w:jc w:val="center"/>
              <w:rPr>
                <w:sz w:val="22"/>
                <w:szCs w:val="22"/>
              </w:rPr>
            </w:pPr>
            <w:r w:rsidRPr="00E27E21">
              <w:rPr>
                <w:sz w:val="22"/>
                <w:szCs w:val="22"/>
              </w:rPr>
              <w:t>16.7 ± 7.23</w:t>
            </w:r>
          </w:p>
        </w:tc>
        <w:tc>
          <w:tcPr>
            <w:tcW w:w="2358" w:type="dxa"/>
            <w:tcBorders>
              <w:top w:val="nil"/>
              <w:left w:val="nil"/>
              <w:bottom w:val="nil"/>
            </w:tcBorders>
            <w:vAlign w:val="center"/>
          </w:tcPr>
          <w:p w14:paraId="65037E50" w14:textId="32D1AEA5" w:rsidR="007973D9" w:rsidRPr="00E27E21" w:rsidRDefault="00E27E21" w:rsidP="007973D9">
            <w:pPr>
              <w:jc w:val="center"/>
              <w:rPr>
                <w:sz w:val="22"/>
                <w:szCs w:val="22"/>
              </w:rPr>
            </w:pPr>
            <w:r w:rsidRPr="00E27E21">
              <w:rPr>
                <w:sz w:val="22"/>
                <w:szCs w:val="22"/>
              </w:rPr>
              <w:t>15.5 ± 8.60</w:t>
            </w:r>
          </w:p>
        </w:tc>
      </w:tr>
      <w:tr w:rsidR="007973D9" w14:paraId="72C4947A" w14:textId="77777777" w:rsidTr="005953B1">
        <w:trPr>
          <w:trHeight w:val="461"/>
          <w:jc w:val="center"/>
        </w:trPr>
        <w:tc>
          <w:tcPr>
            <w:tcW w:w="1710" w:type="dxa"/>
            <w:tcBorders>
              <w:top w:val="nil"/>
              <w:bottom w:val="nil"/>
              <w:right w:val="nil"/>
            </w:tcBorders>
            <w:vAlign w:val="center"/>
          </w:tcPr>
          <w:p w14:paraId="0B6EFC8E" w14:textId="77777777" w:rsidR="007973D9" w:rsidRPr="007973D9" w:rsidRDefault="007973D9" w:rsidP="007973D9">
            <w:pPr>
              <w:jc w:val="center"/>
              <w:rPr>
                <w:b/>
                <w:bCs/>
                <w:sz w:val="22"/>
                <w:szCs w:val="22"/>
              </w:rPr>
            </w:pPr>
            <w:r w:rsidRPr="007973D9">
              <w:rPr>
                <w:b/>
                <w:bCs/>
                <w:sz w:val="22"/>
                <w:szCs w:val="22"/>
              </w:rPr>
              <w:t>SV</w:t>
            </w:r>
          </w:p>
        </w:tc>
        <w:tc>
          <w:tcPr>
            <w:tcW w:w="2016" w:type="dxa"/>
            <w:tcBorders>
              <w:top w:val="nil"/>
              <w:left w:val="nil"/>
              <w:bottom w:val="nil"/>
              <w:right w:val="nil"/>
            </w:tcBorders>
            <w:vAlign w:val="center"/>
          </w:tcPr>
          <w:p w14:paraId="3BDB8F01" w14:textId="24D4AF69" w:rsidR="007973D9" w:rsidRPr="00E27E21" w:rsidRDefault="00E27E21" w:rsidP="007973D9">
            <w:pPr>
              <w:jc w:val="center"/>
              <w:rPr>
                <w:sz w:val="22"/>
                <w:szCs w:val="22"/>
              </w:rPr>
            </w:pPr>
            <w:r w:rsidRPr="00E27E21">
              <w:rPr>
                <w:sz w:val="22"/>
                <w:szCs w:val="22"/>
              </w:rPr>
              <w:t>5.80 ± 2.52</w:t>
            </w:r>
          </w:p>
        </w:tc>
        <w:tc>
          <w:tcPr>
            <w:tcW w:w="2016" w:type="dxa"/>
            <w:tcBorders>
              <w:top w:val="nil"/>
              <w:left w:val="nil"/>
              <w:bottom w:val="nil"/>
              <w:right w:val="nil"/>
            </w:tcBorders>
            <w:vAlign w:val="center"/>
          </w:tcPr>
          <w:p w14:paraId="7109F4C6" w14:textId="495022D8" w:rsidR="007973D9" w:rsidRPr="00E27E21" w:rsidRDefault="00E27E21" w:rsidP="007973D9">
            <w:pPr>
              <w:jc w:val="center"/>
              <w:rPr>
                <w:sz w:val="22"/>
                <w:szCs w:val="22"/>
              </w:rPr>
            </w:pPr>
            <w:r w:rsidRPr="00E27E21">
              <w:rPr>
                <w:sz w:val="22"/>
                <w:szCs w:val="22"/>
              </w:rPr>
              <w:t>5.94 ± 3.85</w:t>
            </w:r>
          </w:p>
        </w:tc>
        <w:tc>
          <w:tcPr>
            <w:tcW w:w="2358" w:type="dxa"/>
            <w:tcBorders>
              <w:top w:val="nil"/>
              <w:left w:val="nil"/>
              <w:bottom w:val="nil"/>
            </w:tcBorders>
            <w:vAlign w:val="center"/>
          </w:tcPr>
          <w:p w14:paraId="260040D9" w14:textId="4E4038C7" w:rsidR="007973D9" w:rsidRPr="00E27E21" w:rsidRDefault="00E27E21" w:rsidP="007973D9">
            <w:pPr>
              <w:jc w:val="center"/>
              <w:rPr>
                <w:sz w:val="22"/>
                <w:szCs w:val="22"/>
              </w:rPr>
            </w:pPr>
            <w:r w:rsidRPr="00E27E21">
              <w:rPr>
                <w:sz w:val="22"/>
                <w:szCs w:val="22"/>
              </w:rPr>
              <w:t>4.46 ± 1.67</w:t>
            </w:r>
          </w:p>
        </w:tc>
      </w:tr>
      <w:tr w:rsidR="007973D9" w14:paraId="055CA943" w14:textId="77777777" w:rsidTr="005953B1">
        <w:trPr>
          <w:trHeight w:val="461"/>
          <w:jc w:val="center"/>
        </w:trPr>
        <w:tc>
          <w:tcPr>
            <w:tcW w:w="1710" w:type="dxa"/>
            <w:tcBorders>
              <w:top w:val="nil"/>
              <w:bottom w:val="single" w:sz="4" w:space="0" w:color="auto"/>
              <w:right w:val="nil"/>
            </w:tcBorders>
            <w:vAlign w:val="center"/>
          </w:tcPr>
          <w:p w14:paraId="7A810FBE" w14:textId="77777777" w:rsidR="007973D9" w:rsidRPr="007973D9" w:rsidRDefault="007973D9" w:rsidP="007973D9">
            <w:pPr>
              <w:jc w:val="center"/>
              <w:rPr>
                <w:b/>
                <w:bCs/>
                <w:sz w:val="22"/>
                <w:szCs w:val="22"/>
              </w:rPr>
            </w:pPr>
            <w:r w:rsidRPr="007973D9">
              <w:rPr>
                <w:b/>
                <w:bCs/>
                <w:sz w:val="22"/>
                <w:szCs w:val="22"/>
              </w:rPr>
              <w:t>PV</w:t>
            </w:r>
          </w:p>
        </w:tc>
        <w:tc>
          <w:tcPr>
            <w:tcW w:w="2016" w:type="dxa"/>
            <w:tcBorders>
              <w:top w:val="nil"/>
              <w:left w:val="nil"/>
              <w:bottom w:val="single" w:sz="4" w:space="0" w:color="auto"/>
              <w:right w:val="nil"/>
            </w:tcBorders>
            <w:vAlign w:val="center"/>
          </w:tcPr>
          <w:p w14:paraId="4445DCF1" w14:textId="6095AF11" w:rsidR="007973D9" w:rsidRPr="00E27E21" w:rsidRDefault="00E27E21" w:rsidP="007973D9">
            <w:pPr>
              <w:jc w:val="center"/>
              <w:rPr>
                <w:sz w:val="22"/>
                <w:szCs w:val="22"/>
              </w:rPr>
            </w:pPr>
            <w:r w:rsidRPr="00E27E21">
              <w:rPr>
                <w:sz w:val="22"/>
                <w:szCs w:val="22"/>
              </w:rPr>
              <w:t>20.6 ± 5.91</w:t>
            </w:r>
          </w:p>
        </w:tc>
        <w:tc>
          <w:tcPr>
            <w:tcW w:w="2016" w:type="dxa"/>
            <w:tcBorders>
              <w:top w:val="nil"/>
              <w:left w:val="nil"/>
              <w:bottom w:val="single" w:sz="4" w:space="0" w:color="auto"/>
              <w:right w:val="nil"/>
            </w:tcBorders>
            <w:vAlign w:val="center"/>
          </w:tcPr>
          <w:p w14:paraId="4739D933" w14:textId="475F6A2C" w:rsidR="007973D9" w:rsidRPr="00E27E21" w:rsidRDefault="00E27E21" w:rsidP="007973D9">
            <w:pPr>
              <w:jc w:val="center"/>
              <w:rPr>
                <w:sz w:val="22"/>
                <w:szCs w:val="22"/>
              </w:rPr>
            </w:pPr>
            <w:r w:rsidRPr="00E27E21">
              <w:rPr>
                <w:sz w:val="22"/>
                <w:szCs w:val="22"/>
              </w:rPr>
              <w:t>23.1 ± 6.56</w:t>
            </w:r>
          </w:p>
        </w:tc>
        <w:tc>
          <w:tcPr>
            <w:tcW w:w="2358" w:type="dxa"/>
            <w:tcBorders>
              <w:top w:val="nil"/>
              <w:left w:val="nil"/>
              <w:bottom w:val="nil"/>
            </w:tcBorders>
            <w:vAlign w:val="center"/>
          </w:tcPr>
          <w:p w14:paraId="114E5697" w14:textId="0E4104E6" w:rsidR="007973D9" w:rsidRPr="00E27E21" w:rsidRDefault="00E27E21" w:rsidP="007973D9">
            <w:pPr>
              <w:jc w:val="center"/>
              <w:rPr>
                <w:sz w:val="22"/>
                <w:szCs w:val="22"/>
              </w:rPr>
            </w:pPr>
            <w:r w:rsidRPr="00E27E21">
              <w:rPr>
                <w:sz w:val="22"/>
                <w:szCs w:val="22"/>
              </w:rPr>
              <w:t>20.8 ± 10.3</w:t>
            </w:r>
          </w:p>
        </w:tc>
      </w:tr>
      <w:tr w:rsidR="007973D9" w14:paraId="0A21C529" w14:textId="77777777" w:rsidTr="005953B1">
        <w:trPr>
          <w:trHeight w:val="1232"/>
          <w:jc w:val="center"/>
        </w:trPr>
        <w:tc>
          <w:tcPr>
            <w:tcW w:w="8100" w:type="dxa"/>
            <w:gridSpan w:val="4"/>
            <w:tcBorders>
              <w:top w:val="single" w:sz="4" w:space="0" w:color="auto"/>
            </w:tcBorders>
            <w:vAlign w:val="center"/>
          </w:tcPr>
          <w:p w14:paraId="4ED630FA" w14:textId="77777777" w:rsidR="007973D9" w:rsidRPr="007973D9" w:rsidRDefault="007973D9" w:rsidP="007973D9">
            <w:pPr>
              <w:jc w:val="both"/>
              <w:rPr>
                <w:sz w:val="20"/>
                <w:szCs w:val="20"/>
              </w:rPr>
            </w:pPr>
            <w:r w:rsidRPr="007973D9">
              <w:rPr>
                <w:sz w:val="20"/>
                <w:szCs w:val="20"/>
              </w:rPr>
              <w:t xml:space="preserve">Volumetric flow rates are expressed as mean ± 1 standard deviation. </w:t>
            </w:r>
            <w:r w:rsidRPr="007973D9">
              <w:rPr>
                <w:b/>
                <w:sz w:val="20"/>
                <w:szCs w:val="20"/>
              </w:rPr>
              <w:t xml:space="preserve">Bold </w:t>
            </w:r>
            <w:r w:rsidRPr="007973D9">
              <w:rPr>
                <w:sz w:val="20"/>
                <w:szCs w:val="20"/>
              </w:rPr>
              <w:t xml:space="preserve">indicates statistical significance (p &lt; 0.05) compared to controls. </w:t>
            </w:r>
            <w:r w:rsidRPr="007973D9">
              <w:rPr>
                <w:sz w:val="20"/>
                <w:szCs w:val="20"/>
                <w:u w:val="single"/>
              </w:rPr>
              <w:t>Underline</w:t>
            </w:r>
            <w:r w:rsidRPr="007973D9">
              <w:rPr>
                <w:i/>
                <w:sz w:val="20"/>
                <w:szCs w:val="20"/>
              </w:rPr>
              <w:t xml:space="preserve"> </w:t>
            </w:r>
            <w:r w:rsidRPr="007973D9">
              <w:rPr>
                <w:sz w:val="20"/>
                <w:szCs w:val="20"/>
              </w:rPr>
              <w:t>indicates statistical significance (p &lt; 0.05) between CMI</w:t>
            </w:r>
            <w:r>
              <w:rPr>
                <w:sz w:val="20"/>
                <w:szCs w:val="20"/>
              </w:rPr>
              <w:t>+ and CMI- groups</w:t>
            </w:r>
            <w:r w:rsidRPr="007973D9">
              <w:rPr>
                <w:sz w:val="20"/>
                <w:szCs w:val="20"/>
              </w:rPr>
              <w:t>. SCAo = supraceliac aorta, IRAo = infrarenal aorta, LRA = left renal artery, RRA = right renal artery, SMA = superior mesenteric artery, CA = celiac artery, SMV = superior mesenteric vein, SV = splenic vein, and PV = portal vein.</w:t>
            </w:r>
          </w:p>
        </w:tc>
      </w:tr>
    </w:tbl>
    <w:p w14:paraId="743A336D" w14:textId="77D3CA37" w:rsidR="00797BCE" w:rsidRDefault="00797BCE" w:rsidP="002570BA"/>
    <w:p w14:paraId="1301964C" w14:textId="3EEF8DE4" w:rsidR="00797BCE" w:rsidRDefault="00797BCE" w:rsidP="002570BA"/>
    <w:p w14:paraId="07234B15" w14:textId="700423A4" w:rsidR="00797BCE" w:rsidRDefault="00797BCE" w:rsidP="002570BA"/>
    <w:p w14:paraId="69D84190" w14:textId="28581C3D" w:rsidR="00797BCE" w:rsidRDefault="00797BCE" w:rsidP="002570BA"/>
    <w:p w14:paraId="57400B5A" w14:textId="4F006891" w:rsidR="00797BCE" w:rsidRDefault="00797BCE" w:rsidP="002570BA"/>
    <w:p w14:paraId="5DB85997" w14:textId="0451EAAC" w:rsidR="00797BCE" w:rsidRDefault="00797BCE" w:rsidP="002570BA"/>
    <w:p w14:paraId="55A482C7" w14:textId="2339F246" w:rsidR="00797BCE" w:rsidRDefault="00797BCE" w:rsidP="002570BA"/>
    <w:p w14:paraId="01102314" w14:textId="631E59DB" w:rsidR="00797BCE" w:rsidRDefault="00797BCE" w:rsidP="002570BA"/>
    <w:p w14:paraId="1E6A0B1E" w14:textId="653933B2" w:rsidR="00797BCE" w:rsidRDefault="00797BCE" w:rsidP="002570BA"/>
    <w:p w14:paraId="5E811D89" w14:textId="1A5703DD" w:rsidR="00797BCE" w:rsidRDefault="00797BCE" w:rsidP="002570BA"/>
    <w:p w14:paraId="173BE8C4" w14:textId="705D5282" w:rsidR="00797BCE" w:rsidRDefault="00797BCE" w:rsidP="002570BA"/>
    <w:p w14:paraId="473344FB" w14:textId="14EA1F7D" w:rsidR="00797BCE" w:rsidRDefault="00797BCE" w:rsidP="002570BA"/>
    <w:p w14:paraId="74C6AAC4" w14:textId="04920F6D" w:rsidR="00797BCE" w:rsidRDefault="00797BCE" w:rsidP="002570BA"/>
    <w:p w14:paraId="72668390" w14:textId="61D229A4" w:rsidR="00797BCE" w:rsidRDefault="00797BCE" w:rsidP="002570BA"/>
    <w:p w14:paraId="736FEBD1" w14:textId="002375A7" w:rsidR="00C92E2D" w:rsidRDefault="00C92E2D"/>
    <w:tbl>
      <w:tblPr>
        <w:tblStyle w:val="TableGrid"/>
        <w:tblW w:w="8745" w:type="dxa"/>
        <w:jc w:val="center"/>
        <w:tblLook w:val="04A0" w:firstRow="1" w:lastRow="0" w:firstColumn="1" w:lastColumn="0" w:noHBand="0" w:noVBand="1"/>
      </w:tblPr>
      <w:tblGrid>
        <w:gridCol w:w="1995"/>
        <w:gridCol w:w="2250"/>
        <w:gridCol w:w="2250"/>
        <w:gridCol w:w="2250"/>
      </w:tblGrid>
      <w:tr w:rsidR="00E27E21" w14:paraId="59E6C59C" w14:textId="77777777" w:rsidTr="0020720C">
        <w:trPr>
          <w:trHeight w:val="792"/>
          <w:jc w:val="center"/>
        </w:trPr>
        <w:tc>
          <w:tcPr>
            <w:tcW w:w="8745" w:type="dxa"/>
            <w:gridSpan w:val="4"/>
            <w:vAlign w:val="center"/>
          </w:tcPr>
          <w:p w14:paraId="3D82B1AB" w14:textId="34921733" w:rsidR="00E27E21" w:rsidRPr="004B2368" w:rsidRDefault="00E27E21" w:rsidP="003C1613">
            <w:pPr>
              <w:jc w:val="center"/>
            </w:pPr>
            <w:r>
              <w:rPr>
                <w:b/>
                <w:sz w:val="28"/>
                <w:szCs w:val="22"/>
              </w:rPr>
              <w:t>T</w:t>
            </w:r>
            <w:r w:rsidRPr="007973D9">
              <w:rPr>
                <w:b/>
                <w:sz w:val="28"/>
                <w:szCs w:val="22"/>
              </w:rPr>
              <w:t xml:space="preserve">able </w:t>
            </w:r>
            <w:r>
              <w:rPr>
                <w:b/>
                <w:sz w:val="28"/>
                <w:szCs w:val="22"/>
              </w:rPr>
              <w:t>3</w:t>
            </w:r>
            <w:r w:rsidRPr="007973D9">
              <w:rPr>
                <w:b/>
                <w:sz w:val="28"/>
                <w:szCs w:val="22"/>
              </w:rPr>
              <w:t xml:space="preserve">:  Average </w:t>
            </w:r>
            <w:r>
              <w:rPr>
                <w:b/>
                <w:sz w:val="28"/>
                <w:szCs w:val="22"/>
              </w:rPr>
              <w:t>Percent Change in Flow (%)</w:t>
            </w:r>
          </w:p>
        </w:tc>
      </w:tr>
      <w:tr w:rsidR="005953B1" w14:paraId="2C221A6F" w14:textId="77777777" w:rsidTr="0020720C">
        <w:trPr>
          <w:trHeight w:val="864"/>
          <w:jc w:val="center"/>
        </w:trPr>
        <w:tc>
          <w:tcPr>
            <w:tcW w:w="1995" w:type="dxa"/>
            <w:tcBorders>
              <w:bottom w:val="single" w:sz="12" w:space="0" w:color="auto"/>
              <w:right w:val="nil"/>
            </w:tcBorders>
            <w:vAlign w:val="center"/>
          </w:tcPr>
          <w:p w14:paraId="0537DF5F" w14:textId="77777777" w:rsidR="00E27E21" w:rsidRPr="0044270F" w:rsidRDefault="00E27E21" w:rsidP="003C1613">
            <w:pPr>
              <w:jc w:val="center"/>
              <w:rPr>
                <w:sz w:val="22"/>
                <w:szCs w:val="22"/>
              </w:rPr>
            </w:pPr>
          </w:p>
        </w:tc>
        <w:tc>
          <w:tcPr>
            <w:tcW w:w="2250" w:type="dxa"/>
            <w:tcBorders>
              <w:left w:val="nil"/>
              <w:bottom w:val="single" w:sz="12" w:space="0" w:color="auto"/>
              <w:right w:val="nil"/>
            </w:tcBorders>
            <w:vAlign w:val="center"/>
          </w:tcPr>
          <w:p w14:paraId="20A1A412" w14:textId="77777777" w:rsidR="00E27E21" w:rsidRDefault="00E27E21" w:rsidP="003C1613">
            <w:pPr>
              <w:jc w:val="center"/>
              <w:rPr>
                <w:b/>
                <w:bCs/>
                <w:sz w:val="22"/>
                <w:szCs w:val="22"/>
              </w:rPr>
            </w:pPr>
            <w:r w:rsidRPr="007973D9">
              <w:rPr>
                <w:b/>
                <w:bCs/>
                <w:sz w:val="22"/>
                <w:szCs w:val="22"/>
              </w:rPr>
              <w:t>Control</w:t>
            </w:r>
          </w:p>
          <w:p w14:paraId="4B80EFFD" w14:textId="53C51FC3" w:rsidR="00E27E21" w:rsidRPr="00221402" w:rsidRDefault="00221402" w:rsidP="003C1613">
            <w:pPr>
              <w:jc w:val="center"/>
              <w:rPr>
                <w:i/>
                <w:iCs/>
                <w:sz w:val="22"/>
                <w:szCs w:val="22"/>
              </w:rPr>
            </w:pPr>
            <w:r w:rsidRPr="00221402">
              <w:rPr>
                <w:i/>
                <w:iCs/>
                <w:sz w:val="22"/>
                <w:szCs w:val="22"/>
              </w:rPr>
              <w:t>(</w:t>
            </w:r>
            <w:r w:rsidR="00E27E21" w:rsidRPr="00221402">
              <w:rPr>
                <w:i/>
                <w:iCs/>
                <w:sz w:val="22"/>
                <w:szCs w:val="22"/>
              </w:rPr>
              <w:t xml:space="preserve"># Vessels </w:t>
            </w:r>
            <w:r w:rsidR="005953B1">
              <w:rPr>
                <w:i/>
                <w:iCs/>
                <w:sz w:val="22"/>
                <w:szCs w:val="22"/>
              </w:rPr>
              <w:t>v</w:t>
            </w:r>
            <w:r w:rsidR="00E27E21" w:rsidRPr="00221402">
              <w:rPr>
                <w:i/>
                <w:iCs/>
                <w:sz w:val="22"/>
                <w:szCs w:val="22"/>
              </w:rPr>
              <w:t>isualized</w:t>
            </w:r>
            <w:r w:rsidR="005953B1">
              <w:rPr>
                <w:i/>
                <w:iCs/>
                <w:sz w:val="22"/>
                <w:szCs w:val="22"/>
              </w:rPr>
              <w:t xml:space="preserve"> out of </w:t>
            </w:r>
            <w:r w:rsidR="00E27E21" w:rsidRPr="00221402">
              <w:rPr>
                <w:i/>
                <w:iCs/>
                <w:sz w:val="22"/>
                <w:szCs w:val="22"/>
              </w:rPr>
              <w:t>20</w:t>
            </w:r>
            <w:r w:rsidRPr="00221402">
              <w:rPr>
                <w:i/>
                <w:iCs/>
                <w:sz w:val="22"/>
                <w:szCs w:val="22"/>
              </w:rPr>
              <w:t>)</w:t>
            </w:r>
          </w:p>
        </w:tc>
        <w:tc>
          <w:tcPr>
            <w:tcW w:w="2250" w:type="dxa"/>
            <w:tcBorders>
              <w:left w:val="nil"/>
              <w:bottom w:val="single" w:sz="12" w:space="0" w:color="auto"/>
              <w:right w:val="nil"/>
            </w:tcBorders>
            <w:vAlign w:val="center"/>
          </w:tcPr>
          <w:p w14:paraId="04706735" w14:textId="77777777" w:rsidR="00E27E21" w:rsidRDefault="00E27E21" w:rsidP="003C1613">
            <w:pPr>
              <w:jc w:val="center"/>
              <w:rPr>
                <w:b/>
                <w:bCs/>
                <w:sz w:val="22"/>
                <w:szCs w:val="22"/>
              </w:rPr>
            </w:pPr>
            <w:r w:rsidRPr="007973D9">
              <w:rPr>
                <w:b/>
                <w:bCs/>
                <w:sz w:val="22"/>
                <w:szCs w:val="22"/>
              </w:rPr>
              <w:t>CMI-</w:t>
            </w:r>
          </w:p>
          <w:p w14:paraId="2C83AAC2" w14:textId="2A923A0B" w:rsidR="00221402" w:rsidRPr="007973D9" w:rsidRDefault="00221402" w:rsidP="003C1613">
            <w:pPr>
              <w:jc w:val="center"/>
              <w:rPr>
                <w:b/>
                <w:bCs/>
                <w:sz w:val="22"/>
                <w:szCs w:val="22"/>
              </w:rPr>
            </w:pPr>
            <w:r w:rsidRPr="00221402">
              <w:rPr>
                <w:i/>
                <w:iCs/>
                <w:sz w:val="22"/>
                <w:szCs w:val="22"/>
              </w:rPr>
              <w:t xml:space="preserve">(# Vessels </w:t>
            </w:r>
            <w:r w:rsidR="005953B1">
              <w:rPr>
                <w:i/>
                <w:iCs/>
                <w:sz w:val="22"/>
                <w:szCs w:val="22"/>
              </w:rPr>
              <w:t>v</w:t>
            </w:r>
            <w:r w:rsidRPr="00221402">
              <w:rPr>
                <w:i/>
                <w:iCs/>
                <w:sz w:val="22"/>
                <w:szCs w:val="22"/>
              </w:rPr>
              <w:t xml:space="preserve">isualized out of </w:t>
            </w:r>
            <w:r>
              <w:rPr>
                <w:i/>
                <w:iCs/>
                <w:sz w:val="22"/>
                <w:szCs w:val="22"/>
              </w:rPr>
              <w:t>13</w:t>
            </w:r>
            <w:r w:rsidRPr="00221402">
              <w:rPr>
                <w:i/>
                <w:iCs/>
                <w:sz w:val="22"/>
                <w:szCs w:val="22"/>
              </w:rPr>
              <w:t>)</w:t>
            </w:r>
          </w:p>
        </w:tc>
        <w:tc>
          <w:tcPr>
            <w:tcW w:w="2250" w:type="dxa"/>
            <w:tcBorders>
              <w:left w:val="nil"/>
              <w:bottom w:val="single" w:sz="12" w:space="0" w:color="auto"/>
            </w:tcBorders>
            <w:vAlign w:val="center"/>
          </w:tcPr>
          <w:p w14:paraId="55F2CBC4" w14:textId="77777777" w:rsidR="00E27E21" w:rsidRDefault="00E27E21" w:rsidP="003C1613">
            <w:pPr>
              <w:jc w:val="center"/>
              <w:rPr>
                <w:b/>
                <w:bCs/>
                <w:sz w:val="22"/>
                <w:szCs w:val="22"/>
              </w:rPr>
            </w:pPr>
            <w:r w:rsidRPr="007973D9">
              <w:rPr>
                <w:b/>
                <w:bCs/>
                <w:sz w:val="22"/>
                <w:szCs w:val="22"/>
              </w:rPr>
              <w:t>CMI+</w:t>
            </w:r>
          </w:p>
          <w:p w14:paraId="523A92E4" w14:textId="4A1AF348" w:rsidR="00221402" w:rsidRPr="007973D9" w:rsidRDefault="00221402" w:rsidP="003C1613">
            <w:pPr>
              <w:jc w:val="center"/>
              <w:rPr>
                <w:b/>
                <w:bCs/>
                <w:sz w:val="22"/>
                <w:szCs w:val="22"/>
              </w:rPr>
            </w:pPr>
            <w:r w:rsidRPr="00221402">
              <w:rPr>
                <w:i/>
                <w:iCs/>
                <w:sz w:val="22"/>
                <w:szCs w:val="22"/>
              </w:rPr>
              <w:t xml:space="preserve">(# Vessels Visualized out of </w:t>
            </w:r>
            <w:r>
              <w:rPr>
                <w:i/>
                <w:iCs/>
                <w:sz w:val="22"/>
                <w:szCs w:val="22"/>
              </w:rPr>
              <w:t>6</w:t>
            </w:r>
            <w:r w:rsidRPr="00221402">
              <w:rPr>
                <w:i/>
                <w:iCs/>
                <w:sz w:val="22"/>
                <w:szCs w:val="22"/>
              </w:rPr>
              <w:t>)</w:t>
            </w:r>
          </w:p>
        </w:tc>
      </w:tr>
      <w:tr w:rsidR="005953B1" w14:paraId="059A25A1" w14:textId="77777777" w:rsidTr="0020720C">
        <w:trPr>
          <w:trHeight w:val="605"/>
          <w:jc w:val="center"/>
        </w:trPr>
        <w:tc>
          <w:tcPr>
            <w:tcW w:w="1995" w:type="dxa"/>
            <w:tcBorders>
              <w:top w:val="single" w:sz="12" w:space="0" w:color="auto"/>
              <w:bottom w:val="nil"/>
              <w:right w:val="nil"/>
            </w:tcBorders>
            <w:vAlign w:val="center"/>
          </w:tcPr>
          <w:p w14:paraId="0F33D346" w14:textId="77777777" w:rsidR="00E27E21" w:rsidRDefault="00E27E21" w:rsidP="003C1613">
            <w:pPr>
              <w:jc w:val="center"/>
              <w:rPr>
                <w:b/>
                <w:bCs/>
                <w:sz w:val="22"/>
                <w:szCs w:val="22"/>
              </w:rPr>
            </w:pPr>
            <w:r w:rsidRPr="007973D9">
              <w:rPr>
                <w:b/>
                <w:bCs/>
                <w:sz w:val="22"/>
                <w:szCs w:val="22"/>
              </w:rPr>
              <w:t>SCAo</w:t>
            </w:r>
          </w:p>
          <w:p w14:paraId="335CD37D" w14:textId="2DF79C4C" w:rsidR="005953B1" w:rsidRPr="007973D9" w:rsidRDefault="005953B1" w:rsidP="003C1613">
            <w:pPr>
              <w:jc w:val="center"/>
              <w:rPr>
                <w:b/>
                <w:bCs/>
                <w:sz w:val="22"/>
                <w:szCs w:val="22"/>
              </w:rPr>
            </w:pPr>
          </w:p>
        </w:tc>
        <w:tc>
          <w:tcPr>
            <w:tcW w:w="2250" w:type="dxa"/>
            <w:tcBorders>
              <w:top w:val="single" w:sz="12" w:space="0" w:color="auto"/>
              <w:left w:val="nil"/>
              <w:bottom w:val="nil"/>
              <w:right w:val="nil"/>
            </w:tcBorders>
            <w:vAlign w:val="center"/>
          </w:tcPr>
          <w:p w14:paraId="73BD35D2" w14:textId="77777777" w:rsidR="00E27E21" w:rsidRDefault="00E27E21" w:rsidP="003C1613">
            <w:pPr>
              <w:jc w:val="center"/>
              <w:rPr>
                <w:sz w:val="22"/>
                <w:szCs w:val="22"/>
              </w:rPr>
            </w:pPr>
            <w:r w:rsidRPr="00E27E21">
              <w:rPr>
                <w:sz w:val="22"/>
                <w:szCs w:val="22"/>
              </w:rPr>
              <w:t>15.7 ± 14.8</w:t>
            </w:r>
          </w:p>
          <w:p w14:paraId="0B2A40F9" w14:textId="42D54489" w:rsidR="00221402" w:rsidRPr="00221402" w:rsidRDefault="00221402" w:rsidP="003C1613">
            <w:pPr>
              <w:jc w:val="center"/>
              <w:rPr>
                <w:i/>
                <w:iCs/>
                <w:sz w:val="22"/>
                <w:szCs w:val="22"/>
              </w:rPr>
            </w:pPr>
            <w:r>
              <w:rPr>
                <w:i/>
                <w:iCs/>
                <w:sz w:val="22"/>
                <w:szCs w:val="22"/>
              </w:rPr>
              <w:t>(20)</w:t>
            </w:r>
          </w:p>
        </w:tc>
        <w:tc>
          <w:tcPr>
            <w:tcW w:w="2250" w:type="dxa"/>
            <w:tcBorders>
              <w:top w:val="single" w:sz="12" w:space="0" w:color="auto"/>
              <w:left w:val="nil"/>
              <w:bottom w:val="nil"/>
              <w:right w:val="nil"/>
            </w:tcBorders>
            <w:vAlign w:val="center"/>
          </w:tcPr>
          <w:p w14:paraId="1CB3606D" w14:textId="77777777" w:rsidR="00E27E21" w:rsidRDefault="00E27E21" w:rsidP="003C1613">
            <w:pPr>
              <w:jc w:val="center"/>
              <w:rPr>
                <w:sz w:val="22"/>
                <w:szCs w:val="22"/>
              </w:rPr>
            </w:pPr>
            <w:r w:rsidRPr="00E27E21">
              <w:rPr>
                <w:sz w:val="22"/>
                <w:szCs w:val="22"/>
              </w:rPr>
              <w:t>21.1 ± 16.6</w:t>
            </w:r>
          </w:p>
          <w:p w14:paraId="6F0B4CC6" w14:textId="32B79BD2" w:rsidR="005953B1" w:rsidRPr="005953B1" w:rsidRDefault="005953B1" w:rsidP="003C1613">
            <w:pPr>
              <w:jc w:val="center"/>
              <w:rPr>
                <w:i/>
                <w:iCs/>
                <w:sz w:val="22"/>
                <w:szCs w:val="22"/>
              </w:rPr>
            </w:pPr>
            <w:r w:rsidRPr="005953B1">
              <w:rPr>
                <w:i/>
                <w:iCs/>
                <w:sz w:val="22"/>
                <w:szCs w:val="22"/>
              </w:rPr>
              <w:t>(13)</w:t>
            </w:r>
          </w:p>
        </w:tc>
        <w:tc>
          <w:tcPr>
            <w:tcW w:w="2250" w:type="dxa"/>
            <w:tcBorders>
              <w:top w:val="single" w:sz="12" w:space="0" w:color="auto"/>
              <w:left w:val="nil"/>
              <w:bottom w:val="nil"/>
            </w:tcBorders>
            <w:vAlign w:val="center"/>
          </w:tcPr>
          <w:p w14:paraId="4F4B01B9" w14:textId="77777777" w:rsidR="00E27E21" w:rsidRDefault="00E27E21" w:rsidP="003C1613">
            <w:pPr>
              <w:jc w:val="center"/>
              <w:rPr>
                <w:b/>
                <w:sz w:val="22"/>
                <w:szCs w:val="22"/>
                <w:u w:val="single"/>
              </w:rPr>
            </w:pPr>
            <w:r w:rsidRPr="00E27E21">
              <w:rPr>
                <w:b/>
                <w:sz w:val="22"/>
                <w:szCs w:val="22"/>
                <w:u w:val="single"/>
              </w:rPr>
              <w:t>-2.57 ± 12.1</w:t>
            </w:r>
          </w:p>
          <w:p w14:paraId="1F8D2A3D" w14:textId="5B0166B2" w:rsidR="005953B1" w:rsidRPr="005953B1" w:rsidRDefault="005953B1" w:rsidP="003C1613">
            <w:pPr>
              <w:jc w:val="center"/>
              <w:rPr>
                <w:i/>
                <w:iCs/>
                <w:sz w:val="22"/>
                <w:szCs w:val="22"/>
              </w:rPr>
            </w:pPr>
            <w:r>
              <w:rPr>
                <w:i/>
                <w:iCs/>
                <w:sz w:val="22"/>
                <w:szCs w:val="22"/>
              </w:rPr>
              <w:t>(5)</w:t>
            </w:r>
          </w:p>
        </w:tc>
      </w:tr>
      <w:tr w:rsidR="005953B1" w14:paraId="478D35F0" w14:textId="77777777" w:rsidTr="0020720C">
        <w:trPr>
          <w:trHeight w:val="605"/>
          <w:jc w:val="center"/>
        </w:trPr>
        <w:tc>
          <w:tcPr>
            <w:tcW w:w="1995" w:type="dxa"/>
            <w:tcBorders>
              <w:top w:val="nil"/>
              <w:bottom w:val="nil"/>
              <w:right w:val="nil"/>
            </w:tcBorders>
            <w:vAlign w:val="center"/>
          </w:tcPr>
          <w:p w14:paraId="03534F89" w14:textId="77777777" w:rsidR="00E27E21" w:rsidRDefault="00E27E21" w:rsidP="003C1613">
            <w:pPr>
              <w:jc w:val="center"/>
              <w:rPr>
                <w:b/>
                <w:bCs/>
                <w:sz w:val="22"/>
                <w:szCs w:val="22"/>
              </w:rPr>
            </w:pPr>
            <w:r w:rsidRPr="007973D9">
              <w:rPr>
                <w:b/>
                <w:bCs/>
                <w:sz w:val="22"/>
                <w:szCs w:val="22"/>
              </w:rPr>
              <w:t>IRAo</w:t>
            </w:r>
          </w:p>
          <w:p w14:paraId="05A23F33" w14:textId="523CD8BB" w:rsidR="005953B1" w:rsidRPr="007973D9" w:rsidRDefault="005953B1" w:rsidP="003C1613">
            <w:pPr>
              <w:jc w:val="center"/>
              <w:rPr>
                <w:b/>
                <w:bCs/>
                <w:sz w:val="22"/>
                <w:szCs w:val="22"/>
              </w:rPr>
            </w:pPr>
          </w:p>
        </w:tc>
        <w:tc>
          <w:tcPr>
            <w:tcW w:w="2250" w:type="dxa"/>
            <w:tcBorders>
              <w:top w:val="nil"/>
              <w:left w:val="nil"/>
              <w:bottom w:val="nil"/>
              <w:right w:val="nil"/>
            </w:tcBorders>
            <w:vAlign w:val="center"/>
          </w:tcPr>
          <w:p w14:paraId="3B770CBD" w14:textId="77777777" w:rsidR="00E27E21" w:rsidRDefault="00E27E21" w:rsidP="003C1613">
            <w:pPr>
              <w:jc w:val="center"/>
              <w:rPr>
                <w:sz w:val="22"/>
                <w:szCs w:val="22"/>
              </w:rPr>
            </w:pPr>
            <w:r w:rsidRPr="00E27E21">
              <w:rPr>
                <w:sz w:val="22"/>
                <w:szCs w:val="22"/>
              </w:rPr>
              <w:t>-7.03 ± 24.4</w:t>
            </w:r>
          </w:p>
          <w:p w14:paraId="3C5F335C" w14:textId="7309E39C" w:rsidR="005953B1" w:rsidRPr="005953B1" w:rsidRDefault="005953B1" w:rsidP="003C1613">
            <w:pPr>
              <w:jc w:val="center"/>
              <w:rPr>
                <w:i/>
                <w:iCs/>
                <w:sz w:val="22"/>
                <w:szCs w:val="22"/>
              </w:rPr>
            </w:pPr>
            <w:r w:rsidRPr="005953B1">
              <w:rPr>
                <w:i/>
                <w:iCs/>
                <w:sz w:val="22"/>
                <w:szCs w:val="22"/>
              </w:rPr>
              <w:t>(18)</w:t>
            </w:r>
          </w:p>
        </w:tc>
        <w:tc>
          <w:tcPr>
            <w:tcW w:w="2250" w:type="dxa"/>
            <w:tcBorders>
              <w:top w:val="nil"/>
              <w:left w:val="nil"/>
              <w:bottom w:val="nil"/>
              <w:right w:val="nil"/>
            </w:tcBorders>
            <w:vAlign w:val="center"/>
          </w:tcPr>
          <w:p w14:paraId="122329D8" w14:textId="77777777" w:rsidR="00E27E21" w:rsidRDefault="00E27E21" w:rsidP="003C1613">
            <w:pPr>
              <w:jc w:val="center"/>
              <w:rPr>
                <w:sz w:val="22"/>
                <w:szCs w:val="22"/>
              </w:rPr>
            </w:pPr>
            <w:r w:rsidRPr="00E27E21">
              <w:rPr>
                <w:sz w:val="22"/>
                <w:szCs w:val="22"/>
              </w:rPr>
              <w:t>13.0 ± 31.1</w:t>
            </w:r>
          </w:p>
          <w:p w14:paraId="2B42343A" w14:textId="59A3CE32" w:rsidR="005953B1" w:rsidRPr="005953B1" w:rsidRDefault="005953B1" w:rsidP="003C1613">
            <w:pPr>
              <w:jc w:val="center"/>
              <w:rPr>
                <w:i/>
                <w:iCs/>
                <w:sz w:val="22"/>
                <w:szCs w:val="22"/>
              </w:rPr>
            </w:pPr>
            <w:r w:rsidRPr="005953B1">
              <w:rPr>
                <w:i/>
                <w:iCs/>
                <w:sz w:val="22"/>
                <w:szCs w:val="22"/>
              </w:rPr>
              <w:t>(12)</w:t>
            </w:r>
          </w:p>
        </w:tc>
        <w:tc>
          <w:tcPr>
            <w:tcW w:w="2250" w:type="dxa"/>
            <w:tcBorders>
              <w:top w:val="nil"/>
              <w:left w:val="nil"/>
              <w:bottom w:val="nil"/>
            </w:tcBorders>
            <w:vAlign w:val="center"/>
          </w:tcPr>
          <w:p w14:paraId="6EF1B193" w14:textId="77777777" w:rsidR="00E27E21" w:rsidRDefault="00E27E21" w:rsidP="003C1613">
            <w:pPr>
              <w:jc w:val="center"/>
              <w:rPr>
                <w:sz w:val="22"/>
                <w:szCs w:val="22"/>
              </w:rPr>
            </w:pPr>
            <w:r w:rsidRPr="00E27E21">
              <w:rPr>
                <w:sz w:val="22"/>
                <w:szCs w:val="22"/>
              </w:rPr>
              <w:t>-3.16 ± 27.1</w:t>
            </w:r>
          </w:p>
          <w:p w14:paraId="25DA6CD0" w14:textId="53D1D722" w:rsidR="005953B1" w:rsidRPr="005953B1" w:rsidRDefault="005953B1" w:rsidP="003C1613">
            <w:pPr>
              <w:jc w:val="center"/>
              <w:rPr>
                <w:sz w:val="22"/>
                <w:szCs w:val="22"/>
              </w:rPr>
            </w:pPr>
            <w:r>
              <w:rPr>
                <w:i/>
                <w:iCs/>
                <w:sz w:val="22"/>
                <w:szCs w:val="22"/>
              </w:rPr>
              <w:t>(5)</w:t>
            </w:r>
          </w:p>
        </w:tc>
      </w:tr>
      <w:tr w:rsidR="005953B1" w14:paraId="2D0D28AD" w14:textId="77777777" w:rsidTr="0020720C">
        <w:trPr>
          <w:trHeight w:val="605"/>
          <w:jc w:val="center"/>
        </w:trPr>
        <w:tc>
          <w:tcPr>
            <w:tcW w:w="1995" w:type="dxa"/>
            <w:tcBorders>
              <w:top w:val="nil"/>
              <w:bottom w:val="nil"/>
              <w:right w:val="nil"/>
            </w:tcBorders>
            <w:vAlign w:val="center"/>
          </w:tcPr>
          <w:p w14:paraId="728A255D" w14:textId="77777777" w:rsidR="00E27E21" w:rsidRDefault="00E27E21" w:rsidP="003C1613">
            <w:pPr>
              <w:jc w:val="center"/>
              <w:rPr>
                <w:b/>
                <w:bCs/>
                <w:sz w:val="22"/>
                <w:szCs w:val="22"/>
              </w:rPr>
            </w:pPr>
            <w:r w:rsidRPr="007973D9">
              <w:rPr>
                <w:b/>
                <w:bCs/>
                <w:sz w:val="22"/>
                <w:szCs w:val="22"/>
              </w:rPr>
              <w:t>LRA</w:t>
            </w:r>
          </w:p>
          <w:p w14:paraId="0F5B11E1" w14:textId="2E1EE6D4" w:rsidR="005953B1" w:rsidRPr="007973D9" w:rsidRDefault="005953B1" w:rsidP="003C1613">
            <w:pPr>
              <w:jc w:val="center"/>
              <w:rPr>
                <w:b/>
                <w:bCs/>
                <w:sz w:val="22"/>
                <w:szCs w:val="22"/>
              </w:rPr>
            </w:pPr>
          </w:p>
        </w:tc>
        <w:tc>
          <w:tcPr>
            <w:tcW w:w="2250" w:type="dxa"/>
            <w:tcBorders>
              <w:top w:val="nil"/>
              <w:left w:val="nil"/>
              <w:bottom w:val="nil"/>
              <w:right w:val="nil"/>
            </w:tcBorders>
            <w:vAlign w:val="center"/>
          </w:tcPr>
          <w:p w14:paraId="57113FF3" w14:textId="77777777" w:rsidR="00E27E21" w:rsidRDefault="00E27E21" w:rsidP="003C1613">
            <w:pPr>
              <w:jc w:val="center"/>
              <w:rPr>
                <w:sz w:val="22"/>
                <w:szCs w:val="22"/>
              </w:rPr>
            </w:pPr>
            <w:r w:rsidRPr="00E27E21">
              <w:rPr>
                <w:sz w:val="22"/>
                <w:szCs w:val="22"/>
              </w:rPr>
              <w:t>3.58 ± 15.4</w:t>
            </w:r>
          </w:p>
          <w:p w14:paraId="33C9A879" w14:textId="5DD4C789" w:rsidR="005953B1" w:rsidRPr="005953B1" w:rsidRDefault="005953B1" w:rsidP="003C1613">
            <w:pPr>
              <w:jc w:val="center"/>
              <w:rPr>
                <w:i/>
                <w:iCs/>
                <w:sz w:val="22"/>
                <w:szCs w:val="22"/>
              </w:rPr>
            </w:pPr>
            <w:r w:rsidRPr="005953B1">
              <w:rPr>
                <w:i/>
                <w:iCs/>
                <w:sz w:val="22"/>
                <w:szCs w:val="22"/>
              </w:rPr>
              <w:t>(19)</w:t>
            </w:r>
          </w:p>
        </w:tc>
        <w:tc>
          <w:tcPr>
            <w:tcW w:w="2250" w:type="dxa"/>
            <w:tcBorders>
              <w:top w:val="nil"/>
              <w:left w:val="nil"/>
              <w:bottom w:val="nil"/>
              <w:right w:val="nil"/>
            </w:tcBorders>
            <w:vAlign w:val="center"/>
          </w:tcPr>
          <w:p w14:paraId="7D529E92" w14:textId="77777777" w:rsidR="00E27E21" w:rsidRDefault="00E27E21" w:rsidP="003C1613">
            <w:pPr>
              <w:jc w:val="center"/>
              <w:rPr>
                <w:sz w:val="22"/>
                <w:szCs w:val="22"/>
              </w:rPr>
            </w:pPr>
            <w:r w:rsidRPr="00E27E21">
              <w:rPr>
                <w:sz w:val="22"/>
                <w:szCs w:val="22"/>
              </w:rPr>
              <w:t>2.03 ± 21.0</w:t>
            </w:r>
          </w:p>
          <w:p w14:paraId="5A510B96" w14:textId="0C0BECB1" w:rsidR="005953B1" w:rsidRPr="005953B1" w:rsidRDefault="005953B1" w:rsidP="003C1613">
            <w:pPr>
              <w:jc w:val="center"/>
              <w:rPr>
                <w:i/>
                <w:iCs/>
                <w:sz w:val="22"/>
                <w:szCs w:val="22"/>
              </w:rPr>
            </w:pPr>
            <w:r w:rsidRPr="005953B1">
              <w:rPr>
                <w:i/>
                <w:iCs/>
                <w:sz w:val="22"/>
                <w:szCs w:val="22"/>
              </w:rPr>
              <w:t>(13)</w:t>
            </w:r>
          </w:p>
        </w:tc>
        <w:tc>
          <w:tcPr>
            <w:tcW w:w="2250" w:type="dxa"/>
            <w:tcBorders>
              <w:top w:val="nil"/>
              <w:left w:val="nil"/>
              <w:bottom w:val="nil"/>
            </w:tcBorders>
            <w:vAlign w:val="center"/>
          </w:tcPr>
          <w:p w14:paraId="4097303D" w14:textId="77777777" w:rsidR="00E27E21" w:rsidRDefault="00E27E21" w:rsidP="003C1613">
            <w:pPr>
              <w:jc w:val="center"/>
              <w:rPr>
                <w:sz w:val="22"/>
                <w:szCs w:val="22"/>
              </w:rPr>
            </w:pPr>
            <w:r w:rsidRPr="00E27E21">
              <w:rPr>
                <w:sz w:val="22"/>
                <w:szCs w:val="22"/>
              </w:rPr>
              <w:t>-19.9 ± 26.1</w:t>
            </w:r>
          </w:p>
          <w:p w14:paraId="72366D54" w14:textId="64CB69BB" w:rsidR="005953B1" w:rsidRPr="005953B1" w:rsidRDefault="005953B1" w:rsidP="003C1613">
            <w:pPr>
              <w:jc w:val="center"/>
              <w:rPr>
                <w:i/>
                <w:iCs/>
                <w:sz w:val="22"/>
                <w:szCs w:val="22"/>
              </w:rPr>
            </w:pPr>
            <w:r>
              <w:rPr>
                <w:i/>
                <w:iCs/>
                <w:sz w:val="22"/>
                <w:szCs w:val="22"/>
              </w:rPr>
              <w:t>(6)</w:t>
            </w:r>
          </w:p>
        </w:tc>
      </w:tr>
      <w:tr w:rsidR="00221402" w14:paraId="59C08883" w14:textId="77777777" w:rsidTr="0020720C">
        <w:trPr>
          <w:trHeight w:val="605"/>
          <w:jc w:val="center"/>
        </w:trPr>
        <w:tc>
          <w:tcPr>
            <w:tcW w:w="1995" w:type="dxa"/>
            <w:tcBorders>
              <w:top w:val="nil"/>
              <w:bottom w:val="nil"/>
              <w:right w:val="nil"/>
            </w:tcBorders>
            <w:vAlign w:val="center"/>
          </w:tcPr>
          <w:p w14:paraId="75C58F20" w14:textId="77777777" w:rsidR="00E27E21" w:rsidRDefault="00E27E21" w:rsidP="003C1613">
            <w:pPr>
              <w:jc w:val="center"/>
              <w:rPr>
                <w:b/>
                <w:bCs/>
                <w:sz w:val="22"/>
                <w:szCs w:val="22"/>
              </w:rPr>
            </w:pPr>
            <w:r w:rsidRPr="007973D9">
              <w:rPr>
                <w:b/>
                <w:bCs/>
                <w:sz w:val="22"/>
                <w:szCs w:val="22"/>
              </w:rPr>
              <w:t>RRA</w:t>
            </w:r>
          </w:p>
          <w:p w14:paraId="6CDE43BF" w14:textId="38C8432B" w:rsidR="005953B1" w:rsidRPr="007973D9" w:rsidRDefault="005953B1" w:rsidP="003C1613">
            <w:pPr>
              <w:jc w:val="center"/>
              <w:rPr>
                <w:b/>
                <w:bCs/>
                <w:sz w:val="22"/>
                <w:szCs w:val="22"/>
              </w:rPr>
            </w:pPr>
          </w:p>
        </w:tc>
        <w:tc>
          <w:tcPr>
            <w:tcW w:w="2250" w:type="dxa"/>
            <w:tcBorders>
              <w:top w:val="nil"/>
              <w:left w:val="nil"/>
              <w:bottom w:val="nil"/>
              <w:right w:val="nil"/>
            </w:tcBorders>
            <w:vAlign w:val="center"/>
          </w:tcPr>
          <w:p w14:paraId="28BF3629" w14:textId="77777777" w:rsidR="00E27E21" w:rsidRDefault="00E27E21" w:rsidP="003C1613">
            <w:pPr>
              <w:jc w:val="center"/>
              <w:rPr>
                <w:sz w:val="22"/>
                <w:szCs w:val="22"/>
              </w:rPr>
            </w:pPr>
            <w:r w:rsidRPr="00E27E21">
              <w:rPr>
                <w:sz w:val="22"/>
                <w:szCs w:val="22"/>
              </w:rPr>
              <w:t>6.97 ± 17.5</w:t>
            </w:r>
          </w:p>
          <w:p w14:paraId="25D9DA7E" w14:textId="442430EE" w:rsidR="005953B1" w:rsidRPr="005953B1" w:rsidRDefault="005953B1" w:rsidP="003C1613">
            <w:pPr>
              <w:jc w:val="center"/>
              <w:rPr>
                <w:i/>
                <w:iCs/>
                <w:sz w:val="22"/>
                <w:szCs w:val="22"/>
              </w:rPr>
            </w:pPr>
            <w:r w:rsidRPr="005953B1">
              <w:rPr>
                <w:i/>
                <w:iCs/>
                <w:sz w:val="22"/>
                <w:szCs w:val="22"/>
              </w:rPr>
              <w:t>(20)</w:t>
            </w:r>
          </w:p>
        </w:tc>
        <w:tc>
          <w:tcPr>
            <w:tcW w:w="2250" w:type="dxa"/>
            <w:tcBorders>
              <w:top w:val="nil"/>
              <w:left w:val="nil"/>
              <w:bottom w:val="nil"/>
              <w:right w:val="nil"/>
            </w:tcBorders>
            <w:vAlign w:val="center"/>
          </w:tcPr>
          <w:p w14:paraId="2198438B" w14:textId="77777777" w:rsidR="00E27E21" w:rsidRDefault="00E27E21" w:rsidP="003C1613">
            <w:pPr>
              <w:jc w:val="center"/>
              <w:rPr>
                <w:sz w:val="22"/>
                <w:szCs w:val="22"/>
              </w:rPr>
            </w:pPr>
            <w:r w:rsidRPr="00E27E21">
              <w:rPr>
                <w:sz w:val="22"/>
                <w:szCs w:val="22"/>
              </w:rPr>
              <w:t>-0.95 ± 19.0</w:t>
            </w:r>
          </w:p>
          <w:p w14:paraId="319FE107" w14:textId="30AB8235" w:rsidR="005953B1" w:rsidRPr="005953B1" w:rsidRDefault="005953B1" w:rsidP="003C1613">
            <w:pPr>
              <w:jc w:val="center"/>
              <w:rPr>
                <w:i/>
                <w:iCs/>
                <w:sz w:val="22"/>
                <w:szCs w:val="22"/>
              </w:rPr>
            </w:pPr>
            <w:r w:rsidRPr="005953B1">
              <w:rPr>
                <w:i/>
                <w:iCs/>
                <w:sz w:val="22"/>
                <w:szCs w:val="22"/>
              </w:rPr>
              <w:t>(11)</w:t>
            </w:r>
          </w:p>
        </w:tc>
        <w:tc>
          <w:tcPr>
            <w:tcW w:w="2250" w:type="dxa"/>
            <w:tcBorders>
              <w:top w:val="nil"/>
              <w:left w:val="nil"/>
              <w:bottom w:val="nil"/>
            </w:tcBorders>
            <w:vAlign w:val="center"/>
          </w:tcPr>
          <w:p w14:paraId="3440701B" w14:textId="77777777" w:rsidR="00E27E21" w:rsidRDefault="00E27E21" w:rsidP="003C1613">
            <w:pPr>
              <w:jc w:val="center"/>
              <w:rPr>
                <w:sz w:val="22"/>
                <w:szCs w:val="22"/>
              </w:rPr>
            </w:pPr>
            <w:r w:rsidRPr="00E27E21">
              <w:rPr>
                <w:sz w:val="22"/>
                <w:szCs w:val="22"/>
              </w:rPr>
              <w:t>-35.7 ± 37.1</w:t>
            </w:r>
          </w:p>
          <w:p w14:paraId="5D88876F" w14:textId="6EA1C2EA" w:rsidR="005953B1" w:rsidRPr="005953B1" w:rsidRDefault="005953B1" w:rsidP="003C1613">
            <w:pPr>
              <w:jc w:val="center"/>
              <w:rPr>
                <w:i/>
                <w:iCs/>
                <w:sz w:val="22"/>
                <w:szCs w:val="22"/>
              </w:rPr>
            </w:pPr>
            <w:r>
              <w:rPr>
                <w:i/>
                <w:iCs/>
                <w:sz w:val="22"/>
                <w:szCs w:val="22"/>
              </w:rPr>
              <w:t>(5)</w:t>
            </w:r>
          </w:p>
        </w:tc>
      </w:tr>
      <w:tr w:rsidR="00221402" w14:paraId="7798A333" w14:textId="77777777" w:rsidTr="0020720C">
        <w:trPr>
          <w:trHeight w:val="605"/>
          <w:jc w:val="center"/>
        </w:trPr>
        <w:tc>
          <w:tcPr>
            <w:tcW w:w="1995" w:type="dxa"/>
            <w:tcBorders>
              <w:top w:val="nil"/>
              <w:bottom w:val="nil"/>
              <w:right w:val="nil"/>
            </w:tcBorders>
            <w:vAlign w:val="center"/>
          </w:tcPr>
          <w:p w14:paraId="180581BC" w14:textId="77777777" w:rsidR="00E27E21" w:rsidRDefault="00E27E21" w:rsidP="00E27E21">
            <w:pPr>
              <w:jc w:val="center"/>
              <w:rPr>
                <w:b/>
                <w:bCs/>
                <w:sz w:val="22"/>
                <w:szCs w:val="22"/>
              </w:rPr>
            </w:pPr>
            <w:r w:rsidRPr="007973D9">
              <w:rPr>
                <w:b/>
                <w:bCs/>
                <w:sz w:val="22"/>
                <w:szCs w:val="22"/>
              </w:rPr>
              <w:t>SMA</w:t>
            </w:r>
          </w:p>
          <w:p w14:paraId="4A41E59A" w14:textId="3710BBE8" w:rsidR="005953B1" w:rsidRPr="007973D9" w:rsidRDefault="005953B1" w:rsidP="00E27E21">
            <w:pPr>
              <w:jc w:val="center"/>
              <w:rPr>
                <w:b/>
                <w:bCs/>
                <w:sz w:val="22"/>
                <w:szCs w:val="22"/>
              </w:rPr>
            </w:pPr>
          </w:p>
        </w:tc>
        <w:tc>
          <w:tcPr>
            <w:tcW w:w="2250" w:type="dxa"/>
            <w:tcBorders>
              <w:top w:val="nil"/>
              <w:left w:val="nil"/>
              <w:bottom w:val="nil"/>
              <w:right w:val="nil"/>
            </w:tcBorders>
            <w:vAlign w:val="center"/>
          </w:tcPr>
          <w:p w14:paraId="38F8CAD3" w14:textId="77777777" w:rsidR="00E27E21" w:rsidRDefault="00E27E21" w:rsidP="00E27E21">
            <w:pPr>
              <w:jc w:val="center"/>
              <w:rPr>
                <w:sz w:val="22"/>
                <w:szCs w:val="22"/>
              </w:rPr>
            </w:pPr>
            <w:r w:rsidRPr="00E27E21">
              <w:rPr>
                <w:sz w:val="22"/>
                <w:szCs w:val="22"/>
              </w:rPr>
              <w:t>98.8 ± 80.7</w:t>
            </w:r>
          </w:p>
          <w:p w14:paraId="5D1220E2" w14:textId="2A9DC03A" w:rsidR="005953B1" w:rsidRPr="005953B1" w:rsidRDefault="005953B1" w:rsidP="00E27E21">
            <w:pPr>
              <w:jc w:val="center"/>
              <w:rPr>
                <w:i/>
                <w:iCs/>
                <w:sz w:val="22"/>
                <w:szCs w:val="22"/>
              </w:rPr>
            </w:pPr>
            <w:r w:rsidRPr="005953B1">
              <w:rPr>
                <w:i/>
                <w:iCs/>
                <w:sz w:val="22"/>
                <w:szCs w:val="22"/>
              </w:rPr>
              <w:t>(20)</w:t>
            </w:r>
          </w:p>
        </w:tc>
        <w:tc>
          <w:tcPr>
            <w:tcW w:w="2250" w:type="dxa"/>
            <w:tcBorders>
              <w:top w:val="nil"/>
              <w:left w:val="nil"/>
              <w:bottom w:val="nil"/>
              <w:right w:val="nil"/>
            </w:tcBorders>
            <w:vAlign w:val="center"/>
          </w:tcPr>
          <w:p w14:paraId="59CB0DC1" w14:textId="77777777" w:rsidR="00E27E21" w:rsidRDefault="00E27E21" w:rsidP="00E27E21">
            <w:pPr>
              <w:jc w:val="center"/>
              <w:rPr>
                <w:sz w:val="22"/>
                <w:szCs w:val="22"/>
              </w:rPr>
            </w:pPr>
            <w:r w:rsidRPr="00E27E21">
              <w:rPr>
                <w:sz w:val="22"/>
                <w:szCs w:val="22"/>
              </w:rPr>
              <w:t>62.7 ± 66.5</w:t>
            </w:r>
          </w:p>
          <w:p w14:paraId="1B845313" w14:textId="52B82F82" w:rsidR="005953B1" w:rsidRPr="005953B1" w:rsidRDefault="005953B1" w:rsidP="00E27E21">
            <w:pPr>
              <w:jc w:val="center"/>
              <w:rPr>
                <w:i/>
                <w:iCs/>
                <w:sz w:val="22"/>
                <w:szCs w:val="22"/>
              </w:rPr>
            </w:pPr>
            <w:r w:rsidRPr="005953B1">
              <w:rPr>
                <w:i/>
                <w:iCs/>
                <w:sz w:val="22"/>
                <w:szCs w:val="22"/>
              </w:rPr>
              <w:t>(13)</w:t>
            </w:r>
          </w:p>
        </w:tc>
        <w:tc>
          <w:tcPr>
            <w:tcW w:w="2250" w:type="dxa"/>
            <w:tcBorders>
              <w:top w:val="nil"/>
              <w:left w:val="nil"/>
              <w:bottom w:val="nil"/>
            </w:tcBorders>
            <w:vAlign w:val="center"/>
          </w:tcPr>
          <w:p w14:paraId="2294C7AA" w14:textId="77777777" w:rsidR="00E27E21" w:rsidRDefault="00E27E21" w:rsidP="00E27E21">
            <w:pPr>
              <w:jc w:val="center"/>
              <w:rPr>
                <w:b/>
                <w:sz w:val="22"/>
                <w:szCs w:val="22"/>
              </w:rPr>
            </w:pPr>
            <w:r w:rsidRPr="00E27E21">
              <w:rPr>
                <w:b/>
                <w:sz w:val="22"/>
                <w:szCs w:val="22"/>
              </w:rPr>
              <w:t>23.5 ± 32.7</w:t>
            </w:r>
          </w:p>
          <w:p w14:paraId="3E73B2A1" w14:textId="4CB868B0" w:rsidR="005953B1" w:rsidRPr="005953B1" w:rsidRDefault="005953B1" w:rsidP="00E27E21">
            <w:pPr>
              <w:jc w:val="center"/>
              <w:rPr>
                <w:bCs/>
                <w:i/>
                <w:iCs/>
                <w:sz w:val="22"/>
                <w:szCs w:val="22"/>
              </w:rPr>
            </w:pPr>
            <w:r>
              <w:rPr>
                <w:bCs/>
                <w:i/>
                <w:iCs/>
                <w:sz w:val="22"/>
                <w:szCs w:val="22"/>
              </w:rPr>
              <w:t>(6)</w:t>
            </w:r>
          </w:p>
        </w:tc>
      </w:tr>
      <w:tr w:rsidR="00221402" w14:paraId="78C02B60" w14:textId="77777777" w:rsidTr="0020720C">
        <w:trPr>
          <w:trHeight w:val="605"/>
          <w:jc w:val="center"/>
        </w:trPr>
        <w:tc>
          <w:tcPr>
            <w:tcW w:w="1995" w:type="dxa"/>
            <w:tcBorders>
              <w:top w:val="nil"/>
              <w:bottom w:val="nil"/>
              <w:right w:val="nil"/>
            </w:tcBorders>
            <w:vAlign w:val="center"/>
          </w:tcPr>
          <w:p w14:paraId="36B25DD5" w14:textId="77777777" w:rsidR="00E27E21" w:rsidRDefault="00E27E21" w:rsidP="00E27E21">
            <w:pPr>
              <w:jc w:val="center"/>
              <w:rPr>
                <w:b/>
                <w:bCs/>
                <w:sz w:val="22"/>
                <w:szCs w:val="22"/>
              </w:rPr>
            </w:pPr>
            <w:r w:rsidRPr="007973D9">
              <w:rPr>
                <w:b/>
                <w:bCs/>
                <w:sz w:val="22"/>
                <w:szCs w:val="22"/>
              </w:rPr>
              <w:t>CA</w:t>
            </w:r>
          </w:p>
          <w:p w14:paraId="35B9DE21" w14:textId="264EC398" w:rsidR="005953B1" w:rsidRPr="007973D9" w:rsidRDefault="005953B1" w:rsidP="00E27E21">
            <w:pPr>
              <w:jc w:val="center"/>
              <w:rPr>
                <w:b/>
                <w:bCs/>
                <w:sz w:val="22"/>
                <w:szCs w:val="22"/>
              </w:rPr>
            </w:pPr>
          </w:p>
        </w:tc>
        <w:tc>
          <w:tcPr>
            <w:tcW w:w="2250" w:type="dxa"/>
            <w:tcBorders>
              <w:top w:val="nil"/>
              <w:left w:val="nil"/>
              <w:bottom w:val="nil"/>
              <w:right w:val="nil"/>
            </w:tcBorders>
            <w:vAlign w:val="center"/>
          </w:tcPr>
          <w:p w14:paraId="515CBB57" w14:textId="77777777" w:rsidR="00E27E21" w:rsidRDefault="00E27E21" w:rsidP="00E27E21">
            <w:pPr>
              <w:jc w:val="center"/>
              <w:rPr>
                <w:sz w:val="22"/>
                <w:szCs w:val="22"/>
              </w:rPr>
            </w:pPr>
            <w:r w:rsidRPr="00E27E21">
              <w:rPr>
                <w:sz w:val="22"/>
                <w:szCs w:val="22"/>
              </w:rPr>
              <w:t>-3.73 ± 18.9</w:t>
            </w:r>
          </w:p>
          <w:p w14:paraId="368B628B" w14:textId="545BB6D5" w:rsidR="005953B1" w:rsidRPr="005953B1" w:rsidRDefault="005953B1" w:rsidP="00E27E21">
            <w:pPr>
              <w:jc w:val="center"/>
              <w:rPr>
                <w:i/>
                <w:iCs/>
                <w:sz w:val="22"/>
                <w:szCs w:val="22"/>
              </w:rPr>
            </w:pPr>
            <w:r w:rsidRPr="005953B1">
              <w:rPr>
                <w:i/>
                <w:iCs/>
                <w:sz w:val="22"/>
                <w:szCs w:val="22"/>
              </w:rPr>
              <w:t>(19)</w:t>
            </w:r>
          </w:p>
        </w:tc>
        <w:tc>
          <w:tcPr>
            <w:tcW w:w="2250" w:type="dxa"/>
            <w:tcBorders>
              <w:top w:val="nil"/>
              <w:left w:val="nil"/>
              <w:bottom w:val="nil"/>
              <w:right w:val="nil"/>
            </w:tcBorders>
            <w:vAlign w:val="center"/>
          </w:tcPr>
          <w:p w14:paraId="422C154B" w14:textId="77777777" w:rsidR="00E27E21" w:rsidRDefault="00E27E21" w:rsidP="00E27E21">
            <w:pPr>
              <w:jc w:val="center"/>
              <w:rPr>
                <w:sz w:val="22"/>
                <w:szCs w:val="22"/>
              </w:rPr>
            </w:pPr>
            <w:r w:rsidRPr="00E27E21">
              <w:rPr>
                <w:sz w:val="22"/>
                <w:szCs w:val="22"/>
              </w:rPr>
              <w:t>0.93 ± 35.6</w:t>
            </w:r>
          </w:p>
          <w:p w14:paraId="1C503E13" w14:textId="3A37DD2C" w:rsidR="005953B1" w:rsidRPr="005953B1" w:rsidRDefault="005953B1" w:rsidP="00E27E21">
            <w:pPr>
              <w:jc w:val="center"/>
              <w:rPr>
                <w:i/>
                <w:iCs/>
                <w:sz w:val="22"/>
                <w:szCs w:val="22"/>
              </w:rPr>
            </w:pPr>
            <w:r w:rsidRPr="005953B1">
              <w:rPr>
                <w:i/>
                <w:iCs/>
                <w:sz w:val="22"/>
                <w:szCs w:val="22"/>
              </w:rPr>
              <w:t>(12)</w:t>
            </w:r>
          </w:p>
        </w:tc>
        <w:tc>
          <w:tcPr>
            <w:tcW w:w="2250" w:type="dxa"/>
            <w:tcBorders>
              <w:top w:val="nil"/>
              <w:left w:val="nil"/>
              <w:bottom w:val="nil"/>
            </w:tcBorders>
            <w:vAlign w:val="center"/>
          </w:tcPr>
          <w:p w14:paraId="477A1E0C" w14:textId="77777777" w:rsidR="00E27E21" w:rsidRDefault="00E27E21" w:rsidP="00E27E21">
            <w:pPr>
              <w:jc w:val="center"/>
              <w:rPr>
                <w:sz w:val="22"/>
                <w:szCs w:val="22"/>
              </w:rPr>
            </w:pPr>
            <w:r w:rsidRPr="00E27E21">
              <w:rPr>
                <w:sz w:val="22"/>
                <w:szCs w:val="22"/>
              </w:rPr>
              <w:t>4.52 ± 8.53</w:t>
            </w:r>
          </w:p>
          <w:p w14:paraId="4D6A0EA2" w14:textId="78B4F8CA" w:rsidR="005953B1" w:rsidRPr="005953B1" w:rsidRDefault="005953B1" w:rsidP="00E27E21">
            <w:pPr>
              <w:jc w:val="center"/>
              <w:rPr>
                <w:i/>
                <w:iCs/>
                <w:sz w:val="22"/>
                <w:szCs w:val="22"/>
              </w:rPr>
            </w:pPr>
            <w:r>
              <w:rPr>
                <w:i/>
                <w:iCs/>
                <w:sz w:val="22"/>
                <w:szCs w:val="22"/>
              </w:rPr>
              <w:t>(6)</w:t>
            </w:r>
          </w:p>
        </w:tc>
      </w:tr>
      <w:tr w:rsidR="005953B1" w14:paraId="2A07D617" w14:textId="77777777" w:rsidTr="0020720C">
        <w:trPr>
          <w:trHeight w:val="605"/>
          <w:jc w:val="center"/>
        </w:trPr>
        <w:tc>
          <w:tcPr>
            <w:tcW w:w="1995" w:type="dxa"/>
            <w:tcBorders>
              <w:top w:val="nil"/>
              <w:bottom w:val="nil"/>
              <w:right w:val="nil"/>
            </w:tcBorders>
            <w:vAlign w:val="center"/>
          </w:tcPr>
          <w:p w14:paraId="24841DEC" w14:textId="77777777" w:rsidR="00E27E21" w:rsidRDefault="00E27E21" w:rsidP="00E27E21">
            <w:pPr>
              <w:jc w:val="center"/>
              <w:rPr>
                <w:b/>
                <w:bCs/>
                <w:sz w:val="22"/>
                <w:szCs w:val="22"/>
              </w:rPr>
            </w:pPr>
            <w:r w:rsidRPr="007973D9">
              <w:rPr>
                <w:b/>
                <w:bCs/>
                <w:sz w:val="22"/>
                <w:szCs w:val="22"/>
              </w:rPr>
              <w:t>SMV</w:t>
            </w:r>
          </w:p>
          <w:p w14:paraId="7F4CE97F" w14:textId="73C69662" w:rsidR="005953B1" w:rsidRPr="007973D9" w:rsidRDefault="005953B1" w:rsidP="00E27E21">
            <w:pPr>
              <w:jc w:val="center"/>
              <w:rPr>
                <w:b/>
                <w:bCs/>
                <w:sz w:val="22"/>
                <w:szCs w:val="22"/>
              </w:rPr>
            </w:pPr>
          </w:p>
        </w:tc>
        <w:tc>
          <w:tcPr>
            <w:tcW w:w="2250" w:type="dxa"/>
            <w:tcBorders>
              <w:top w:val="nil"/>
              <w:left w:val="nil"/>
              <w:bottom w:val="nil"/>
              <w:right w:val="nil"/>
            </w:tcBorders>
            <w:vAlign w:val="center"/>
          </w:tcPr>
          <w:p w14:paraId="59D739F2" w14:textId="77777777" w:rsidR="00E27E21" w:rsidRDefault="00E27E21" w:rsidP="00E27E21">
            <w:pPr>
              <w:jc w:val="center"/>
              <w:rPr>
                <w:sz w:val="22"/>
                <w:szCs w:val="22"/>
              </w:rPr>
            </w:pPr>
            <w:r w:rsidRPr="00E27E21">
              <w:rPr>
                <w:sz w:val="22"/>
                <w:szCs w:val="22"/>
              </w:rPr>
              <w:t>132 ± 80.7</w:t>
            </w:r>
          </w:p>
          <w:p w14:paraId="44A6B56E" w14:textId="47C2EFA7" w:rsidR="005953B1" w:rsidRPr="005953B1" w:rsidRDefault="005953B1" w:rsidP="00E27E21">
            <w:pPr>
              <w:jc w:val="center"/>
              <w:rPr>
                <w:i/>
                <w:iCs/>
                <w:sz w:val="22"/>
                <w:szCs w:val="22"/>
              </w:rPr>
            </w:pPr>
            <w:r w:rsidRPr="005953B1">
              <w:rPr>
                <w:i/>
                <w:iCs/>
                <w:sz w:val="22"/>
                <w:szCs w:val="22"/>
              </w:rPr>
              <w:t>(</w:t>
            </w:r>
            <w:r>
              <w:rPr>
                <w:i/>
                <w:iCs/>
                <w:sz w:val="22"/>
                <w:szCs w:val="22"/>
              </w:rPr>
              <w:t>19</w:t>
            </w:r>
            <w:r w:rsidRPr="005953B1">
              <w:rPr>
                <w:i/>
                <w:iCs/>
                <w:sz w:val="22"/>
                <w:szCs w:val="22"/>
              </w:rPr>
              <w:t>)</w:t>
            </w:r>
          </w:p>
        </w:tc>
        <w:tc>
          <w:tcPr>
            <w:tcW w:w="2250" w:type="dxa"/>
            <w:tcBorders>
              <w:top w:val="nil"/>
              <w:left w:val="nil"/>
              <w:bottom w:val="nil"/>
              <w:right w:val="nil"/>
            </w:tcBorders>
            <w:vAlign w:val="center"/>
          </w:tcPr>
          <w:p w14:paraId="2C77FD3C" w14:textId="77777777" w:rsidR="00E27E21" w:rsidRDefault="00E27E21" w:rsidP="00E27E21">
            <w:pPr>
              <w:jc w:val="center"/>
              <w:rPr>
                <w:sz w:val="22"/>
                <w:szCs w:val="22"/>
              </w:rPr>
            </w:pPr>
            <w:r w:rsidRPr="00E27E21">
              <w:rPr>
                <w:sz w:val="22"/>
                <w:szCs w:val="22"/>
              </w:rPr>
              <w:t>178 ± 147</w:t>
            </w:r>
          </w:p>
          <w:p w14:paraId="4A8B2662" w14:textId="33A409D4" w:rsidR="005953B1" w:rsidRPr="005953B1" w:rsidRDefault="005953B1" w:rsidP="00E27E21">
            <w:pPr>
              <w:jc w:val="center"/>
              <w:rPr>
                <w:i/>
                <w:iCs/>
                <w:sz w:val="22"/>
                <w:szCs w:val="22"/>
              </w:rPr>
            </w:pPr>
            <w:r w:rsidRPr="005953B1">
              <w:rPr>
                <w:i/>
                <w:iCs/>
                <w:sz w:val="22"/>
                <w:szCs w:val="22"/>
              </w:rPr>
              <w:t>(13)</w:t>
            </w:r>
          </w:p>
        </w:tc>
        <w:tc>
          <w:tcPr>
            <w:tcW w:w="2250" w:type="dxa"/>
            <w:tcBorders>
              <w:top w:val="nil"/>
              <w:left w:val="nil"/>
              <w:bottom w:val="nil"/>
            </w:tcBorders>
            <w:vAlign w:val="center"/>
          </w:tcPr>
          <w:p w14:paraId="4D178E62" w14:textId="77777777" w:rsidR="00E27E21" w:rsidRDefault="00E27E21" w:rsidP="00E27E21">
            <w:pPr>
              <w:jc w:val="center"/>
              <w:rPr>
                <w:b/>
                <w:sz w:val="22"/>
                <w:szCs w:val="22"/>
                <w:u w:val="single"/>
              </w:rPr>
            </w:pPr>
            <w:r w:rsidRPr="00E27E21">
              <w:rPr>
                <w:b/>
                <w:sz w:val="22"/>
                <w:szCs w:val="22"/>
                <w:u w:val="single"/>
              </w:rPr>
              <w:t>40.3 ± 55.6</w:t>
            </w:r>
          </w:p>
          <w:p w14:paraId="574C6D3E" w14:textId="6E8D0334" w:rsidR="005953B1" w:rsidRPr="005953B1" w:rsidRDefault="005953B1" w:rsidP="00E27E21">
            <w:pPr>
              <w:jc w:val="center"/>
              <w:rPr>
                <w:bCs/>
                <w:i/>
                <w:iCs/>
                <w:sz w:val="22"/>
                <w:szCs w:val="22"/>
              </w:rPr>
            </w:pPr>
            <w:r>
              <w:rPr>
                <w:bCs/>
                <w:i/>
                <w:iCs/>
                <w:sz w:val="22"/>
                <w:szCs w:val="22"/>
              </w:rPr>
              <w:t>(6)</w:t>
            </w:r>
          </w:p>
        </w:tc>
      </w:tr>
      <w:tr w:rsidR="005953B1" w14:paraId="1B9ECF3B" w14:textId="77777777" w:rsidTr="0020720C">
        <w:trPr>
          <w:trHeight w:val="605"/>
          <w:jc w:val="center"/>
        </w:trPr>
        <w:tc>
          <w:tcPr>
            <w:tcW w:w="1995" w:type="dxa"/>
            <w:tcBorders>
              <w:top w:val="nil"/>
              <w:bottom w:val="nil"/>
              <w:right w:val="nil"/>
            </w:tcBorders>
            <w:vAlign w:val="center"/>
          </w:tcPr>
          <w:p w14:paraId="77D2C8AA" w14:textId="77777777" w:rsidR="00E27E21" w:rsidRDefault="00E27E21" w:rsidP="00E27E21">
            <w:pPr>
              <w:jc w:val="center"/>
              <w:rPr>
                <w:b/>
                <w:bCs/>
                <w:sz w:val="22"/>
                <w:szCs w:val="22"/>
              </w:rPr>
            </w:pPr>
            <w:r w:rsidRPr="007973D9">
              <w:rPr>
                <w:b/>
                <w:bCs/>
                <w:sz w:val="22"/>
                <w:szCs w:val="22"/>
              </w:rPr>
              <w:t>SV</w:t>
            </w:r>
          </w:p>
          <w:p w14:paraId="09ACFFC8" w14:textId="7B7CA4FF" w:rsidR="005953B1" w:rsidRPr="007973D9" w:rsidRDefault="005953B1" w:rsidP="00E27E21">
            <w:pPr>
              <w:jc w:val="center"/>
              <w:rPr>
                <w:b/>
                <w:bCs/>
                <w:sz w:val="22"/>
                <w:szCs w:val="22"/>
              </w:rPr>
            </w:pPr>
          </w:p>
        </w:tc>
        <w:tc>
          <w:tcPr>
            <w:tcW w:w="2250" w:type="dxa"/>
            <w:tcBorders>
              <w:top w:val="nil"/>
              <w:left w:val="nil"/>
              <w:bottom w:val="nil"/>
              <w:right w:val="nil"/>
            </w:tcBorders>
            <w:vAlign w:val="center"/>
          </w:tcPr>
          <w:p w14:paraId="5C968CB0" w14:textId="77777777" w:rsidR="00E27E21" w:rsidRDefault="00E27E21" w:rsidP="00E27E21">
            <w:pPr>
              <w:jc w:val="center"/>
              <w:rPr>
                <w:sz w:val="22"/>
                <w:szCs w:val="22"/>
              </w:rPr>
            </w:pPr>
            <w:r w:rsidRPr="00E27E21">
              <w:rPr>
                <w:sz w:val="22"/>
                <w:szCs w:val="22"/>
              </w:rPr>
              <w:t>-4.76 ± 32.3</w:t>
            </w:r>
          </w:p>
          <w:p w14:paraId="4CDD63D0" w14:textId="0F4D8EB9" w:rsidR="005953B1" w:rsidRPr="005953B1" w:rsidRDefault="005953B1" w:rsidP="00E27E21">
            <w:pPr>
              <w:jc w:val="center"/>
              <w:rPr>
                <w:i/>
                <w:iCs/>
                <w:sz w:val="22"/>
                <w:szCs w:val="22"/>
              </w:rPr>
            </w:pPr>
            <w:r w:rsidRPr="005953B1">
              <w:rPr>
                <w:i/>
                <w:iCs/>
                <w:sz w:val="22"/>
                <w:szCs w:val="22"/>
              </w:rPr>
              <w:t>(17)</w:t>
            </w:r>
          </w:p>
        </w:tc>
        <w:tc>
          <w:tcPr>
            <w:tcW w:w="2250" w:type="dxa"/>
            <w:tcBorders>
              <w:top w:val="nil"/>
              <w:left w:val="nil"/>
              <w:bottom w:val="nil"/>
              <w:right w:val="nil"/>
            </w:tcBorders>
            <w:vAlign w:val="center"/>
          </w:tcPr>
          <w:p w14:paraId="72FFEB80" w14:textId="77777777" w:rsidR="00E27E21" w:rsidRDefault="00E27E21" w:rsidP="00E27E21">
            <w:pPr>
              <w:jc w:val="center"/>
              <w:rPr>
                <w:sz w:val="22"/>
                <w:szCs w:val="22"/>
              </w:rPr>
            </w:pPr>
            <w:r w:rsidRPr="00E27E21">
              <w:rPr>
                <w:sz w:val="22"/>
                <w:szCs w:val="22"/>
              </w:rPr>
              <w:t>-3.77 ± 36.0</w:t>
            </w:r>
          </w:p>
          <w:p w14:paraId="644AF954" w14:textId="1D512766" w:rsidR="005953B1" w:rsidRPr="005953B1" w:rsidRDefault="005953B1" w:rsidP="00E27E21">
            <w:pPr>
              <w:jc w:val="center"/>
              <w:rPr>
                <w:i/>
                <w:iCs/>
                <w:sz w:val="22"/>
                <w:szCs w:val="22"/>
              </w:rPr>
            </w:pPr>
            <w:r w:rsidRPr="005953B1">
              <w:rPr>
                <w:i/>
                <w:iCs/>
                <w:sz w:val="22"/>
                <w:szCs w:val="22"/>
              </w:rPr>
              <w:t>(13)</w:t>
            </w:r>
          </w:p>
        </w:tc>
        <w:tc>
          <w:tcPr>
            <w:tcW w:w="2250" w:type="dxa"/>
            <w:tcBorders>
              <w:top w:val="nil"/>
              <w:left w:val="nil"/>
              <w:bottom w:val="nil"/>
            </w:tcBorders>
            <w:vAlign w:val="center"/>
          </w:tcPr>
          <w:p w14:paraId="2916ADDA" w14:textId="77777777" w:rsidR="00E27E21" w:rsidRDefault="00E27E21" w:rsidP="00E27E21">
            <w:pPr>
              <w:jc w:val="center"/>
              <w:rPr>
                <w:sz w:val="22"/>
                <w:szCs w:val="22"/>
              </w:rPr>
            </w:pPr>
            <w:r w:rsidRPr="00E27E21">
              <w:rPr>
                <w:sz w:val="22"/>
                <w:szCs w:val="22"/>
              </w:rPr>
              <w:t>-11.7 ± 19.4</w:t>
            </w:r>
          </w:p>
          <w:p w14:paraId="2B4BF265" w14:textId="7403A66A" w:rsidR="005953B1" w:rsidRPr="005953B1" w:rsidRDefault="005953B1" w:rsidP="00E27E21">
            <w:pPr>
              <w:jc w:val="center"/>
              <w:rPr>
                <w:i/>
                <w:iCs/>
                <w:sz w:val="22"/>
                <w:szCs w:val="22"/>
              </w:rPr>
            </w:pPr>
            <w:r>
              <w:rPr>
                <w:i/>
                <w:iCs/>
                <w:sz w:val="22"/>
                <w:szCs w:val="22"/>
              </w:rPr>
              <w:t>(6)</w:t>
            </w:r>
          </w:p>
        </w:tc>
      </w:tr>
      <w:tr w:rsidR="00244284" w14:paraId="64F7F902" w14:textId="77777777" w:rsidTr="0020720C">
        <w:trPr>
          <w:trHeight w:val="605"/>
          <w:jc w:val="center"/>
        </w:trPr>
        <w:tc>
          <w:tcPr>
            <w:tcW w:w="1995" w:type="dxa"/>
            <w:tcBorders>
              <w:top w:val="nil"/>
              <w:bottom w:val="single" w:sz="4" w:space="0" w:color="auto"/>
              <w:right w:val="nil"/>
            </w:tcBorders>
            <w:vAlign w:val="center"/>
          </w:tcPr>
          <w:p w14:paraId="158B4BAC" w14:textId="77777777" w:rsidR="00E27E21" w:rsidRDefault="00E27E21" w:rsidP="00E27E21">
            <w:pPr>
              <w:jc w:val="center"/>
              <w:rPr>
                <w:b/>
                <w:bCs/>
                <w:sz w:val="22"/>
                <w:szCs w:val="22"/>
              </w:rPr>
            </w:pPr>
            <w:r w:rsidRPr="007973D9">
              <w:rPr>
                <w:b/>
                <w:bCs/>
                <w:sz w:val="22"/>
                <w:szCs w:val="22"/>
              </w:rPr>
              <w:t>PV</w:t>
            </w:r>
          </w:p>
          <w:p w14:paraId="3680C94D" w14:textId="6C690FAD" w:rsidR="005953B1" w:rsidRPr="007973D9" w:rsidRDefault="005953B1" w:rsidP="00E27E21">
            <w:pPr>
              <w:jc w:val="center"/>
              <w:rPr>
                <w:b/>
                <w:bCs/>
                <w:sz w:val="22"/>
                <w:szCs w:val="22"/>
              </w:rPr>
            </w:pPr>
          </w:p>
        </w:tc>
        <w:tc>
          <w:tcPr>
            <w:tcW w:w="2250" w:type="dxa"/>
            <w:tcBorders>
              <w:top w:val="nil"/>
              <w:left w:val="nil"/>
              <w:bottom w:val="single" w:sz="4" w:space="0" w:color="auto"/>
              <w:right w:val="nil"/>
            </w:tcBorders>
            <w:vAlign w:val="center"/>
          </w:tcPr>
          <w:p w14:paraId="2EE3D8E8" w14:textId="77777777" w:rsidR="00E27E21" w:rsidRDefault="00E27E21" w:rsidP="00E27E21">
            <w:pPr>
              <w:jc w:val="center"/>
              <w:rPr>
                <w:sz w:val="22"/>
                <w:szCs w:val="22"/>
              </w:rPr>
            </w:pPr>
            <w:r w:rsidRPr="00E27E21">
              <w:rPr>
                <w:sz w:val="22"/>
                <w:szCs w:val="22"/>
              </w:rPr>
              <w:t>56.7 ± 47.9</w:t>
            </w:r>
          </w:p>
          <w:p w14:paraId="05B751AA" w14:textId="4AC63B3D" w:rsidR="005953B1" w:rsidRPr="005953B1" w:rsidRDefault="005953B1" w:rsidP="00E27E21">
            <w:pPr>
              <w:jc w:val="center"/>
              <w:rPr>
                <w:i/>
                <w:iCs/>
                <w:sz w:val="22"/>
                <w:szCs w:val="22"/>
              </w:rPr>
            </w:pPr>
            <w:r w:rsidRPr="005953B1">
              <w:rPr>
                <w:i/>
                <w:iCs/>
                <w:sz w:val="22"/>
                <w:szCs w:val="22"/>
              </w:rPr>
              <w:t>(19)</w:t>
            </w:r>
          </w:p>
        </w:tc>
        <w:tc>
          <w:tcPr>
            <w:tcW w:w="2250" w:type="dxa"/>
            <w:tcBorders>
              <w:top w:val="nil"/>
              <w:left w:val="nil"/>
              <w:bottom w:val="single" w:sz="4" w:space="0" w:color="auto"/>
              <w:right w:val="nil"/>
            </w:tcBorders>
            <w:vAlign w:val="center"/>
          </w:tcPr>
          <w:p w14:paraId="268C17AC" w14:textId="77777777" w:rsidR="00E27E21" w:rsidRDefault="00E27E21" w:rsidP="00E27E21">
            <w:pPr>
              <w:jc w:val="center"/>
              <w:rPr>
                <w:sz w:val="22"/>
                <w:szCs w:val="22"/>
              </w:rPr>
            </w:pPr>
            <w:r w:rsidRPr="00E27E21">
              <w:rPr>
                <w:sz w:val="22"/>
                <w:szCs w:val="22"/>
              </w:rPr>
              <w:t>72.1 ± 50.4</w:t>
            </w:r>
          </w:p>
          <w:p w14:paraId="64C48D32" w14:textId="3E690D20" w:rsidR="005953B1" w:rsidRPr="005953B1" w:rsidRDefault="005953B1" w:rsidP="00E27E21">
            <w:pPr>
              <w:jc w:val="center"/>
              <w:rPr>
                <w:i/>
                <w:iCs/>
                <w:sz w:val="22"/>
                <w:szCs w:val="22"/>
              </w:rPr>
            </w:pPr>
            <w:r w:rsidRPr="005953B1">
              <w:rPr>
                <w:i/>
                <w:iCs/>
                <w:sz w:val="22"/>
                <w:szCs w:val="22"/>
              </w:rPr>
              <w:t>(13)</w:t>
            </w:r>
          </w:p>
        </w:tc>
        <w:tc>
          <w:tcPr>
            <w:tcW w:w="2250" w:type="dxa"/>
            <w:tcBorders>
              <w:top w:val="nil"/>
              <w:left w:val="nil"/>
              <w:bottom w:val="nil"/>
            </w:tcBorders>
            <w:vAlign w:val="center"/>
          </w:tcPr>
          <w:p w14:paraId="5D4AAE25" w14:textId="77777777" w:rsidR="00E27E21" w:rsidRDefault="00E27E21" w:rsidP="00E27E21">
            <w:pPr>
              <w:jc w:val="center"/>
              <w:rPr>
                <w:b/>
                <w:sz w:val="22"/>
                <w:szCs w:val="22"/>
                <w:u w:val="single"/>
              </w:rPr>
            </w:pPr>
            <w:r w:rsidRPr="00E27E21">
              <w:rPr>
                <w:b/>
                <w:sz w:val="22"/>
                <w:szCs w:val="22"/>
                <w:u w:val="single"/>
              </w:rPr>
              <w:t>11.7 ± 30.9</w:t>
            </w:r>
          </w:p>
          <w:p w14:paraId="636997F8" w14:textId="667C9843" w:rsidR="005953B1" w:rsidRPr="005953B1" w:rsidRDefault="005953B1" w:rsidP="00E27E21">
            <w:pPr>
              <w:jc w:val="center"/>
              <w:rPr>
                <w:bCs/>
                <w:i/>
                <w:iCs/>
                <w:sz w:val="22"/>
                <w:szCs w:val="22"/>
              </w:rPr>
            </w:pPr>
            <w:r>
              <w:rPr>
                <w:bCs/>
                <w:i/>
                <w:iCs/>
                <w:sz w:val="22"/>
                <w:szCs w:val="22"/>
              </w:rPr>
              <w:t>(6)</w:t>
            </w:r>
          </w:p>
        </w:tc>
      </w:tr>
      <w:tr w:rsidR="00E27E21" w14:paraId="0311FB7B" w14:textId="77777777" w:rsidTr="0020720C">
        <w:trPr>
          <w:trHeight w:val="1232"/>
          <w:jc w:val="center"/>
        </w:trPr>
        <w:tc>
          <w:tcPr>
            <w:tcW w:w="8745" w:type="dxa"/>
            <w:gridSpan w:val="4"/>
            <w:tcBorders>
              <w:top w:val="single" w:sz="4" w:space="0" w:color="auto"/>
            </w:tcBorders>
            <w:vAlign w:val="center"/>
          </w:tcPr>
          <w:p w14:paraId="18189B7E" w14:textId="6C2A062B" w:rsidR="00E27E21" w:rsidRPr="007973D9" w:rsidRDefault="0020720C" w:rsidP="00E27E21">
            <w:pPr>
              <w:jc w:val="both"/>
              <w:rPr>
                <w:sz w:val="20"/>
                <w:szCs w:val="20"/>
              </w:rPr>
            </w:pPr>
            <w:r>
              <w:rPr>
                <w:sz w:val="20"/>
                <w:szCs w:val="20"/>
              </w:rPr>
              <w:t xml:space="preserve">Percentages </w:t>
            </w:r>
            <w:r w:rsidR="00E27E21" w:rsidRPr="007973D9">
              <w:rPr>
                <w:sz w:val="20"/>
                <w:szCs w:val="20"/>
              </w:rPr>
              <w:t>are expressed as mean ± 1</w:t>
            </w:r>
            <w:r>
              <w:rPr>
                <w:sz w:val="20"/>
                <w:szCs w:val="20"/>
              </w:rPr>
              <w:t xml:space="preserve"> standard deviation</w:t>
            </w:r>
            <w:r w:rsidR="00E27E21" w:rsidRPr="007973D9">
              <w:rPr>
                <w:sz w:val="20"/>
                <w:szCs w:val="20"/>
              </w:rPr>
              <w:t xml:space="preserve">. </w:t>
            </w:r>
            <w:r w:rsidR="00E27E21" w:rsidRPr="007973D9">
              <w:rPr>
                <w:b/>
                <w:sz w:val="20"/>
                <w:szCs w:val="20"/>
              </w:rPr>
              <w:t xml:space="preserve">Bold </w:t>
            </w:r>
            <w:r w:rsidR="00E27E21" w:rsidRPr="007973D9">
              <w:rPr>
                <w:sz w:val="20"/>
                <w:szCs w:val="20"/>
              </w:rPr>
              <w:t xml:space="preserve">indicates statistical significance (p &lt; 0.05) compared to controls. </w:t>
            </w:r>
            <w:r w:rsidR="00E27E21" w:rsidRPr="007973D9">
              <w:rPr>
                <w:sz w:val="20"/>
                <w:szCs w:val="20"/>
                <w:u w:val="single"/>
              </w:rPr>
              <w:t>Underline</w:t>
            </w:r>
            <w:r w:rsidR="00E27E21" w:rsidRPr="007973D9">
              <w:rPr>
                <w:i/>
                <w:sz w:val="20"/>
                <w:szCs w:val="20"/>
              </w:rPr>
              <w:t xml:space="preserve"> </w:t>
            </w:r>
            <w:r w:rsidR="00E27E21" w:rsidRPr="007973D9">
              <w:rPr>
                <w:sz w:val="20"/>
                <w:szCs w:val="20"/>
              </w:rPr>
              <w:t>indicates statistical significance (p &lt; 0.05) between CMI</w:t>
            </w:r>
            <w:r w:rsidR="00E27E21">
              <w:rPr>
                <w:sz w:val="20"/>
                <w:szCs w:val="20"/>
              </w:rPr>
              <w:t>+ and CMI- groups</w:t>
            </w:r>
            <w:r w:rsidR="00E27E21" w:rsidRPr="007973D9">
              <w:rPr>
                <w:sz w:val="20"/>
                <w:szCs w:val="20"/>
              </w:rPr>
              <w:t>. SCAo = supraceliac aorta, IRAo = infrarenal aorta, LRA = left renal artery, RRA = right renal artery, SMA = superior mesenteric artery, CA = celiac artery, SMV = superior mesenteric vein, SV = splenic vein, and PV = portal vein.</w:t>
            </w:r>
          </w:p>
        </w:tc>
      </w:tr>
    </w:tbl>
    <w:p w14:paraId="5571BD76" w14:textId="4F7E9885" w:rsidR="00DF7821" w:rsidRDefault="00DF7821">
      <w:pPr>
        <w:rPr>
          <w:rFonts w:eastAsiaTheme="majorEastAsia" w:cstheme="majorBidi"/>
          <w:b/>
          <w:sz w:val="28"/>
          <w:szCs w:val="32"/>
        </w:rPr>
      </w:pPr>
      <w:r>
        <w:br w:type="page"/>
      </w:r>
    </w:p>
    <w:p w14:paraId="641A357D" w14:textId="149A93FE" w:rsidR="00CA5AE8" w:rsidRDefault="00CA5AE8" w:rsidP="00C92E2D">
      <w:pPr>
        <w:pStyle w:val="Heading1"/>
      </w:pPr>
      <w:r>
        <w:lastRenderedPageBreak/>
        <w:t>Figure Legends:</w:t>
      </w:r>
    </w:p>
    <w:p w14:paraId="092C33E5" w14:textId="77777777" w:rsidR="00797BCE" w:rsidRPr="00797BCE" w:rsidRDefault="00797BCE" w:rsidP="00797BCE"/>
    <w:p w14:paraId="24C1CB9B" w14:textId="5AD26631" w:rsidR="00F3645B" w:rsidRDefault="00F3645B" w:rsidP="00F3645B">
      <w:pPr>
        <w:pStyle w:val="Caption"/>
        <w:jc w:val="both"/>
        <w:rPr>
          <w:sz w:val="24"/>
          <w:szCs w:val="24"/>
        </w:rPr>
      </w:pPr>
      <w:r w:rsidRPr="007E0F1C">
        <w:rPr>
          <w:sz w:val="24"/>
          <w:szCs w:val="24"/>
        </w:rPr>
        <w:t xml:space="preserve">Figure </w:t>
      </w:r>
      <w:r w:rsidRPr="007E0F1C">
        <w:rPr>
          <w:noProof/>
          <w:sz w:val="24"/>
          <w:szCs w:val="24"/>
        </w:rPr>
        <w:t>1</w:t>
      </w:r>
      <w:r w:rsidRPr="007E0F1C">
        <w:rPr>
          <w:sz w:val="24"/>
          <w:szCs w:val="24"/>
        </w:rPr>
        <w:t>: Phase contrast (PC) angiograms of the mesenteric vasculature created from 4D flow MRI complex difference data. Anterior (a) and posterior (b) views of the segmented angiogram for a healthy (</w:t>
      </w:r>
      <w:r w:rsidRPr="007E0F1C">
        <w:rPr>
          <w:noProof/>
          <w:sz w:val="24"/>
          <w:szCs w:val="24"/>
        </w:rPr>
        <w:t>61-year-old</w:t>
      </w:r>
      <w:r w:rsidRPr="007E0F1C">
        <w:rPr>
          <w:sz w:val="24"/>
          <w:szCs w:val="24"/>
        </w:rPr>
        <w:t xml:space="preserve">, male) control subject. Note the high vascular detail. “Trimmed” PC angiogram from the same subject, including only relevant venous (blue) and arterial (red) vasculature needed for quantitative analysis (c). </w:t>
      </w:r>
    </w:p>
    <w:p w14:paraId="54A743C3" w14:textId="77777777" w:rsidR="00F3645B" w:rsidRPr="00F3645B" w:rsidRDefault="00F3645B" w:rsidP="00F3645B"/>
    <w:p w14:paraId="33AC2751" w14:textId="2FDF6123" w:rsidR="00F3645B" w:rsidRDefault="00F3645B" w:rsidP="00F3645B">
      <w:pPr>
        <w:pStyle w:val="Caption"/>
        <w:rPr>
          <w:sz w:val="24"/>
          <w:szCs w:val="24"/>
        </w:rPr>
      </w:pPr>
      <w:r w:rsidRPr="007E0F1C">
        <w:rPr>
          <w:sz w:val="24"/>
          <w:szCs w:val="24"/>
        </w:rPr>
        <w:t xml:space="preserve">Figure </w:t>
      </w:r>
      <w:r w:rsidRPr="007E0F1C">
        <w:rPr>
          <w:noProof/>
          <w:sz w:val="24"/>
          <w:szCs w:val="24"/>
        </w:rPr>
        <w:t>2</w:t>
      </w:r>
      <w:r w:rsidRPr="007E0F1C">
        <w:rPr>
          <w:sz w:val="24"/>
          <w:szCs w:val="24"/>
        </w:rPr>
        <w:t xml:space="preserve">: (a) Velocity color-coded </w:t>
      </w:r>
      <w:proofErr w:type="spellStart"/>
      <w:r w:rsidRPr="007E0F1C">
        <w:rPr>
          <w:sz w:val="24"/>
          <w:szCs w:val="24"/>
        </w:rPr>
        <w:t>pathlines</w:t>
      </w:r>
      <w:proofErr w:type="spellEnd"/>
      <w:r w:rsidRPr="007E0F1C">
        <w:rPr>
          <w:sz w:val="24"/>
          <w:szCs w:val="24"/>
        </w:rPr>
        <w:t xml:space="preserve"> soon after systole in the arterial vasculature of a healthy (</w:t>
      </w:r>
      <w:r w:rsidRPr="007E0F1C">
        <w:rPr>
          <w:noProof/>
          <w:sz w:val="24"/>
          <w:szCs w:val="24"/>
        </w:rPr>
        <w:t>61-year-old</w:t>
      </w:r>
      <w:r w:rsidRPr="007E0F1C">
        <w:rPr>
          <w:sz w:val="24"/>
          <w:szCs w:val="24"/>
        </w:rPr>
        <w:t>, male) control subject. (b) Velocity color-coded streamline images in the venous system soon after systole for the same control subject. 2D cut-planes (</w:t>
      </w:r>
      <w:proofErr w:type="spellStart"/>
      <w:proofErr w:type="gramStart"/>
      <w:r w:rsidRPr="007E0F1C">
        <w:rPr>
          <w:sz w:val="24"/>
          <w:szCs w:val="24"/>
        </w:rPr>
        <w:t>a,b</w:t>
      </w:r>
      <w:proofErr w:type="spellEnd"/>
      <w:proofErr w:type="gramEnd"/>
      <w:r w:rsidRPr="007E0F1C">
        <w:rPr>
          <w:sz w:val="24"/>
          <w:szCs w:val="24"/>
        </w:rPr>
        <w:t>) are shown for all mesenteric vessels being quantitatively analyzed. Inset image shows time-resolved</w:t>
      </w:r>
      <w:r>
        <w:rPr>
          <w:sz w:val="24"/>
          <w:szCs w:val="24"/>
        </w:rPr>
        <w:t>,</w:t>
      </w:r>
      <w:r w:rsidRPr="007E0F1C">
        <w:rPr>
          <w:sz w:val="24"/>
          <w:szCs w:val="24"/>
        </w:rPr>
        <w:t xml:space="preserve"> manual segmentation</w:t>
      </w:r>
      <w:r>
        <w:rPr>
          <w:sz w:val="24"/>
          <w:szCs w:val="24"/>
        </w:rPr>
        <w:t xml:space="preserve"> </w:t>
      </w:r>
      <w:r w:rsidRPr="007E0F1C">
        <w:rPr>
          <w:sz w:val="24"/>
          <w:szCs w:val="24"/>
        </w:rPr>
        <w:t xml:space="preserve">of </w:t>
      </w:r>
      <w:r>
        <w:rPr>
          <w:sz w:val="24"/>
          <w:szCs w:val="24"/>
        </w:rPr>
        <w:t xml:space="preserve">the CA </w:t>
      </w:r>
      <w:r w:rsidRPr="007E0F1C">
        <w:rPr>
          <w:sz w:val="24"/>
          <w:szCs w:val="24"/>
        </w:rPr>
        <w:t>in a customized software package</w:t>
      </w:r>
      <w:r>
        <w:rPr>
          <w:sz w:val="24"/>
          <w:szCs w:val="24"/>
        </w:rPr>
        <w:t>.</w:t>
      </w:r>
    </w:p>
    <w:p w14:paraId="279E58A1" w14:textId="77777777" w:rsidR="00F3645B" w:rsidRPr="00F3645B" w:rsidRDefault="00F3645B" w:rsidP="00F3645B"/>
    <w:p w14:paraId="6C5B2E1F" w14:textId="00BAD4F6" w:rsidR="00F3645B" w:rsidRDefault="00F3645B" w:rsidP="00F3645B">
      <w:pPr>
        <w:pStyle w:val="Caption"/>
        <w:rPr>
          <w:sz w:val="24"/>
          <w:szCs w:val="24"/>
        </w:rPr>
      </w:pPr>
      <w:r w:rsidRPr="007E0F1C">
        <w:rPr>
          <w:sz w:val="24"/>
          <w:szCs w:val="24"/>
        </w:rPr>
        <w:t xml:space="preserve">Figure </w:t>
      </w:r>
      <w:r w:rsidRPr="007E0F1C">
        <w:rPr>
          <w:noProof/>
          <w:sz w:val="24"/>
          <w:szCs w:val="24"/>
        </w:rPr>
        <w:t>3</w:t>
      </w:r>
      <w:r w:rsidRPr="007E0F1C">
        <w:rPr>
          <w:sz w:val="24"/>
          <w:szCs w:val="24"/>
        </w:rPr>
        <w:t>: Average percent changes in blood flow for each subgroup. * indicates statistical significance (p&lt;0.05).</w:t>
      </w:r>
    </w:p>
    <w:p w14:paraId="1A8884E3" w14:textId="77777777" w:rsidR="00F3645B" w:rsidRPr="00F3645B" w:rsidRDefault="00F3645B" w:rsidP="00F3645B"/>
    <w:p w14:paraId="462DEEFE" w14:textId="75BAD232" w:rsidR="00F3645B" w:rsidRDefault="00F3645B" w:rsidP="00F3645B">
      <w:pPr>
        <w:pStyle w:val="Caption"/>
        <w:rPr>
          <w:rFonts w:eastAsiaTheme="minorEastAsia"/>
          <w:sz w:val="24"/>
          <w:szCs w:val="24"/>
        </w:rPr>
      </w:pPr>
      <w:r w:rsidRPr="007E0F1C">
        <w:rPr>
          <w:sz w:val="24"/>
          <w:szCs w:val="24"/>
        </w:rPr>
        <w:t xml:space="preserve">Figure </w:t>
      </w:r>
      <w:r w:rsidRPr="007E0F1C">
        <w:rPr>
          <w:noProof/>
          <w:sz w:val="24"/>
          <w:szCs w:val="24"/>
        </w:rPr>
        <w:t>4</w:t>
      </w:r>
      <w:r w:rsidRPr="007E0F1C">
        <w:rPr>
          <w:sz w:val="24"/>
          <w:szCs w:val="24"/>
        </w:rPr>
        <w:t xml:space="preserve">: </w:t>
      </w:r>
      <w:r w:rsidR="00D41C35">
        <w:rPr>
          <w:sz w:val="24"/>
          <w:szCs w:val="24"/>
        </w:rPr>
        <w:t>C</w:t>
      </w:r>
      <w:r>
        <w:rPr>
          <w:sz w:val="24"/>
          <w:szCs w:val="24"/>
        </w:rPr>
        <w:t xml:space="preserve">orrelation </w:t>
      </w:r>
      <w:r w:rsidRPr="007E0F1C">
        <w:rPr>
          <w:sz w:val="24"/>
          <w:szCs w:val="24"/>
        </w:rPr>
        <w:t>analysis of venous and arterial flow measurements.</w:t>
      </w:r>
      <w:r>
        <w:rPr>
          <w:sz w:val="24"/>
          <w:szCs w:val="24"/>
        </w:rPr>
        <w:t xml:space="preserve"> (Left) D</w:t>
      </w:r>
      <w:r w:rsidRPr="007E0F1C">
        <w:rPr>
          <w:sz w:val="24"/>
          <w:szCs w:val="24"/>
        </w:rPr>
        <w:t>ifference in blood flow between SCAo and IRAo measurements (</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loss</m:t>
            </m:r>
          </m:sub>
        </m:sSub>
      </m:oMath>
      <w:r w:rsidRPr="007E0F1C">
        <w:rPr>
          <w:rFonts w:eastAsiaTheme="minorEastAsia"/>
          <w:sz w:val="24"/>
          <w:szCs w:val="24"/>
        </w:rPr>
        <w:t xml:space="preserve">) plotted against the sum of </w:t>
      </w:r>
      <w:r>
        <w:rPr>
          <w:rFonts w:eastAsiaTheme="minorEastAsia"/>
          <w:sz w:val="24"/>
          <w:szCs w:val="24"/>
        </w:rPr>
        <w:t xml:space="preserve">flow from </w:t>
      </w:r>
      <w:r w:rsidRPr="007E0F1C">
        <w:rPr>
          <w:rFonts w:eastAsiaTheme="minorEastAsia"/>
          <w:sz w:val="24"/>
          <w:szCs w:val="24"/>
        </w:rPr>
        <w:t xml:space="preserve">all branching arteries between the measured SCAo and IRAo segments </w:t>
      </w:r>
      <w:r w:rsidRPr="007E0F1C">
        <w:rPr>
          <w:sz w:val="24"/>
          <w:szCs w:val="24"/>
        </w:rPr>
        <w:t>(</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branch</m:t>
            </m:r>
          </m:sub>
        </m:sSub>
      </m:oMath>
      <w:r w:rsidRPr="007E0F1C">
        <w:rPr>
          <w:rFonts w:eastAsiaTheme="minorEastAsia"/>
          <w:sz w:val="24"/>
          <w:szCs w:val="24"/>
        </w:rPr>
        <w:t xml:space="preserve">). The dotted gray line represents true conservation of </w:t>
      </w:r>
      <w:r>
        <w:rPr>
          <w:rFonts w:eastAsiaTheme="minorEastAsia"/>
          <w:sz w:val="24"/>
          <w:szCs w:val="24"/>
        </w:rPr>
        <w:t>flow (i.e. one-to-one correlation)</w:t>
      </w:r>
      <w:r w:rsidRPr="007E0F1C">
        <w:rPr>
          <w:rFonts w:eastAsiaTheme="minorEastAsia"/>
          <w:sz w:val="24"/>
          <w:szCs w:val="24"/>
        </w:rPr>
        <w:t xml:space="preserve">. </w:t>
      </w:r>
      <w:r>
        <w:rPr>
          <w:rFonts w:eastAsiaTheme="minorEastAsia"/>
          <w:sz w:val="24"/>
          <w:szCs w:val="24"/>
        </w:rPr>
        <w:t>(Right)</w:t>
      </w:r>
      <w:r w:rsidRPr="007E0F1C">
        <w:rPr>
          <w:rFonts w:eastAsiaTheme="minorEastAsia"/>
          <w:sz w:val="24"/>
          <w:szCs w:val="24"/>
        </w:rPr>
        <w:t xml:space="preserve"> </w:t>
      </w:r>
      <w:r>
        <w:rPr>
          <w:sz w:val="24"/>
          <w:szCs w:val="24"/>
        </w:rPr>
        <w:t>P</w:t>
      </w:r>
      <w:r w:rsidRPr="007E0F1C">
        <w:rPr>
          <w:sz w:val="24"/>
          <w:szCs w:val="24"/>
        </w:rPr>
        <w:t>ortal vein flow measurements (</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PV</m:t>
            </m:r>
          </m:sub>
        </m:sSub>
      </m:oMath>
      <w:r w:rsidRPr="007E0F1C">
        <w:rPr>
          <w:rFonts w:eastAsiaTheme="minorEastAsia"/>
          <w:sz w:val="24"/>
          <w:szCs w:val="24"/>
        </w:rPr>
        <w:t xml:space="preserve">) plotted against the sum of </w:t>
      </w:r>
      <w:r>
        <w:rPr>
          <w:rFonts w:eastAsiaTheme="minorEastAsia"/>
          <w:sz w:val="24"/>
          <w:szCs w:val="24"/>
        </w:rPr>
        <w:t xml:space="preserve">flow from the </w:t>
      </w:r>
      <w:r w:rsidRPr="007E0F1C">
        <w:rPr>
          <w:rFonts w:eastAsiaTheme="minorEastAsia"/>
          <w:sz w:val="24"/>
          <w:szCs w:val="24"/>
        </w:rPr>
        <w:t>splenic and superior mesenteric vein</w:t>
      </w:r>
      <w:r>
        <w:rPr>
          <w:rFonts w:eastAsiaTheme="minorEastAsia"/>
          <w:sz w:val="24"/>
          <w:szCs w:val="24"/>
        </w:rPr>
        <w:t xml:space="preserve">s </w:t>
      </w:r>
      <w:r w:rsidRPr="007E0F1C">
        <w:rPr>
          <w:sz w:val="24"/>
          <w:szCs w:val="24"/>
        </w:rPr>
        <w:t>(</w:t>
      </w:r>
      <m:oMath>
        <m:sSub>
          <m:sSubPr>
            <m:ctrlPr>
              <w:rPr>
                <w:rFonts w:ascii="Cambria Math" w:eastAsiaTheme="minorEastAsia" w:hAnsi="Cambria Math"/>
                <w:i w:val="0"/>
                <w:sz w:val="24"/>
                <w:szCs w:val="24"/>
              </w:rPr>
            </m:ctrlPr>
          </m:sSubPr>
          <m:e>
            <m:acc>
              <m:accPr>
                <m:chr m:val="̅"/>
                <m:ctrlPr>
                  <w:rPr>
                    <w:rFonts w:ascii="Cambria Math" w:eastAsiaTheme="minorEastAsia" w:hAnsi="Cambria Math"/>
                    <w:i w:val="0"/>
                    <w:sz w:val="24"/>
                    <w:szCs w:val="24"/>
                  </w:rPr>
                </m:ctrlPr>
              </m:accPr>
              <m:e>
                <m:r>
                  <w:rPr>
                    <w:rFonts w:ascii="Cambria Math" w:eastAsiaTheme="minorEastAsia" w:hAnsi="Cambria Math"/>
                    <w:sz w:val="24"/>
                    <w:szCs w:val="24"/>
                  </w:rPr>
                  <m:t>Q</m:t>
                </m:r>
              </m:e>
            </m:acc>
          </m:e>
          <m:sub>
            <m:r>
              <w:rPr>
                <w:rFonts w:ascii="Cambria Math" w:eastAsiaTheme="minorEastAsia" w:hAnsi="Cambria Math"/>
                <w:sz w:val="24"/>
                <w:szCs w:val="24"/>
              </w:rPr>
              <m:t>SV</m:t>
            </m:r>
          </m:sub>
        </m:sSub>
        <m:r>
          <w:rPr>
            <w:rFonts w:ascii="Cambria Math" w:eastAsiaTheme="minorEastAsia" w:hAnsi="Cambria Math"/>
            <w:sz w:val="24"/>
            <w:szCs w:val="24"/>
          </w:rPr>
          <m:t>+</m:t>
        </m:r>
        <m:sSub>
          <m:sSubPr>
            <m:ctrlPr>
              <w:rPr>
                <w:rFonts w:ascii="Cambria Math" w:eastAsiaTheme="minorEastAsia" w:hAnsi="Cambria Math"/>
                <w:i w:val="0"/>
                <w:sz w:val="24"/>
                <w:szCs w:val="24"/>
              </w:rPr>
            </m:ctrlPr>
          </m:sSubPr>
          <m:e>
            <m:acc>
              <m:accPr>
                <m:chr m:val="̅"/>
                <m:ctrlPr>
                  <w:rPr>
                    <w:rFonts w:ascii="Cambria Math" w:eastAsiaTheme="minorEastAsia" w:hAnsi="Cambria Math"/>
                    <w:i w:val="0"/>
                    <w:sz w:val="24"/>
                    <w:szCs w:val="24"/>
                  </w:rPr>
                </m:ctrlPr>
              </m:accPr>
              <m:e>
                <m:r>
                  <w:rPr>
                    <w:rFonts w:ascii="Cambria Math" w:eastAsiaTheme="minorEastAsia" w:hAnsi="Cambria Math"/>
                    <w:sz w:val="24"/>
                    <w:szCs w:val="24"/>
                  </w:rPr>
                  <m:t>Q</m:t>
                </m:r>
              </m:e>
            </m:acc>
          </m:e>
          <m:sub>
            <m:r>
              <w:rPr>
                <w:rFonts w:ascii="Cambria Math" w:eastAsiaTheme="minorEastAsia" w:hAnsi="Cambria Math"/>
                <w:sz w:val="24"/>
                <w:szCs w:val="24"/>
              </w:rPr>
              <m:t>SMV</m:t>
            </m:r>
          </m:sub>
        </m:sSub>
      </m:oMath>
      <w:r w:rsidRPr="007E0F1C">
        <w:rPr>
          <w:rFonts w:eastAsiaTheme="minorEastAsia"/>
          <w:sz w:val="24"/>
          <w:szCs w:val="24"/>
        </w:rPr>
        <w:t xml:space="preserve">). </w:t>
      </w:r>
    </w:p>
    <w:p w14:paraId="0586D343" w14:textId="77777777" w:rsidR="00F3645B" w:rsidRPr="00F3645B" w:rsidRDefault="00F3645B" w:rsidP="00F3645B"/>
    <w:p w14:paraId="22315D3B" w14:textId="77777777" w:rsidR="00F3645B" w:rsidRPr="00BB3D55" w:rsidRDefault="00F3645B" w:rsidP="00F3645B">
      <w:pPr>
        <w:pStyle w:val="Caption"/>
        <w:rPr>
          <w:sz w:val="24"/>
          <w:szCs w:val="24"/>
        </w:rPr>
      </w:pPr>
      <w:r w:rsidRPr="00BB3D55">
        <w:rPr>
          <w:sz w:val="24"/>
          <w:szCs w:val="24"/>
        </w:rPr>
        <w:t>Figure 5: (a) CA compression from median arcuate ligament syndrome with collateral compensation from SMA in a fasting 29-year-old female. Flow from the SMA is redirected through the pancreaticoduodenal arcade to supply the splenic and left gastric branches of the CA. In the PC angiogram, the CA cannot be visualized due to flow obstruction in this vessel. (b) SMA occlusion</w:t>
      </w:r>
      <w:r>
        <w:rPr>
          <w:sz w:val="24"/>
          <w:szCs w:val="24"/>
        </w:rPr>
        <w:t xml:space="preserve"> and celiac narrowing</w:t>
      </w:r>
      <w:r w:rsidRPr="00BB3D55">
        <w:rPr>
          <w:sz w:val="24"/>
          <w:szCs w:val="24"/>
        </w:rPr>
        <w:t xml:space="preserve"> in a fasting 42-year-old male with CMI. Numerous collaterals from the IMA, via the Arc of Riolan, and CA, via the pancreaticoduodenal arcades, supply blood to the SMA. The </w:t>
      </w:r>
      <w:r>
        <w:rPr>
          <w:sz w:val="24"/>
          <w:szCs w:val="24"/>
        </w:rPr>
        <w:t xml:space="preserve">proximal </w:t>
      </w:r>
      <w:r w:rsidRPr="00BB3D55">
        <w:rPr>
          <w:sz w:val="24"/>
          <w:szCs w:val="24"/>
        </w:rPr>
        <w:t xml:space="preserve">SMA cannot be visualized on the PC angiogram due to </w:t>
      </w:r>
      <w:r w:rsidRPr="00BB3D55">
        <w:rPr>
          <w:noProof/>
          <w:sz w:val="24"/>
          <w:szCs w:val="24"/>
        </w:rPr>
        <w:t>absence</w:t>
      </w:r>
      <w:r w:rsidRPr="00BB3D55">
        <w:rPr>
          <w:sz w:val="24"/>
          <w:szCs w:val="24"/>
        </w:rPr>
        <w:t xml:space="preserve"> of flo</w:t>
      </w:r>
      <w:r>
        <w:rPr>
          <w:sz w:val="24"/>
          <w:szCs w:val="24"/>
        </w:rPr>
        <w:t>w</w:t>
      </w:r>
      <w:r w:rsidRPr="00BB3D55">
        <w:rPr>
          <w:sz w:val="24"/>
          <w:szCs w:val="24"/>
        </w:rPr>
        <w:t xml:space="preserve">. Note that the IMA was included in the field of view in this patient and can be seen at the bottom of the figure. Image inset shows an abnormality in the aorta (situated </w:t>
      </w:r>
      <w:r w:rsidRPr="00BB3D55">
        <w:rPr>
          <w:noProof/>
          <w:sz w:val="24"/>
          <w:szCs w:val="24"/>
        </w:rPr>
        <w:t>superoposterior</w:t>
      </w:r>
      <w:r w:rsidRPr="00BB3D55">
        <w:rPr>
          <w:sz w:val="24"/>
          <w:szCs w:val="24"/>
        </w:rPr>
        <w:t xml:space="preserve"> to the celiac root), likely a developing atherosclerotic lesion. </w:t>
      </w:r>
    </w:p>
    <w:p w14:paraId="67AA9A1F" w14:textId="50651A28" w:rsidR="009D284F" w:rsidRPr="009D284F" w:rsidRDefault="009D284F" w:rsidP="004F3F3E">
      <w:pPr>
        <w:pStyle w:val="Caption"/>
      </w:pPr>
    </w:p>
    <w:p w14:paraId="4A04FB1B" w14:textId="77777777" w:rsidR="002570BA" w:rsidRPr="002570BA" w:rsidRDefault="002570BA" w:rsidP="002570BA"/>
    <w:p w14:paraId="0A7B4CE7" w14:textId="1C8E2F1F" w:rsidR="00CA5AE8" w:rsidRDefault="00CA5AE8" w:rsidP="00CA5AE8"/>
    <w:p w14:paraId="0A0A105F" w14:textId="206364C8" w:rsidR="00BD469E" w:rsidRDefault="00BD469E">
      <w:pPr>
        <w:rPr>
          <w:rFonts w:eastAsiaTheme="majorEastAsia" w:cstheme="majorBidi"/>
          <w:b/>
          <w:sz w:val="28"/>
          <w:szCs w:val="32"/>
        </w:rPr>
      </w:pPr>
    </w:p>
    <w:p w14:paraId="07E9E77B" w14:textId="1EAAAFD9" w:rsidR="0038606A" w:rsidRDefault="00CA5AE8" w:rsidP="0038606A">
      <w:pPr>
        <w:pStyle w:val="Heading1"/>
      </w:pPr>
      <w:bookmarkStart w:id="50" w:name="_Figures:"/>
      <w:bookmarkEnd w:id="50"/>
      <w:r>
        <w:t xml:space="preserve">Figures: </w:t>
      </w:r>
    </w:p>
    <w:p w14:paraId="2E84151B" w14:textId="7B6109FA" w:rsidR="00B528C0" w:rsidRPr="00B528C0" w:rsidRDefault="00FB7747" w:rsidP="00B528C0">
      <w:r>
        <w:rPr>
          <w:noProof/>
        </w:rPr>
        <w:drawing>
          <wp:inline distT="0" distB="0" distL="0" distR="0" wp14:anchorId="0AC384BE" wp14:editId="34D09945">
            <wp:extent cx="5943600" cy="2847975"/>
            <wp:effectExtent l="0" t="0" r="0" b="9525"/>
            <wp:docPr id="22" name="Picture 22" descr="A person pos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1.TIF"/>
                    <pic:cNvPicPr/>
                  </pic:nvPicPr>
                  <pic:blipFill rotWithShape="1">
                    <a:blip r:embed="rId13">
                      <a:extLst>
                        <a:ext uri="{28A0092B-C50C-407E-A947-70E740481C1C}">
                          <a14:useLocalDpi xmlns:a14="http://schemas.microsoft.com/office/drawing/2010/main" val="0"/>
                        </a:ext>
                      </a:extLst>
                    </a:blip>
                    <a:srcRect b="14815"/>
                    <a:stretch/>
                  </pic:blipFill>
                  <pic:spPr bwMode="auto">
                    <a:xfrm>
                      <a:off x="0" y="0"/>
                      <a:ext cx="5943600" cy="2847975"/>
                    </a:xfrm>
                    <a:prstGeom prst="rect">
                      <a:avLst/>
                    </a:prstGeom>
                    <a:ln>
                      <a:noFill/>
                    </a:ln>
                    <a:extLst>
                      <a:ext uri="{53640926-AAD7-44D8-BBD7-CCE9431645EC}">
                        <a14:shadowObscured xmlns:a14="http://schemas.microsoft.com/office/drawing/2010/main"/>
                      </a:ext>
                    </a:extLst>
                  </pic:spPr>
                </pic:pic>
              </a:graphicData>
            </a:graphic>
          </wp:inline>
        </w:drawing>
      </w:r>
    </w:p>
    <w:p w14:paraId="1F11D1A2" w14:textId="77777777" w:rsidR="005223E8" w:rsidRPr="007E0F1C" w:rsidRDefault="005223E8" w:rsidP="00F3645B">
      <w:pPr>
        <w:pStyle w:val="Caption"/>
        <w:jc w:val="both"/>
        <w:rPr>
          <w:sz w:val="24"/>
          <w:szCs w:val="24"/>
        </w:rPr>
      </w:pPr>
      <w:r w:rsidRPr="007E0F1C">
        <w:rPr>
          <w:sz w:val="24"/>
          <w:szCs w:val="24"/>
        </w:rPr>
        <w:t xml:space="preserve">Figure </w:t>
      </w:r>
      <w:r w:rsidRPr="007E0F1C">
        <w:rPr>
          <w:noProof/>
          <w:sz w:val="24"/>
          <w:szCs w:val="24"/>
        </w:rPr>
        <w:t>1</w:t>
      </w:r>
      <w:r w:rsidRPr="007E0F1C">
        <w:rPr>
          <w:sz w:val="24"/>
          <w:szCs w:val="24"/>
        </w:rPr>
        <w:t>: Phase contrast (PC) angiograms of the mesenteric vasculature created from 4D flow MRI complex difference data. Anterior (a) and posterior (b) views of the segmented angiogram for a healthy (</w:t>
      </w:r>
      <w:r w:rsidRPr="007E0F1C">
        <w:rPr>
          <w:noProof/>
          <w:sz w:val="24"/>
          <w:szCs w:val="24"/>
        </w:rPr>
        <w:t>61-year-old</w:t>
      </w:r>
      <w:r w:rsidRPr="007E0F1C">
        <w:rPr>
          <w:sz w:val="24"/>
          <w:szCs w:val="24"/>
        </w:rPr>
        <w:t xml:space="preserve">, male) control subject. Note the high vascular detail. “Trimmed” PC angiogram from the same subject, including only relevant venous (blue) and arterial (red) vasculature needed for quantitative analysis (c). </w:t>
      </w:r>
    </w:p>
    <w:p w14:paraId="0E9F61FC" w14:textId="538CCE4E" w:rsidR="00BD469E" w:rsidRDefault="00BD469E" w:rsidP="00BD469E">
      <w:pPr>
        <w:tabs>
          <w:tab w:val="left" w:pos="2719"/>
        </w:tabs>
      </w:pPr>
    </w:p>
    <w:p w14:paraId="7E37A293" w14:textId="0F541517" w:rsidR="00BD469E" w:rsidRDefault="00BD469E" w:rsidP="00BD469E">
      <w:pPr>
        <w:tabs>
          <w:tab w:val="left" w:pos="2719"/>
        </w:tabs>
      </w:pPr>
    </w:p>
    <w:p w14:paraId="31BD2540" w14:textId="0C3FB5F0" w:rsidR="00BD469E" w:rsidRDefault="00BD469E" w:rsidP="00BD469E">
      <w:pPr>
        <w:tabs>
          <w:tab w:val="left" w:pos="2719"/>
        </w:tabs>
      </w:pPr>
    </w:p>
    <w:p w14:paraId="4D548344" w14:textId="336958F7" w:rsidR="00BD469E" w:rsidRPr="00BD469E" w:rsidRDefault="00BD469E" w:rsidP="00BD469E">
      <w:pPr>
        <w:tabs>
          <w:tab w:val="left" w:pos="2719"/>
        </w:tabs>
      </w:pPr>
    </w:p>
    <w:p w14:paraId="3BAC0CCF" w14:textId="46F4B83D" w:rsidR="00BD469E" w:rsidRPr="00BD469E" w:rsidRDefault="00BD469E" w:rsidP="00BD469E"/>
    <w:p w14:paraId="4D3E0082" w14:textId="1F93525C" w:rsidR="00BD469E" w:rsidRPr="00BD469E" w:rsidRDefault="00BD469E" w:rsidP="00BD469E"/>
    <w:p w14:paraId="2C96304F" w14:textId="565BA71A" w:rsidR="00BD469E" w:rsidRPr="00BD469E" w:rsidRDefault="00BD469E" w:rsidP="00BD469E"/>
    <w:p w14:paraId="4DA6E18F" w14:textId="5F583804" w:rsidR="00BD469E" w:rsidRPr="00BD469E" w:rsidRDefault="00BD469E" w:rsidP="00BD469E"/>
    <w:p w14:paraId="1871E960" w14:textId="3ED48E05" w:rsidR="00BD469E" w:rsidRPr="00BD469E" w:rsidRDefault="00BD469E" w:rsidP="00BD469E"/>
    <w:p w14:paraId="1E11362F" w14:textId="3729E5AC" w:rsidR="00BD469E" w:rsidRPr="00BD469E" w:rsidRDefault="00BD469E" w:rsidP="00BD469E"/>
    <w:p w14:paraId="111ABE30" w14:textId="7AA5669D" w:rsidR="0038606A" w:rsidRDefault="0038606A" w:rsidP="004F3F3E">
      <w:pPr>
        <w:pStyle w:val="Caption"/>
      </w:pPr>
    </w:p>
    <w:p w14:paraId="5386E4AE" w14:textId="77777777" w:rsidR="0038606A" w:rsidRDefault="0038606A" w:rsidP="004F3F3E">
      <w:pPr>
        <w:pStyle w:val="Caption"/>
      </w:pPr>
    </w:p>
    <w:p w14:paraId="068CA22D" w14:textId="77777777" w:rsidR="0038606A" w:rsidRDefault="0038606A" w:rsidP="004F3F3E">
      <w:pPr>
        <w:pStyle w:val="Caption"/>
      </w:pPr>
    </w:p>
    <w:p w14:paraId="27EB47A4" w14:textId="77777777" w:rsidR="0038606A" w:rsidRDefault="0038606A" w:rsidP="004F3F3E">
      <w:pPr>
        <w:pStyle w:val="Caption"/>
      </w:pPr>
    </w:p>
    <w:p w14:paraId="0557A89B" w14:textId="77777777" w:rsidR="0038606A" w:rsidRDefault="0038606A" w:rsidP="004F3F3E">
      <w:pPr>
        <w:pStyle w:val="Caption"/>
      </w:pPr>
    </w:p>
    <w:p w14:paraId="0C9FF8F0" w14:textId="77777777" w:rsidR="0038606A" w:rsidRDefault="0038606A" w:rsidP="004F3F3E">
      <w:pPr>
        <w:pStyle w:val="Caption"/>
      </w:pPr>
    </w:p>
    <w:p w14:paraId="40C7852C" w14:textId="77777777" w:rsidR="0038606A" w:rsidRDefault="0038606A" w:rsidP="004F3F3E">
      <w:pPr>
        <w:pStyle w:val="Caption"/>
      </w:pPr>
    </w:p>
    <w:p w14:paraId="378D7954" w14:textId="77777777" w:rsidR="0038606A" w:rsidRDefault="0038606A" w:rsidP="004F3F3E">
      <w:pPr>
        <w:pStyle w:val="Caption"/>
      </w:pPr>
    </w:p>
    <w:p w14:paraId="69643139" w14:textId="5417E174" w:rsidR="0038606A" w:rsidRDefault="007E0F1C" w:rsidP="004F3F3E">
      <w:pPr>
        <w:pStyle w:val="Caption"/>
      </w:pPr>
      <w:r>
        <w:rPr>
          <w:noProof/>
        </w:rPr>
        <w:drawing>
          <wp:inline distT="0" distB="0" distL="0" distR="0" wp14:anchorId="57BD2E56" wp14:editId="7FB1690C">
            <wp:extent cx="5943600" cy="3343275"/>
            <wp:effectExtent l="0" t="0" r="0" b="9525"/>
            <wp:docPr id="24" name="Picture 2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2.TIF"/>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52C9C8" w14:textId="6B54510F" w:rsidR="004F3F3E" w:rsidRPr="007E0F1C" w:rsidRDefault="007D5E81" w:rsidP="004F3F3E">
      <w:pPr>
        <w:pStyle w:val="Caption"/>
        <w:rPr>
          <w:sz w:val="24"/>
          <w:szCs w:val="24"/>
        </w:rPr>
      </w:pPr>
      <w:r w:rsidRPr="007E0F1C">
        <w:rPr>
          <w:sz w:val="24"/>
          <w:szCs w:val="24"/>
        </w:rPr>
        <w:t xml:space="preserve">Figure </w:t>
      </w:r>
      <w:r w:rsidR="002A4EBF" w:rsidRPr="007E0F1C">
        <w:rPr>
          <w:noProof/>
          <w:sz w:val="24"/>
          <w:szCs w:val="24"/>
        </w:rPr>
        <w:t>2</w:t>
      </w:r>
      <w:r w:rsidRPr="007E0F1C">
        <w:rPr>
          <w:sz w:val="24"/>
          <w:szCs w:val="24"/>
        </w:rPr>
        <w:t xml:space="preserve">: </w:t>
      </w:r>
      <w:r w:rsidR="00007F18" w:rsidRPr="007E0F1C">
        <w:rPr>
          <w:sz w:val="24"/>
          <w:szCs w:val="24"/>
        </w:rPr>
        <w:t xml:space="preserve">(a) </w:t>
      </w:r>
      <w:r w:rsidR="00D062D3" w:rsidRPr="007E0F1C">
        <w:rPr>
          <w:sz w:val="24"/>
          <w:szCs w:val="24"/>
        </w:rPr>
        <w:t>V</w:t>
      </w:r>
      <w:r w:rsidRPr="007E0F1C">
        <w:rPr>
          <w:sz w:val="24"/>
          <w:szCs w:val="24"/>
        </w:rPr>
        <w:t xml:space="preserve">elocity color-coded </w:t>
      </w:r>
      <w:proofErr w:type="spellStart"/>
      <w:r w:rsidRPr="007E0F1C">
        <w:rPr>
          <w:sz w:val="24"/>
          <w:szCs w:val="24"/>
        </w:rPr>
        <w:t>pathline</w:t>
      </w:r>
      <w:r w:rsidR="000C4D43" w:rsidRPr="007E0F1C">
        <w:rPr>
          <w:sz w:val="24"/>
          <w:szCs w:val="24"/>
        </w:rPr>
        <w:t>s</w:t>
      </w:r>
      <w:proofErr w:type="spellEnd"/>
      <w:r w:rsidRPr="007E0F1C">
        <w:rPr>
          <w:sz w:val="24"/>
          <w:szCs w:val="24"/>
        </w:rPr>
        <w:t xml:space="preserve"> </w:t>
      </w:r>
      <w:r w:rsidR="000C4D43" w:rsidRPr="007E0F1C">
        <w:rPr>
          <w:sz w:val="24"/>
          <w:szCs w:val="24"/>
        </w:rPr>
        <w:t xml:space="preserve">soon after systole </w:t>
      </w:r>
      <w:r w:rsidRPr="007E0F1C">
        <w:rPr>
          <w:sz w:val="24"/>
          <w:szCs w:val="24"/>
        </w:rPr>
        <w:t xml:space="preserve">in the arterial vasculature </w:t>
      </w:r>
      <w:r w:rsidR="000C4D43" w:rsidRPr="007E0F1C">
        <w:rPr>
          <w:sz w:val="24"/>
          <w:szCs w:val="24"/>
        </w:rPr>
        <w:t>of</w:t>
      </w:r>
      <w:r w:rsidRPr="007E0F1C">
        <w:rPr>
          <w:sz w:val="24"/>
          <w:szCs w:val="24"/>
        </w:rPr>
        <w:t xml:space="preserve"> a healthy (</w:t>
      </w:r>
      <w:r w:rsidRPr="007E0F1C">
        <w:rPr>
          <w:noProof/>
          <w:sz w:val="24"/>
          <w:szCs w:val="24"/>
        </w:rPr>
        <w:t>61-year-old</w:t>
      </w:r>
      <w:r w:rsidRPr="007E0F1C">
        <w:rPr>
          <w:sz w:val="24"/>
          <w:szCs w:val="24"/>
        </w:rPr>
        <w:t xml:space="preserve">, male) control subject. </w:t>
      </w:r>
      <w:r w:rsidR="00007F18" w:rsidRPr="007E0F1C">
        <w:rPr>
          <w:sz w:val="24"/>
          <w:szCs w:val="24"/>
        </w:rPr>
        <w:t xml:space="preserve">(b) </w:t>
      </w:r>
      <w:r w:rsidR="00D062D3" w:rsidRPr="007E0F1C">
        <w:rPr>
          <w:sz w:val="24"/>
          <w:szCs w:val="24"/>
        </w:rPr>
        <w:t>V</w:t>
      </w:r>
      <w:r w:rsidRPr="007E0F1C">
        <w:rPr>
          <w:sz w:val="24"/>
          <w:szCs w:val="24"/>
        </w:rPr>
        <w:t>elocity color-coded streamline images in the venous system soon after systole for the same control subject. 2D cut-planes (</w:t>
      </w:r>
      <w:proofErr w:type="spellStart"/>
      <w:proofErr w:type="gramStart"/>
      <w:r w:rsidRPr="007E0F1C">
        <w:rPr>
          <w:sz w:val="24"/>
          <w:szCs w:val="24"/>
        </w:rPr>
        <w:t>a,b</w:t>
      </w:r>
      <w:proofErr w:type="spellEnd"/>
      <w:proofErr w:type="gramEnd"/>
      <w:r w:rsidRPr="007E0F1C">
        <w:rPr>
          <w:sz w:val="24"/>
          <w:szCs w:val="24"/>
        </w:rPr>
        <w:t>) are shown for all mesenteric vessels being quantitatively analyzed. Inset image shows time-resolved</w:t>
      </w:r>
      <w:r w:rsidR="007E0F1C">
        <w:rPr>
          <w:sz w:val="24"/>
          <w:szCs w:val="24"/>
        </w:rPr>
        <w:t>,</w:t>
      </w:r>
      <w:r w:rsidRPr="007E0F1C">
        <w:rPr>
          <w:sz w:val="24"/>
          <w:szCs w:val="24"/>
        </w:rPr>
        <w:t xml:space="preserve"> manual segmentation</w:t>
      </w:r>
      <w:r w:rsidR="007E0F1C">
        <w:rPr>
          <w:sz w:val="24"/>
          <w:szCs w:val="24"/>
        </w:rPr>
        <w:t xml:space="preserve"> </w:t>
      </w:r>
      <w:r w:rsidR="007E0F1C" w:rsidRPr="007E0F1C">
        <w:rPr>
          <w:sz w:val="24"/>
          <w:szCs w:val="24"/>
        </w:rPr>
        <w:t xml:space="preserve">of </w:t>
      </w:r>
      <w:r w:rsidR="007E0F1C">
        <w:rPr>
          <w:sz w:val="24"/>
          <w:szCs w:val="24"/>
        </w:rPr>
        <w:t xml:space="preserve">the CA </w:t>
      </w:r>
      <w:r w:rsidR="007E0F1C" w:rsidRPr="007E0F1C">
        <w:rPr>
          <w:sz w:val="24"/>
          <w:szCs w:val="24"/>
        </w:rPr>
        <w:t>in a customized software package</w:t>
      </w:r>
      <w:r w:rsidR="007E0F1C">
        <w:rPr>
          <w:sz w:val="24"/>
          <w:szCs w:val="24"/>
        </w:rPr>
        <w:t>.</w:t>
      </w:r>
    </w:p>
    <w:p w14:paraId="77459871" w14:textId="77777777" w:rsidR="007E0F1C" w:rsidRDefault="007E0F1C" w:rsidP="004F3F3E">
      <w:pPr>
        <w:pStyle w:val="Caption"/>
      </w:pPr>
    </w:p>
    <w:p w14:paraId="52FC9500" w14:textId="77777777" w:rsidR="007E0F1C" w:rsidRDefault="007E0F1C" w:rsidP="004F3F3E">
      <w:pPr>
        <w:pStyle w:val="Caption"/>
      </w:pPr>
    </w:p>
    <w:p w14:paraId="2617A7FE" w14:textId="77777777" w:rsidR="007E0F1C" w:rsidRDefault="007E0F1C" w:rsidP="004F3F3E">
      <w:pPr>
        <w:pStyle w:val="Caption"/>
      </w:pPr>
    </w:p>
    <w:p w14:paraId="009708D4" w14:textId="77777777" w:rsidR="007E0F1C" w:rsidRDefault="007E0F1C" w:rsidP="004F3F3E">
      <w:pPr>
        <w:pStyle w:val="Caption"/>
      </w:pPr>
    </w:p>
    <w:p w14:paraId="0138EE9C" w14:textId="77777777" w:rsidR="007E0F1C" w:rsidRDefault="007E0F1C" w:rsidP="004F3F3E">
      <w:pPr>
        <w:pStyle w:val="Caption"/>
      </w:pPr>
    </w:p>
    <w:p w14:paraId="60AB8FB1" w14:textId="77777777" w:rsidR="007E0F1C" w:rsidRDefault="007E0F1C" w:rsidP="004F3F3E">
      <w:pPr>
        <w:pStyle w:val="Caption"/>
      </w:pPr>
    </w:p>
    <w:p w14:paraId="155A065B" w14:textId="77777777" w:rsidR="007E0F1C" w:rsidRDefault="007E0F1C" w:rsidP="004F3F3E">
      <w:pPr>
        <w:pStyle w:val="Caption"/>
      </w:pPr>
    </w:p>
    <w:p w14:paraId="142B240F" w14:textId="77777777" w:rsidR="007E0F1C" w:rsidRDefault="007E0F1C" w:rsidP="004F3F3E">
      <w:pPr>
        <w:pStyle w:val="Caption"/>
      </w:pPr>
    </w:p>
    <w:p w14:paraId="25A293B4" w14:textId="1C680504" w:rsidR="007E0F1C" w:rsidRDefault="00482BD6" w:rsidP="004F3F3E">
      <w:pPr>
        <w:pStyle w:val="Caption"/>
      </w:pPr>
      <w:r>
        <w:rPr>
          <w:noProof/>
        </w:rPr>
        <w:lastRenderedPageBreak/>
        <w:drawing>
          <wp:anchor distT="0" distB="0" distL="114300" distR="114300" simplePos="0" relativeHeight="251658240" behindDoc="0" locked="0" layoutInCell="1" allowOverlap="1" wp14:anchorId="0F6D4D06" wp14:editId="45B4F8D9">
            <wp:simplePos x="0" y="0"/>
            <wp:positionH relativeFrom="column">
              <wp:posOffset>-95250</wp:posOffset>
            </wp:positionH>
            <wp:positionV relativeFrom="paragraph">
              <wp:posOffset>635</wp:posOffset>
            </wp:positionV>
            <wp:extent cx="5610225" cy="3155315"/>
            <wp:effectExtent l="0" t="0" r="9525" b="6985"/>
            <wp:wrapTopAndBottom/>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TIF"/>
                    <pic:cNvPicPr/>
                  </pic:nvPicPr>
                  <pic:blipFill>
                    <a:blip r:embed="rId15">
                      <a:extLst>
                        <a:ext uri="{28A0092B-C50C-407E-A947-70E740481C1C}">
                          <a14:useLocalDpi xmlns:a14="http://schemas.microsoft.com/office/drawing/2010/main" val="0"/>
                        </a:ext>
                      </a:extLst>
                    </a:blip>
                    <a:stretch>
                      <a:fillRect/>
                    </a:stretch>
                  </pic:blipFill>
                  <pic:spPr>
                    <a:xfrm>
                      <a:off x="0" y="0"/>
                      <a:ext cx="5610225" cy="3155315"/>
                    </a:xfrm>
                    <a:prstGeom prst="rect">
                      <a:avLst/>
                    </a:prstGeom>
                  </pic:spPr>
                </pic:pic>
              </a:graphicData>
            </a:graphic>
            <wp14:sizeRelH relativeFrom="margin">
              <wp14:pctWidth>0</wp14:pctWidth>
            </wp14:sizeRelH>
            <wp14:sizeRelV relativeFrom="margin">
              <wp14:pctHeight>0</wp14:pctHeight>
            </wp14:sizeRelV>
          </wp:anchor>
        </w:drawing>
      </w:r>
    </w:p>
    <w:p w14:paraId="3DE1C860" w14:textId="6ED612F8" w:rsidR="004F3F3E" w:rsidRPr="007E0F1C" w:rsidRDefault="004F3F3E" w:rsidP="004F3F3E">
      <w:pPr>
        <w:pStyle w:val="Caption"/>
        <w:rPr>
          <w:sz w:val="24"/>
          <w:szCs w:val="24"/>
        </w:rPr>
      </w:pPr>
      <w:r w:rsidRPr="007E0F1C">
        <w:rPr>
          <w:sz w:val="24"/>
          <w:szCs w:val="24"/>
        </w:rPr>
        <w:t xml:space="preserve">Figure </w:t>
      </w:r>
      <w:r w:rsidR="002A4EBF" w:rsidRPr="007E0F1C">
        <w:rPr>
          <w:noProof/>
          <w:sz w:val="24"/>
          <w:szCs w:val="24"/>
        </w:rPr>
        <w:t>3</w:t>
      </w:r>
      <w:r w:rsidRPr="007E0F1C">
        <w:rPr>
          <w:sz w:val="24"/>
          <w:szCs w:val="24"/>
        </w:rPr>
        <w:t>: Average percent changes in blood flow for each subgroup. * indicates statistical significance (p&lt;0.05).</w:t>
      </w:r>
    </w:p>
    <w:p w14:paraId="6760EB61" w14:textId="0026B1AA" w:rsidR="002570BA" w:rsidRDefault="002570BA" w:rsidP="002570BA"/>
    <w:p w14:paraId="677A6F71" w14:textId="41BF48BE" w:rsidR="007E0F1C" w:rsidRDefault="007E0F1C" w:rsidP="002570BA"/>
    <w:p w14:paraId="6256838D" w14:textId="2C01B2F5" w:rsidR="007E0F1C" w:rsidRDefault="007E0F1C" w:rsidP="002570BA"/>
    <w:p w14:paraId="583B28B6" w14:textId="7095A16F" w:rsidR="007E0F1C" w:rsidRDefault="007E0F1C" w:rsidP="002570BA"/>
    <w:p w14:paraId="375F1EEE" w14:textId="573250D3" w:rsidR="007E0F1C" w:rsidRDefault="007E0F1C" w:rsidP="002570BA"/>
    <w:p w14:paraId="4053899E" w14:textId="5FD33981" w:rsidR="007E0F1C" w:rsidRDefault="007E0F1C" w:rsidP="002570BA"/>
    <w:p w14:paraId="4551F22A" w14:textId="73C4091A" w:rsidR="007E0F1C" w:rsidRDefault="007E0F1C" w:rsidP="002570BA"/>
    <w:p w14:paraId="429E0E1A" w14:textId="448FC566" w:rsidR="007E0F1C" w:rsidRDefault="007E0F1C" w:rsidP="002570BA"/>
    <w:p w14:paraId="5A94BE9B" w14:textId="1761375F" w:rsidR="007E0F1C" w:rsidRDefault="007E0F1C" w:rsidP="002570BA"/>
    <w:p w14:paraId="0796030B" w14:textId="20FF7412" w:rsidR="007E0F1C" w:rsidRDefault="007E0F1C" w:rsidP="002570BA"/>
    <w:p w14:paraId="03149D6D" w14:textId="48E80BA1" w:rsidR="007E0F1C" w:rsidRDefault="007E0F1C" w:rsidP="002570BA"/>
    <w:p w14:paraId="0912FFB4" w14:textId="38E84933" w:rsidR="007E0F1C" w:rsidRDefault="007E0F1C" w:rsidP="002570BA"/>
    <w:p w14:paraId="424CF4D5" w14:textId="1D5957E9" w:rsidR="007E0F1C" w:rsidRDefault="007E0F1C" w:rsidP="002570BA"/>
    <w:p w14:paraId="078E58E5" w14:textId="7AF4F519" w:rsidR="007E0F1C" w:rsidRDefault="007E0F1C" w:rsidP="002570BA"/>
    <w:p w14:paraId="226BAADB" w14:textId="17866742" w:rsidR="007E0F1C" w:rsidRDefault="007E0F1C" w:rsidP="002570BA"/>
    <w:p w14:paraId="35E55DF7" w14:textId="6DB8B61B" w:rsidR="007E0F1C" w:rsidRPr="002570BA" w:rsidRDefault="007E0F1C" w:rsidP="002570BA">
      <w:r>
        <w:rPr>
          <w:noProof/>
        </w:rPr>
        <w:lastRenderedPageBreak/>
        <w:drawing>
          <wp:inline distT="0" distB="0" distL="0" distR="0" wp14:anchorId="622F0A8A" wp14:editId="4375CCDF">
            <wp:extent cx="5943600" cy="3219450"/>
            <wp:effectExtent l="0" t="0" r="0" b="0"/>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4.TIF"/>
                    <pic:cNvPicPr/>
                  </pic:nvPicPr>
                  <pic:blipFill rotWithShape="1">
                    <a:blip r:embed="rId16">
                      <a:extLst>
                        <a:ext uri="{28A0092B-C50C-407E-A947-70E740481C1C}">
                          <a14:useLocalDpi xmlns:a14="http://schemas.microsoft.com/office/drawing/2010/main" val="0"/>
                        </a:ext>
                      </a:extLst>
                    </a:blip>
                    <a:srcRect b="3704"/>
                    <a:stretch/>
                  </pic:blipFill>
                  <pic:spPr bwMode="auto">
                    <a:xfrm>
                      <a:off x="0" y="0"/>
                      <a:ext cx="5943600" cy="3219450"/>
                    </a:xfrm>
                    <a:prstGeom prst="rect">
                      <a:avLst/>
                    </a:prstGeom>
                    <a:ln>
                      <a:noFill/>
                    </a:ln>
                    <a:extLst>
                      <a:ext uri="{53640926-AAD7-44D8-BBD7-CCE9431645EC}">
                        <a14:shadowObscured xmlns:a14="http://schemas.microsoft.com/office/drawing/2010/main"/>
                      </a:ext>
                    </a:extLst>
                  </pic:spPr>
                </pic:pic>
              </a:graphicData>
            </a:graphic>
          </wp:inline>
        </w:drawing>
      </w:r>
    </w:p>
    <w:p w14:paraId="5EF67CB8" w14:textId="1AF4A8F6" w:rsidR="004F3F3E" w:rsidRPr="007E0F1C" w:rsidRDefault="004F3F3E" w:rsidP="004F3F3E">
      <w:pPr>
        <w:pStyle w:val="Caption"/>
        <w:rPr>
          <w:rFonts w:eastAsiaTheme="minorEastAsia"/>
          <w:sz w:val="24"/>
          <w:szCs w:val="24"/>
        </w:rPr>
      </w:pPr>
      <w:r w:rsidRPr="007E0F1C">
        <w:rPr>
          <w:sz w:val="24"/>
          <w:szCs w:val="24"/>
        </w:rPr>
        <w:t xml:space="preserve">Figure </w:t>
      </w:r>
      <w:r w:rsidR="002A4EBF" w:rsidRPr="007E0F1C">
        <w:rPr>
          <w:noProof/>
          <w:sz w:val="24"/>
          <w:szCs w:val="24"/>
        </w:rPr>
        <w:t>4</w:t>
      </w:r>
      <w:r w:rsidRPr="007E0F1C">
        <w:rPr>
          <w:sz w:val="24"/>
          <w:szCs w:val="24"/>
        </w:rPr>
        <w:t xml:space="preserve">: </w:t>
      </w:r>
      <w:r w:rsidR="00D41C35">
        <w:rPr>
          <w:sz w:val="24"/>
          <w:szCs w:val="24"/>
        </w:rPr>
        <w:t>C</w:t>
      </w:r>
      <w:r w:rsidR="007E0F1C">
        <w:rPr>
          <w:sz w:val="24"/>
          <w:szCs w:val="24"/>
        </w:rPr>
        <w:t xml:space="preserve">orrelation </w:t>
      </w:r>
      <w:r w:rsidRPr="007E0F1C">
        <w:rPr>
          <w:sz w:val="24"/>
          <w:szCs w:val="24"/>
        </w:rPr>
        <w:t>analysis of venous and arterial flow measurements.</w:t>
      </w:r>
      <w:r w:rsidR="007E0F1C">
        <w:rPr>
          <w:sz w:val="24"/>
          <w:szCs w:val="24"/>
        </w:rPr>
        <w:t xml:space="preserve"> </w:t>
      </w:r>
      <w:r w:rsidR="00BB3D55">
        <w:rPr>
          <w:sz w:val="24"/>
          <w:szCs w:val="24"/>
        </w:rPr>
        <w:t xml:space="preserve">(Left) </w:t>
      </w:r>
      <w:r w:rsidR="007E0F1C">
        <w:rPr>
          <w:sz w:val="24"/>
          <w:szCs w:val="24"/>
        </w:rPr>
        <w:t>D</w:t>
      </w:r>
      <w:r w:rsidRPr="007E0F1C">
        <w:rPr>
          <w:sz w:val="24"/>
          <w:szCs w:val="24"/>
        </w:rPr>
        <w:t>ifference in blood flow between SCAo and IRAo measurements (</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loss</m:t>
            </m:r>
          </m:sub>
        </m:sSub>
      </m:oMath>
      <w:r w:rsidRPr="007E0F1C">
        <w:rPr>
          <w:rFonts w:eastAsiaTheme="minorEastAsia"/>
          <w:sz w:val="24"/>
          <w:szCs w:val="24"/>
        </w:rPr>
        <w:t xml:space="preserve">) plotted against the sum of </w:t>
      </w:r>
      <w:r w:rsidR="00BB3D55">
        <w:rPr>
          <w:rFonts w:eastAsiaTheme="minorEastAsia"/>
          <w:sz w:val="24"/>
          <w:szCs w:val="24"/>
        </w:rPr>
        <w:t xml:space="preserve">flow from </w:t>
      </w:r>
      <w:r w:rsidRPr="007E0F1C">
        <w:rPr>
          <w:rFonts w:eastAsiaTheme="minorEastAsia"/>
          <w:sz w:val="24"/>
          <w:szCs w:val="24"/>
        </w:rPr>
        <w:t xml:space="preserve">all branching arteries between the measured SCAo and IRAo segments </w:t>
      </w:r>
      <w:r w:rsidRPr="007E0F1C">
        <w:rPr>
          <w:sz w:val="24"/>
          <w:szCs w:val="24"/>
        </w:rPr>
        <w:t>(</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branch</m:t>
            </m:r>
          </m:sub>
        </m:sSub>
      </m:oMath>
      <w:r w:rsidRPr="007E0F1C">
        <w:rPr>
          <w:rFonts w:eastAsiaTheme="minorEastAsia"/>
          <w:sz w:val="24"/>
          <w:szCs w:val="24"/>
        </w:rPr>
        <w:t xml:space="preserve">). The dotted </w:t>
      </w:r>
      <w:r w:rsidR="00A22EAA" w:rsidRPr="007E0F1C">
        <w:rPr>
          <w:rFonts w:eastAsiaTheme="minorEastAsia"/>
          <w:sz w:val="24"/>
          <w:szCs w:val="24"/>
        </w:rPr>
        <w:t>gray</w:t>
      </w:r>
      <w:r w:rsidRPr="007E0F1C">
        <w:rPr>
          <w:rFonts w:eastAsiaTheme="minorEastAsia"/>
          <w:sz w:val="24"/>
          <w:szCs w:val="24"/>
        </w:rPr>
        <w:t xml:space="preserve"> line represents true conservation of </w:t>
      </w:r>
      <w:r w:rsidR="00BB3D55">
        <w:rPr>
          <w:rFonts w:eastAsiaTheme="minorEastAsia"/>
          <w:sz w:val="24"/>
          <w:szCs w:val="24"/>
        </w:rPr>
        <w:t>flow (i.e. one-to-one correlation)</w:t>
      </w:r>
      <w:r w:rsidRPr="007E0F1C">
        <w:rPr>
          <w:rFonts w:eastAsiaTheme="minorEastAsia"/>
          <w:sz w:val="24"/>
          <w:szCs w:val="24"/>
        </w:rPr>
        <w:t xml:space="preserve">. </w:t>
      </w:r>
      <w:r w:rsidR="00BB3D55">
        <w:rPr>
          <w:rFonts w:eastAsiaTheme="minorEastAsia"/>
          <w:sz w:val="24"/>
          <w:szCs w:val="24"/>
        </w:rPr>
        <w:t>(Right)</w:t>
      </w:r>
      <w:r w:rsidRPr="007E0F1C">
        <w:rPr>
          <w:rFonts w:eastAsiaTheme="minorEastAsia"/>
          <w:sz w:val="24"/>
          <w:szCs w:val="24"/>
        </w:rPr>
        <w:t xml:space="preserve"> </w:t>
      </w:r>
      <w:r w:rsidR="00BB3D55">
        <w:rPr>
          <w:sz w:val="24"/>
          <w:szCs w:val="24"/>
        </w:rPr>
        <w:t>P</w:t>
      </w:r>
      <w:r w:rsidRPr="007E0F1C">
        <w:rPr>
          <w:sz w:val="24"/>
          <w:szCs w:val="24"/>
        </w:rPr>
        <w:t>ortal vein flow measurements (</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PV</m:t>
            </m:r>
          </m:sub>
        </m:sSub>
      </m:oMath>
      <w:r w:rsidRPr="007E0F1C">
        <w:rPr>
          <w:rFonts w:eastAsiaTheme="minorEastAsia"/>
          <w:sz w:val="24"/>
          <w:szCs w:val="24"/>
        </w:rPr>
        <w:t xml:space="preserve">) plotted against the sum of </w:t>
      </w:r>
      <w:r w:rsidR="00BB3D55">
        <w:rPr>
          <w:rFonts w:eastAsiaTheme="minorEastAsia"/>
          <w:sz w:val="24"/>
          <w:szCs w:val="24"/>
        </w:rPr>
        <w:t xml:space="preserve">flow from the </w:t>
      </w:r>
      <w:r w:rsidRPr="007E0F1C">
        <w:rPr>
          <w:rFonts w:eastAsiaTheme="minorEastAsia"/>
          <w:sz w:val="24"/>
          <w:szCs w:val="24"/>
        </w:rPr>
        <w:t>splenic and superior mesenteric vein</w:t>
      </w:r>
      <w:r w:rsidR="00BB3D55">
        <w:rPr>
          <w:rFonts w:eastAsiaTheme="minorEastAsia"/>
          <w:sz w:val="24"/>
          <w:szCs w:val="24"/>
        </w:rPr>
        <w:t xml:space="preserve">s </w:t>
      </w:r>
      <w:r w:rsidRPr="007E0F1C">
        <w:rPr>
          <w:sz w:val="24"/>
          <w:szCs w:val="24"/>
        </w:rPr>
        <w:t>(</w:t>
      </w:r>
      <m:oMath>
        <m:sSub>
          <m:sSubPr>
            <m:ctrlPr>
              <w:rPr>
                <w:rFonts w:ascii="Cambria Math" w:eastAsiaTheme="minorEastAsia" w:hAnsi="Cambria Math"/>
                <w:i w:val="0"/>
                <w:sz w:val="24"/>
                <w:szCs w:val="24"/>
              </w:rPr>
            </m:ctrlPr>
          </m:sSubPr>
          <m:e>
            <m:acc>
              <m:accPr>
                <m:chr m:val="̅"/>
                <m:ctrlPr>
                  <w:rPr>
                    <w:rFonts w:ascii="Cambria Math" w:eastAsiaTheme="minorEastAsia" w:hAnsi="Cambria Math"/>
                    <w:i w:val="0"/>
                    <w:sz w:val="24"/>
                    <w:szCs w:val="24"/>
                  </w:rPr>
                </m:ctrlPr>
              </m:accPr>
              <m:e>
                <m:r>
                  <w:rPr>
                    <w:rFonts w:ascii="Cambria Math" w:eastAsiaTheme="minorEastAsia" w:hAnsi="Cambria Math"/>
                    <w:sz w:val="24"/>
                    <w:szCs w:val="24"/>
                  </w:rPr>
                  <m:t>Q</m:t>
                </m:r>
              </m:e>
            </m:acc>
          </m:e>
          <m:sub>
            <m:r>
              <w:rPr>
                <w:rFonts w:ascii="Cambria Math" w:eastAsiaTheme="minorEastAsia" w:hAnsi="Cambria Math"/>
                <w:sz w:val="24"/>
                <w:szCs w:val="24"/>
              </w:rPr>
              <m:t>SV</m:t>
            </m:r>
          </m:sub>
        </m:sSub>
        <m:r>
          <w:rPr>
            <w:rFonts w:ascii="Cambria Math" w:eastAsiaTheme="minorEastAsia" w:hAnsi="Cambria Math"/>
            <w:sz w:val="24"/>
            <w:szCs w:val="24"/>
          </w:rPr>
          <m:t>+</m:t>
        </m:r>
        <m:sSub>
          <m:sSubPr>
            <m:ctrlPr>
              <w:rPr>
                <w:rFonts w:ascii="Cambria Math" w:eastAsiaTheme="minorEastAsia" w:hAnsi="Cambria Math"/>
                <w:i w:val="0"/>
                <w:sz w:val="24"/>
                <w:szCs w:val="24"/>
              </w:rPr>
            </m:ctrlPr>
          </m:sSubPr>
          <m:e>
            <m:acc>
              <m:accPr>
                <m:chr m:val="̅"/>
                <m:ctrlPr>
                  <w:rPr>
                    <w:rFonts w:ascii="Cambria Math" w:eastAsiaTheme="minorEastAsia" w:hAnsi="Cambria Math"/>
                    <w:i w:val="0"/>
                    <w:sz w:val="24"/>
                    <w:szCs w:val="24"/>
                  </w:rPr>
                </m:ctrlPr>
              </m:accPr>
              <m:e>
                <m:r>
                  <w:rPr>
                    <w:rFonts w:ascii="Cambria Math" w:eastAsiaTheme="minorEastAsia" w:hAnsi="Cambria Math"/>
                    <w:sz w:val="24"/>
                    <w:szCs w:val="24"/>
                  </w:rPr>
                  <m:t>Q</m:t>
                </m:r>
              </m:e>
            </m:acc>
          </m:e>
          <m:sub>
            <m:r>
              <w:rPr>
                <w:rFonts w:ascii="Cambria Math" w:eastAsiaTheme="minorEastAsia" w:hAnsi="Cambria Math"/>
                <w:sz w:val="24"/>
                <w:szCs w:val="24"/>
              </w:rPr>
              <m:t>SMV</m:t>
            </m:r>
          </m:sub>
        </m:sSub>
      </m:oMath>
      <w:r w:rsidRPr="007E0F1C">
        <w:rPr>
          <w:rFonts w:eastAsiaTheme="minorEastAsia"/>
          <w:sz w:val="24"/>
          <w:szCs w:val="24"/>
        </w:rPr>
        <w:t xml:space="preserve">). </w:t>
      </w:r>
    </w:p>
    <w:p w14:paraId="7FD22D09" w14:textId="47A5790C" w:rsidR="002A4EBF" w:rsidRDefault="002A4EBF" w:rsidP="002570BA"/>
    <w:p w14:paraId="3221ABE9" w14:textId="50CCC85C" w:rsidR="007E0F1C" w:rsidRDefault="007E0F1C" w:rsidP="002570BA"/>
    <w:p w14:paraId="5B2F4C89" w14:textId="4097F8D0" w:rsidR="007E0F1C" w:rsidRDefault="007E0F1C" w:rsidP="002570BA"/>
    <w:p w14:paraId="2131239F" w14:textId="75305F5A" w:rsidR="007E0F1C" w:rsidRDefault="007E0F1C" w:rsidP="002570BA"/>
    <w:p w14:paraId="5BC702AB" w14:textId="7CBE4770" w:rsidR="007E0F1C" w:rsidRDefault="007E0F1C" w:rsidP="002570BA"/>
    <w:p w14:paraId="2AC7946A" w14:textId="459582BF" w:rsidR="007E0F1C" w:rsidRDefault="007E0F1C" w:rsidP="002570BA"/>
    <w:p w14:paraId="13C5A3DE" w14:textId="202C4442" w:rsidR="007E0F1C" w:rsidRDefault="007E0F1C" w:rsidP="002570BA"/>
    <w:p w14:paraId="5D434BD3" w14:textId="79C0D22A" w:rsidR="007E0F1C" w:rsidRDefault="007E0F1C" w:rsidP="002570BA"/>
    <w:p w14:paraId="754B8067" w14:textId="6C89E607" w:rsidR="007E0F1C" w:rsidRDefault="007E0F1C" w:rsidP="002570BA"/>
    <w:p w14:paraId="014A8911" w14:textId="237901A8" w:rsidR="007E0F1C" w:rsidRDefault="007E0F1C" w:rsidP="002570BA"/>
    <w:p w14:paraId="74415183" w14:textId="08E0FEE0" w:rsidR="007E0F1C" w:rsidRDefault="007E0F1C" w:rsidP="002570BA"/>
    <w:p w14:paraId="3A9E7F03" w14:textId="6D7B734C" w:rsidR="007E0F1C" w:rsidRDefault="007E0F1C" w:rsidP="002570BA"/>
    <w:p w14:paraId="34032950" w14:textId="7854C1E5" w:rsidR="007E0F1C" w:rsidRDefault="007E0F1C" w:rsidP="002570BA"/>
    <w:p w14:paraId="1DE52F14" w14:textId="025B16C9" w:rsidR="007E0F1C" w:rsidRPr="002570BA" w:rsidRDefault="007E0F1C" w:rsidP="002570BA">
      <w:r>
        <w:rPr>
          <w:noProof/>
        </w:rPr>
        <w:lastRenderedPageBreak/>
        <w:drawing>
          <wp:inline distT="0" distB="0" distL="0" distR="0" wp14:anchorId="7B85CCE5" wp14:editId="5422D576">
            <wp:extent cx="5943600" cy="2838450"/>
            <wp:effectExtent l="0" t="0" r="0" b="0"/>
            <wp:docPr id="38" name="Picture 38" descr="A picture containing photo, screen, playing,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e5.TIF"/>
                    <pic:cNvPicPr/>
                  </pic:nvPicPr>
                  <pic:blipFill rotWithShape="1">
                    <a:blip r:embed="rId17">
                      <a:extLst>
                        <a:ext uri="{28A0092B-C50C-407E-A947-70E740481C1C}">
                          <a14:useLocalDpi xmlns:a14="http://schemas.microsoft.com/office/drawing/2010/main" val="0"/>
                        </a:ext>
                      </a:extLst>
                    </a:blip>
                    <a:srcRect b="15100"/>
                    <a:stretch/>
                  </pic:blipFill>
                  <pic:spPr bwMode="auto">
                    <a:xfrm>
                      <a:off x="0" y="0"/>
                      <a:ext cx="5943600" cy="2838450"/>
                    </a:xfrm>
                    <a:prstGeom prst="rect">
                      <a:avLst/>
                    </a:prstGeom>
                    <a:ln>
                      <a:noFill/>
                    </a:ln>
                    <a:extLst>
                      <a:ext uri="{53640926-AAD7-44D8-BBD7-CCE9431645EC}">
                        <a14:shadowObscured xmlns:a14="http://schemas.microsoft.com/office/drawing/2010/main"/>
                      </a:ext>
                    </a:extLst>
                  </pic:spPr>
                </pic:pic>
              </a:graphicData>
            </a:graphic>
          </wp:inline>
        </w:drawing>
      </w:r>
    </w:p>
    <w:p w14:paraId="649299BE" w14:textId="7472B507" w:rsidR="00FC1AB8" w:rsidRPr="00BB3D55" w:rsidRDefault="00983D54" w:rsidP="000C73F0">
      <w:pPr>
        <w:pStyle w:val="Caption"/>
        <w:rPr>
          <w:sz w:val="24"/>
          <w:szCs w:val="24"/>
        </w:rPr>
      </w:pPr>
      <w:r w:rsidRPr="00BB3D55">
        <w:rPr>
          <w:sz w:val="24"/>
          <w:szCs w:val="24"/>
        </w:rPr>
        <w:t>Figure 5</w:t>
      </w:r>
      <w:r w:rsidR="00357A53" w:rsidRPr="00BB3D55">
        <w:rPr>
          <w:sz w:val="24"/>
          <w:szCs w:val="24"/>
        </w:rPr>
        <w:t xml:space="preserve">: (a) CA compression from </w:t>
      </w:r>
      <w:r w:rsidR="00BB3D55" w:rsidRPr="00BB3D55">
        <w:rPr>
          <w:sz w:val="24"/>
          <w:szCs w:val="24"/>
        </w:rPr>
        <w:t>median arcuate ligament syndrome</w:t>
      </w:r>
      <w:r w:rsidR="00357A53" w:rsidRPr="00BB3D55">
        <w:rPr>
          <w:sz w:val="24"/>
          <w:szCs w:val="24"/>
        </w:rPr>
        <w:t xml:space="preserve"> with collateral compensation from SMA in a fasting 29-year-old female. Flow from the SMA is redirected through the pancreaticoduodenal arcade to</w:t>
      </w:r>
      <w:r w:rsidR="00BB3D55" w:rsidRPr="00BB3D55">
        <w:rPr>
          <w:sz w:val="24"/>
          <w:szCs w:val="24"/>
        </w:rPr>
        <w:t xml:space="preserve"> supply</w:t>
      </w:r>
      <w:r w:rsidR="00357A53" w:rsidRPr="00BB3D55">
        <w:rPr>
          <w:sz w:val="24"/>
          <w:szCs w:val="24"/>
        </w:rPr>
        <w:t xml:space="preserve"> the splenic and left gastric branches of the CA. In the PC angiogram, the CA cannot be visualized due to flow obstruction in this vessel. (b) SMA occlusion</w:t>
      </w:r>
      <w:r w:rsidR="00BB3D55">
        <w:rPr>
          <w:sz w:val="24"/>
          <w:szCs w:val="24"/>
        </w:rPr>
        <w:t xml:space="preserve"> and celiac narrowing</w:t>
      </w:r>
      <w:r w:rsidR="00357A53" w:rsidRPr="00BB3D55">
        <w:rPr>
          <w:sz w:val="24"/>
          <w:szCs w:val="24"/>
        </w:rPr>
        <w:t xml:space="preserve"> in a fasting 42-year-old male with CMI. Numerous collaterals from the IMA, via the Arc of Riolan, and CA, via the pancreaticoduodenal arcades, supply blood to the SMA. The </w:t>
      </w:r>
      <w:r w:rsidR="00BB3D55">
        <w:rPr>
          <w:sz w:val="24"/>
          <w:szCs w:val="24"/>
        </w:rPr>
        <w:t xml:space="preserve">proximal </w:t>
      </w:r>
      <w:r w:rsidR="00357A53" w:rsidRPr="00BB3D55">
        <w:rPr>
          <w:sz w:val="24"/>
          <w:szCs w:val="24"/>
        </w:rPr>
        <w:t xml:space="preserve">SMA cannot be visualized on the PC angiogram due to </w:t>
      </w:r>
      <w:r w:rsidR="00357A53" w:rsidRPr="00BB3D55">
        <w:rPr>
          <w:noProof/>
          <w:sz w:val="24"/>
          <w:szCs w:val="24"/>
        </w:rPr>
        <w:t>absence</w:t>
      </w:r>
      <w:r w:rsidR="00357A53" w:rsidRPr="00BB3D55">
        <w:rPr>
          <w:sz w:val="24"/>
          <w:szCs w:val="24"/>
        </w:rPr>
        <w:t xml:space="preserve"> of flo</w:t>
      </w:r>
      <w:r w:rsidR="00BB3D55">
        <w:rPr>
          <w:sz w:val="24"/>
          <w:szCs w:val="24"/>
        </w:rPr>
        <w:t>w</w:t>
      </w:r>
      <w:r w:rsidR="00357A53" w:rsidRPr="00BB3D55">
        <w:rPr>
          <w:sz w:val="24"/>
          <w:szCs w:val="24"/>
        </w:rPr>
        <w:t xml:space="preserve">. Note that the IMA was included in the field of view in this patient and can be seen at the bottom of the figure. Image inset shows an abnormality in the aorta (situated </w:t>
      </w:r>
      <w:r w:rsidR="00357A53" w:rsidRPr="00BB3D55">
        <w:rPr>
          <w:noProof/>
          <w:sz w:val="24"/>
          <w:szCs w:val="24"/>
        </w:rPr>
        <w:t>superoposterior</w:t>
      </w:r>
      <w:r w:rsidR="00357A53" w:rsidRPr="00BB3D55">
        <w:rPr>
          <w:sz w:val="24"/>
          <w:szCs w:val="24"/>
        </w:rPr>
        <w:t xml:space="preserve"> to the celiac root), likely a developing atherosclerotic lesion. </w:t>
      </w:r>
    </w:p>
    <w:p w14:paraId="75FE48D9" w14:textId="680380CA" w:rsidR="00FC1AB8" w:rsidRPr="00FC1AB8" w:rsidRDefault="00FC1AB8" w:rsidP="00FC1AB8"/>
    <w:p w14:paraId="53D94761" w14:textId="7772A601" w:rsidR="00FC1AB8" w:rsidRPr="00FC1AB8" w:rsidRDefault="00FC1AB8" w:rsidP="00FC1AB8"/>
    <w:p w14:paraId="3C81E965" w14:textId="4F656B24" w:rsidR="00FC1AB8" w:rsidRPr="00FC1AB8" w:rsidRDefault="00FC1AB8" w:rsidP="00FC1AB8"/>
    <w:p w14:paraId="3B62564C" w14:textId="7AC117C2" w:rsidR="00FC1AB8" w:rsidRPr="00FC1AB8" w:rsidRDefault="00FC1AB8" w:rsidP="00FC1AB8"/>
    <w:p w14:paraId="71264B81" w14:textId="77777777" w:rsidR="00FC1AB8" w:rsidRPr="00FC1AB8" w:rsidRDefault="00FC1AB8" w:rsidP="00FC1AB8"/>
    <w:p w14:paraId="53608768" w14:textId="6F886595" w:rsidR="00FC1AB8" w:rsidRPr="00FC1AB8" w:rsidRDefault="00FC1AB8" w:rsidP="00FC1AB8"/>
    <w:p w14:paraId="3A8FBFB2" w14:textId="21DDE1AC" w:rsidR="00FC1AB8" w:rsidRDefault="00FC1AB8" w:rsidP="00FC1AB8"/>
    <w:p w14:paraId="52234B40" w14:textId="77777777" w:rsidR="0002205E" w:rsidRDefault="00FC1AB8" w:rsidP="00FC1AB8">
      <w:pPr>
        <w:tabs>
          <w:tab w:val="left" w:pos="1335"/>
        </w:tabs>
      </w:pPr>
      <w:r>
        <w:tab/>
      </w:r>
    </w:p>
    <w:p w14:paraId="3F12861B" w14:textId="1A8A1B7D" w:rsidR="00CA5AE8" w:rsidRPr="00FC1AB8" w:rsidRDefault="00CA5AE8" w:rsidP="00FC1AB8">
      <w:pPr>
        <w:tabs>
          <w:tab w:val="left" w:pos="1335"/>
        </w:tabs>
      </w:pPr>
    </w:p>
    <w:sectPr w:rsidR="00CA5AE8" w:rsidRPr="00FC1AB8" w:rsidSect="001E7A05">
      <w:headerReference w:type="default" r:id="rId18"/>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Grant Steven Roberts" w:date="2020-06-01T21:22:00Z" w:initials="GSR">
    <w:p w14:paraId="1BC883D8" w14:textId="3287D4F7" w:rsidR="00664DCB" w:rsidRDefault="00664DCB">
      <w:pPr>
        <w:pStyle w:val="CommentText"/>
      </w:pPr>
      <w:r>
        <w:rPr>
          <w:rStyle w:val="CommentReference"/>
        </w:rPr>
        <w:annotationRef/>
      </w:r>
      <w:r>
        <w:t>Reviewer 1: “</w:t>
      </w:r>
      <w:r>
        <w:t>The authors mention that it is difficult to diagnose CMI (“the proper diagnosis of CMI is difficult and requires a high index of clinical suspicion with currently no well-established diagnostic criteria”, page 4, line 36f), and they acknowledge as a limitation of the study that “classifying patients as ischemic versus non-ischemic based on MRA stenoses measurements and clinical findings may be prone to error due to the lack of a widely-accepted gold standard imaging method” (page 17, line 20ff), but they never present any other clinical criteria for a CMI diagnosis. In essence, I wonder whether the CMI diagnosis based “2 or more primary vessel occlusions of grade 2 or higher” and “clinical findings strongly suggested CMI” (page 6, line 53) is sufficient.</w:t>
      </w:r>
      <w:r>
        <w:t>”</w:t>
      </w:r>
    </w:p>
  </w:comment>
  <w:comment w:id="2" w:author="Grant Steven Roberts" w:date="2020-06-01T20:43:00Z" w:initials="GSR">
    <w:p w14:paraId="51A7AF7B" w14:textId="201F517E" w:rsidR="000B6F7C" w:rsidRDefault="000B6F7C">
      <w:pPr>
        <w:pStyle w:val="CommentText"/>
      </w:pPr>
      <w:r>
        <w:rPr>
          <w:rStyle w:val="CommentReference"/>
        </w:rPr>
        <w:annotationRef/>
      </w:r>
      <w:r>
        <w:t>Reviewer1: “</w:t>
      </w:r>
      <w:r>
        <w:t>I do not understand this concept of giving the same amount of food to every subject, while later flow values are normalized to the body weight. I would have expected that the amount of food is also adjusted to the body weight. Please comment.</w:t>
      </w:r>
      <w:r>
        <w:t>”</w:t>
      </w:r>
    </w:p>
  </w:comment>
  <w:comment w:id="3" w:author="Grant Steven Roberts" w:date="2020-06-01T20:39:00Z" w:initials="GSR">
    <w:p w14:paraId="702598C4" w14:textId="6E2B558A" w:rsidR="000B6F7C" w:rsidRDefault="000B6F7C">
      <w:pPr>
        <w:pStyle w:val="CommentText"/>
      </w:pPr>
      <w:r>
        <w:rPr>
          <w:rStyle w:val="CommentReference"/>
        </w:rPr>
        <w:annotationRef/>
      </w:r>
      <w:r>
        <w:t xml:space="preserve">Reviewer1: “… </w:t>
      </w:r>
      <w:r>
        <w:t xml:space="preserve">Thus, the optimal flip angle for the TR = 7.5 </w:t>
      </w:r>
      <w:proofErr w:type="spellStart"/>
      <w:r>
        <w:t>ms</w:t>
      </w:r>
      <w:proofErr w:type="spellEnd"/>
      <w:r>
        <w:t xml:space="preserve"> used here is on the order of 17°-20°, and not 14° as was used in the study. Is this choice of the flip angle motivated by SAR limits?</w:t>
      </w:r>
      <w:r>
        <w:t>”</w:t>
      </w:r>
    </w:p>
  </w:comment>
  <w:comment w:id="4" w:author="Grant Steven Roberts" w:date="2020-06-01T21:13:00Z" w:initials="GSR">
    <w:p w14:paraId="2485C37A" w14:textId="7E26F616" w:rsidR="00664DCB" w:rsidRDefault="00664DCB">
      <w:pPr>
        <w:pStyle w:val="CommentText"/>
      </w:pPr>
      <w:r>
        <w:rPr>
          <w:rStyle w:val="CommentReference"/>
        </w:rPr>
        <w:annotationRef/>
      </w:r>
      <w:r>
        <w:t>Reviewer 1: “</w:t>
      </w:r>
      <w:r>
        <w:t>In the description of the consistency measurements it should be mentioned that the volume flow Q is given by the velocity v times the cross-sectional area A</w:t>
      </w:r>
      <w:r>
        <w:t>”</w:t>
      </w:r>
    </w:p>
  </w:comment>
  <w:comment w:id="5" w:author="Grant Steven Roberts" w:date="2020-06-01T21:06:00Z" w:initials="GSR">
    <w:p w14:paraId="13D638D0" w14:textId="5C4B39DC" w:rsidR="005E3216" w:rsidRDefault="005E3216">
      <w:pPr>
        <w:pStyle w:val="CommentText"/>
      </w:pPr>
      <w:r>
        <w:rPr>
          <w:rStyle w:val="CommentReference"/>
        </w:rPr>
        <w:annotationRef/>
      </w:r>
      <w:r>
        <w:t>Reviewer 1: “</w:t>
      </w:r>
      <w:r>
        <w:t>This is the definition of a percent change and can be deleted</w:t>
      </w:r>
      <w:r>
        <w:t>”.</w:t>
      </w:r>
    </w:p>
  </w:comment>
  <w:comment w:id="7" w:author="Grant Steven Roberts" w:date="2020-06-01T21:02:00Z" w:initials="GSR">
    <w:p w14:paraId="54DF3C45" w14:textId="63B08CE1" w:rsidR="005E3216" w:rsidRDefault="005E3216">
      <w:pPr>
        <w:pStyle w:val="CommentText"/>
      </w:pPr>
      <w:r>
        <w:rPr>
          <w:rStyle w:val="CommentReference"/>
        </w:rPr>
        <w:annotationRef/>
      </w:r>
      <w:r>
        <w:t>Reviewer 1: “</w:t>
      </w:r>
      <w:r>
        <w:t>Mean flow rates are a good in quantifying blood flow to the small intestine. The authors mention that CMI is potentially caused by stenotic changes of the supplying arteries – in many other cases such as renal artery stenosis changes of the mean flow are only a good indicator for stenotic changes when the vessel lumen is reduced by more than 70%. Smaller stenotic changes, however, can be found by analyzing the changes in the flow curves which is often done with Doppler US. This information is also available here – I would really like to see exemplary flow-time curves (rather than streamlines) as they might contain additional information (e.g., the absence of an early systolic peak in mildly stenosed vessels).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BC883D8" w15:done="0"/>
  <w15:commentEx w15:paraId="51A7AF7B" w15:done="0"/>
  <w15:commentEx w15:paraId="702598C4" w15:done="0"/>
  <w15:commentEx w15:paraId="2485C37A" w15:done="0"/>
  <w15:commentEx w15:paraId="13D638D0" w15:done="0"/>
  <w15:commentEx w15:paraId="54DF3C4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FF009" w16cex:dateUtc="2020-06-02T02:22:00Z"/>
  <w16cex:commentExtensible w16cex:durableId="227FE70E" w16cex:dateUtc="2020-06-02T01:43:00Z"/>
  <w16cex:commentExtensible w16cex:durableId="227FE5F7" w16cex:dateUtc="2020-06-02T01:39:00Z"/>
  <w16cex:commentExtensible w16cex:durableId="227FEE17" w16cex:dateUtc="2020-06-02T02:13:00Z"/>
  <w16cex:commentExtensible w16cex:durableId="227FEC46" w16cex:dateUtc="2020-06-02T02:06:00Z"/>
  <w16cex:commentExtensible w16cex:durableId="227FEB7A" w16cex:dateUtc="2020-06-02T0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BC883D8" w16cid:durableId="227FF009"/>
  <w16cid:commentId w16cid:paraId="51A7AF7B" w16cid:durableId="227FE70E"/>
  <w16cid:commentId w16cid:paraId="702598C4" w16cid:durableId="227FE5F7"/>
  <w16cid:commentId w16cid:paraId="2485C37A" w16cid:durableId="227FEE17"/>
  <w16cid:commentId w16cid:paraId="13D638D0" w16cid:durableId="227FEC46"/>
  <w16cid:commentId w16cid:paraId="54DF3C45" w16cid:durableId="227FEB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062B7E" w14:textId="77777777" w:rsidR="00E05B6E" w:rsidRDefault="00E05B6E" w:rsidP="002570BA">
      <w:pPr>
        <w:spacing w:after="0" w:line="240" w:lineRule="auto"/>
      </w:pPr>
      <w:r>
        <w:separator/>
      </w:r>
    </w:p>
  </w:endnote>
  <w:endnote w:type="continuationSeparator" w:id="0">
    <w:p w14:paraId="464010F9" w14:textId="77777777" w:rsidR="00E05B6E" w:rsidRDefault="00E05B6E" w:rsidP="002570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0AFABF" w14:textId="77777777" w:rsidR="00E05B6E" w:rsidRDefault="00E05B6E" w:rsidP="002570BA">
      <w:pPr>
        <w:spacing w:after="0" w:line="240" w:lineRule="auto"/>
      </w:pPr>
      <w:r>
        <w:separator/>
      </w:r>
    </w:p>
  </w:footnote>
  <w:footnote w:type="continuationSeparator" w:id="0">
    <w:p w14:paraId="78633E2D" w14:textId="77777777" w:rsidR="00E05B6E" w:rsidRDefault="00E05B6E" w:rsidP="002570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0061771"/>
      <w:docPartObj>
        <w:docPartGallery w:val="Page Numbers (Top of Page)"/>
        <w:docPartUnique/>
      </w:docPartObj>
    </w:sdtPr>
    <w:sdtEndPr>
      <w:rPr>
        <w:noProof/>
      </w:rPr>
    </w:sdtEndPr>
    <w:sdtContent>
      <w:p w14:paraId="31598303" w14:textId="1107F96A" w:rsidR="003C1613" w:rsidRDefault="003C1613" w:rsidP="0086687E">
        <w:pPr>
          <w:jc w:val="right"/>
        </w:pPr>
        <w:r>
          <w:t xml:space="preserve">Assessing Mesenteric Blood Flow with 4D Flow MR:  </w:t>
        </w:r>
        <w:r>
          <w:fldChar w:fldCharType="begin"/>
        </w:r>
        <w:r>
          <w:instrText xml:space="preserve"> PAGE   \* MERGEFORMAT </w:instrText>
        </w:r>
        <w:r>
          <w:fldChar w:fldCharType="separate"/>
        </w:r>
        <w:r>
          <w:rPr>
            <w:noProof/>
          </w:rPr>
          <w:t>4</w:t>
        </w:r>
        <w:r>
          <w:rPr>
            <w:noProof/>
          </w:rPr>
          <w:fldChar w:fldCharType="end"/>
        </w:r>
      </w:p>
    </w:sdtContent>
  </w:sdt>
  <w:p w14:paraId="4F5186C7" w14:textId="77777777" w:rsidR="003C1613" w:rsidRDefault="003C16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FB0415"/>
    <w:multiLevelType w:val="hybridMultilevel"/>
    <w:tmpl w:val="B150C2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7474D0"/>
    <w:multiLevelType w:val="hybridMultilevel"/>
    <w:tmpl w:val="95E60552"/>
    <w:lvl w:ilvl="0" w:tplc="822C62A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3C9C6C48"/>
    <w:multiLevelType w:val="hybridMultilevel"/>
    <w:tmpl w:val="07B85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0E1729"/>
    <w:multiLevelType w:val="hybridMultilevel"/>
    <w:tmpl w:val="4CD61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191D61"/>
    <w:multiLevelType w:val="hybridMultilevel"/>
    <w:tmpl w:val="4F96B0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nt Steven Roberts">
    <w15:presenceInfo w15:providerId="None" w15:userId="Grant Steven Robert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0" w:nlCheck="1" w:checkStyle="0"/>
  <w:activeWritingStyle w:appName="MSWord" w:lang="en-US" w:vendorID="64" w:dllVersion="6" w:nlCheck="1" w:checkStyle="1"/>
  <w:activeWritingStyle w:appName="MSWord" w:lang="en-US" w:vendorID="64" w:dllVersion="4096" w:nlCheck="1" w:checkStyle="0"/>
  <w:proofState w:spelling="clean" w:grammar="clean"/>
  <w:trackRevisions/>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AwNTE1NzY3sjQ0MDZR0lEKTi0uzszPAykwt6wFACpoedotAAAA"/>
    <w:docVar w:name="EN.InstantFormat" w:val="&lt;ENInstantFormat&gt;&lt;Enabled&gt;1&lt;/Enabled&gt;&lt;ScanUnformatted&gt;1&lt;/ScanUnformatted&gt;&lt;ScanChanges&gt;1&lt;/ScanChanges&gt;&lt;Suspended&gt;0&lt;/Suspended&gt;&lt;/ENInstantFormat&gt;"/>
    <w:docVar w:name="EN.Layout" w:val="&lt;ENLayout&gt;&lt;Style&gt;J Magnetic Res Imagi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xeep5d99wefzf1e2de75p900wp0assr5afff&quot;&gt;My EndNote Library-Converted&lt;record-ids&gt;&lt;item&gt;760&lt;/item&gt;&lt;item&gt;846&lt;/item&gt;&lt;item&gt;862&lt;/item&gt;&lt;item&gt;874&lt;/item&gt;&lt;item&gt;879&lt;/item&gt;&lt;item&gt;880&lt;/item&gt;&lt;item&gt;881&lt;/item&gt;&lt;item&gt;883&lt;/item&gt;&lt;item&gt;891&lt;/item&gt;&lt;item&gt;892&lt;/item&gt;&lt;item&gt;893&lt;/item&gt;&lt;item&gt;895&lt;/item&gt;&lt;item&gt;896&lt;/item&gt;&lt;item&gt;900&lt;/item&gt;&lt;item&gt;904&lt;/item&gt;&lt;item&gt;906&lt;/item&gt;&lt;item&gt;908&lt;/item&gt;&lt;item&gt;909&lt;/item&gt;&lt;item&gt;910&lt;/item&gt;&lt;item&gt;911&lt;/item&gt;&lt;item&gt;912&lt;/item&gt;&lt;item&gt;913&lt;/item&gt;&lt;item&gt;914&lt;/item&gt;&lt;item&gt;915&lt;/item&gt;&lt;item&gt;916&lt;/item&gt;&lt;item&gt;917&lt;/item&gt;&lt;item&gt;918&lt;/item&gt;&lt;item&gt;919&lt;/item&gt;&lt;item&gt;920&lt;/item&gt;&lt;item&gt;921&lt;/item&gt;&lt;item&gt;922&lt;/item&gt;&lt;item&gt;923&lt;/item&gt;&lt;item&gt;924&lt;/item&gt;&lt;item&gt;925&lt;/item&gt;&lt;item&gt;926&lt;/item&gt;&lt;item&gt;927&lt;/item&gt;&lt;item&gt;928&lt;/item&gt;&lt;item&gt;930&lt;/item&gt;&lt;item&gt;931&lt;/item&gt;&lt;item&gt;944&lt;/item&gt;&lt;/record-ids&gt;&lt;/item&gt;&lt;/Libraries&gt;"/>
  </w:docVars>
  <w:rsids>
    <w:rsidRoot w:val="00D02C24"/>
    <w:rsid w:val="00001CE9"/>
    <w:rsid w:val="000031DB"/>
    <w:rsid w:val="000056D7"/>
    <w:rsid w:val="00006490"/>
    <w:rsid w:val="00006EF1"/>
    <w:rsid w:val="00007F18"/>
    <w:rsid w:val="00011078"/>
    <w:rsid w:val="00011344"/>
    <w:rsid w:val="00011D42"/>
    <w:rsid w:val="000131C9"/>
    <w:rsid w:val="000138CA"/>
    <w:rsid w:val="00014CAA"/>
    <w:rsid w:val="000179EA"/>
    <w:rsid w:val="0002205E"/>
    <w:rsid w:val="0002357A"/>
    <w:rsid w:val="0002493F"/>
    <w:rsid w:val="00024F1E"/>
    <w:rsid w:val="000270A1"/>
    <w:rsid w:val="000271DE"/>
    <w:rsid w:val="000274DF"/>
    <w:rsid w:val="000304FA"/>
    <w:rsid w:val="00030A30"/>
    <w:rsid w:val="000342FD"/>
    <w:rsid w:val="00034965"/>
    <w:rsid w:val="00037E0D"/>
    <w:rsid w:val="00042325"/>
    <w:rsid w:val="00042800"/>
    <w:rsid w:val="000437C0"/>
    <w:rsid w:val="00043BA7"/>
    <w:rsid w:val="00044B90"/>
    <w:rsid w:val="00045053"/>
    <w:rsid w:val="00045124"/>
    <w:rsid w:val="00050067"/>
    <w:rsid w:val="00050195"/>
    <w:rsid w:val="000504F0"/>
    <w:rsid w:val="0005184F"/>
    <w:rsid w:val="0005232A"/>
    <w:rsid w:val="0005268A"/>
    <w:rsid w:val="00053B9E"/>
    <w:rsid w:val="000548ED"/>
    <w:rsid w:val="00054FF8"/>
    <w:rsid w:val="00057247"/>
    <w:rsid w:val="00057B08"/>
    <w:rsid w:val="000608E8"/>
    <w:rsid w:val="00061398"/>
    <w:rsid w:val="000615BB"/>
    <w:rsid w:val="00065FDA"/>
    <w:rsid w:val="00066506"/>
    <w:rsid w:val="000675DB"/>
    <w:rsid w:val="00067E97"/>
    <w:rsid w:val="00070D4F"/>
    <w:rsid w:val="00071450"/>
    <w:rsid w:val="000723D1"/>
    <w:rsid w:val="000735B4"/>
    <w:rsid w:val="00073BB7"/>
    <w:rsid w:val="000745FB"/>
    <w:rsid w:val="00080461"/>
    <w:rsid w:val="000804AB"/>
    <w:rsid w:val="000805C2"/>
    <w:rsid w:val="00081594"/>
    <w:rsid w:val="0008442C"/>
    <w:rsid w:val="00086D7B"/>
    <w:rsid w:val="0009067E"/>
    <w:rsid w:val="0009098A"/>
    <w:rsid w:val="000A49EE"/>
    <w:rsid w:val="000A7641"/>
    <w:rsid w:val="000B2E2B"/>
    <w:rsid w:val="000B32AE"/>
    <w:rsid w:val="000B6F7C"/>
    <w:rsid w:val="000C050B"/>
    <w:rsid w:val="000C0993"/>
    <w:rsid w:val="000C0DAA"/>
    <w:rsid w:val="000C3499"/>
    <w:rsid w:val="000C3899"/>
    <w:rsid w:val="000C4700"/>
    <w:rsid w:val="000C4AF0"/>
    <w:rsid w:val="000C4D43"/>
    <w:rsid w:val="000C73F0"/>
    <w:rsid w:val="000C7BA6"/>
    <w:rsid w:val="000D0CC4"/>
    <w:rsid w:val="000D1E4E"/>
    <w:rsid w:val="000D5243"/>
    <w:rsid w:val="000D5384"/>
    <w:rsid w:val="000E2F29"/>
    <w:rsid w:val="000E425E"/>
    <w:rsid w:val="000E60DF"/>
    <w:rsid w:val="000E7C34"/>
    <w:rsid w:val="000F03B7"/>
    <w:rsid w:val="000F0842"/>
    <w:rsid w:val="000F2CC1"/>
    <w:rsid w:val="000F3765"/>
    <w:rsid w:val="000F39AA"/>
    <w:rsid w:val="000F588B"/>
    <w:rsid w:val="000F63C5"/>
    <w:rsid w:val="000F70B1"/>
    <w:rsid w:val="000F7242"/>
    <w:rsid w:val="000F7B1A"/>
    <w:rsid w:val="00100CBB"/>
    <w:rsid w:val="00102048"/>
    <w:rsid w:val="00103FCA"/>
    <w:rsid w:val="0010651C"/>
    <w:rsid w:val="00106890"/>
    <w:rsid w:val="00106C4F"/>
    <w:rsid w:val="0011515C"/>
    <w:rsid w:val="001152C0"/>
    <w:rsid w:val="00115BEC"/>
    <w:rsid w:val="001162A5"/>
    <w:rsid w:val="00116CEE"/>
    <w:rsid w:val="00122698"/>
    <w:rsid w:val="0012357F"/>
    <w:rsid w:val="00124154"/>
    <w:rsid w:val="00124557"/>
    <w:rsid w:val="00125CFD"/>
    <w:rsid w:val="0012716B"/>
    <w:rsid w:val="00130FE4"/>
    <w:rsid w:val="00132659"/>
    <w:rsid w:val="00132F18"/>
    <w:rsid w:val="001334BC"/>
    <w:rsid w:val="0013509B"/>
    <w:rsid w:val="001400AD"/>
    <w:rsid w:val="001412F1"/>
    <w:rsid w:val="00141E53"/>
    <w:rsid w:val="00143300"/>
    <w:rsid w:val="001443FD"/>
    <w:rsid w:val="00144CFF"/>
    <w:rsid w:val="00145F61"/>
    <w:rsid w:val="00146222"/>
    <w:rsid w:val="0014709F"/>
    <w:rsid w:val="001524C2"/>
    <w:rsid w:val="001528E8"/>
    <w:rsid w:val="00152CD5"/>
    <w:rsid w:val="00157FB9"/>
    <w:rsid w:val="001611BD"/>
    <w:rsid w:val="001612F6"/>
    <w:rsid w:val="00162433"/>
    <w:rsid w:val="0016365F"/>
    <w:rsid w:val="00165B37"/>
    <w:rsid w:val="001663ED"/>
    <w:rsid w:val="00167120"/>
    <w:rsid w:val="00170A7F"/>
    <w:rsid w:val="00171260"/>
    <w:rsid w:val="00171455"/>
    <w:rsid w:val="00171EDE"/>
    <w:rsid w:val="001728D6"/>
    <w:rsid w:val="00172F1B"/>
    <w:rsid w:val="001740CD"/>
    <w:rsid w:val="0017641F"/>
    <w:rsid w:val="00180A87"/>
    <w:rsid w:val="00180F60"/>
    <w:rsid w:val="001818ED"/>
    <w:rsid w:val="00181AA3"/>
    <w:rsid w:val="0018423D"/>
    <w:rsid w:val="00184FDA"/>
    <w:rsid w:val="00185C8A"/>
    <w:rsid w:val="0018604C"/>
    <w:rsid w:val="001877B1"/>
    <w:rsid w:val="00187CD8"/>
    <w:rsid w:val="00193D6B"/>
    <w:rsid w:val="001974D9"/>
    <w:rsid w:val="001A29C1"/>
    <w:rsid w:val="001A2EBF"/>
    <w:rsid w:val="001A5BA3"/>
    <w:rsid w:val="001A6421"/>
    <w:rsid w:val="001A6DA4"/>
    <w:rsid w:val="001A6E01"/>
    <w:rsid w:val="001B0741"/>
    <w:rsid w:val="001B304E"/>
    <w:rsid w:val="001B33D0"/>
    <w:rsid w:val="001C2A74"/>
    <w:rsid w:val="001C2F24"/>
    <w:rsid w:val="001C3072"/>
    <w:rsid w:val="001C736C"/>
    <w:rsid w:val="001D02B2"/>
    <w:rsid w:val="001D2037"/>
    <w:rsid w:val="001D50A7"/>
    <w:rsid w:val="001D6FF5"/>
    <w:rsid w:val="001E19F3"/>
    <w:rsid w:val="001E36FF"/>
    <w:rsid w:val="001E47B6"/>
    <w:rsid w:val="001E51EA"/>
    <w:rsid w:val="001E5604"/>
    <w:rsid w:val="001E58BA"/>
    <w:rsid w:val="001E6427"/>
    <w:rsid w:val="001E7A05"/>
    <w:rsid w:val="001F182E"/>
    <w:rsid w:val="001F2E53"/>
    <w:rsid w:val="001F47E7"/>
    <w:rsid w:val="00200EB0"/>
    <w:rsid w:val="00202A7E"/>
    <w:rsid w:val="00203972"/>
    <w:rsid w:val="00205584"/>
    <w:rsid w:val="002056A3"/>
    <w:rsid w:val="00206C81"/>
    <w:rsid w:val="0020720C"/>
    <w:rsid w:val="002073EC"/>
    <w:rsid w:val="00211EAB"/>
    <w:rsid w:val="00214A00"/>
    <w:rsid w:val="00215773"/>
    <w:rsid w:val="00221402"/>
    <w:rsid w:val="00221403"/>
    <w:rsid w:val="00223AAF"/>
    <w:rsid w:val="00224F00"/>
    <w:rsid w:val="002252B0"/>
    <w:rsid w:val="00225465"/>
    <w:rsid w:val="00226C58"/>
    <w:rsid w:val="0022737A"/>
    <w:rsid w:val="0023198F"/>
    <w:rsid w:val="00233366"/>
    <w:rsid w:val="00234FC5"/>
    <w:rsid w:val="00240172"/>
    <w:rsid w:val="002413A9"/>
    <w:rsid w:val="0024299D"/>
    <w:rsid w:val="002429AC"/>
    <w:rsid w:val="00244162"/>
    <w:rsid w:val="00244284"/>
    <w:rsid w:val="00247392"/>
    <w:rsid w:val="002524A1"/>
    <w:rsid w:val="00252E1B"/>
    <w:rsid w:val="00253B92"/>
    <w:rsid w:val="00255A58"/>
    <w:rsid w:val="002564E4"/>
    <w:rsid w:val="002570BA"/>
    <w:rsid w:val="00257746"/>
    <w:rsid w:val="00260035"/>
    <w:rsid w:val="002620E2"/>
    <w:rsid w:val="00262875"/>
    <w:rsid w:val="00262B53"/>
    <w:rsid w:val="002665A2"/>
    <w:rsid w:val="00267ACD"/>
    <w:rsid w:val="00270859"/>
    <w:rsid w:val="00271658"/>
    <w:rsid w:val="00271AD5"/>
    <w:rsid w:val="00273AC8"/>
    <w:rsid w:val="00274DE4"/>
    <w:rsid w:val="002760EE"/>
    <w:rsid w:val="002779DC"/>
    <w:rsid w:val="00277AEF"/>
    <w:rsid w:val="00280EF4"/>
    <w:rsid w:val="00283BA9"/>
    <w:rsid w:val="002840E6"/>
    <w:rsid w:val="00290D07"/>
    <w:rsid w:val="0029350E"/>
    <w:rsid w:val="002949C0"/>
    <w:rsid w:val="00294B2B"/>
    <w:rsid w:val="0029571A"/>
    <w:rsid w:val="00295D78"/>
    <w:rsid w:val="0029652F"/>
    <w:rsid w:val="00296E11"/>
    <w:rsid w:val="00297A2D"/>
    <w:rsid w:val="00297BC1"/>
    <w:rsid w:val="002A191A"/>
    <w:rsid w:val="002A2512"/>
    <w:rsid w:val="002A44B0"/>
    <w:rsid w:val="002A4EBF"/>
    <w:rsid w:val="002A76A1"/>
    <w:rsid w:val="002A7C7E"/>
    <w:rsid w:val="002B0579"/>
    <w:rsid w:val="002B08DB"/>
    <w:rsid w:val="002B2AD6"/>
    <w:rsid w:val="002B2F0B"/>
    <w:rsid w:val="002B43CC"/>
    <w:rsid w:val="002B6654"/>
    <w:rsid w:val="002B7C74"/>
    <w:rsid w:val="002C0422"/>
    <w:rsid w:val="002C391D"/>
    <w:rsid w:val="002D241B"/>
    <w:rsid w:val="002D4017"/>
    <w:rsid w:val="002D5E21"/>
    <w:rsid w:val="002D61FE"/>
    <w:rsid w:val="002E104E"/>
    <w:rsid w:val="002E379C"/>
    <w:rsid w:val="002E394D"/>
    <w:rsid w:val="002E3DCA"/>
    <w:rsid w:val="002E4DFD"/>
    <w:rsid w:val="002E5EEC"/>
    <w:rsid w:val="002E7062"/>
    <w:rsid w:val="002F01F1"/>
    <w:rsid w:val="002F0528"/>
    <w:rsid w:val="002F09E7"/>
    <w:rsid w:val="002F2CC0"/>
    <w:rsid w:val="002F3347"/>
    <w:rsid w:val="002F47D3"/>
    <w:rsid w:val="00300848"/>
    <w:rsid w:val="00301864"/>
    <w:rsid w:val="003039A8"/>
    <w:rsid w:val="00303FD7"/>
    <w:rsid w:val="0030490B"/>
    <w:rsid w:val="00304EC5"/>
    <w:rsid w:val="00304FDC"/>
    <w:rsid w:val="00305019"/>
    <w:rsid w:val="00306C42"/>
    <w:rsid w:val="00306DC2"/>
    <w:rsid w:val="00307E7D"/>
    <w:rsid w:val="00310815"/>
    <w:rsid w:val="00314C18"/>
    <w:rsid w:val="00315186"/>
    <w:rsid w:val="00316A78"/>
    <w:rsid w:val="00317625"/>
    <w:rsid w:val="00320208"/>
    <w:rsid w:val="0032047C"/>
    <w:rsid w:val="00320C7D"/>
    <w:rsid w:val="003256D6"/>
    <w:rsid w:val="00326868"/>
    <w:rsid w:val="00326F54"/>
    <w:rsid w:val="00330361"/>
    <w:rsid w:val="003323A2"/>
    <w:rsid w:val="0033373A"/>
    <w:rsid w:val="00335BE2"/>
    <w:rsid w:val="00336460"/>
    <w:rsid w:val="00337AEB"/>
    <w:rsid w:val="00337D83"/>
    <w:rsid w:val="00337E65"/>
    <w:rsid w:val="00342548"/>
    <w:rsid w:val="00345500"/>
    <w:rsid w:val="003460D2"/>
    <w:rsid w:val="00346221"/>
    <w:rsid w:val="00346700"/>
    <w:rsid w:val="003478A3"/>
    <w:rsid w:val="0035040D"/>
    <w:rsid w:val="003510E7"/>
    <w:rsid w:val="00351749"/>
    <w:rsid w:val="0035224D"/>
    <w:rsid w:val="003541F8"/>
    <w:rsid w:val="00354A22"/>
    <w:rsid w:val="00357A53"/>
    <w:rsid w:val="00362FF0"/>
    <w:rsid w:val="0036327F"/>
    <w:rsid w:val="00363806"/>
    <w:rsid w:val="0036583F"/>
    <w:rsid w:val="0036774D"/>
    <w:rsid w:val="0037150D"/>
    <w:rsid w:val="00373302"/>
    <w:rsid w:val="0037375A"/>
    <w:rsid w:val="00374C75"/>
    <w:rsid w:val="00375FEF"/>
    <w:rsid w:val="00377917"/>
    <w:rsid w:val="0038606A"/>
    <w:rsid w:val="003925CD"/>
    <w:rsid w:val="00395D63"/>
    <w:rsid w:val="00396325"/>
    <w:rsid w:val="00396CEF"/>
    <w:rsid w:val="0039711D"/>
    <w:rsid w:val="00397C11"/>
    <w:rsid w:val="003A02F7"/>
    <w:rsid w:val="003A36ED"/>
    <w:rsid w:val="003B1B30"/>
    <w:rsid w:val="003B2824"/>
    <w:rsid w:val="003B2A16"/>
    <w:rsid w:val="003B2BF8"/>
    <w:rsid w:val="003B3B10"/>
    <w:rsid w:val="003B50D5"/>
    <w:rsid w:val="003B548F"/>
    <w:rsid w:val="003B7073"/>
    <w:rsid w:val="003C1613"/>
    <w:rsid w:val="003C333C"/>
    <w:rsid w:val="003C3FC1"/>
    <w:rsid w:val="003C4D97"/>
    <w:rsid w:val="003C6D17"/>
    <w:rsid w:val="003C7511"/>
    <w:rsid w:val="003C765C"/>
    <w:rsid w:val="003D0CFA"/>
    <w:rsid w:val="003E1851"/>
    <w:rsid w:val="003E3502"/>
    <w:rsid w:val="003E43F2"/>
    <w:rsid w:val="003E493B"/>
    <w:rsid w:val="003E4B49"/>
    <w:rsid w:val="003E6CD9"/>
    <w:rsid w:val="003F07CF"/>
    <w:rsid w:val="003F5192"/>
    <w:rsid w:val="003F6184"/>
    <w:rsid w:val="00400C4A"/>
    <w:rsid w:val="00401644"/>
    <w:rsid w:val="00402840"/>
    <w:rsid w:val="00404FCC"/>
    <w:rsid w:val="0040585E"/>
    <w:rsid w:val="00411408"/>
    <w:rsid w:val="00416875"/>
    <w:rsid w:val="00417CB2"/>
    <w:rsid w:val="0042010B"/>
    <w:rsid w:val="00420FA7"/>
    <w:rsid w:val="004245D0"/>
    <w:rsid w:val="00425E85"/>
    <w:rsid w:val="00426910"/>
    <w:rsid w:val="00427208"/>
    <w:rsid w:val="00434915"/>
    <w:rsid w:val="00440A1E"/>
    <w:rsid w:val="0044270F"/>
    <w:rsid w:val="0044333D"/>
    <w:rsid w:val="00443E08"/>
    <w:rsid w:val="00444186"/>
    <w:rsid w:val="00444E8B"/>
    <w:rsid w:val="004452FA"/>
    <w:rsid w:val="00445A9C"/>
    <w:rsid w:val="00445CCA"/>
    <w:rsid w:val="0045103B"/>
    <w:rsid w:val="0045349E"/>
    <w:rsid w:val="00453A70"/>
    <w:rsid w:val="00453FC0"/>
    <w:rsid w:val="00454777"/>
    <w:rsid w:val="004551AC"/>
    <w:rsid w:val="00455FCE"/>
    <w:rsid w:val="00457610"/>
    <w:rsid w:val="00457A64"/>
    <w:rsid w:val="004600D5"/>
    <w:rsid w:val="00461865"/>
    <w:rsid w:val="00461C39"/>
    <w:rsid w:val="00461CB5"/>
    <w:rsid w:val="00462461"/>
    <w:rsid w:val="004625DF"/>
    <w:rsid w:val="00462825"/>
    <w:rsid w:val="00462AE9"/>
    <w:rsid w:val="00464FE8"/>
    <w:rsid w:val="0046520D"/>
    <w:rsid w:val="00465975"/>
    <w:rsid w:val="00466883"/>
    <w:rsid w:val="00473C53"/>
    <w:rsid w:val="004742A1"/>
    <w:rsid w:val="004752D9"/>
    <w:rsid w:val="0047576C"/>
    <w:rsid w:val="00475DF6"/>
    <w:rsid w:val="00476335"/>
    <w:rsid w:val="00476D80"/>
    <w:rsid w:val="00482343"/>
    <w:rsid w:val="00482BD6"/>
    <w:rsid w:val="00482CDB"/>
    <w:rsid w:val="004840A0"/>
    <w:rsid w:val="004858CB"/>
    <w:rsid w:val="00491799"/>
    <w:rsid w:val="00494B64"/>
    <w:rsid w:val="004954EF"/>
    <w:rsid w:val="00496B18"/>
    <w:rsid w:val="004A02B2"/>
    <w:rsid w:val="004A3662"/>
    <w:rsid w:val="004A675A"/>
    <w:rsid w:val="004A737B"/>
    <w:rsid w:val="004A7746"/>
    <w:rsid w:val="004B2368"/>
    <w:rsid w:val="004B25CF"/>
    <w:rsid w:val="004B2ADC"/>
    <w:rsid w:val="004B6E36"/>
    <w:rsid w:val="004B7D41"/>
    <w:rsid w:val="004C2C96"/>
    <w:rsid w:val="004C322B"/>
    <w:rsid w:val="004C3DB8"/>
    <w:rsid w:val="004C4DEF"/>
    <w:rsid w:val="004C730B"/>
    <w:rsid w:val="004C7452"/>
    <w:rsid w:val="004C7701"/>
    <w:rsid w:val="004D1451"/>
    <w:rsid w:val="004D24E2"/>
    <w:rsid w:val="004D35D0"/>
    <w:rsid w:val="004D4019"/>
    <w:rsid w:val="004D45C2"/>
    <w:rsid w:val="004D4B94"/>
    <w:rsid w:val="004D6119"/>
    <w:rsid w:val="004D6F35"/>
    <w:rsid w:val="004D795B"/>
    <w:rsid w:val="004E327F"/>
    <w:rsid w:val="004E659B"/>
    <w:rsid w:val="004E7030"/>
    <w:rsid w:val="004E7393"/>
    <w:rsid w:val="004F0FCD"/>
    <w:rsid w:val="004F2A8D"/>
    <w:rsid w:val="004F3CB1"/>
    <w:rsid w:val="004F3F3E"/>
    <w:rsid w:val="004F454A"/>
    <w:rsid w:val="004F57F7"/>
    <w:rsid w:val="004F5961"/>
    <w:rsid w:val="004F68EB"/>
    <w:rsid w:val="004F77BF"/>
    <w:rsid w:val="00500DFB"/>
    <w:rsid w:val="0051070D"/>
    <w:rsid w:val="00515981"/>
    <w:rsid w:val="005208AE"/>
    <w:rsid w:val="005223E8"/>
    <w:rsid w:val="00522B0E"/>
    <w:rsid w:val="00523114"/>
    <w:rsid w:val="00523260"/>
    <w:rsid w:val="00525D0C"/>
    <w:rsid w:val="0052676D"/>
    <w:rsid w:val="005311D3"/>
    <w:rsid w:val="00531F59"/>
    <w:rsid w:val="005411F0"/>
    <w:rsid w:val="005420EA"/>
    <w:rsid w:val="00543037"/>
    <w:rsid w:val="00544014"/>
    <w:rsid w:val="005444C9"/>
    <w:rsid w:val="00550075"/>
    <w:rsid w:val="0055211F"/>
    <w:rsid w:val="00552A10"/>
    <w:rsid w:val="00553217"/>
    <w:rsid w:val="005539EA"/>
    <w:rsid w:val="00557BE6"/>
    <w:rsid w:val="005601D0"/>
    <w:rsid w:val="00563287"/>
    <w:rsid w:val="005638F8"/>
    <w:rsid w:val="00564103"/>
    <w:rsid w:val="00564F15"/>
    <w:rsid w:val="00572FCD"/>
    <w:rsid w:val="0057374C"/>
    <w:rsid w:val="00585A11"/>
    <w:rsid w:val="00591244"/>
    <w:rsid w:val="00592FA2"/>
    <w:rsid w:val="005953B1"/>
    <w:rsid w:val="005A0ED3"/>
    <w:rsid w:val="005A18BF"/>
    <w:rsid w:val="005A3CE3"/>
    <w:rsid w:val="005A425F"/>
    <w:rsid w:val="005A4921"/>
    <w:rsid w:val="005A6D59"/>
    <w:rsid w:val="005B16BA"/>
    <w:rsid w:val="005B5F6A"/>
    <w:rsid w:val="005B6456"/>
    <w:rsid w:val="005C13AD"/>
    <w:rsid w:val="005C286B"/>
    <w:rsid w:val="005C2C84"/>
    <w:rsid w:val="005C333D"/>
    <w:rsid w:val="005D3769"/>
    <w:rsid w:val="005D38DF"/>
    <w:rsid w:val="005D399C"/>
    <w:rsid w:val="005D5A44"/>
    <w:rsid w:val="005D5DE1"/>
    <w:rsid w:val="005D6800"/>
    <w:rsid w:val="005D6959"/>
    <w:rsid w:val="005D72C7"/>
    <w:rsid w:val="005E0236"/>
    <w:rsid w:val="005E0F63"/>
    <w:rsid w:val="005E1836"/>
    <w:rsid w:val="005E3216"/>
    <w:rsid w:val="005E3449"/>
    <w:rsid w:val="005E3A8B"/>
    <w:rsid w:val="005E4D31"/>
    <w:rsid w:val="005F0E05"/>
    <w:rsid w:val="005F2E0A"/>
    <w:rsid w:val="005F497C"/>
    <w:rsid w:val="005F526B"/>
    <w:rsid w:val="005F61F8"/>
    <w:rsid w:val="005F7B10"/>
    <w:rsid w:val="005F7D58"/>
    <w:rsid w:val="006040A8"/>
    <w:rsid w:val="00606A29"/>
    <w:rsid w:val="00610015"/>
    <w:rsid w:val="00610415"/>
    <w:rsid w:val="00611F2B"/>
    <w:rsid w:val="006130F5"/>
    <w:rsid w:val="00616EDC"/>
    <w:rsid w:val="006175C7"/>
    <w:rsid w:val="00620BB2"/>
    <w:rsid w:val="006217A2"/>
    <w:rsid w:val="00621C86"/>
    <w:rsid w:val="00623833"/>
    <w:rsid w:val="0063118F"/>
    <w:rsid w:val="00632BB0"/>
    <w:rsid w:val="00632E64"/>
    <w:rsid w:val="006356BB"/>
    <w:rsid w:val="00635999"/>
    <w:rsid w:val="0064143B"/>
    <w:rsid w:val="00641532"/>
    <w:rsid w:val="00641CFC"/>
    <w:rsid w:val="0064350A"/>
    <w:rsid w:val="00643C0F"/>
    <w:rsid w:val="00644A98"/>
    <w:rsid w:val="00645A8C"/>
    <w:rsid w:val="00647A86"/>
    <w:rsid w:val="00647B8E"/>
    <w:rsid w:val="00650D54"/>
    <w:rsid w:val="0065267F"/>
    <w:rsid w:val="00652CF8"/>
    <w:rsid w:val="00656042"/>
    <w:rsid w:val="006620D7"/>
    <w:rsid w:val="00662DEA"/>
    <w:rsid w:val="00663B15"/>
    <w:rsid w:val="00664DCB"/>
    <w:rsid w:val="00665F96"/>
    <w:rsid w:val="00666A22"/>
    <w:rsid w:val="006721A4"/>
    <w:rsid w:val="006722B6"/>
    <w:rsid w:val="00672A72"/>
    <w:rsid w:val="00672C1B"/>
    <w:rsid w:val="00673728"/>
    <w:rsid w:val="00674111"/>
    <w:rsid w:val="00674675"/>
    <w:rsid w:val="006766B1"/>
    <w:rsid w:val="00676AB7"/>
    <w:rsid w:val="00680BE7"/>
    <w:rsid w:val="00682328"/>
    <w:rsid w:val="00683207"/>
    <w:rsid w:val="006836B8"/>
    <w:rsid w:val="006845BD"/>
    <w:rsid w:val="00687045"/>
    <w:rsid w:val="00691484"/>
    <w:rsid w:val="006925C0"/>
    <w:rsid w:val="00693254"/>
    <w:rsid w:val="00695E29"/>
    <w:rsid w:val="006A01DB"/>
    <w:rsid w:val="006A1215"/>
    <w:rsid w:val="006A2BDA"/>
    <w:rsid w:val="006A44E9"/>
    <w:rsid w:val="006A5A6B"/>
    <w:rsid w:val="006A5C5C"/>
    <w:rsid w:val="006A5E23"/>
    <w:rsid w:val="006A6D42"/>
    <w:rsid w:val="006B6E34"/>
    <w:rsid w:val="006B6E70"/>
    <w:rsid w:val="006B6EBE"/>
    <w:rsid w:val="006C1697"/>
    <w:rsid w:val="006C23B7"/>
    <w:rsid w:val="006C2465"/>
    <w:rsid w:val="006C3710"/>
    <w:rsid w:val="006C6577"/>
    <w:rsid w:val="006C68C3"/>
    <w:rsid w:val="006D0B7C"/>
    <w:rsid w:val="006D14A4"/>
    <w:rsid w:val="006D214B"/>
    <w:rsid w:val="006D6145"/>
    <w:rsid w:val="006D61D8"/>
    <w:rsid w:val="006D7B96"/>
    <w:rsid w:val="006E0A7D"/>
    <w:rsid w:val="006E1045"/>
    <w:rsid w:val="006E2867"/>
    <w:rsid w:val="006E28E6"/>
    <w:rsid w:val="006E64A9"/>
    <w:rsid w:val="006E7743"/>
    <w:rsid w:val="006F11CC"/>
    <w:rsid w:val="006F1256"/>
    <w:rsid w:val="006F16E2"/>
    <w:rsid w:val="006F4ADF"/>
    <w:rsid w:val="006F4F3D"/>
    <w:rsid w:val="006F5716"/>
    <w:rsid w:val="006F588A"/>
    <w:rsid w:val="006F6C77"/>
    <w:rsid w:val="006F6E6E"/>
    <w:rsid w:val="007003C7"/>
    <w:rsid w:val="00701CF4"/>
    <w:rsid w:val="00703911"/>
    <w:rsid w:val="007078F6"/>
    <w:rsid w:val="00711D7C"/>
    <w:rsid w:val="007122C1"/>
    <w:rsid w:val="00712C8B"/>
    <w:rsid w:val="00712D12"/>
    <w:rsid w:val="00716723"/>
    <w:rsid w:val="00721CD4"/>
    <w:rsid w:val="0072309F"/>
    <w:rsid w:val="00723B42"/>
    <w:rsid w:val="00724201"/>
    <w:rsid w:val="00724756"/>
    <w:rsid w:val="00725072"/>
    <w:rsid w:val="0072617A"/>
    <w:rsid w:val="00727487"/>
    <w:rsid w:val="0073053B"/>
    <w:rsid w:val="00730ECD"/>
    <w:rsid w:val="00731EAA"/>
    <w:rsid w:val="007412DE"/>
    <w:rsid w:val="00741826"/>
    <w:rsid w:val="00742662"/>
    <w:rsid w:val="00746E39"/>
    <w:rsid w:val="00747DD7"/>
    <w:rsid w:val="00752BAF"/>
    <w:rsid w:val="00753EF5"/>
    <w:rsid w:val="0075458D"/>
    <w:rsid w:val="00754614"/>
    <w:rsid w:val="00754D41"/>
    <w:rsid w:val="007566C9"/>
    <w:rsid w:val="00757F16"/>
    <w:rsid w:val="00761CA8"/>
    <w:rsid w:val="00762641"/>
    <w:rsid w:val="00762E5C"/>
    <w:rsid w:val="007635E5"/>
    <w:rsid w:val="00765D8B"/>
    <w:rsid w:val="007701BF"/>
    <w:rsid w:val="00770A30"/>
    <w:rsid w:val="00772903"/>
    <w:rsid w:val="00774AB7"/>
    <w:rsid w:val="007757EC"/>
    <w:rsid w:val="0078114C"/>
    <w:rsid w:val="00781459"/>
    <w:rsid w:val="0078560F"/>
    <w:rsid w:val="00786CD2"/>
    <w:rsid w:val="007875C6"/>
    <w:rsid w:val="00791259"/>
    <w:rsid w:val="0079141C"/>
    <w:rsid w:val="00791CCB"/>
    <w:rsid w:val="007946DB"/>
    <w:rsid w:val="00794D7A"/>
    <w:rsid w:val="007954E1"/>
    <w:rsid w:val="00796F5F"/>
    <w:rsid w:val="007973D9"/>
    <w:rsid w:val="00797BCE"/>
    <w:rsid w:val="007A12E5"/>
    <w:rsid w:val="007A2AC0"/>
    <w:rsid w:val="007A31CC"/>
    <w:rsid w:val="007A3B9E"/>
    <w:rsid w:val="007A5037"/>
    <w:rsid w:val="007A5BC8"/>
    <w:rsid w:val="007B3CF9"/>
    <w:rsid w:val="007B51FE"/>
    <w:rsid w:val="007C4832"/>
    <w:rsid w:val="007D3D11"/>
    <w:rsid w:val="007D5E81"/>
    <w:rsid w:val="007D6248"/>
    <w:rsid w:val="007D7069"/>
    <w:rsid w:val="007D7355"/>
    <w:rsid w:val="007D7B42"/>
    <w:rsid w:val="007E0F1C"/>
    <w:rsid w:val="007E11A6"/>
    <w:rsid w:val="007E14EB"/>
    <w:rsid w:val="007E1CBA"/>
    <w:rsid w:val="007E4AE7"/>
    <w:rsid w:val="007E6A21"/>
    <w:rsid w:val="007E7310"/>
    <w:rsid w:val="007F0120"/>
    <w:rsid w:val="007F017E"/>
    <w:rsid w:val="007F1099"/>
    <w:rsid w:val="007F4DD7"/>
    <w:rsid w:val="007F7450"/>
    <w:rsid w:val="007F7D26"/>
    <w:rsid w:val="008008BE"/>
    <w:rsid w:val="008024F3"/>
    <w:rsid w:val="008046FC"/>
    <w:rsid w:val="00804BC2"/>
    <w:rsid w:val="00804CC8"/>
    <w:rsid w:val="00805D8C"/>
    <w:rsid w:val="00807853"/>
    <w:rsid w:val="00810AAC"/>
    <w:rsid w:val="00811335"/>
    <w:rsid w:val="008113DD"/>
    <w:rsid w:val="00811DD1"/>
    <w:rsid w:val="00813CAE"/>
    <w:rsid w:val="00815618"/>
    <w:rsid w:val="008175EF"/>
    <w:rsid w:val="00821270"/>
    <w:rsid w:val="00821F83"/>
    <w:rsid w:val="00822478"/>
    <w:rsid w:val="00826A4E"/>
    <w:rsid w:val="008272E1"/>
    <w:rsid w:val="00827F7C"/>
    <w:rsid w:val="00830A65"/>
    <w:rsid w:val="008317CB"/>
    <w:rsid w:val="00832290"/>
    <w:rsid w:val="0083737B"/>
    <w:rsid w:val="00845BF9"/>
    <w:rsid w:val="008460D3"/>
    <w:rsid w:val="008464F6"/>
    <w:rsid w:val="00846B88"/>
    <w:rsid w:val="0084774C"/>
    <w:rsid w:val="00850EB1"/>
    <w:rsid w:val="00853A5E"/>
    <w:rsid w:val="008554B1"/>
    <w:rsid w:val="00856490"/>
    <w:rsid w:val="008611D7"/>
    <w:rsid w:val="008638A7"/>
    <w:rsid w:val="00863BFB"/>
    <w:rsid w:val="0086687E"/>
    <w:rsid w:val="008704FD"/>
    <w:rsid w:val="0087089A"/>
    <w:rsid w:val="008709A4"/>
    <w:rsid w:val="008715C0"/>
    <w:rsid w:val="008744B8"/>
    <w:rsid w:val="0087477D"/>
    <w:rsid w:val="008753D5"/>
    <w:rsid w:val="00875C2C"/>
    <w:rsid w:val="00882208"/>
    <w:rsid w:val="00884CE9"/>
    <w:rsid w:val="00885C24"/>
    <w:rsid w:val="00887DD1"/>
    <w:rsid w:val="008931F0"/>
    <w:rsid w:val="008975AE"/>
    <w:rsid w:val="008A0FC7"/>
    <w:rsid w:val="008A2021"/>
    <w:rsid w:val="008A3003"/>
    <w:rsid w:val="008B1D7B"/>
    <w:rsid w:val="008B7BE8"/>
    <w:rsid w:val="008C0BF3"/>
    <w:rsid w:val="008C1B55"/>
    <w:rsid w:val="008C285B"/>
    <w:rsid w:val="008C4B68"/>
    <w:rsid w:val="008C6158"/>
    <w:rsid w:val="008C7A36"/>
    <w:rsid w:val="008D0DF0"/>
    <w:rsid w:val="008D1027"/>
    <w:rsid w:val="008D2C98"/>
    <w:rsid w:val="008D2FFB"/>
    <w:rsid w:val="008E1D6F"/>
    <w:rsid w:val="008E7224"/>
    <w:rsid w:val="008E7EB6"/>
    <w:rsid w:val="008F205D"/>
    <w:rsid w:val="009037BA"/>
    <w:rsid w:val="00905B98"/>
    <w:rsid w:val="00906EFD"/>
    <w:rsid w:val="00907A4A"/>
    <w:rsid w:val="00911CBF"/>
    <w:rsid w:val="0091384B"/>
    <w:rsid w:val="009149EB"/>
    <w:rsid w:val="00916C30"/>
    <w:rsid w:val="00920058"/>
    <w:rsid w:val="0092728A"/>
    <w:rsid w:val="00927DC8"/>
    <w:rsid w:val="00927F66"/>
    <w:rsid w:val="00930E6B"/>
    <w:rsid w:val="009312E2"/>
    <w:rsid w:val="00933D6A"/>
    <w:rsid w:val="009347F5"/>
    <w:rsid w:val="00937997"/>
    <w:rsid w:val="0094083A"/>
    <w:rsid w:val="00940861"/>
    <w:rsid w:val="00943986"/>
    <w:rsid w:val="00944286"/>
    <w:rsid w:val="00944545"/>
    <w:rsid w:val="00944B68"/>
    <w:rsid w:val="009454DB"/>
    <w:rsid w:val="00947586"/>
    <w:rsid w:val="00950B06"/>
    <w:rsid w:val="0095170D"/>
    <w:rsid w:val="0095351B"/>
    <w:rsid w:val="00955EE1"/>
    <w:rsid w:val="00956775"/>
    <w:rsid w:val="00961FD2"/>
    <w:rsid w:val="00965A36"/>
    <w:rsid w:val="00966618"/>
    <w:rsid w:val="00966867"/>
    <w:rsid w:val="00967341"/>
    <w:rsid w:val="0097552C"/>
    <w:rsid w:val="009778AC"/>
    <w:rsid w:val="00981B3F"/>
    <w:rsid w:val="0098203F"/>
    <w:rsid w:val="0098256C"/>
    <w:rsid w:val="00982E82"/>
    <w:rsid w:val="009830A5"/>
    <w:rsid w:val="009830AF"/>
    <w:rsid w:val="00983D54"/>
    <w:rsid w:val="00984354"/>
    <w:rsid w:val="00985048"/>
    <w:rsid w:val="009857F0"/>
    <w:rsid w:val="00985990"/>
    <w:rsid w:val="009872BE"/>
    <w:rsid w:val="009923A4"/>
    <w:rsid w:val="009954CD"/>
    <w:rsid w:val="009955BD"/>
    <w:rsid w:val="00996F88"/>
    <w:rsid w:val="00997143"/>
    <w:rsid w:val="009A258C"/>
    <w:rsid w:val="009A27DA"/>
    <w:rsid w:val="009A407E"/>
    <w:rsid w:val="009A4B0E"/>
    <w:rsid w:val="009A6422"/>
    <w:rsid w:val="009B0BFE"/>
    <w:rsid w:val="009B1E55"/>
    <w:rsid w:val="009B2987"/>
    <w:rsid w:val="009B574A"/>
    <w:rsid w:val="009B6909"/>
    <w:rsid w:val="009B7388"/>
    <w:rsid w:val="009C0FF6"/>
    <w:rsid w:val="009C22E7"/>
    <w:rsid w:val="009C240F"/>
    <w:rsid w:val="009C76B9"/>
    <w:rsid w:val="009C7D6E"/>
    <w:rsid w:val="009D188D"/>
    <w:rsid w:val="009D284F"/>
    <w:rsid w:val="009D30D8"/>
    <w:rsid w:val="009D34EF"/>
    <w:rsid w:val="009D572B"/>
    <w:rsid w:val="009D67E4"/>
    <w:rsid w:val="009E0DE4"/>
    <w:rsid w:val="009E19E6"/>
    <w:rsid w:val="009E1B2C"/>
    <w:rsid w:val="009E32A5"/>
    <w:rsid w:val="009E474D"/>
    <w:rsid w:val="009E7586"/>
    <w:rsid w:val="009E7958"/>
    <w:rsid w:val="009E7EBE"/>
    <w:rsid w:val="009F2037"/>
    <w:rsid w:val="009F2230"/>
    <w:rsid w:val="00A00FE2"/>
    <w:rsid w:val="00A032CC"/>
    <w:rsid w:val="00A05EB9"/>
    <w:rsid w:val="00A11567"/>
    <w:rsid w:val="00A1166F"/>
    <w:rsid w:val="00A12054"/>
    <w:rsid w:val="00A13B16"/>
    <w:rsid w:val="00A14B74"/>
    <w:rsid w:val="00A150EE"/>
    <w:rsid w:val="00A161A7"/>
    <w:rsid w:val="00A16AD2"/>
    <w:rsid w:val="00A200B4"/>
    <w:rsid w:val="00A20D22"/>
    <w:rsid w:val="00A2100B"/>
    <w:rsid w:val="00A21FFC"/>
    <w:rsid w:val="00A2245F"/>
    <w:rsid w:val="00A22EAA"/>
    <w:rsid w:val="00A23D09"/>
    <w:rsid w:val="00A306A0"/>
    <w:rsid w:val="00A3262E"/>
    <w:rsid w:val="00A335E5"/>
    <w:rsid w:val="00A33E71"/>
    <w:rsid w:val="00A34F18"/>
    <w:rsid w:val="00A40E1C"/>
    <w:rsid w:val="00A4185E"/>
    <w:rsid w:val="00A448C5"/>
    <w:rsid w:val="00A44D3E"/>
    <w:rsid w:val="00A515AB"/>
    <w:rsid w:val="00A55A63"/>
    <w:rsid w:val="00A60128"/>
    <w:rsid w:val="00A6096C"/>
    <w:rsid w:val="00A65E2A"/>
    <w:rsid w:val="00A667AC"/>
    <w:rsid w:val="00A72277"/>
    <w:rsid w:val="00A73380"/>
    <w:rsid w:val="00A75A49"/>
    <w:rsid w:val="00A7611A"/>
    <w:rsid w:val="00A7641C"/>
    <w:rsid w:val="00A800DC"/>
    <w:rsid w:val="00A81712"/>
    <w:rsid w:val="00A840FA"/>
    <w:rsid w:val="00A85576"/>
    <w:rsid w:val="00A870FC"/>
    <w:rsid w:val="00AA00D4"/>
    <w:rsid w:val="00AA4118"/>
    <w:rsid w:val="00AA52C1"/>
    <w:rsid w:val="00AA56A2"/>
    <w:rsid w:val="00AA66D5"/>
    <w:rsid w:val="00AA7E28"/>
    <w:rsid w:val="00AB0514"/>
    <w:rsid w:val="00AB1CD8"/>
    <w:rsid w:val="00AB1DD5"/>
    <w:rsid w:val="00AB2005"/>
    <w:rsid w:val="00AB4B99"/>
    <w:rsid w:val="00AB6950"/>
    <w:rsid w:val="00AC0DB5"/>
    <w:rsid w:val="00AC2E68"/>
    <w:rsid w:val="00AC418A"/>
    <w:rsid w:val="00AC67BA"/>
    <w:rsid w:val="00AD0D20"/>
    <w:rsid w:val="00AD528F"/>
    <w:rsid w:val="00AD643B"/>
    <w:rsid w:val="00AD6FD5"/>
    <w:rsid w:val="00AD7725"/>
    <w:rsid w:val="00AE1C04"/>
    <w:rsid w:val="00AE4424"/>
    <w:rsid w:val="00AE46CD"/>
    <w:rsid w:val="00AE5866"/>
    <w:rsid w:val="00AF26AD"/>
    <w:rsid w:val="00AF3F02"/>
    <w:rsid w:val="00AF5654"/>
    <w:rsid w:val="00AF6E95"/>
    <w:rsid w:val="00AF6EFD"/>
    <w:rsid w:val="00AF7216"/>
    <w:rsid w:val="00B021FD"/>
    <w:rsid w:val="00B0421C"/>
    <w:rsid w:val="00B0427C"/>
    <w:rsid w:val="00B055C5"/>
    <w:rsid w:val="00B0574E"/>
    <w:rsid w:val="00B06D9D"/>
    <w:rsid w:val="00B07F5D"/>
    <w:rsid w:val="00B10718"/>
    <w:rsid w:val="00B10EE0"/>
    <w:rsid w:val="00B1107C"/>
    <w:rsid w:val="00B112B0"/>
    <w:rsid w:val="00B11EDC"/>
    <w:rsid w:val="00B1262E"/>
    <w:rsid w:val="00B12BD9"/>
    <w:rsid w:val="00B13715"/>
    <w:rsid w:val="00B15E5C"/>
    <w:rsid w:val="00B213F7"/>
    <w:rsid w:val="00B2288A"/>
    <w:rsid w:val="00B26735"/>
    <w:rsid w:val="00B37437"/>
    <w:rsid w:val="00B37447"/>
    <w:rsid w:val="00B423D8"/>
    <w:rsid w:val="00B42CEF"/>
    <w:rsid w:val="00B435E7"/>
    <w:rsid w:val="00B43D0D"/>
    <w:rsid w:val="00B44702"/>
    <w:rsid w:val="00B44B86"/>
    <w:rsid w:val="00B4555E"/>
    <w:rsid w:val="00B50B83"/>
    <w:rsid w:val="00B5150B"/>
    <w:rsid w:val="00B522A0"/>
    <w:rsid w:val="00B528C0"/>
    <w:rsid w:val="00B52D48"/>
    <w:rsid w:val="00B53E04"/>
    <w:rsid w:val="00B550C3"/>
    <w:rsid w:val="00B55252"/>
    <w:rsid w:val="00B60A40"/>
    <w:rsid w:val="00B61EC5"/>
    <w:rsid w:val="00B62052"/>
    <w:rsid w:val="00B64979"/>
    <w:rsid w:val="00B66B17"/>
    <w:rsid w:val="00B66E24"/>
    <w:rsid w:val="00B66E2B"/>
    <w:rsid w:val="00B67E4A"/>
    <w:rsid w:val="00B7094B"/>
    <w:rsid w:val="00B72DAD"/>
    <w:rsid w:val="00B73B6B"/>
    <w:rsid w:val="00B75FA4"/>
    <w:rsid w:val="00B8141A"/>
    <w:rsid w:val="00B82D59"/>
    <w:rsid w:val="00B84D41"/>
    <w:rsid w:val="00B87055"/>
    <w:rsid w:val="00B90492"/>
    <w:rsid w:val="00B947E0"/>
    <w:rsid w:val="00BA3EBA"/>
    <w:rsid w:val="00BA4A52"/>
    <w:rsid w:val="00BA5AB2"/>
    <w:rsid w:val="00BA5C18"/>
    <w:rsid w:val="00BA7B7B"/>
    <w:rsid w:val="00BB3490"/>
    <w:rsid w:val="00BB3D55"/>
    <w:rsid w:val="00BB6064"/>
    <w:rsid w:val="00BB7AA3"/>
    <w:rsid w:val="00BC01D7"/>
    <w:rsid w:val="00BC3021"/>
    <w:rsid w:val="00BC3DA1"/>
    <w:rsid w:val="00BC5C6C"/>
    <w:rsid w:val="00BD0038"/>
    <w:rsid w:val="00BD03A0"/>
    <w:rsid w:val="00BD07AE"/>
    <w:rsid w:val="00BD0E85"/>
    <w:rsid w:val="00BD198C"/>
    <w:rsid w:val="00BD2E24"/>
    <w:rsid w:val="00BD4366"/>
    <w:rsid w:val="00BD469E"/>
    <w:rsid w:val="00BD4EC3"/>
    <w:rsid w:val="00BD5992"/>
    <w:rsid w:val="00BD5D5B"/>
    <w:rsid w:val="00BD63E6"/>
    <w:rsid w:val="00BE263E"/>
    <w:rsid w:val="00BE28D2"/>
    <w:rsid w:val="00BE530C"/>
    <w:rsid w:val="00BE5E46"/>
    <w:rsid w:val="00BE71B9"/>
    <w:rsid w:val="00BE7369"/>
    <w:rsid w:val="00BE7D0D"/>
    <w:rsid w:val="00BF393D"/>
    <w:rsid w:val="00BF54AB"/>
    <w:rsid w:val="00BF54EE"/>
    <w:rsid w:val="00C01740"/>
    <w:rsid w:val="00C03004"/>
    <w:rsid w:val="00C04C9C"/>
    <w:rsid w:val="00C10B33"/>
    <w:rsid w:val="00C10D9D"/>
    <w:rsid w:val="00C1535B"/>
    <w:rsid w:val="00C17E16"/>
    <w:rsid w:val="00C20289"/>
    <w:rsid w:val="00C20EE8"/>
    <w:rsid w:val="00C227A9"/>
    <w:rsid w:val="00C2304B"/>
    <w:rsid w:val="00C26BE6"/>
    <w:rsid w:val="00C3605D"/>
    <w:rsid w:val="00C37077"/>
    <w:rsid w:val="00C40354"/>
    <w:rsid w:val="00C45487"/>
    <w:rsid w:val="00C539B3"/>
    <w:rsid w:val="00C602EC"/>
    <w:rsid w:val="00C602EE"/>
    <w:rsid w:val="00C61DCD"/>
    <w:rsid w:val="00C62653"/>
    <w:rsid w:val="00C66BFB"/>
    <w:rsid w:val="00C72352"/>
    <w:rsid w:val="00C72D27"/>
    <w:rsid w:val="00C734BF"/>
    <w:rsid w:val="00C745E2"/>
    <w:rsid w:val="00C7667C"/>
    <w:rsid w:val="00C777AC"/>
    <w:rsid w:val="00C77ABB"/>
    <w:rsid w:val="00C8073E"/>
    <w:rsid w:val="00C820A8"/>
    <w:rsid w:val="00C85313"/>
    <w:rsid w:val="00C85D5A"/>
    <w:rsid w:val="00C87098"/>
    <w:rsid w:val="00C90E37"/>
    <w:rsid w:val="00C9134C"/>
    <w:rsid w:val="00C92E2D"/>
    <w:rsid w:val="00C96144"/>
    <w:rsid w:val="00C96AC3"/>
    <w:rsid w:val="00C96F7F"/>
    <w:rsid w:val="00C97A0D"/>
    <w:rsid w:val="00CA06C7"/>
    <w:rsid w:val="00CA2788"/>
    <w:rsid w:val="00CA4668"/>
    <w:rsid w:val="00CA5AE8"/>
    <w:rsid w:val="00CB110F"/>
    <w:rsid w:val="00CB3FFA"/>
    <w:rsid w:val="00CB48A4"/>
    <w:rsid w:val="00CB4F19"/>
    <w:rsid w:val="00CC085E"/>
    <w:rsid w:val="00CC0C22"/>
    <w:rsid w:val="00CC12B3"/>
    <w:rsid w:val="00CC1908"/>
    <w:rsid w:val="00CC1C65"/>
    <w:rsid w:val="00CC628A"/>
    <w:rsid w:val="00CC7894"/>
    <w:rsid w:val="00CC7900"/>
    <w:rsid w:val="00CD1C8E"/>
    <w:rsid w:val="00CD2528"/>
    <w:rsid w:val="00CD3F33"/>
    <w:rsid w:val="00CE17FE"/>
    <w:rsid w:val="00CE3ED8"/>
    <w:rsid w:val="00CE3F77"/>
    <w:rsid w:val="00CE6CA8"/>
    <w:rsid w:val="00CE75CC"/>
    <w:rsid w:val="00CF0383"/>
    <w:rsid w:val="00CF0FB9"/>
    <w:rsid w:val="00CF11C8"/>
    <w:rsid w:val="00CF1CF0"/>
    <w:rsid w:val="00CF27E6"/>
    <w:rsid w:val="00CF3A1C"/>
    <w:rsid w:val="00D00F3C"/>
    <w:rsid w:val="00D02C24"/>
    <w:rsid w:val="00D062D3"/>
    <w:rsid w:val="00D06A93"/>
    <w:rsid w:val="00D105F0"/>
    <w:rsid w:val="00D1493B"/>
    <w:rsid w:val="00D15667"/>
    <w:rsid w:val="00D20550"/>
    <w:rsid w:val="00D2067E"/>
    <w:rsid w:val="00D206BF"/>
    <w:rsid w:val="00D21ECE"/>
    <w:rsid w:val="00D22797"/>
    <w:rsid w:val="00D26C7C"/>
    <w:rsid w:val="00D27505"/>
    <w:rsid w:val="00D32676"/>
    <w:rsid w:val="00D32F67"/>
    <w:rsid w:val="00D3581F"/>
    <w:rsid w:val="00D35D3D"/>
    <w:rsid w:val="00D37A4E"/>
    <w:rsid w:val="00D404A2"/>
    <w:rsid w:val="00D40C16"/>
    <w:rsid w:val="00D40C7C"/>
    <w:rsid w:val="00D41295"/>
    <w:rsid w:val="00D41C35"/>
    <w:rsid w:val="00D431B9"/>
    <w:rsid w:val="00D44337"/>
    <w:rsid w:val="00D46637"/>
    <w:rsid w:val="00D50DA0"/>
    <w:rsid w:val="00D5116D"/>
    <w:rsid w:val="00D51D4D"/>
    <w:rsid w:val="00D5257D"/>
    <w:rsid w:val="00D547AA"/>
    <w:rsid w:val="00D5539E"/>
    <w:rsid w:val="00D5653E"/>
    <w:rsid w:val="00D576AD"/>
    <w:rsid w:val="00D5789D"/>
    <w:rsid w:val="00D57FE8"/>
    <w:rsid w:val="00D60FC9"/>
    <w:rsid w:val="00D628A5"/>
    <w:rsid w:val="00D64553"/>
    <w:rsid w:val="00D646FC"/>
    <w:rsid w:val="00D64896"/>
    <w:rsid w:val="00D70123"/>
    <w:rsid w:val="00D70BC5"/>
    <w:rsid w:val="00D71B48"/>
    <w:rsid w:val="00D74A33"/>
    <w:rsid w:val="00D74C52"/>
    <w:rsid w:val="00D76560"/>
    <w:rsid w:val="00D77300"/>
    <w:rsid w:val="00D77547"/>
    <w:rsid w:val="00D77B09"/>
    <w:rsid w:val="00D809BB"/>
    <w:rsid w:val="00D81F71"/>
    <w:rsid w:val="00D82416"/>
    <w:rsid w:val="00D82A9A"/>
    <w:rsid w:val="00D8656C"/>
    <w:rsid w:val="00D91649"/>
    <w:rsid w:val="00D9595B"/>
    <w:rsid w:val="00DA07FD"/>
    <w:rsid w:val="00DA161E"/>
    <w:rsid w:val="00DA4664"/>
    <w:rsid w:val="00DA683F"/>
    <w:rsid w:val="00DB033B"/>
    <w:rsid w:val="00DB16D9"/>
    <w:rsid w:val="00DB1A1C"/>
    <w:rsid w:val="00DB39DD"/>
    <w:rsid w:val="00DC3C1F"/>
    <w:rsid w:val="00DC5ED8"/>
    <w:rsid w:val="00DD0C36"/>
    <w:rsid w:val="00DD1C0A"/>
    <w:rsid w:val="00DD3127"/>
    <w:rsid w:val="00DD6388"/>
    <w:rsid w:val="00DD64B1"/>
    <w:rsid w:val="00DE0557"/>
    <w:rsid w:val="00DE3215"/>
    <w:rsid w:val="00DE325B"/>
    <w:rsid w:val="00DE33B5"/>
    <w:rsid w:val="00DE390E"/>
    <w:rsid w:val="00DE4191"/>
    <w:rsid w:val="00DE4B6D"/>
    <w:rsid w:val="00DE51B9"/>
    <w:rsid w:val="00DE6781"/>
    <w:rsid w:val="00DE6BB0"/>
    <w:rsid w:val="00DE7255"/>
    <w:rsid w:val="00DF0BE5"/>
    <w:rsid w:val="00DF2648"/>
    <w:rsid w:val="00DF2F01"/>
    <w:rsid w:val="00DF64BA"/>
    <w:rsid w:val="00DF6584"/>
    <w:rsid w:val="00DF7821"/>
    <w:rsid w:val="00E01D36"/>
    <w:rsid w:val="00E0210A"/>
    <w:rsid w:val="00E030CC"/>
    <w:rsid w:val="00E04285"/>
    <w:rsid w:val="00E05B6E"/>
    <w:rsid w:val="00E06094"/>
    <w:rsid w:val="00E0717A"/>
    <w:rsid w:val="00E122F6"/>
    <w:rsid w:val="00E14033"/>
    <w:rsid w:val="00E16251"/>
    <w:rsid w:val="00E16596"/>
    <w:rsid w:val="00E17175"/>
    <w:rsid w:val="00E20690"/>
    <w:rsid w:val="00E226D5"/>
    <w:rsid w:val="00E2287F"/>
    <w:rsid w:val="00E22AE9"/>
    <w:rsid w:val="00E26858"/>
    <w:rsid w:val="00E27E21"/>
    <w:rsid w:val="00E32792"/>
    <w:rsid w:val="00E32EC8"/>
    <w:rsid w:val="00E32F73"/>
    <w:rsid w:val="00E33416"/>
    <w:rsid w:val="00E349DB"/>
    <w:rsid w:val="00E37149"/>
    <w:rsid w:val="00E40411"/>
    <w:rsid w:val="00E405CD"/>
    <w:rsid w:val="00E42826"/>
    <w:rsid w:val="00E42D11"/>
    <w:rsid w:val="00E448BF"/>
    <w:rsid w:val="00E44C85"/>
    <w:rsid w:val="00E45090"/>
    <w:rsid w:val="00E4581A"/>
    <w:rsid w:val="00E46F49"/>
    <w:rsid w:val="00E4779F"/>
    <w:rsid w:val="00E52332"/>
    <w:rsid w:val="00E52403"/>
    <w:rsid w:val="00E5479A"/>
    <w:rsid w:val="00E54A1B"/>
    <w:rsid w:val="00E567EC"/>
    <w:rsid w:val="00E63431"/>
    <w:rsid w:val="00E64129"/>
    <w:rsid w:val="00E65CEF"/>
    <w:rsid w:val="00E67D39"/>
    <w:rsid w:val="00E70EB0"/>
    <w:rsid w:val="00E71157"/>
    <w:rsid w:val="00E739E0"/>
    <w:rsid w:val="00E73D7F"/>
    <w:rsid w:val="00E75C2E"/>
    <w:rsid w:val="00E7731E"/>
    <w:rsid w:val="00E773E5"/>
    <w:rsid w:val="00E77465"/>
    <w:rsid w:val="00E81C83"/>
    <w:rsid w:val="00E828C7"/>
    <w:rsid w:val="00E856EF"/>
    <w:rsid w:val="00E923E2"/>
    <w:rsid w:val="00E944F9"/>
    <w:rsid w:val="00EA2EA9"/>
    <w:rsid w:val="00EA333D"/>
    <w:rsid w:val="00EB0B7D"/>
    <w:rsid w:val="00EB22FB"/>
    <w:rsid w:val="00EB26B7"/>
    <w:rsid w:val="00EB2C9F"/>
    <w:rsid w:val="00EB4393"/>
    <w:rsid w:val="00EC3AE4"/>
    <w:rsid w:val="00EC42A0"/>
    <w:rsid w:val="00ED34FB"/>
    <w:rsid w:val="00ED44D1"/>
    <w:rsid w:val="00ED5C32"/>
    <w:rsid w:val="00EE2BAB"/>
    <w:rsid w:val="00EE300A"/>
    <w:rsid w:val="00EE30C2"/>
    <w:rsid w:val="00EE3EB3"/>
    <w:rsid w:val="00EE6CB1"/>
    <w:rsid w:val="00EE7BBE"/>
    <w:rsid w:val="00EE7E7B"/>
    <w:rsid w:val="00EF0972"/>
    <w:rsid w:val="00EF208D"/>
    <w:rsid w:val="00EF4895"/>
    <w:rsid w:val="00EF4FE9"/>
    <w:rsid w:val="00EF67B3"/>
    <w:rsid w:val="00EF6EE6"/>
    <w:rsid w:val="00F02750"/>
    <w:rsid w:val="00F02C7A"/>
    <w:rsid w:val="00F037A8"/>
    <w:rsid w:val="00F0479B"/>
    <w:rsid w:val="00F061DB"/>
    <w:rsid w:val="00F066D4"/>
    <w:rsid w:val="00F11642"/>
    <w:rsid w:val="00F11BF9"/>
    <w:rsid w:val="00F1337A"/>
    <w:rsid w:val="00F14086"/>
    <w:rsid w:val="00F16C58"/>
    <w:rsid w:val="00F20250"/>
    <w:rsid w:val="00F21097"/>
    <w:rsid w:val="00F2274D"/>
    <w:rsid w:val="00F23E26"/>
    <w:rsid w:val="00F263C9"/>
    <w:rsid w:val="00F3034A"/>
    <w:rsid w:val="00F30E0B"/>
    <w:rsid w:val="00F32A72"/>
    <w:rsid w:val="00F35E59"/>
    <w:rsid w:val="00F3645B"/>
    <w:rsid w:val="00F377AC"/>
    <w:rsid w:val="00F409E6"/>
    <w:rsid w:val="00F40A0E"/>
    <w:rsid w:val="00F41DE5"/>
    <w:rsid w:val="00F431D9"/>
    <w:rsid w:val="00F431F2"/>
    <w:rsid w:val="00F436BA"/>
    <w:rsid w:val="00F44D5E"/>
    <w:rsid w:val="00F46324"/>
    <w:rsid w:val="00F50240"/>
    <w:rsid w:val="00F504D4"/>
    <w:rsid w:val="00F51EE5"/>
    <w:rsid w:val="00F523FD"/>
    <w:rsid w:val="00F52756"/>
    <w:rsid w:val="00F5313F"/>
    <w:rsid w:val="00F567DB"/>
    <w:rsid w:val="00F56CAA"/>
    <w:rsid w:val="00F57AAE"/>
    <w:rsid w:val="00F60359"/>
    <w:rsid w:val="00F619D7"/>
    <w:rsid w:val="00F646D6"/>
    <w:rsid w:val="00F661B2"/>
    <w:rsid w:val="00F67E4F"/>
    <w:rsid w:val="00F67EFB"/>
    <w:rsid w:val="00F72002"/>
    <w:rsid w:val="00F7689B"/>
    <w:rsid w:val="00F77D81"/>
    <w:rsid w:val="00F77F68"/>
    <w:rsid w:val="00F8088F"/>
    <w:rsid w:val="00F815F6"/>
    <w:rsid w:val="00F91E1A"/>
    <w:rsid w:val="00F93A1B"/>
    <w:rsid w:val="00F94A1D"/>
    <w:rsid w:val="00F96345"/>
    <w:rsid w:val="00F97F1F"/>
    <w:rsid w:val="00FA0EA3"/>
    <w:rsid w:val="00FA1680"/>
    <w:rsid w:val="00FB28DF"/>
    <w:rsid w:val="00FB2D59"/>
    <w:rsid w:val="00FB7747"/>
    <w:rsid w:val="00FC1AB8"/>
    <w:rsid w:val="00FC6022"/>
    <w:rsid w:val="00FC619F"/>
    <w:rsid w:val="00FC67BC"/>
    <w:rsid w:val="00FC7AA7"/>
    <w:rsid w:val="00FD5800"/>
    <w:rsid w:val="00FE0585"/>
    <w:rsid w:val="00FE0843"/>
    <w:rsid w:val="00FE2DD1"/>
    <w:rsid w:val="00FE4007"/>
    <w:rsid w:val="00FE5276"/>
    <w:rsid w:val="00FE6849"/>
    <w:rsid w:val="00FE6BFA"/>
    <w:rsid w:val="00FF1EFB"/>
    <w:rsid w:val="00FF3A70"/>
    <w:rsid w:val="00FF43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BC8F75"/>
  <w15:chartTrackingRefBased/>
  <w15:docId w15:val="{39E75B6C-C175-46EC-A2CE-A08F310EC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C24"/>
    <w:rPr>
      <w:rFonts w:ascii="Times New Roman" w:hAnsi="Times New Roman" w:cs="Times New Roman"/>
      <w:sz w:val="24"/>
      <w:szCs w:val="24"/>
    </w:rPr>
  </w:style>
  <w:style w:type="paragraph" w:styleId="Heading1">
    <w:name w:val="heading 1"/>
    <w:basedOn w:val="Normal"/>
    <w:next w:val="Normal"/>
    <w:link w:val="Heading1Char"/>
    <w:uiPriority w:val="9"/>
    <w:qFormat/>
    <w:rsid w:val="00E26858"/>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E530C"/>
    <w:pPr>
      <w:keepNext/>
      <w:keepLines/>
      <w:spacing w:after="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202A7E"/>
    <w:pPr>
      <w:keepNext/>
      <w:keepLines/>
      <w:spacing w:before="40" w:after="0"/>
      <w:outlineLvl w:val="2"/>
    </w:pPr>
    <w:rPr>
      <w:rFonts w:eastAsiaTheme="majorEastAsia" w:cstheme="majorBidi"/>
      <w:b/>
      <w:u w:val="single"/>
    </w:rPr>
  </w:style>
  <w:style w:type="paragraph" w:styleId="Heading4">
    <w:name w:val="heading 4"/>
    <w:basedOn w:val="Normal"/>
    <w:next w:val="Normal"/>
    <w:link w:val="Heading4Char"/>
    <w:uiPriority w:val="9"/>
    <w:unhideWhenUsed/>
    <w:qFormat/>
    <w:rsid w:val="00141E5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41E5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72352"/>
    <w:rPr>
      <w:sz w:val="16"/>
      <w:szCs w:val="16"/>
    </w:rPr>
  </w:style>
  <w:style w:type="paragraph" w:styleId="CommentText">
    <w:name w:val="annotation text"/>
    <w:basedOn w:val="Normal"/>
    <w:link w:val="CommentTextChar"/>
    <w:uiPriority w:val="99"/>
    <w:unhideWhenUsed/>
    <w:rsid w:val="00C72352"/>
    <w:pPr>
      <w:spacing w:line="240" w:lineRule="auto"/>
    </w:pPr>
    <w:rPr>
      <w:sz w:val="20"/>
      <w:szCs w:val="20"/>
    </w:rPr>
  </w:style>
  <w:style w:type="character" w:customStyle="1" w:styleId="CommentTextChar">
    <w:name w:val="Comment Text Char"/>
    <w:basedOn w:val="DefaultParagraphFont"/>
    <w:link w:val="CommentText"/>
    <w:uiPriority w:val="99"/>
    <w:rsid w:val="00C72352"/>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72352"/>
    <w:rPr>
      <w:b/>
      <w:bCs/>
    </w:rPr>
  </w:style>
  <w:style w:type="character" w:customStyle="1" w:styleId="CommentSubjectChar">
    <w:name w:val="Comment Subject Char"/>
    <w:basedOn w:val="CommentTextChar"/>
    <w:link w:val="CommentSubject"/>
    <w:uiPriority w:val="99"/>
    <w:semiHidden/>
    <w:rsid w:val="00C72352"/>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723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2352"/>
    <w:rPr>
      <w:rFonts w:ascii="Segoe UI" w:hAnsi="Segoe UI" w:cs="Segoe UI"/>
      <w:sz w:val="18"/>
      <w:szCs w:val="18"/>
    </w:rPr>
  </w:style>
  <w:style w:type="character" w:customStyle="1" w:styleId="Heading1Char">
    <w:name w:val="Heading 1 Char"/>
    <w:basedOn w:val="DefaultParagraphFont"/>
    <w:link w:val="Heading1"/>
    <w:uiPriority w:val="9"/>
    <w:rsid w:val="00E26858"/>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BE530C"/>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202A7E"/>
    <w:rPr>
      <w:rFonts w:ascii="Times New Roman" w:eastAsiaTheme="majorEastAsia" w:hAnsi="Times New Roman" w:cstheme="majorBidi"/>
      <w:b/>
      <w:sz w:val="24"/>
      <w:szCs w:val="24"/>
      <w:u w:val="single"/>
    </w:rPr>
  </w:style>
  <w:style w:type="character" w:customStyle="1" w:styleId="Heading4Char">
    <w:name w:val="Heading 4 Char"/>
    <w:basedOn w:val="DefaultParagraphFont"/>
    <w:link w:val="Heading4"/>
    <w:uiPriority w:val="9"/>
    <w:rsid w:val="00141E53"/>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141E53"/>
    <w:rPr>
      <w:rFonts w:asciiTheme="majorHAnsi" w:eastAsiaTheme="majorEastAsia" w:hAnsiTheme="majorHAnsi" w:cstheme="majorBidi"/>
      <w:color w:val="2E74B5" w:themeColor="accent1" w:themeShade="BF"/>
      <w:sz w:val="24"/>
      <w:szCs w:val="24"/>
    </w:rPr>
  </w:style>
  <w:style w:type="paragraph" w:styleId="Title">
    <w:name w:val="Title"/>
    <w:basedOn w:val="Normal"/>
    <w:next w:val="Normal"/>
    <w:link w:val="TitleChar"/>
    <w:uiPriority w:val="10"/>
    <w:qFormat/>
    <w:rsid w:val="00141E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1E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1E53"/>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41E53"/>
    <w:rPr>
      <w:rFonts w:eastAsiaTheme="minorEastAsia"/>
      <w:color w:val="5A5A5A" w:themeColor="text1" w:themeTint="A5"/>
      <w:spacing w:val="15"/>
    </w:rPr>
  </w:style>
  <w:style w:type="character" w:styleId="SubtleEmphasis">
    <w:name w:val="Subtle Emphasis"/>
    <w:basedOn w:val="DefaultParagraphFont"/>
    <w:uiPriority w:val="19"/>
    <w:qFormat/>
    <w:rsid w:val="00141E53"/>
    <w:rPr>
      <w:i/>
      <w:iCs/>
      <w:color w:val="404040" w:themeColor="text1" w:themeTint="BF"/>
    </w:rPr>
  </w:style>
  <w:style w:type="character" w:styleId="Emphasis">
    <w:name w:val="Emphasis"/>
    <w:basedOn w:val="DefaultParagraphFont"/>
    <w:uiPriority w:val="20"/>
    <w:qFormat/>
    <w:rsid w:val="00141E53"/>
    <w:rPr>
      <w:i/>
      <w:iCs/>
    </w:rPr>
  </w:style>
  <w:style w:type="character" w:styleId="IntenseEmphasis">
    <w:name w:val="Intense Emphasis"/>
    <w:basedOn w:val="DefaultParagraphFont"/>
    <w:uiPriority w:val="21"/>
    <w:qFormat/>
    <w:rsid w:val="00141E53"/>
    <w:rPr>
      <w:i/>
      <w:iCs/>
      <w:color w:val="5B9BD5" w:themeColor="accent1"/>
    </w:rPr>
  </w:style>
  <w:style w:type="paragraph" w:styleId="Caption">
    <w:name w:val="caption"/>
    <w:basedOn w:val="Normal"/>
    <w:next w:val="Normal"/>
    <w:uiPriority w:val="35"/>
    <w:unhideWhenUsed/>
    <w:qFormat/>
    <w:rsid w:val="001974D9"/>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AB4B99"/>
    <w:rPr>
      <w:color w:val="808080"/>
    </w:rPr>
  </w:style>
  <w:style w:type="table" w:styleId="TableGrid">
    <w:name w:val="Table Grid"/>
    <w:basedOn w:val="TableNormal"/>
    <w:uiPriority w:val="39"/>
    <w:rsid w:val="004E70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6F35"/>
    <w:pPr>
      <w:spacing w:after="0"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AE46CD"/>
    <w:rPr>
      <w:color w:val="0563C1" w:themeColor="hyperlink"/>
      <w:u w:val="single"/>
    </w:rPr>
  </w:style>
  <w:style w:type="paragraph" w:styleId="Header">
    <w:name w:val="header"/>
    <w:basedOn w:val="Normal"/>
    <w:link w:val="HeaderChar"/>
    <w:uiPriority w:val="99"/>
    <w:unhideWhenUsed/>
    <w:rsid w:val="002570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70BA"/>
    <w:rPr>
      <w:rFonts w:ascii="Times New Roman" w:hAnsi="Times New Roman" w:cs="Times New Roman"/>
      <w:sz w:val="24"/>
      <w:szCs w:val="24"/>
    </w:rPr>
  </w:style>
  <w:style w:type="paragraph" w:styleId="Footer">
    <w:name w:val="footer"/>
    <w:basedOn w:val="Normal"/>
    <w:link w:val="FooterChar"/>
    <w:uiPriority w:val="99"/>
    <w:unhideWhenUsed/>
    <w:rsid w:val="002570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70BA"/>
    <w:rPr>
      <w:rFonts w:ascii="Times New Roman" w:hAnsi="Times New Roman" w:cs="Times New Roman"/>
      <w:sz w:val="24"/>
      <w:szCs w:val="24"/>
    </w:rPr>
  </w:style>
  <w:style w:type="paragraph" w:styleId="NormalWeb">
    <w:name w:val="Normal (Web)"/>
    <w:basedOn w:val="Normal"/>
    <w:uiPriority w:val="99"/>
    <w:unhideWhenUsed/>
    <w:rsid w:val="000504F0"/>
    <w:pPr>
      <w:spacing w:before="100" w:beforeAutospacing="1" w:after="100" w:afterAutospacing="1" w:line="240" w:lineRule="auto"/>
    </w:pPr>
    <w:rPr>
      <w:rFonts w:eastAsia="Times New Roman"/>
    </w:rPr>
  </w:style>
  <w:style w:type="character" w:styleId="FollowedHyperlink">
    <w:name w:val="FollowedHyperlink"/>
    <w:basedOn w:val="DefaultParagraphFont"/>
    <w:uiPriority w:val="99"/>
    <w:semiHidden/>
    <w:unhideWhenUsed/>
    <w:rsid w:val="005D6800"/>
    <w:rPr>
      <w:color w:val="954F72" w:themeColor="followedHyperlink"/>
      <w:u w:val="single"/>
    </w:rPr>
  </w:style>
  <w:style w:type="character" w:customStyle="1" w:styleId="UnresolvedMention1">
    <w:name w:val="Unresolved Mention1"/>
    <w:basedOn w:val="DefaultParagraphFont"/>
    <w:uiPriority w:val="99"/>
    <w:semiHidden/>
    <w:unhideWhenUsed/>
    <w:rsid w:val="0017641F"/>
    <w:rPr>
      <w:color w:val="605E5C"/>
      <w:shd w:val="clear" w:color="auto" w:fill="E1DFDD"/>
    </w:rPr>
  </w:style>
  <w:style w:type="character" w:customStyle="1" w:styleId="UnresolvedMention2">
    <w:name w:val="Unresolved Mention2"/>
    <w:basedOn w:val="DefaultParagraphFont"/>
    <w:uiPriority w:val="99"/>
    <w:semiHidden/>
    <w:unhideWhenUsed/>
    <w:rsid w:val="00AB1CD8"/>
    <w:rPr>
      <w:color w:val="605E5C"/>
      <w:shd w:val="clear" w:color="auto" w:fill="E1DFDD"/>
    </w:rPr>
  </w:style>
  <w:style w:type="paragraph" w:customStyle="1" w:styleId="Title1">
    <w:name w:val="Title1"/>
    <w:basedOn w:val="Normal"/>
    <w:rsid w:val="00F8088F"/>
    <w:pPr>
      <w:spacing w:before="100" w:beforeAutospacing="1" w:after="100" w:afterAutospacing="1" w:line="240" w:lineRule="auto"/>
    </w:pPr>
    <w:rPr>
      <w:rFonts w:eastAsia="Times New Roman"/>
    </w:rPr>
  </w:style>
  <w:style w:type="paragraph" w:customStyle="1" w:styleId="desc">
    <w:name w:val="desc"/>
    <w:basedOn w:val="Normal"/>
    <w:rsid w:val="00F8088F"/>
    <w:pPr>
      <w:spacing w:before="100" w:beforeAutospacing="1" w:after="100" w:afterAutospacing="1" w:line="240" w:lineRule="auto"/>
    </w:pPr>
    <w:rPr>
      <w:rFonts w:eastAsia="Times New Roman"/>
    </w:rPr>
  </w:style>
  <w:style w:type="paragraph" w:customStyle="1" w:styleId="details">
    <w:name w:val="details"/>
    <w:basedOn w:val="Normal"/>
    <w:rsid w:val="00F8088F"/>
    <w:pPr>
      <w:spacing w:before="100" w:beforeAutospacing="1" w:after="100" w:afterAutospacing="1" w:line="240" w:lineRule="auto"/>
    </w:pPr>
    <w:rPr>
      <w:rFonts w:eastAsia="Times New Roman"/>
    </w:rPr>
  </w:style>
  <w:style w:type="character" w:customStyle="1" w:styleId="jrnl">
    <w:name w:val="jrnl"/>
    <w:basedOn w:val="DefaultParagraphFont"/>
    <w:rsid w:val="00F8088F"/>
  </w:style>
  <w:style w:type="paragraph" w:customStyle="1" w:styleId="EndNoteBibliographyTitle">
    <w:name w:val="EndNote Bibliography Title"/>
    <w:basedOn w:val="Normal"/>
    <w:link w:val="EndNoteBibliographyTitleChar"/>
    <w:rsid w:val="0002205E"/>
    <w:pPr>
      <w:spacing w:after="0"/>
      <w:jc w:val="center"/>
    </w:pPr>
    <w:rPr>
      <w:noProof/>
    </w:rPr>
  </w:style>
  <w:style w:type="character" w:customStyle="1" w:styleId="EndNoteBibliographyTitleChar">
    <w:name w:val="EndNote Bibliography Title Char"/>
    <w:basedOn w:val="DefaultParagraphFont"/>
    <w:link w:val="EndNoteBibliographyTitle"/>
    <w:rsid w:val="0002205E"/>
    <w:rPr>
      <w:rFonts w:ascii="Times New Roman" w:hAnsi="Times New Roman" w:cs="Times New Roman"/>
      <w:noProof/>
      <w:sz w:val="24"/>
      <w:szCs w:val="24"/>
    </w:rPr>
  </w:style>
  <w:style w:type="paragraph" w:customStyle="1" w:styleId="EndNoteBibliography">
    <w:name w:val="EndNote Bibliography"/>
    <w:basedOn w:val="Normal"/>
    <w:link w:val="EndNoteBibliographyChar"/>
    <w:rsid w:val="0002205E"/>
    <w:pPr>
      <w:spacing w:line="240" w:lineRule="auto"/>
    </w:pPr>
    <w:rPr>
      <w:noProof/>
    </w:rPr>
  </w:style>
  <w:style w:type="character" w:customStyle="1" w:styleId="EndNoteBibliographyChar">
    <w:name w:val="EndNote Bibliography Char"/>
    <w:basedOn w:val="DefaultParagraphFont"/>
    <w:link w:val="EndNoteBibliography"/>
    <w:rsid w:val="0002205E"/>
    <w:rPr>
      <w:rFonts w:ascii="Times New Roman" w:hAnsi="Times New Roman" w:cs="Times New Roman"/>
      <w:noProof/>
      <w:sz w:val="24"/>
      <w:szCs w:val="24"/>
    </w:rPr>
  </w:style>
  <w:style w:type="character" w:styleId="UnresolvedMention">
    <w:name w:val="Unresolved Mention"/>
    <w:basedOn w:val="DefaultParagraphFont"/>
    <w:uiPriority w:val="99"/>
    <w:semiHidden/>
    <w:unhideWhenUsed/>
    <w:rsid w:val="00BD07AE"/>
    <w:rPr>
      <w:color w:val="605E5C"/>
      <w:shd w:val="clear" w:color="auto" w:fill="E1DFDD"/>
    </w:rPr>
  </w:style>
  <w:style w:type="character" w:customStyle="1" w:styleId="NoSpacingChar">
    <w:name w:val="No Spacing Char"/>
    <w:basedOn w:val="DefaultParagraphFont"/>
    <w:link w:val="NoSpacing"/>
    <w:uiPriority w:val="1"/>
    <w:rsid w:val="002056A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77814">
      <w:bodyDiv w:val="1"/>
      <w:marLeft w:val="0"/>
      <w:marRight w:val="0"/>
      <w:marTop w:val="0"/>
      <w:marBottom w:val="0"/>
      <w:divBdr>
        <w:top w:val="none" w:sz="0" w:space="0" w:color="auto"/>
        <w:left w:val="none" w:sz="0" w:space="0" w:color="auto"/>
        <w:bottom w:val="none" w:sz="0" w:space="0" w:color="auto"/>
        <w:right w:val="none" w:sz="0" w:space="0" w:color="auto"/>
      </w:divBdr>
    </w:div>
    <w:div w:id="598954963">
      <w:bodyDiv w:val="1"/>
      <w:marLeft w:val="0"/>
      <w:marRight w:val="0"/>
      <w:marTop w:val="0"/>
      <w:marBottom w:val="0"/>
      <w:divBdr>
        <w:top w:val="none" w:sz="0" w:space="0" w:color="auto"/>
        <w:left w:val="none" w:sz="0" w:space="0" w:color="auto"/>
        <w:bottom w:val="none" w:sz="0" w:space="0" w:color="auto"/>
        <w:right w:val="none" w:sz="0" w:space="0" w:color="auto"/>
      </w:divBdr>
    </w:div>
    <w:div w:id="624503552">
      <w:bodyDiv w:val="1"/>
      <w:marLeft w:val="0"/>
      <w:marRight w:val="0"/>
      <w:marTop w:val="0"/>
      <w:marBottom w:val="0"/>
      <w:divBdr>
        <w:top w:val="none" w:sz="0" w:space="0" w:color="auto"/>
        <w:left w:val="none" w:sz="0" w:space="0" w:color="auto"/>
        <w:bottom w:val="none" w:sz="0" w:space="0" w:color="auto"/>
        <w:right w:val="none" w:sz="0" w:space="0" w:color="auto"/>
      </w:divBdr>
    </w:div>
    <w:div w:id="647704851">
      <w:bodyDiv w:val="1"/>
      <w:marLeft w:val="0"/>
      <w:marRight w:val="0"/>
      <w:marTop w:val="0"/>
      <w:marBottom w:val="0"/>
      <w:divBdr>
        <w:top w:val="none" w:sz="0" w:space="0" w:color="auto"/>
        <w:left w:val="none" w:sz="0" w:space="0" w:color="auto"/>
        <w:bottom w:val="none" w:sz="0" w:space="0" w:color="auto"/>
        <w:right w:val="none" w:sz="0" w:space="0" w:color="auto"/>
      </w:divBdr>
    </w:div>
    <w:div w:id="751783309">
      <w:bodyDiv w:val="1"/>
      <w:marLeft w:val="0"/>
      <w:marRight w:val="0"/>
      <w:marTop w:val="0"/>
      <w:marBottom w:val="0"/>
      <w:divBdr>
        <w:top w:val="none" w:sz="0" w:space="0" w:color="auto"/>
        <w:left w:val="none" w:sz="0" w:space="0" w:color="auto"/>
        <w:bottom w:val="none" w:sz="0" w:space="0" w:color="auto"/>
        <w:right w:val="none" w:sz="0" w:space="0" w:color="auto"/>
      </w:divBdr>
    </w:div>
    <w:div w:id="971205581">
      <w:bodyDiv w:val="1"/>
      <w:marLeft w:val="0"/>
      <w:marRight w:val="0"/>
      <w:marTop w:val="0"/>
      <w:marBottom w:val="0"/>
      <w:divBdr>
        <w:top w:val="none" w:sz="0" w:space="0" w:color="auto"/>
        <w:left w:val="none" w:sz="0" w:space="0" w:color="auto"/>
        <w:bottom w:val="none" w:sz="0" w:space="0" w:color="auto"/>
        <w:right w:val="none" w:sz="0" w:space="0" w:color="auto"/>
      </w:divBdr>
    </w:div>
    <w:div w:id="1000473636">
      <w:bodyDiv w:val="1"/>
      <w:marLeft w:val="0"/>
      <w:marRight w:val="0"/>
      <w:marTop w:val="0"/>
      <w:marBottom w:val="0"/>
      <w:divBdr>
        <w:top w:val="none" w:sz="0" w:space="0" w:color="auto"/>
        <w:left w:val="none" w:sz="0" w:space="0" w:color="auto"/>
        <w:bottom w:val="none" w:sz="0" w:space="0" w:color="auto"/>
        <w:right w:val="none" w:sz="0" w:space="0" w:color="auto"/>
      </w:divBdr>
      <w:divsChild>
        <w:div w:id="845094316">
          <w:marLeft w:val="0"/>
          <w:marRight w:val="0"/>
          <w:marTop w:val="150"/>
          <w:marBottom w:val="270"/>
          <w:divBdr>
            <w:top w:val="none" w:sz="0" w:space="0" w:color="auto"/>
            <w:left w:val="none" w:sz="0" w:space="0" w:color="auto"/>
            <w:bottom w:val="none" w:sz="0" w:space="0" w:color="auto"/>
            <w:right w:val="none" w:sz="0" w:space="0" w:color="auto"/>
          </w:divBdr>
        </w:div>
        <w:div w:id="1013341544">
          <w:marLeft w:val="0"/>
          <w:marRight w:val="0"/>
          <w:marTop w:val="150"/>
          <w:marBottom w:val="270"/>
          <w:divBdr>
            <w:top w:val="none" w:sz="0" w:space="0" w:color="auto"/>
            <w:left w:val="none" w:sz="0" w:space="0" w:color="auto"/>
            <w:bottom w:val="none" w:sz="0" w:space="0" w:color="auto"/>
            <w:right w:val="none" w:sz="0" w:space="0" w:color="auto"/>
          </w:divBdr>
        </w:div>
        <w:div w:id="1241448775">
          <w:marLeft w:val="0"/>
          <w:marRight w:val="0"/>
          <w:marTop w:val="150"/>
          <w:marBottom w:val="270"/>
          <w:divBdr>
            <w:top w:val="none" w:sz="0" w:space="0" w:color="auto"/>
            <w:left w:val="none" w:sz="0" w:space="0" w:color="auto"/>
            <w:bottom w:val="none" w:sz="0" w:space="0" w:color="auto"/>
            <w:right w:val="none" w:sz="0" w:space="0" w:color="auto"/>
          </w:divBdr>
        </w:div>
        <w:div w:id="1645961638">
          <w:marLeft w:val="0"/>
          <w:marRight w:val="0"/>
          <w:marTop w:val="150"/>
          <w:marBottom w:val="270"/>
          <w:divBdr>
            <w:top w:val="none" w:sz="0" w:space="0" w:color="auto"/>
            <w:left w:val="none" w:sz="0" w:space="0" w:color="auto"/>
            <w:bottom w:val="none" w:sz="0" w:space="0" w:color="auto"/>
            <w:right w:val="none" w:sz="0" w:space="0" w:color="auto"/>
          </w:divBdr>
        </w:div>
        <w:div w:id="1884826822">
          <w:marLeft w:val="0"/>
          <w:marRight w:val="0"/>
          <w:marTop w:val="150"/>
          <w:marBottom w:val="270"/>
          <w:divBdr>
            <w:top w:val="none" w:sz="0" w:space="0" w:color="auto"/>
            <w:left w:val="none" w:sz="0" w:space="0" w:color="auto"/>
            <w:bottom w:val="none" w:sz="0" w:space="0" w:color="auto"/>
            <w:right w:val="none" w:sz="0" w:space="0" w:color="auto"/>
          </w:divBdr>
        </w:div>
        <w:div w:id="2075200291">
          <w:marLeft w:val="0"/>
          <w:marRight w:val="0"/>
          <w:marTop w:val="150"/>
          <w:marBottom w:val="270"/>
          <w:divBdr>
            <w:top w:val="none" w:sz="0" w:space="0" w:color="auto"/>
            <w:left w:val="none" w:sz="0" w:space="0" w:color="auto"/>
            <w:bottom w:val="none" w:sz="0" w:space="0" w:color="auto"/>
            <w:right w:val="none" w:sz="0" w:space="0" w:color="auto"/>
          </w:divBdr>
        </w:div>
      </w:divsChild>
    </w:div>
    <w:div w:id="1166701554">
      <w:bodyDiv w:val="1"/>
      <w:marLeft w:val="0"/>
      <w:marRight w:val="0"/>
      <w:marTop w:val="0"/>
      <w:marBottom w:val="0"/>
      <w:divBdr>
        <w:top w:val="none" w:sz="0" w:space="0" w:color="auto"/>
        <w:left w:val="none" w:sz="0" w:space="0" w:color="auto"/>
        <w:bottom w:val="none" w:sz="0" w:space="0" w:color="auto"/>
        <w:right w:val="none" w:sz="0" w:space="0" w:color="auto"/>
      </w:divBdr>
    </w:div>
    <w:div w:id="1229877085">
      <w:bodyDiv w:val="1"/>
      <w:marLeft w:val="0"/>
      <w:marRight w:val="0"/>
      <w:marTop w:val="0"/>
      <w:marBottom w:val="0"/>
      <w:divBdr>
        <w:top w:val="none" w:sz="0" w:space="0" w:color="auto"/>
        <w:left w:val="none" w:sz="0" w:space="0" w:color="auto"/>
        <w:bottom w:val="none" w:sz="0" w:space="0" w:color="auto"/>
        <w:right w:val="none" w:sz="0" w:space="0" w:color="auto"/>
      </w:divBdr>
    </w:div>
    <w:div w:id="1291479058">
      <w:bodyDiv w:val="1"/>
      <w:marLeft w:val="0"/>
      <w:marRight w:val="0"/>
      <w:marTop w:val="0"/>
      <w:marBottom w:val="0"/>
      <w:divBdr>
        <w:top w:val="none" w:sz="0" w:space="0" w:color="auto"/>
        <w:left w:val="none" w:sz="0" w:space="0" w:color="auto"/>
        <w:bottom w:val="none" w:sz="0" w:space="0" w:color="auto"/>
        <w:right w:val="none" w:sz="0" w:space="0" w:color="auto"/>
      </w:divBdr>
    </w:div>
    <w:div w:id="1405571120">
      <w:bodyDiv w:val="1"/>
      <w:marLeft w:val="0"/>
      <w:marRight w:val="0"/>
      <w:marTop w:val="0"/>
      <w:marBottom w:val="0"/>
      <w:divBdr>
        <w:top w:val="none" w:sz="0" w:space="0" w:color="auto"/>
        <w:left w:val="none" w:sz="0" w:space="0" w:color="auto"/>
        <w:bottom w:val="none" w:sz="0" w:space="0" w:color="auto"/>
        <w:right w:val="none" w:sz="0" w:space="0" w:color="auto"/>
      </w:divBdr>
    </w:div>
    <w:div w:id="1532110723">
      <w:bodyDiv w:val="1"/>
      <w:marLeft w:val="0"/>
      <w:marRight w:val="0"/>
      <w:marTop w:val="0"/>
      <w:marBottom w:val="0"/>
      <w:divBdr>
        <w:top w:val="none" w:sz="0" w:space="0" w:color="auto"/>
        <w:left w:val="none" w:sz="0" w:space="0" w:color="auto"/>
        <w:bottom w:val="none" w:sz="0" w:space="0" w:color="auto"/>
        <w:right w:val="none" w:sz="0" w:space="0" w:color="auto"/>
      </w:divBdr>
      <w:divsChild>
        <w:div w:id="432480988">
          <w:marLeft w:val="0"/>
          <w:marRight w:val="0"/>
          <w:marTop w:val="0"/>
          <w:marBottom w:val="0"/>
          <w:divBdr>
            <w:top w:val="none" w:sz="0" w:space="0" w:color="auto"/>
            <w:left w:val="none" w:sz="0" w:space="0" w:color="auto"/>
            <w:bottom w:val="none" w:sz="0" w:space="0" w:color="auto"/>
            <w:right w:val="none" w:sz="0" w:space="0" w:color="auto"/>
          </w:divBdr>
        </w:div>
        <w:div w:id="1092705117">
          <w:marLeft w:val="0"/>
          <w:marRight w:val="0"/>
          <w:marTop w:val="34"/>
          <w:marBottom w:val="34"/>
          <w:divBdr>
            <w:top w:val="none" w:sz="0" w:space="0" w:color="auto"/>
            <w:left w:val="none" w:sz="0" w:space="0" w:color="auto"/>
            <w:bottom w:val="none" w:sz="0" w:space="0" w:color="auto"/>
            <w:right w:val="none" w:sz="0" w:space="0" w:color="auto"/>
          </w:divBdr>
        </w:div>
      </w:divsChild>
    </w:div>
    <w:div w:id="1533031959">
      <w:bodyDiv w:val="1"/>
      <w:marLeft w:val="0"/>
      <w:marRight w:val="0"/>
      <w:marTop w:val="0"/>
      <w:marBottom w:val="0"/>
      <w:divBdr>
        <w:top w:val="none" w:sz="0" w:space="0" w:color="auto"/>
        <w:left w:val="none" w:sz="0" w:space="0" w:color="auto"/>
        <w:bottom w:val="none" w:sz="0" w:space="0" w:color="auto"/>
        <w:right w:val="none" w:sz="0" w:space="0" w:color="auto"/>
      </w:divBdr>
      <w:divsChild>
        <w:div w:id="127482740">
          <w:marLeft w:val="245"/>
          <w:marRight w:val="101"/>
          <w:marTop w:val="108"/>
          <w:marBottom w:val="0"/>
          <w:divBdr>
            <w:top w:val="none" w:sz="0" w:space="0" w:color="auto"/>
            <w:left w:val="none" w:sz="0" w:space="0" w:color="auto"/>
            <w:bottom w:val="none" w:sz="0" w:space="0" w:color="auto"/>
            <w:right w:val="none" w:sz="0" w:space="0" w:color="auto"/>
          </w:divBdr>
        </w:div>
      </w:divsChild>
    </w:div>
    <w:div w:id="1582060421">
      <w:bodyDiv w:val="1"/>
      <w:marLeft w:val="0"/>
      <w:marRight w:val="0"/>
      <w:marTop w:val="0"/>
      <w:marBottom w:val="0"/>
      <w:divBdr>
        <w:top w:val="none" w:sz="0" w:space="0" w:color="auto"/>
        <w:left w:val="none" w:sz="0" w:space="0" w:color="auto"/>
        <w:bottom w:val="none" w:sz="0" w:space="0" w:color="auto"/>
        <w:right w:val="none" w:sz="0" w:space="0" w:color="auto"/>
      </w:divBdr>
    </w:div>
    <w:div w:id="2018727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owieben@wisc.edu" TargetMode="External"/><Relationship Id="rId13" Type="http://schemas.openxmlformats.org/officeDocument/2006/relationships/image" Target="media/image1.TIF"/><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TIF"/><Relationship Id="rId2" Type="http://schemas.openxmlformats.org/officeDocument/2006/relationships/numbering" Target="numbering.xml"/><Relationship Id="rId16" Type="http://schemas.openxmlformats.org/officeDocument/2006/relationships/image" Target="media/image4.TI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TIF"/><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24956B-0CC2-4062-8352-7622FE149292}">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3FFF61-3124-4042-820B-791FF1C7D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34</Pages>
  <Words>12079</Words>
  <Characters>68856</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UWMP</Company>
  <LinksUpToDate>false</LinksUpToDate>
  <CharactersWithSpaces>80774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Roberts</dc:creator>
  <cp:keywords/>
  <dc:description/>
  <cp:lastModifiedBy>Grant Steven Roberts</cp:lastModifiedBy>
  <cp:revision>9</cp:revision>
  <cp:lastPrinted>2020-02-06T00:04:00Z</cp:lastPrinted>
  <dcterms:created xsi:type="dcterms:W3CDTF">2020-04-02T17:42:00Z</dcterms:created>
  <dcterms:modified xsi:type="dcterms:W3CDTF">2020-06-02T02:22:00Z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11a1798a-e9a8-3b80-bbf9-edf504ad18fe</vt:lpwstr>
  </property>
  <property fmtid="{D5CDD505-2E9C-101B-9397-08002B2CF9AE}" pid="4" name="Mendeley Citation Style_1">
    <vt:lpwstr>http://www.zotero.org/styles/journal-of-magnetic-resonance-imaging-2017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http://www.zotero.org/styles/journal-of-magnetic-resonance-imaging-2017</vt:lpwstr>
  </property>
  <property fmtid="{D5CDD505-2E9C-101B-9397-08002B2CF9AE}" pid="20" name="Mendeley Recent Style Name 7_1">
    <vt:lpwstr>Journal of Magnetic Resonance Imaging 2017</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