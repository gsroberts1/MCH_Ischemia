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C621D" w14:textId="77777777" w:rsidR="0078560F" w:rsidRDefault="0078560F" w:rsidP="0078560F">
      <w:pPr>
        <w:rPr>
          <w:rStyle w:val="Heading1Char"/>
          <w:sz w:val="32"/>
          <w:u w:val="single"/>
        </w:rPr>
      </w:pPr>
      <w:r>
        <w:rPr>
          <w:rStyle w:val="Heading1Char"/>
          <w:sz w:val="32"/>
          <w:u w:val="single"/>
        </w:rPr>
        <w:t>TITLE PAGE</w:t>
      </w:r>
    </w:p>
    <w:p w14:paraId="347CBCCA" w14:textId="77777777" w:rsidR="0078560F" w:rsidRDefault="0078560F" w:rsidP="0078560F">
      <w:pPr>
        <w:pStyle w:val="Heading1"/>
      </w:pPr>
      <w:r>
        <w:rPr>
          <w:rStyle w:val="Heading1Char"/>
          <w:b/>
        </w:rPr>
        <w:t>Title</w:t>
      </w:r>
      <w:r>
        <w:t xml:space="preserve">: </w:t>
      </w:r>
    </w:p>
    <w:p w14:paraId="30636B73" w14:textId="77777777" w:rsidR="0078560F" w:rsidRDefault="0078560F" w:rsidP="0078560F">
      <w:commentRangeStart w:id="0"/>
      <w:r>
        <w:t>Non-invasive Assessment of Mesenteric Hemodynamics in Patients with Suspected Chronic Mesenteric Ischemia using 4D flow MRI</w:t>
      </w:r>
      <w:commentRangeEnd w:id="0"/>
      <w:r w:rsidR="005E6880">
        <w:rPr>
          <w:rStyle w:val="CommentReference"/>
        </w:rPr>
        <w:commentReference w:id="0"/>
      </w:r>
    </w:p>
    <w:p w14:paraId="711DDAFD" w14:textId="77777777" w:rsidR="0078560F" w:rsidRDefault="0078560F" w:rsidP="0078560F">
      <w:pPr>
        <w:pStyle w:val="Heading1"/>
      </w:pPr>
      <w:r>
        <w:t xml:space="preserve">Author Names and Degrees: </w:t>
      </w:r>
    </w:p>
    <w:p w14:paraId="21670F4D" w14:textId="77777777" w:rsidR="0078560F" w:rsidRDefault="0078560F" w:rsidP="0078560F">
      <w:r>
        <w:t>Grant S. Roberts, BS,</w:t>
      </w:r>
      <w:r>
        <w:rPr>
          <w:vertAlign w:val="superscript"/>
        </w:rPr>
        <w:t>1</w:t>
      </w:r>
      <w:r>
        <w:t xml:space="preserve"> Christopher J. François, MD,</w:t>
      </w:r>
      <w:r>
        <w:rPr>
          <w:vertAlign w:val="superscript"/>
        </w:rPr>
        <w:t>2</w:t>
      </w:r>
      <w:r>
        <w:t xml:space="preserve"> Alejandro </w:t>
      </w:r>
      <w:proofErr w:type="spellStart"/>
      <w:r>
        <w:t>Roldán-Alzate</w:t>
      </w:r>
      <w:proofErr w:type="spellEnd"/>
      <w:r>
        <w:t xml:space="preserve">, </w:t>
      </w:r>
      <w:r>
        <w:rPr>
          <w:noProof/>
        </w:rPr>
        <w:t>PhD</w:t>
      </w:r>
      <w:r>
        <w:t>,</w:t>
      </w:r>
      <w:r>
        <w:rPr>
          <w:vertAlign w:val="superscript"/>
        </w:rPr>
        <w:t>1,2</w:t>
      </w:r>
      <w:r>
        <w:t xml:space="preserve"> Oliver Wieben, PhD</w:t>
      </w:r>
      <w:r>
        <w:rPr>
          <w:vertAlign w:val="superscript"/>
        </w:rPr>
        <w:t>1,2*</w:t>
      </w:r>
    </w:p>
    <w:p w14:paraId="09C2CC53" w14:textId="77777777" w:rsidR="0078560F" w:rsidRDefault="0078560F" w:rsidP="0078560F">
      <w:pPr>
        <w:pStyle w:val="Heading1"/>
      </w:pPr>
      <w:r>
        <w:t>Author Affiliations:</w:t>
      </w:r>
    </w:p>
    <w:p w14:paraId="11254D58" w14:textId="77777777" w:rsidR="0078560F" w:rsidRDefault="0078560F" w:rsidP="0078560F">
      <w:r>
        <w:rPr>
          <w:vertAlign w:val="superscript"/>
        </w:rPr>
        <w:t>1</w:t>
      </w:r>
      <w:r>
        <w:t>Department of Medical Physics, University of Wisconsin - Madison, Madison, Wisconsin, USA.</w:t>
      </w:r>
    </w:p>
    <w:p w14:paraId="5F14DD7E" w14:textId="77777777" w:rsidR="0078560F" w:rsidRDefault="0078560F" w:rsidP="0078560F">
      <w:r>
        <w:rPr>
          <w:vertAlign w:val="superscript"/>
        </w:rPr>
        <w:t>2</w:t>
      </w:r>
      <w:r>
        <w:t>Department of Radiology, University of Wisconsin - Madison, Madison, Wisconsin, USA.</w:t>
      </w:r>
    </w:p>
    <w:p w14:paraId="3E821147" w14:textId="77777777" w:rsidR="0078560F" w:rsidRDefault="0078560F" w:rsidP="0078560F">
      <w:pPr>
        <w:pStyle w:val="Heading1"/>
      </w:pPr>
      <w:r>
        <w:t>Corresponding Author Info:</w:t>
      </w:r>
    </w:p>
    <w:p w14:paraId="1EDD96DA" w14:textId="77777777" w:rsidR="0078560F" w:rsidRDefault="0078560F" w:rsidP="0078560F">
      <w:pPr>
        <w:pStyle w:val="NoSpacing"/>
      </w:pPr>
      <w:r>
        <w:rPr>
          <w:vertAlign w:val="superscript"/>
        </w:rPr>
        <w:t>*</w:t>
      </w:r>
      <w:r>
        <w:t xml:space="preserve">Address reprint requests to: </w:t>
      </w:r>
    </w:p>
    <w:p w14:paraId="35F0FCAB" w14:textId="77777777" w:rsidR="0078560F" w:rsidRDefault="0078560F" w:rsidP="0078560F">
      <w:pPr>
        <w:pStyle w:val="NoSpacing"/>
        <w:ind w:left="720"/>
      </w:pPr>
      <w:r>
        <w:t>O.W.</w:t>
      </w:r>
    </w:p>
    <w:p w14:paraId="7919ECEE" w14:textId="77777777" w:rsidR="0078560F" w:rsidRDefault="0078560F" w:rsidP="0078560F">
      <w:pPr>
        <w:pStyle w:val="NoSpacing"/>
        <w:ind w:left="720"/>
      </w:pPr>
      <w:r>
        <w:t>Wisconsin Institutes for Medical Research</w:t>
      </w:r>
    </w:p>
    <w:p w14:paraId="72A36B3B" w14:textId="77777777" w:rsidR="0078560F" w:rsidRDefault="0078560F" w:rsidP="0078560F">
      <w:pPr>
        <w:pStyle w:val="NoSpacing"/>
        <w:ind w:left="720"/>
      </w:pPr>
      <w:r>
        <w:t>Department of Medical Physics</w:t>
      </w:r>
    </w:p>
    <w:p w14:paraId="0255B18B" w14:textId="77777777" w:rsidR="0078560F" w:rsidRDefault="0078560F" w:rsidP="0078560F">
      <w:pPr>
        <w:pStyle w:val="NoSpacing"/>
        <w:ind w:left="720"/>
      </w:pPr>
      <w:r>
        <w:t>1111 Highland Ave.</w:t>
      </w:r>
    </w:p>
    <w:p w14:paraId="2C88E5C2" w14:textId="77777777" w:rsidR="0078560F" w:rsidRDefault="0078560F" w:rsidP="0078560F">
      <w:pPr>
        <w:pStyle w:val="NoSpacing"/>
        <w:ind w:left="720"/>
      </w:pPr>
      <w:r>
        <w:t>Room 1005</w:t>
      </w:r>
    </w:p>
    <w:p w14:paraId="1AE3092A" w14:textId="77777777" w:rsidR="0078560F" w:rsidRDefault="0078560F" w:rsidP="0078560F">
      <w:pPr>
        <w:pStyle w:val="NoSpacing"/>
        <w:ind w:left="720"/>
      </w:pPr>
      <w:r>
        <w:t>Madison, WI, 53705-2275.</w:t>
      </w:r>
    </w:p>
    <w:p w14:paraId="12E357E4" w14:textId="77777777" w:rsidR="0078560F" w:rsidRDefault="0078560F" w:rsidP="0078560F">
      <w:pPr>
        <w:pStyle w:val="NoSpacing"/>
        <w:ind w:left="720"/>
      </w:pPr>
    </w:p>
    <w:p w14:paraId="36AF922E" w14:textId="77777777" w:rsidR="0078560F" w:rsidRDefault="0078560F" w:rsidP="0078560F">
      <w:pPr>
        <w:pStyle w:val="NoSpacing"/>
        <w:rPr>
          <w:rStyle w:val="Hyperlink"/>
        </w:rPr>
      </w:pPr>
      <w:r>
        <w:t xml:space="preserve">Email: </w:t>
      </w:r>
      <w:hyperlink r:id="rId12" w:history="1">
        <w:r>
          <w:rPr>
            <w:rStyle w:val="Hyperlink"/>
          </w:rPr>
          <w:t>owieben@wisc.edu</w:t>
        </w:r>
      </w:hyperlink>
    </w:p>
    <w:p w14:paraId="0887CC13" w14:textId="77777777" w:rsidR="0078560F" w:rsidRDefault="0078560F" w:rsidP="0078560F">
      <w:pPr>
        <w:pStyle w:val="Heading1"/>
      </w:pPr>
      <w:r>
        <w:rPr>
          <w:noProof/>
        </w:rPr>
        <w:t>Acknowledgments</w:t>
      </w:r>
      <w:r>
        <w:t>:</w:t>
      </w:r>
    </w:p>
    <w:p w14:paraId="5CACB4D1" w14:textId="77777777" w:rsidR="0078560F" w:rsidRDefault="0078560F" w:rsidP="0078560F">
      <w:r>
        <w:t>We gratefully acknowledge the support of GE Healthcare.</w:t>
      </w:r>
    </w:p>
    <w:p w14:paraId="68A18D71" w14:textId="77777777" w:rsidR="0078560F" w:rsidRDefault="0078560F" w:rsidP="0078560F">
      <w:pPr>
        <w:pStyle w:val="Heading1"/>
      </w:pPr>
      <w:r>
        <w:t>Grant Support:</w:t>
      </w:r>
    </w:p>
    <w:p w14:paraId="18BC07E3" w14:textId="77777777" w:rsidR="0078560F" w:rsidRDefault="0078560F" w:rsidP="0078560F">
      <w:pPr>
        <w:pStyle w:val="Heading1"/>
      </w:pPr>
      <w:r>
        <w:t>Running Title:</w:t>
      </w:r>
    </w:p>
    <w:p w14:paraId="00874F28" w14:textId="77777777" w:rsidR="0078560F" w:rsidRDefault="0078560F" w:rsidP="0078560F">
      <w:r>
        <w:t>Assessing Mesenteric Blood Flow with 4D Flow MR</w:t>
      </w:r>
    </w:p>
    <w:p w14:paraId="61F47424" w14:textId="77777777" w:rsidR="0078560F" w:rsidRDefault="0078560F" w:rsidP="0078560F">
      <w:pPr>
        <w:pStyle w:val="NoSpacing"/>
      </w:pPr>
    </w:p>
    <w:p w14:paraId="7A187546" w14:textId="77777777" w:rsidR="0078560F" w:rsidRDefault="0078560F" w:rsidP="0078560F"/>
    <w:p w14:paraId="1757EED3" w14:textId="77777777" w:rsidR="0078560F" w:rsidRDefault="0078560F" w:rsidP="0078560F"/>
    <w:p w14:paraId="2371D9D0" w14:textId="77777777" w:rsidR="0078560F" w:rsidRDefault="0078560F" w:rsidP="0078560F"/>
    <w:p w14:paraId="61BDCD23" w14:textId="77777777" w:rsidR="0078560F" w:rsidRDefault="0078560F" w:rsidP="0078560F"/>
    <w:p w14:paraId="4973A9FB" w14:textId="77777777" w:rsidR="0078560F" w:rsidRDefault="0078560F" w:rsidP="0078560F"/>
    <w:p w14:paraId="0826D53C" w14:textId="71478E49" w:rsidR="00797BCE" w:rsidRPr="000735B4" w:rsidRDefault="00797BCE" w:rsidP="00797BCE">
      <w:pPr>
        <w:pStyle w:val="Heading1"/>
        <w:spacing w:line="480" w:lineRule="auto"/>
      </w:pPr>
      <w:r w:rsidRPr="000735B4">
        <w:rPr>
          <w:rStyle w:val="Heading1Char"/>
          <w:b/>
        </w:rPr>
        <w:lastRenderedPageBreak/>
        <w:t>Title</w:t>
      </w:r>
      <w:r>
        <w:rPr>
          <w:rStyle w:val="Heading1Char"/>
          <w:b/>
        </w:rPr>
        <w:t>:</w:t>
      </w:r>
    </w:p>
    <w:p w14:paraId="433FF856" w14:textId="27DA2F25" w:rsidR="00797BCE" w:rsidRDefault="00797BCE" w:rsidP="00797BCE">
      <w:pPr>
        <w:spacing w:line="480" w:lineRule="auto"/>
      </w:pPr>
      <w:r>
        <w:t>Non-invasive Assessment of Mesenteric Hemodynamics in Patients with Suspected Chronic Mesenteric Ischemia using 4D flow MRI</w:t>
      </w:r>
    </w:p>
    <w:p w14:paraId="191F87F9" w14:textId="3A768E8D" w:rsidR="00A3262E" w:rsidRPr="00A3262E" w:rsidRDefault="00AE46CD" w:rsidP="00797BCE">
      <w:pPr>
        <w:pStyle w:val="Heading1"/>
        <w:spacing w:line="480" w:lineRule="auto"/>
      </w:pPr>
      <w:r>
        <w:t>Abstract</w:t>
      </w:r>
      <w:r w:rsidR="00797BCE">
        <w:t>:</w:t>
      </w:r>
    </w:p>
    <w:p w14:paraId="40A380B4" w14:textId="50B05E53" w:rsidR="00AE46CD" w:rsidRPr="008C7A36" w:rsidRDefault="00AE46CD" w:rsidP="008C7A36">
      <w:pPr>
        <w:pStyle w:val="Heading2"/>
        <w:spacing w:line="480" w:lineRule="auto"/>
        <w:jc w:val="both"/>
        <w:rPr>
          <w:szCs w:val="24"/>
        </w:rPr>
      </w:pPr>
      <w:bookmarkStart w:id="1" w:name="_Hlk36719125"/>
      <w:r w:rsidRPr="008C7A36">
        <w:rPr>
          <w:szCs w:val="24"/>
        </w:rPr>
        <w:t xml:space="preserve">Background: </w:t>
      </w:r>
    </w:p>
    <w:p w14:paraId="786346C5" w14:textId="0CD46883" w:rsidR="001412F1" w:rsidRPr="008C7A36" w:rsidRDefault="001412F1" w:rsidP="008C7A36">
      <w:pPr>
        <w:spacing w:line="480" w:lineRule="auto"/>
        <w:jc w:val="both"/>
      </w:pPr>
      <w:r w:rsidRPr="008C7A36">
        <w:t xml:space="preserve">Chronic mesenteric ischemia (CMI) is a </w:t>
      </w:r>
      <w:r w:rsidR="004B2ADC" w:rsidRPr="008C7A36">
        <w:t>rare disease with a particularly difficult diagnosis</w:t>
      </w:r>
      <w:r w:rsidR="00663B15" w:rsidRPr="008C7A36">
        <w:t xml:space="preserve"> that </w:t>
      </w:r>
      <w:r w:rsidR="004B2ADC" w:rsidRPr="008C7A36">
        <w:t>resul</w:t>
      </w:r>
      <w:r w:rsidR="00663B15" w:rsidRPr="008C7A36">
        <w:t>ts</w:t>
      </w:r>
      <w:r w:rsidR="009B6909" w:rsidRPr="008C7A36">
        <w:t xml:space="preserve"> in </w:t>
      </w:r>
      <w:r w:rsidRPr="008C7A36">
        <w:t xml:space="preserve">inadequate blood flow to the </w:t>
      </w:r>
      <w:r w:rsidR="00FE6849" w:rsidRPr="008C7A36">
        <w:t>small intestine</w:t>
      </w:r>
      <w:r w:rsidR="00666A22" w:rsidRPr="008C7A36">
        <w:t>,</w:t>
      </w:r>
      <w:r w:rsidR="009B7388" w:rsidRPr="008C7A36">
        <w:t xml:space="preserve"> particularly</w:t>
      </w:r>
      <w:r w:rsidR="00666A22" w:rsidRPr="008C7A36">
        <w:t xml:space="preserve"> after meals</w:t>
      </w:r>
      <w:r w:rsidR="009B6909" w:rsidRPr="008C7A36">
        <w:t>.</w:t>
      </w:r>
    </w:p>
    <w:p w14:paraId="5B8D5853" w14:textId="6253ABE7" w:rsidR="00AE46CD" w:rsidRPr="008C7A36" w:rsidRDefault="00AE46CD" w:rsidP="008C7A36">
      <w:pPr>
        <w:pStyle w:val="Heading2"/>
        <w:spacing w:line="480" w:lineRule="auto"/>
        <w:jc w:val="both"/>
        <w:rPr>
          <w:szCs w:val="24"/>
        </w:rPr>
      </w:pPr>
      <w:r w:rsidRPr="008C7A36">
        <w:rPr>
          <w:szCs w:val="24"/>
        </w:rPr>
        <w:t xml:space="preserve">Purpose: </w:t>
      </w:r>
    </w:p>
    <w:p w14:paraId="3EF698A1" w14:textId="494B3888" w:rsidR="00115BEC" w:rsidRPr="008C7A36" w:rsidRDefault="00115BEC" w:rsidP="008C7A36">
      <w:pPr>
        <w:spacing w:line="480" w:lineRule="auto"/>
        <w:jc w:val="both"/>
      </w:pPr>
      <w:r w:rsidRPr="008C7A36">
        <w:t xml:space="preserve">To </w:t>
      </w:r>
      <w:r w:rsidR="00444E8B" w:rsidRPr="008C7A36">
        <w:t xml:space="preserve">quantitatively </w:t>
      </w:r>
      <w:r w:rsidRPr="008C7A36">
        <w:t xml:space="preserve">compare </w:t>
      </w:r>
      <w:r w:rsidR="003E3502" w:rsidRPr="008C7A36">
        <w:t xml:space="preserve">mesenteric </w:t>
      </w:r>
      <w:r w:rsidRPr="008C7A36">
        <w:t>hemodynamic</w:t>
      </w:r>
      <w:r w:rsidR="008D1027" w:rsidRPr="008C7A36">
        <w:t>s</w:t>
      </w:r>
      <w:r w:rsidRPr="008C7A36">
        <w:t xml:space="preserve"> before and after a standardized meal challenge in </w:t>
      </w:r>
      <w:r w:rsidRPr="008C7A36">
        <w:rPr>
          <w:noProof/>
        </w:rPr>
        <w:t>patient</w:t>
      </w:r>
      <w:r w:rsidR="00791CCB" w:rsidRPr="008C7A36">
        <w:rPr>
          <w:noProof/>
        </w:rPr>
        <w:t>s</w:t>
      </w:r>
      <w:r w:rsidRPr="008C7A36">
        <w:t xml:space="preserve"> suspected of having </w:t>
      </w:r>
      <w:r w:rsidR="00444E8B" w:rsidRPr="008C7A36">
        <w:t>CMI</w:t>
      </w:r>
      <w:r w:rsidRPr="008C7A36">
        <w:t xml:space="preserve"> and individuals</w:t>
      </w:r>
      <w:r w:rsidR="004D6119" w:rsidRPr="008C7A36">
        <w:t xml:space="preserve"> asymptomatic of CMI or vascular disease</w:t>
      </w:r>
      <w:r w:rsidR="00774AB7" w:rsidRPr="008C7A36">
        <w:t>.</w:t>
      </w:r>
    </w:p>
    <w:p w14:paraId="5882474F" w14:textId="77777777" w:rsidR="00AE46CD" w:rsidRPr="008C7A36" w:rsidRDefault="00AE46CD" w:rsidP="008C7A36">
      <w:pPr>
        <w:pStyle w:val="Heading2"/>
        <w:spacing w:line="480" w:lineRule="auto"/>
        <w:jc w:val="both"/>
        <w:rPr>
          <w:szCs w:val="24"/>
        </w:rPr>
      </w:pPr>
      <w:r w:rsidRPr="008C7A36">
        <w:rPr>
          <w:szCs w:val="24"/>
        </w:rPr>
        <w:t xml:space="preserve">Study Type: </w:t>
      </w:r>
    </w:p>
    <w:p w14:paraId="18F695C4" w14:textId="5B25F2B5" w:rsidR="00AE46CD" w:rsidRPr="008C7A36" w:rsidRDefault="00AE46CD" w:rsidP="008C7A36">
      <w:pPr>
        <w:spacing w:line="480" w:lineRule="auto"/>
        <w:jc w:val="both"/>
      </w:pPr>
      <w:r w:rsidRPr="008C7A36">
        <w:t>Retrospective</w:t>
      </w:r>
      <w:r w:rsidR="002073EC" w:rsidRPr="008C7A36">
        <w:t>.</w:t>
      </w:r>
    </w:p>
    <w:p w14:paraId="46DC418A" w14:textId="4E918E63" w:rsidR="00AE46CD" w:rsidRPr="008C7A36" w:rsidRDefault="00AE46CD" w:rsidP="008C7A36">
      <w:pPr>
        <w:pStyle w:val="Heading2"/>
        <w:spacing w:line="480" w:lineRule="auto"/>
        <w:jc w:val="both"/>
        <w:rPr>
          <w:szCs w:val="24"/>
        </w:rPr>
      </w:pPr>
      <w:r w:rsidRPr="008C7A36">
        <w:rPr>
          <w:szCs w:val="24"/>
        </w:rPr>
        <w:t>Subjects</w:t>
      </w:r>
      <w:r w:rsidR="00B84D41" w:rsidRPr="008C7A36">
        <w:rPr>
          <w:szCs w:val="24"/>
        </w:rPr>
        <w:t>:</w:t>
      </w:r>
      <w:r w:rsidRPr="008C7A36">
        <w:rPr>
          <w:szCs w:val="24"/>
        </w:rPr>
        <w:t xml:space="preserve"> </w:t>
      </w:r>
    </w:p>
    <w:p w14:paraId="6023EAA7" w14:textId="6D5AEBDD" w:rsidR="002073EC" w:rsidRPr="008C7A36" w:rsidRDefault="003E3502" w:rsidP="008C7A36">
      <w:pPr>
        <w:spacing w:line="480" w:lineRule="auto"/>
        <w:jc w:val="both"/>
      </w:pPr>
      <w:r w:rsidRPr="008C7A36">
        <w:t>Nineteen</w:t>
      </w:r>
      <w:r w:rsidR="002073EC" w:rsidRPr="008C7A36">
        <w:t xml:space="preserve"> patients suspected of </w:t>
      </w:r>
      <w:r w:rsidR="00AD528F" w:rsidRPr="008C7A36">
        <w:t>CMI</w:t>
      </w:r>
      <w:r w:rsidR="002073EC" w:rsidRPr="008C7A36">
        <w:t xml:space="preserve"> and </w:t>
      </w:r>
      <w:r w:rsidR="00C03004" w:rsidRPr="008C7A36">
        <w:t xml:space="preserve">twenty </w:t>
      </w:r>
      <w:r w:rsidR="004D6119" w:rsidRPr="008C7A36">
        <w:t>control subjects</w:t>
      </w:r>
      <w:r w:rsidR="00115BEC" w:rsidRPr="008C7A36">
        <w:t>.</w:t>
      </w:r>
    </w:p>
    <w:p w14:paraId="0ACB33F6" w14:textId="714DF798" w:rsidR="00AE46CD" w:rsidRPr="008C7A36" w:rsidRDefault="00AE46CD" w:rsidP="008C7A36">
      <w:pPr>
        <w:pStyle w:val="Heading2"/>
        <w:spacing w:line="480" w:lineRule="auto"/>
        <w:jc w:val="both"/>
        <w:rPr>
          <w:szCs w:val="24"/>
        </w:rPr>
      </w:pPr>
      <w:r w:rsidRPr="008C7A36">
        <w:rPr>
          <w:szCs w:val="24"/>
        </w:rPr>
        <w:t xml:space="preserve">Field Strength/Sequence: </w:t>
      </w:r>
    </w:p>
    <w:p w14:paraId="57207D7A" w14:textId="2945E3DB" w:rsidR="002073EC" w:rsidRPr="008C7A36" w:rsidRDefault="002F47D3" w:rsidP="008C7A36">
      <w:pPr>
        <w:spacing w:line="480" w:lineRule="auto"/>
        <w:jc w:val="both"/>
      </w:pPr>
      <w:r w:rsidRPr="008C7A36">
        <w:t>Subjects were scanned</w:t>
      </w:r>
      <w:r w:rsidR="002073EC" w:rsidRPr="008C7A36">
        <w:t xml:space="preserve"> </w:t>
      </w:r>
      <w:r w:rsidR="005C2C84" w:rsidRPr="008C7A36">
        <w:t>at</w:t>
      </w:r>
      <w:r w:rsidR="002073EC" w:rsidRPr="008C7A36">
        <w:t xml:space="preserve"> </w:t>
      </w:r>
      <w:r w:rsidRPr="008C7A36">
        <w:t>either 1.5T or</w:t>
      </w:r>
      <w:r w:rsidR="002073EC" w:rsidRPr="008C7A36">
        <w:t xml:space="preserve"> 3.0T</w:t>
      </w:r>
      <w:r w:rsidRPr="008C7A36">
        <w:t xml:space="preserve"> using a radially-undersampled 4D flow MR sequence (PC-VIPR)</w:t>
      </w:r>
      <w:r w:rsidR="008D1027" w:rsidRPr="008C7A36">
        <w:t xml:space="preserve"> covering a large imaging volume with high spatial resolution</w:t>
      </w:r>
      <w:r w:rsidR="002073EC" w:rsidRPr="008C7A36">
        <w:t>.</w:t>
      </w:r>
      <w:r w:rsidR="00B84D41" w:rsidRPr="008C7A36">
        <w:t xml:space="preserve">  </w:t>
      </w:r>
    </w:p>
    <w:p w14:paraId="30951C44" w14:textId="53D53607" w:rsidR="00AE46CD" w:rsidRPr="008C7A36" w:rsidRDefault="00AE46CD" w:rsidP="008C7A36">
      <w:pPr>
        <w:pStyle w:val="Heading2"/>
        <w:spacing w:line="480" w:lineRule="auto"/>
        <w:jc w:val="both"/>
        <w:rPr>
          <w:szCs w:val="24"/>
        </w:rPr>
      </w:pPr>
      <w:r w:rsidRPr="008C7A36">
        <w:rPr>
          <w:szCs w:val="24"/>
        </w:rPr>
        <w:t>Assessment:</w:t>
      </w:r>
    </w:p>
    <w:p w14:paraId="3586837C" w14:textId="45D85775" w:rsidR="00A515AB" w:rsidRPr="008C7A36" w:rsidRDefault="00C9134C" w:rsidP="008C7A36">
      <w:pPr>
        <w:spacing w:line="480" w:lineRule="auto"/>
        <w:jc w:val="both"/>
      </w:pPr>
      <w:r w:rsidRPr="008C7A36">
        <w:t>Volumetric flow rates</w:t>
      </w:r>
      <w:r w:rsidR="003B2A16" w:rsidRPr="008C7A36">
        <w:t xml:space="preserve"> were </w:t>
      </w:r>
      <w:r w:rsidR="008D1027" w:rsidRPr="008C7A36">
        <w:t>assessed</w:t>
      </w:r>
      <w:r w:rsidR="003E43F2" w:rsidRPr="008C7A36">
        <w:t xml:space="preserve"> </w:t>
      </w:r>
      <w:r w:rsidR="00C03004" w:rsidRPr="008C7A36">
        <w:t xml:space="preserve">in </w:t>
      </w:r>
      <w:r w:rsidR="005411F0" w:rsidRPr="008C7A36">
        <w:t xml:space="preserve">the </w:t>
      </w:r>
      <w:r w:rsidR="00444E8B" w:rsidRPr="008C7A36">
        <w:t xml:space="preserve">supraceliac </w:t>
      </w:r>
      <w:r w:rsidR="003E43F2" w:rsidRPr="008C7A36">
        <w:t xml:space="preserve">(SCAo) </w:t>
      </w:r>
      <w:r w:rsidR="005C2C84" w:rsidRPr="008C7A36">
        <w:t xml:space="preserve">and infrarenal </w:t>
      </w:r>
      <w:r w:rsidR="00444E8B" w:rsidRPr="008C7A36">
        <w:t>(</w:t>
      </w:r>
      <w:r w:rsidR="005C2C84" w:rsidRPr="008C7A36">
        <w:t>IRAo</w:t>
      </w:r>
      <w:r w:rsidR="00444E8B" w:rsidRPr="008C7A36">
        <w:t>)</w:t>
      </w:r>
      <w:r w:rsidR="003E43F2" w:rsidRPr="008C7A36">
        <w:t xml:space="preserve"> aorta</w:t>
      </w:r>
      <w:r w:rsidR="00444E8B" w:rsidRPr="008C7A36">
        <w:t xml:space="preserve">, </w:t>
      </w:r>
      <w:r w:rsidR="00320208" w:rsidRPr="008C7A36">
        <w:t>celiac artery</w:t>
      </w:r>
      <w:r w:rsidRPr="008C7A36">
        <w:t xml:space="preserve"> (CA)</w:t>
      </w:r>
      <w:r w:rsidR="00320208" w:rsidRPr="008C7A36">
        <w:t xml:space="preserve">, superior mesenteric artery (SMA), </w:t>
      </w:r>
      <w:r w:rsidRPr="008C7A36">
        <w:t>left</w:t>
      </w:r>
      <w:r w:rsidR="009B7388" w:rsidRPr="008C7A36">
        <w:t xml:space="preserve"> </w:t>
      </w:r>
      <w:r w:rsidRPr="008C7A36">
        <w:t>and right</w:t>
      </w:r>
      <w:r w:rsidR="003E43F2" w:rsidRPr="008C7A36">
        <w:t xml:space="preserve"> </w:t>
      </w:r>
      <w:r w:rsidR="00320208" w:rsidRPr="008C7A36">
        <w:t>renal arteries</w:t>
      </w:r>
      <w:r w:rsidR="00D81F71" w:rsidRPr="008C7A36">
        <w:t xml:space="preserve">, </w:t>
      </w:r>
      <w:r w:rsidR="00320208" w:rsidRPr="008C7A36">
        <w:t xml:space="preserve">superior mesenteric </w:t>
      </w:r>
      <w:r w:rsidR="00320208" w:rsidRPr="008C7A36">
        <w:lastRenderedPageBreak/>
        <w:t>vein (SMV), splenic vein, and portal vein (PV)</w:t>
      </w:r>
      <w:r w:rsidR="0072309F" w:rsidRPr="008C7A36">
        <w:t xml:space="preserve"> in a </w:t>
      </w:r>
      <w:r w:rsidR="009B7388" w:rsidRPr="008C7A36">
        <w:t xml:space="preserve">fasting </w:t>
      </w:r>
      <w:r w:rsidR="0072309F" w:rsidRPr="008C7A36">
        <w:t xml:space="preserve">state </w:t>
      </w:r>
      <w:r w:rsidR="009B7388" w:rsidRPr="008C7A36">
        <w:t xml:space="preserve">(preprandial) </w:t>
      </w:r>
      <w:r w:rsidR="009D34EF" w:rsidRPr="008C7A36">
        <w:t>a</w:t>
      </w:r>
      <w:r w:rsidR="00F431D9" w:rsidRPr="008C7A36">
        <w:t>nd 20 minutes after a</w:t>
      </w:r>
      <w:r w:rsidR="009D34EF" w:rsidRPr="008C7A36">
        <w:t xml:space="preserve"> </w:t>
      </w:r>
      <w:r w:rsidR="00444E8B" w:rsidRPr="008C7A36">
        <w:t>700 kcal</w:t>
      </w:r>
      <w:r w:rsidR="009D34EF" w:rsidRPr="008C7A36">
        <w:t xml:space="preserve"> </w:t>
      </w:r>
      <w:r w:rsidR="008D1027" w:rsidRPr="008C7A36">
        <w:t xml:space="preserve">liquid </w:t>
      </w:r>
      <w:r w:rsidR="009D34EF" w:rsidRPr="008C7A36">
        <w:t>meal</w:t>
      </w:r>
      <w:r w:rsidR="009B7388" w:rsidRPr="008C7A36">
        <w:t xml:space="preserve"> (postprandial)</w:t>
      </w:r>
      <w:r w:rsidR="009D34EF" w:rsidRPr="008C7A36">
        <w:t>.</w:t>
      </w:r>
      <w:r w:rsidR="003B2A16" w:rsidRPr="008C7A36">
        <w:t xml:space="preserve"> Patients were subcategorized into </w:t>
      </w:r>
      <w:r w:rsidR="00FF43FF" w:rsidRPr="008C7A36">
        <w:t>positive diagnosis (</w:t>
      </w:r>
      <w:r w:rsidR="003B2A16" w:rsidRPr="008C7A36">
        <w:t>CMI</w:t>
      </w:r>
      <w:r w:rsidR="00FF43FF" w:rsidRPr="008C7A36">
        <w:t xml:space="preserve">+, </w:t>
      </w:r>
      <w:r w:rsidR="00453A70" w:rsidRPr="008C7A36">
        <w:t xml:space="preserve">N=6) </w:t>
      </w:r>
      <w:r w:rsidR="003B2A16" w:rsidRPr="008C7A36">
        <w:t xml:space="preserve">and </w:t>
      </w:r>
      <w:r w:rsidR="00FF43FF" w:rsidRPr="008C7A36">
        <w:t>negative diagnosis</w:t>
      </w:r>
      <w:r w:rsidR="00A3262E" w:rsidRPr="008C7A36">
        <w:t xml:space="preserve"> </w:t>
      </w:r>
      <w:r w:rsidR="00FF43FF" w:rsidRPr="008C7A36">
        <w:t xml:space="preserve">(CMI-, </w:t>
      </w:r>
      <w:r w:rsidR="00453A70" w:rsidRPr="008C7A36">
        <w:t>N=1</w:t>
      </w:r>
      <w:r w:rsidR="003E3502" w:rsidRPr="008C7A36">
        <w:t>3</w:t>
      </w:r>
      <w:r w:rsidR="00453A70" w:rsidRPr="008C7A36">
        <w:t>)</w:t>
      </w:r>
      <w:r w:rsidR="003B2A16" w:rsidRPr="008C7A36">
        <w:t xml:space="preserve"> </w:t>
      </w:r>
      <w:r w:rsidR="00FF43FF" w:rsidRPr="008C7A36">
        <w:t xml:space="preserve">groups </w:t>
      </w:r>
      <w:r w:rsidR="003B2A16" w:rsidRPr="008C7A36">
        <w:t>based on clinical findings.</w:t>
      </w:r>
    </w:p>
    <w:p w14:paraId="636A2382" w14:textId="589B3812" w:rsidR="00AE46CD" w:rsidRPr="008C7A36" w:rsidRDefault="00AE46CD" w:rsidP="008C7A36">
      <w:pPr>
        <w:pStyle w:val="Heading2"/>
        <w:spacing w:line="480" w:lineRule="auto"/>
        <w:jc w:val="both"/>
        <w:rPr>
          <w:szCs w:val="24"/>
        </w:rPr>
      </w:pPr>
      <w:r w:rsidRPr="008C7A36">
        <w:rPr>
          <w:szCs w:val="24"/>
        </w:rPr>
        <w:t>Statistical Tests:</w:t>
      </w:r>
    </w:p>
    <w:p w14:paraId="55C2E1D4" w14:textId="75868964" w:rsidR="00A515AB" w:rsidRPr="008C7A36" w:rsidRDefault="003E3502" w:rsidP="008C7A36">
      <w:pPr>
        <w:spacing w:line="480" w:lineRule="auto"/>
        <w:jc w:val="both"/>
      </w:pPr>
      <w:r w:rsidRPr="008C7A36">
        <w:t>For each subject, p</w:t>
      </w:r>
      <w:r w:rsidR="009A4B0E" w:rsidRPr="008C7A36">
        <w:t>reprandial</w:t>
      </w:r>
      <w:r w:rsidR="00D81F71" w:rsidRPr="008C7A36">
        <w:t xml:space="preserve"> and postprandial f</w:t>
      </w:r>
      <w:r w:rsidR="00A515AB" w:rsidRPr="008C7A36">
        <w:t xml:space="preserve">low </w:t>
      </w:r>
      <w:r w:rsidR="00C9134C" w:rsidRPr="008C7A36">
        <w:t>rates</w:t>
      </w:r>
      <w:r w:rsidR="00FF43FF" w:rsidRPr="008C7A36">
        <w:t xml:space="preserve"> </w:t>
      </w:r>
      <w:r w:rsidR="00A515AB" w:rsidRPr="008C7A36">
        <w:t xml:space="preserve">were compared using a paired t-test. </w:t>
      </w:r>
      <w:r w:rsidRPr="008C7A36">
        <w:t>These measures</w:t>
      </w:r>
      <w:r w:rsidR="00FF43FF" w:rsidRPr="008C7A36">
        <w:t>, as well as percent change in flow,</w:t>
      </w:r>
      <w:r w:rsidR="005411F0" w:rsidRPr="008C7A36">
        <w:t xml:space="preserve"> </w:t>
      </w:r>
      <w:r w:rsidR="00A515AB" w:rsidRPr="008C7A36">
        <w:t xml:space="preserve">were </w:t>
      </w:r>
      <w:r w:rsidRPr="008C7A36">
        <w:t xml:space="preserve">also </w:t>
      </w:r>
      <w:r w:rsidR="00A515AB" w:rsidRPr="008C7A36">
        <w:t xml:space="preserve">compared </w:t>
      </w:r>
      <w:r w:rsidR="004600D5" w:rsidRPr="008C7A36">
        <w:t xml:space="preserve">between </w:t>
      </w:r>
      <w:r w:rsidR="00A515AB" w:rsidRPr="008C7A36">
        <w:t>subgroup</w:t>
      </w:r>
      <w:r w:rsidR="004600D5" w:rsidRPr="008C7A36">
        <w:t>s</w:t>
      </w:r>
      <w:r w:rsidR="00A515AB" w:rsidRPr="008C7A36">
        <w:t xml:space="preserve"> using a Welch t-test. </w:t>
      </w:r>
    </w:p>
    <w:p w14:paraId="79E12503" w14:textId="3C4FCB52" w:rsidR="00AE46CD" w:rsidRPr="008C7A36" w:rsidRDefault="00AE46CD" w:rsidP="008C7A36">
      <w:pPr>
        <w:pStyle w:val="Heading2"/>
        <w:spacing w:line="480" w:lineRule="auto"/>
        <w:jc w:val="both"/>
        <w:rPr>
          <w:szCs w:val="24"/>
        </w:rPr>
      </w:pPr>
      <w:r w:rsidRPr="008C7A36">
        <w:rPr>
          <w:szCs w:val="24"/>
        </w:rPr>
        <w:t>Results:</w:t>
      </w:r>
    </w:p>
    <w:p w14:paraId="5C37DBCF" w14:textId="07B7E9AF" w:rsidR="00A515AB" w:rsidRPr="008C7A36" w:rsidRDefault="003B2A16" w:rsidP="008C7A36">
      <w:pPr>
        <w:spacing w:line="480" w:lineRule="auto"/>
        <w:jc w:val="both"/>
      </w:pPr>
      <w:r w:rsidRPr="008C7A36">
        <w:t xml:space="preserve">In </w:t>
      </w:r>
      <w:r w:rsidR="009A4B0E" w:rsidRPr="008C7A36">
        <w:t>controls</w:t>
      </w:r>
      <w:r w:rsidRPr="008C7A36">
        <w:t xml:space="preserve"> and CMI- patients, </w:t>
      </w:r>
      <w:r w:rsidR="00320208" w:rsidRPr="008C7A36">
        <w:t>SCAo</w:t>
      </w:r>
      <w:r w:rsidR="00774AB7" w:rsidRPr="008C7A36">
        <w:t xml:space="preserve">, </w:t>
      </w:r>
      <w:r w:rsidR="00320208" w:rsidRPr="008C7A36">
        <w:t>SMA</w:t>
      </w:r>
      <w:r w:rsidRPr="008C7A36">
        <w:t xml:space="preserve">, </w:t>
      </w:r>
      <w:r w:rsidR="00320208" w:rsidRPr="008C7A36">
        <w:t>SMV</w:t>
      </w:r>
      <w:r w:rsidR="00944286" w:rsidRPr="008C7A36">
        <w:t xml:space="preserve">, and </w:t>
      </w:r>
      <w:r w:rsidR="00320208" w:rsidRPr="008C7A36">
        <w:t>PV</w:t>
      </w:r>
      <w:r w:rsidR="00944286" w:rsidRPr="008C7A36">
        <w:t xml:space="preserve"> flow increased significantly after meal ingestion.</w:t>
      </w:r>
      <w:r w:rsidR="00320208" w:rsidRPr="008C7A36">
        <w:t xml:space="preserve"> </w:t>
      </w:r>
      <w:r w:rsidR="00DA161E" w:rsidRPr="008C7A36">
        <w:t>N</w:t>
      </w:r>
      <w:r w:rsidR="00320208" w:rsidRPr="008C7A36">
        <w:t>o significant</w:t>
      </w:r>
      <w:r w:rsidR="00473C53" w:rsidRPr="008C7A36">
        <w:t xml:space="preserve"> flow</w:t>
      </w:r>
      <w:r w:rsidR="00320208" w:rsidRPr="008C7A36">
        <w:t xml:space="preserve"> increase</w:t>
      </w:r>
      <w:r w:rsidR="00D81F71" w:rsidRPr="008C7A36">
        <w:t>s</w:t>
      </w:r>
      <w:r w:rsidR="00320208" w:rsidRPr="008C7A36">
        <w:t xml:space="preserve"> </w:t>
      </w:r>
      <w:r w:rsidR="00DA161E" w:rsidRPr="008C7A36">
        <w:rPr>
          <w:noProof/>
        </w:rPr>
        <w:t>were</w:t>
      </w:r>
      <w:r w:rsidR="00DA161E" w:rsidRPr="008C7A36">
        <w:t xml:space="preserve"> observed in CMI</w:t>
      </w:r>
      <w:r w:rsidR="00FF43FF" w:rsidRPr="008C7A36">
        <w:t>+</w:t>
      </w:r>
      <w:r w:rsidR="00DA161E" w:rsidRPr="008C7A36">
        <w:t xml:space="preserve"> patients</w:t>
      </w:r>
      <w:r w:rsidR="00453A70" w:rsidRPr="008C7A36">
        <w:t xml:space="preserve">. </w:t>
      </w:r>
      <w:r w:rsidR="00774AB7" w:rsidRPr="008C7A36">
        <w:t xml:space="preserve">Percent changes in </w:t>
      </w:r>
      <w:r w:rsidR="009B6909" w:rsidRPr="008C7A36">
        <w:t>SCAo</w:t>
      </w:r>
      <w:r w:rsidR="004B2ADC" w:rsidRPr="008C7A36">
        <w:t>,</w:t>
      </w:r>
      <w:r w:rsidR="009B6909" w:rsidRPr="008C7A36">
        <w:t xml:space="preserve"> SMA, SMV, and PV </w:t>
      </w:r>
      <w:r w:rsidR="006F4F3D" w:rsidRPr="008C7A36">
        <w:t xml:space="preserve">flow </w:t>
      </w:r>
      <w:r w:rsidR="00774AB7" w:rsidRPr="008C7A36">
        <w:t xml:space="preserve">were significantly </w:t>
      </w:r>
      <w:r w:rsidR="00A55A63" w:rsidRPr="008C7A36">
        <w:t>greater</w:t>
      </w:r>
      <w:r w:rsidR="00774AB7" w:rsidRPr="008C7A36">
        <w:t xml:space="preserve"> in</w:t>
      </w:r>
      <w:r w:rsidR="00453A70" w:rsidRPr="008C7A36">
        <w:t xml:space="preserve"> </w:t>
      </w:r>
      <w:r w:rsidR="009A4B0E" w:rsidRPr="008C7A36">
        <w:t>controls</w:t>
      </w:r>
      <w:r w:rsidR="00A55A63" w:rsidRPr="008C7A36">
        <w:t xml:space="preserve"> compared to </w:t>
      </w:r>
      <w:r w:rsidR="00453A70" w:rsidRPr="008C7A36">
        <w:t>CMI</w:t>
      </w:r>
      <w:r w:rsidR="00FF43FF" w:rsidRPr="008C7A36">
        <w:t>+</w:t>
      </w:r>
      <w:r w:rsidR="00774AB7" w:rsidRPr="008C7A36">
        <w:t xml:space="preserve"> patients</w:t>
      </w:r>
      <w:r w:rsidR="00B55252" w:rsidRPr="008C7A36">
        <w:t>.</w:t>
      </w:r>
      <w:r w:rsidR="00B84D41" w:rsidRPr="008C7A36">
        <w:t xml:space="preserve"> </w:t>
      </w:r>
      <w:r w:rsidR="00401644" w:rsidRPr="008C7A36">
        <w:t>Additionally, percent chang</w:t>
      </w:r>
      <w:r w:rsidR="004B2ADC" w:rsidRPr="008C7A36">
        <w:t>es in flow in the SCAo, SMV, and PV</w:t>
      </w:r>
      <w:r w:rsidR="00401644" w:rsidRPr="008C7A36">
        <w:t xml:space="preserve"> were significantly greater in CMI- patients compared to CMI</w:t>
      </w:r>
      <w:r w:rsidR="00FF43FF" w:rsidRPr="008C7A36">
        <w:t>+</w:t>
      </w:r>
      <w:r w:rsidR="00401644" w:rsidRPr="008C7A36">
        <w:t xml:space="preserve"> patients</w:t>
      </w:r>
      <w:r w:rsidR="009857F0" w:rsidRPr="008C7A36">
        <w:t>.</w:t>
      </w:r>
    </w:p>
    <w:p w14:paraId="4D55EEC8" w14:textId="4E55C3A2" w:rsidR="00AE46CD" w:rsidRPr="008C7A36" w:rsidRDefault="00AE46CD" w:rsidP="008C7A36">
      <w:pPr>
        <w:pStyle w:val="Heading2"/>
        <w:spacing w:line="480" w:lineRule="auto"/>
        <w:jc w:val="both"/>
        <w:rPr>
          <w:szCs w:val="24"/>
        </w:rPr>
      </w:pPr>
      <w:r w:rsidRPr="008C7A36">
        <w:rPr>
          <w:szCs w:val="24"/>
        </w:rPr>
        <w:t xml:space="preserve">Data Conclusion: </w:t>
      </w:r>
    </w:p>
    <w:p w14:paraId="4B3EF272" w14:textId="63EDB92B" w:rsidR="00A515AB" w:rsidRPr="008C7A36" w:rsidRDefault="00BD03A0" w:rsidP="008C7A36">
      <w:pPr>
        <w:spacing w:line="480" w:lineRule="auto"/>
        <w:jc w:val="both"/>
      </w:pPr>
      <w:r w:rsidRPr="008C7A36">
        <w:t>4D flow</w:t>
      </w:r>
      <w:r w:rsidR="0072309F" w:rsidRPr="008C7A36">
        <w:t xml:space="preserve"> </w:t>
      </w:r>
      <w:r w:rsidRPr="008C7A36">
        <w:t xml:space="preserve">MRI </w:t>
      </w:r>
      <w:r w:rsidR="008D1027" w:rsidRPr="008C7A36">
        <w:t xml:space="preserve">with large volumetric coverage </w:t>
      </w:r>
      <w:r w:rsidR="007F4DD7" w:rsidRPr="008C7A36">
        <w:t>demonstrated significant differences in the redistribution of blood flow in the SCAo, SMA, SMV, and PV in CMI</w:t>
      </w:r>
      <w:r w:rsidR="00FF43FF" w:rsidRPr="008C7A36">
        <w:t>+</w:t>
      </w:r>
      <w:r w:rsidR="007F4DD7" w:rsidRPr="008C7A36">
        <w:t xml:space="preserve"> patients after a meal challenge. This approach </w:t>
      </w:r>
      <w:r w:rsidR="00297BC1" w:rsidRPr="008C7A36">
        <w:t>may</w:t>
      </w:r>
      <w:r w:rsidR="00AD643B" w:rsidRPr="008C7A36">
        <w:t xml:space="preserve"> assist </w:t>
      </w:r>
      <w:r w:rsidR="0072309F" w:rsidRPr="008C7A36">
        <w:t xml:space="preserve">in </w:t>
      </w:r>
      <w:r w:rsidR="004B2ADC" w:rsidRPr="008C7A36">
        <w:t xml:space="preserve">the </w:t>
      </w:r>
      <w:r w:rsidR="007F4DD7" w:rsidRPr="008C7A36">
        <w:t xml:space="preserve">challenging </w:t>
      </w:r>
      <w:r w:rsidR="0072309F" w:rsidRPr="008C7A36">
        <w:t>diagnos</w:t>
      </w:r>
      <w:r w:rsidR="007F4DD7" w:rsidRPr="008C7A36">
        <w:t>is of</w:t>
      </w:r>
      <w:r w:rsidR="0072309F" w:rsidRPr="008C7A36">
        <w:t xml:space="preserve"> CMI</w:t>
      </w:r>
      <w:r w:rsidR="00EE300A" w:rsidRPr="008C7A36">
        <w:t>.</w:t>
      </w:r>
      <w:r w:rsidR="00500DFB" w:rsidRPr="008C7A36">
        <w:t xml:space="preserve"> </w:t>
      </w:r>
    </w:p>
    <w:p w14:paraId="0A6D4BE7" w14:textId="611C3BD6" w:rsidR="002073EC" w:rsidRPr="008C7A36" w:rsidRDefault="002073EC" w:rsidP="008C7A36">
      <w:pPr>
        <w:pStyle w:val="Heading2"/>
        <w:spacing w:line="480" w:lineRule="auto"/>
        <w:jc w:val="both"/>
        <w:rPr>
          <w:szCs w:val="24"/>
        </w:rPr>
      </w:pPr>
      <w:r w:rsidRPr="008C7A36">
        <w:rPr>
          <w:szCs w:val="24"/>
        </w:rPr>
        <w:t xml:space="preserve">Level of Evidence: </w:t>
      </w:r>
    </w:p>
    <w:p w14:paraId="133063CD" w14:textId="3138C967" w:rsidR="002073EC" w:rsidRPr="008C7A36" w:rsidRDefault="002073EC" w:rsidP="008C7A36">
      <w:pPr>
        <w:spacing w:line="480" w:lineRule="auto"/>
        <w:jc w:val="both"/>
      </w:pPr>
      <w:r w:rsidRPr="008C7A36">
        <w:t>3</w:t>
      </w:r>
    </w:p>
    <w:p w14:paraId="4AB32BFD" w14:textId="43B5DA0F" w:rsidR="002073EC" w:rsidRPr="008C7A36" w:rsidRDefault="002073EC" w:rsidP="008C7A36">
      <w:pPr>
        <w:pStyle w:val="Heading2"/>
        <w:spacing w:line="480" w:lineRule="auto"/>
        <w:jc w:val="both"/>
        <w:rPr>
          <w:szCs w:val="24"/>
        </w:rPr>
      </w:pPr>
      <w:r w:rsidRPr="008C7A36">
        <w:rPr>
          <w:szCs w:val="24"/>
        </w:rPr>
        <w:t xml:space="preserve">Technical Efficacy: </w:t>
      </w:r>
    </w:p>
    <w:p w14:paraId="327B3F60" w14:textId="4F9DFBD1" w:rsidR="002073EC" w:rsidRPr="008C7A36" w:rsidRDefault="002073EC" w:rsidP="008C7A36">
      <w:pPr>
        <w:spacing w:line="480" w:lineRule="auto"/>
        <w:jc w:val="both"/>
      </w:pPr>
      <w:r w:rsidRPr="008C7A36">
        <w:t>Stage 3</w:t>
      </w:r>
    </w:p>
    <w:bookmarkEnd w:id="1"/>
    <w:p w14:paraId="74B650E2" w14:textId="4C12D948" w:rsidR="00AE46CD" w:rsidRPr="008C7A36" w:rsidRDefault="00AE46CD" w:rsidP="008C7A36">
      <w:pPr>
        <w:pStyle w:val="Heading1"/>
        <w:spacing w:line="480" w:lineRule="auto"/>
        <w:jc w:val="both"/>
        <w:rPr>
          <w:sz w:val="24"/>
          <w:szCs w:val="24"/>
        </w:rPr>
      </w:pPr>
      <w:r w:rsidRPr="008C7A36">
        <w:rPr>
          <w:sz w:val="24"/>
          <w:szCs w:val="24"/>
        </w:rPr>
        <w:lastRenderedPageBreak/>
        <w:t>Key</w:t>
      </w:r>
      <w:r w:rsidR="00797BCE" w:rsidRPr="008C7A36">
        <w:rPr>
          <w:sz w:val="24"/>
          <w:szCs w:val="24"/>
        </w:rPr>
        <w:t>w</w:t>
      </w:r>
      <w:r w:rsidRPr="008C7A36">
        <w:rPr>
          <w:sz w:val="24"/>
          <w:szCs w:val="24"/>
        </w:rPr>
        <w:t>ords:</w:t>
      </w:r>
    </w:p>
    <w:p w14:paraId="1149F354" w14:textId="3F1E2C53" w:rsidR="00AE46CD" w:rsidRPr="008C7A36" w:rsidRDefault="00AE46CD" w:rsidP="008C7A36">
      <w:pPr>
        <w:spacing w:line="480" w:lineRule="auto"/>
        <w:jc w:val="both"/>
      </w:pPr>
      <w:r w:rsidRPr="008C7A36">
        <w:t xml:space="preserve">4D flow MRI; phase contrast; radial undersampling; </w:t>
      </w:r>
      <w:r w:rsidR="006F4F3D" w:rsidRPr="008C7A36">
        <w:t>hemodynamics</w:t>
      </w:r>
      <w:r w:rsidRPr="008C7A36">
        <w:t>; atherosclerosis</w:t>
      </w:r>
      <w:r w:rsidR="000F39AA" w:rsidRPr="008C7A36">
        <w:t>; chronic mesenteric ischemia</w:t>
      </w:r>
    </w:p>
    <w:p w14:paraId="064CA41A" w14:textId="0A267600" w:rsidR="000504F0" w:rsidRPr="00797BCE" w:rsidRDefault="00A13B16">
      <w:r>
        <w:br w:type="page"/>
      </w:r>
    </w:p>
    <w:p w14:paraId="2E190822" w14:textId="71589D87" w:rsidR="00D02C24" w:rsidRPr="00A14B74" w:rsidRDefault="00D02C24" w:rsidP="00A3262E">
      <w:pPr>
        <w:pStyle w:val="Heading1"/>
        <w:spacing w:line="480" w:lineRule="auto"/>
      </w:pPr>
      <w:r w:rsidRPr="00A14B74">
        <w:lastRenderedPageBreak/>
        <w:t>Introduction:</w:t>
      </w:r>
    </w:p>
    <w:p w14:paraId="11C8AFFD" w14:textId="0D29071F" w:rsidR="001152C0" w:rsidRDefault="00D02C24" w:rsidP="00D46637">
      <w:pPr>
        <w:autoSpaceDE w:val="0"/>
        <w:autoSpaceDN w:val="0"/>
        <w:adjustRightInd w:val="0"/>
        <w:spacing w:line="480" w:lineRule="auto"/>
        <w:jc w:val="both"/>
      </w:pPr>
      <w:r w:rsidRPr="00A14B74">
        <w:t xml:space="preserve">Chronic </w:t>
      </w:r>
      <w:r w:rsidRPr="00F3645B">
        <w:t xml:space="preserve">mesenteric ischemia (CMI) is a </w:t>
      </w:r>
      <w:r w:rsidR="00E14033">
        <w:t xml:space="preserve">diseased caused by </w:t>
      </w:r>
      <w:r w:rsidRPr="00F3645B">
        <w:t xml:space="preserve">underlying stenotic and occlusive diseases </w:t>
      </w:r>
      <w:r w:rsidR="00550075" w:rsidRPr="00F3645B">
        <w:t xml:space="preserve">typically </w:t>
      </w:r>
      <w:r w:rsidRPr="00F3645B">
        <w:t xml:space="preserve">affecting </w:t>
      </w:r>
      <w:r w:rsidR="007F4DD7" w:rsidRPr="00F3645B">
        <w:t>the</w:t>
      </w:r>
      <w:r w:rsidR="00462825" w:rsidRPr="00F3645B">
        <w:t xml:space="preserve"> proximal portions of</w:t>
      </w:r>
      <w:r w:rsidR="007F4DD7" w:rsidRPr="00F3645B">
        <w:t xml:space="preserve"> </w:t>
      </w:r>
      <w:r w:rsidR="00550075" w:rsidRPr="00F3645B">
        <w:t xml:space="preserve">the primary </w:t>
      </w:r>
      <w:r w:rsidRPr="00F3645B">
        <w:t>mesenteric v</w:t>
      </w:r>
      <w:r w:rsidR="00550075" w:rsidRPr="00F3645B">
        <w:t>essels</w:t>
      </w:r>
      <w:r w:rsidR="00346700">
        <w:t xml:space="preserve"> –</w:t>
      </w:r>
      <w:r w:rsidR="00462825" w:rsidRPr="00F3645B">
        <w:t xml:space="preserve"> the celiac artery (CA), superior mesenteric artery (SMA), and inferior mesenteric artery (IMA)</w:t>
      </w:r>
      <w:r w:rsidR="001A2EBF">
        <w:t xml:space="preserve"> – </w:t>
      </w:r>
      <w:r w:rsidR="00E14033">
        <w:t xml:space="preserve">resulting in </w:t>
      </w:r>
      <w:r w:rsidR="00E14033" w:rsidRPr="00F3645B">
        <w:t xml:space="preserve">inadequate blood flow to the small intestine </w:t>
      </w:r>
      <w:r w:rsidR="00E14033">
        <w:t>following meal ingestion</w:t>
      </w:r>
      <w:r w:rsidR="00462825" w:rsidRPr="00F3645B">
        <w:t xml:space="preserve"> </w:t>
      </w:r>
      <w:r w:rsidR="00462825" w:rsidRPr="00F3645B">
        <w:fldChar w:fldCharType="begin"/>
      </w:r>
      <w:r w:rsidR="00462825" w:rsidRPr="00F3645B">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sidR="00462825" w:rsidRPr="00F3645B">
        <w:fldChar w:fldCharType="separate"/>
      </w:r>
      <w:r w:rsidR="00462825" w:rsidRPr="00F3645B">
        <w:rPr>
          <w:noProof/>
        </w:rPr>
        <w:t>(</w:t>
      </w:r>
      <w:hyperlink w:anchor="_ENREF_1" w:tooltip="van Bockel, 2001 #883" w:history="1">
        <w:r w:rsidR="00737962" w:rsidRPr="00F3645B">
          <w:rPr>
            <w:noProof/>
          </w:rPr>
          <w:t>1</w:t>
        </w:r>
      </w:hyperlink>
      <w:r w:rsidR="00462825" w:rsidRPr="00F3645B">
        <w:rPr>
          <w:noProof/>
        </w:rPr>
        <w:t>)</w:t>
      </w:r>
      <w:r w:rsidR="00462825" w:rsidRPr="00F3645B">
        <w:fldChar w:fldCharType="end"/>
      </w:r>
      <w:r w:rsidRPr="00F3645B">
        <w:t xml:space="preserve">. </w:t>
      </w:r>
      <w:r w:rsidR="00AF3F02" w:rsidRPr="00AF3F02">
        <w:t>While mesenteric artery stenoses are relatively common in aging populations, chronic mesenteric ischemia is rare because</w:t>
      </w:r>
      <w:r w:rsidR="00AF3F02">
        <w:t xml:space="preserve"> </w:t>
      </w:r>
      <w:r w:rsidR="001A2EBF">
        <w:t xml:space="preserve">of </w:t>
      </w:r>
      <w:r w:rsidR="00AF3F02" w:rsidRPr="00AF3F02">
        <w:t xml:space="preserve">collateral pathways within the mesenteric vasculature </w:t>
      </w:r>
      <w:r w:rsidR="001A2EBF">
        <w:t xml:space="preserve">that </w:t>
      </w:r>
      <w:r w:rsidR="00AF3F02">
        <w:t xml:space="preserve">often </w:t>
      </w:r>
      <w:r w:rsidR="00AF3F02" w:rsidRPr="00AF3F02">
        <w:t xml:space="preserve">compensate for reduced </w:t>
      </w:r>
      <w:r w:rsidR="001A2EBF">
        <w:t xml:space="preserve">blood </w:t>
      </w:r>
      <w:r w:rsidR="00AF3F02" w:rsidRPr="00AF3F02">
        <w:t xml:space="preserve">flow </w:t>
      </w:r>
      <w:r w:rsidR="00AF3F02" w:rsidRPr="00AF3F02">
        <w:fldChar w:fldCharType="begin"/>
      </w:r>
      <w:r w:rsidR="00AF3F02" w:rsidRPr="00AF3F02">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AF3F02" w:rsidRPr="00AF3F02">
        <w:fldChar w:fldCharType="separate"/>
      </w:r>
      <w:r w:rsidR="00AF3F02" w:rsidRPr="00AF3F02">
        <w:rPr>
          <w:noProof/>
        </w:rPr>
        <w:t>(</w:t>
      </w:r>
      <w:hyperlink w:anchor="_ENREF_2" w:tooltip="Kolkman, 2017 #928" w:history="1">
        <w:r w:rsidR="00737962" w:rsidRPr="00AF3F02">
          <w:rPr>
            <w:noProof/>
          </w:rPr>
          <w:t>2</w:t>
        </w:r>
      </w:hyperlink>
      <w:r w:rsidR="00AF3F02" w:rsidRPr="00AF3F02">
        <w:rPr>
          <w:noProof/>
        </w:rPr>
        <w:t>)</w:t>
      </w:r>
      <w:r w:rsidR="00AF3F02" w:rsidRPr="00AF3F02">
        <w:fldChar w:fldCharType="end"/>
      </w:r>
      <w:r w:rsidR="00AF3F02" w:rsidRPr="00AF3F02">
        <w:t xml:space="preserve">.  </w:t>
      </w:r>
      <w:r w:rsidR="009A258C" w:rsidRPr="00F3645B">
        <w:t xml:space="preserve">In patients with CMI, the normal increase in mesenteric blood flow after meal consumption (postprandial hyperemia) is </w:t>
      </w:r>
      <w:r w:rsidR="00550075" w:rsidRPr="00F3645B">
        <w:t xml:space="preserve">stunted </w:t>
      </w:r>
      <w:r w:rsidR="009A258C" w:rsidRPr="00F3645B">
        <w:t xml:space="preserve">causing dull, postprandial abdominal pain 15-60 minutes after meal ingestion with pain continuing up to 4 hours. </w:t>
      </w:r>
      <w:r w:rsidR="009F2230" w:rsidRPr="00F3645B">
        <w:t>This</w:t>
      </w:r>
      <w:r w:rsidRPr="00F3645B">
        <w:t xml:space="preserve"> subsequently lead</w:t>
      </w:r>
      <w:r w:rsidR="009F2230" w:rsidRPr="00F3645B">
        <w:t>s</w:t>
      </w:r>
      <w:r w:rsidRPr="00F3645B">
        <w:t xml:space="preserve"> to fear of food, severe weight loss, malnutrition</w:t>
      </w:r>
      <w:r w:rsidR="002620E2" w:rsidRPr="00F3645B">
        <w:t xml:space="preserve">, and </w:t>
      </w:r>
      <w:r w:rsidR="006925C0" w:rsidRPr="00F3645B">
        <w:t>can</w:t>
      </w:r>
      <w:r w:rsidR="0086687E" w:rsidRPr="00F3645B">
        <w:t xml:space="preserve"> </w:t>
      </w:r>
      <w:r w:rsidR="00CF11C8" w:rsidRPr="00F3645B">
        <w:t xml:space="preserve">eventually </w:t>
      </w:r>
      <w:r w:rsidR="0086687E" w:rsidRPr="00F3645B">
        <w:t>progress to</w:t>
      </w:r>
      <w:r w:rsidR="00650D54" w:rsidRPr="00F3645B">
        <w:t xml:space="preserve"> </w:t>
      </w:r>
      <w:r w:rsidR="0086687E" w:rsidRPr="00F3645B">
        <w:t>acute-on-chronic</w:t>
      </w:r>
      <w:r w:rsidR="00CF11C8" w:rsidRPr="00F3645B">
        <w:t xml:space="preserve"> </w:t>
      </w:r>
      <w:r w:rsidR="00F619D7" w:rsidRPr="00F3645B">
        <w:t xml:space="preserve">mesenteric </w:t>
      </w:r>
      <w:r w:rsidR="00CF11C8" w:rsidRPr="00F3645B">
        <w:t>ischemia</w:t>
      </w:r>
      <w:r w:rsidR="000C7BA6" w:rsidRPr="00F3645B">
        <w:t xml:space="preserve"> </w:t>
      </w:r>
      <w:r w:rsidR="001162A5" w:rsidRPr="00F3645B">
        <w:t xml:space="preserve">which is associated with a high mortality rate </w:t>
      </w:r>
      <w:r w:rsidR="000C7BA6" w:rsidRPr="00F3645B">
        <w:fldChar w:fldCharType="begin"/>
      </w:r>
      <w:r w:rsidR="00737962">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sidR="000C7BA6" w:rsidRPr="00F3645B">
        <w:fldChar w:fldCharType="separate"/>
      </w:r>
      <w:r w:rsidR="00737962">
        <w:rPr>
          <w:noProof/>
        </w:rPr>
        <w:t>(</w:t>
      </w:r>
      <w:hyperlink w:anchor="_ENREF_3" w:tooltip="Sreenarasimhaiah, 2005 #925" w:history="1">
        <w:r w:rsidR="00737962">
          <w:rPr>
            <w:noProof/>
          </w:rPr>
          <w:t>3</w:t>
        </w:r>
      </w:hyperlink>
      <w:r w:rsidR="00737962">
        <w:rPr>
          <w:noProof/>
        </w:rPr>
        <w:t>)</w:t>
      </w:r>
      <w:r w:rsidR="000C7BA6" w:rsidRPr="00F3645B">
        <w:fldChar w:fldCharType="end"/>
      </w:r>
      <w:r w:rsidR="00CF11C8" w:rsidRPr="00F3645B">
        <w:t>.</w:t>
      </w:r>
      <w:r w:rsidR="00303FD7" w:rsidRPr="00F3645B">
        <w:t xml:space="preserve"> </w:t>
      </w:r>
      <w:r w:rsidR="009857F0" w:rsidRPr="00F3645B">
        <w:t xml:space="preserve"> </w:t>
      </w:r>
      <w:r w:rsidR="000F63C5" w:rsidRPr="00070D4F">
        <w:t>Operative and endovascular interventions are treatment options that are often successful</w:t>
      </w:r>
      <w:r w:rsidR="00070D4F" w:rsidRPr="00070D4F">
        <w:t xml:space="preserve"> </w:t>
      </w:r>
      <w:r w:rsidR="00070D4F" w:rsidRPr="00070D4F">
        <w:fldChar w:fldCharType="begin">
          <w:fldData xml:space="preserve">PEVuZE5vdGU+PENpdGU+PEF1dGhvcj5QaWxsYWk8L0F1dGhvcj48WWVhcj4yMDE4PC9ZZWFyPjxS
ZWNOdW0+OTMwPC9SZWNOdW0+PERpc3BsYXlUZXh0Pig0KTwvRGlzcGxheVRleHQ+PHJlY29yZD48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sidR="00737962">
        <w:instrText xml:space="preserve"> ADDIN EN.CITE </w:instrText>
      </w:r>
      <w:r w:rsidR="00737962">
        <w:fldChar w:fldCharType="begin">
          <w:fldData xml:space="preserve">PEVuZE5vdGU+PENpdGU+PEF1dGhvcj5QaWxsYWk8L0F1dGhvcj48WWVhcj4yMDE4PC9ZZWFyPjxS
ZWNOdW0+OTMwPC9SZWNOdW0+PERpc3BsYXlUZXh0Pig0KTwvRGlzcGxheVRleHQ+PHJlY29yZD48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sidR="00737962">
        <w:instrText xml:space="preserve"> ADDIN EN.CITE.DATA </w:instrText>
      </w:r>
      <w:r w:rsidR="00737962">
        <w:fldChar w:fldCharType="end"/>
      </w:r>
      <w:r w:rsidR="00070D4F" w:rsidRPr="00070D4F">
        <w:fldChar w:fldCharType="separate"/>
      </w:r>
      <w:r w:rsidR="00737962">
        <w:rPr>
          <w:noProof/>
        </w:rPr>
        <w:t>(</w:t>
      </w:r>
      <w:hyperlink w:anchor="_ENREF_4" w:tooltip="Pillai, 2018 #930" w:history="1">
        <w:r w:rsidR="00737962">
          <w:rPr>
            <w:noProof/>
          </w:rPr>
          <w:t>4</w:t>
        </w:r>
      </w:hyperlink>
      <w:r w:rsidR="00737962">
        <w:rPr>
          <w:noProof/>
        </w:rPr>
        <w:t>)</w:t>
      </w:r>
      <w:r w:rsidR="00070D4F" w:rsidRPr="00070D4F">
        <w:fldChar w:fldCharType="end"/>
      </w:r>
      <w:r w:rsidR="000F63C5" w:rsidRPr="00070D4F">
        <w:t>, but the proper diagnosis of CMI is difficult and requires a high index of clinical suspicion with currently no well-established diagnostic criteria.</w:t>
      </w:r>
    </w:p>
    <w:p w14:paraId="2F71A492" w14:textId="052F8532" w:rsidR="001152C0" w:rsidRPr="00A14B74" w:rsidRDefault="005638F8" w:rsidP="00D46637">
      <w:pPr>
        <w:autoSpaceDE w:val="0"/>
        <w:autoSpaceDN w:val="0"/>
        <w:adjustRightInd w:val="0"/>
        <w:spacing w:line="480" w:lineRule="auto"/>
        <w:jc w:val="both"/>
      </w:pPr>
      <w:r>
        <w:t xml:space="preserve">If clinical findings strongly suggest CMI, </w:t>
      </w:r>
      <w:commentRangeStart w:id="2"/>
      <w:commentRangeStart w:id="3"/>
      <w:r w:rsidR="00FD5800" w:rsidRPr="00A14B74">
        <w:t>c</w:t>
      </w:r>
      <w:r w:rsidR="00D02C24" w:rsidRPr="00A14B74">
        <w:t>ontrast-enhanced CT</w:t>
      </w:r>
      <w:r w:rsidR="00E405CD" w:rsidRPr="00A14B74">
        <w:t xml:space="preserve"> angiography (CTA)</w:t>
      </w:r>
      <w:r w:rsidR="00145F61">
        <w:t xml:space="preserve"> </w:t>
      </w:r>
      <w:r w:rsidR="00337AEB" w:rsidRPr="00A14B74">
        <w:t xml:space="preserve">of the abdomen </w:t>
      </w:r>
      <w:r w:rsidR="00145F61">
        <w:t>is</w:t>
      </w:r>
      <w:r w:rsidR="001E5604" w:rsidRPr="00A14B74">
        <w:t xml:space="preserve"> usually the first </w:t>
      </w:r>
      <w:r w:rsidR="00337AEB" w:rsidRPr="00A14B74">
        <w:t xml:space="preserve">diagnostic </w:t>
      </w:r>
      <w:r w:rsidR="001E5604" w:rsidRPr="00A14B74">
        <w:t xml:space="preserve">exam of choice </w:t>
      </w:r>
      <w:commentRangeEnd w:id="2"/>
      <w:r w:rsidR="00EF5143">
        <w:rPr>
          <w:rStyle w:val="CommentReference"/>
        </w:rPr>
        <w:commentReference w:id="2"/>
      </w:r>
      <w:commentRangeEnd w:id="3"/>
      <w:r w:rsidR="005F5C80">
        <w:rPr>
          <w:rStyle w:val="CommentReference"/>
        </w:rPr>
        <w:commentReference w:id="3"/>
      </w:r>
      <w:r w:rsidR="001E5604" w:rsidRPr="00A14B74">
        <w:t xml:space="preserve">because </w:t>
      </w:r>
      <w:r w:rsidR="00145F61">
        <w:t>it</w:t>
      </w:r>
      <w:r w:rsidR="00FD5800" w:rsidRPr="00A14B74">
        <w:t xml:space="preserve"> </w:t>
      </w:r>
      <w:r w:rsidR="00145F61">
        <w:t>can</w:t>
      </w:r>
      <w:r w:rsidR="00D02C24" w:rsidRPr="00A14B74">
        <w:t xml:space="preserve"> identify and locat</w:t>
      </w:r>
      <w:r w:rsidR="00145F61">
        <w:t>e</w:t>
      </w:r>
      <w:r w:rsidR="00D02C24" w:rsidRPr="00A14B74">
        <w:t xml:space="preserve"> regions of stenosis and occlusion, as well as simultaneously exclud</w:t>
      </w:r>
      <w:r w:rsidR="00145F61">
        <w:t>e</w:t>
      </w:r>
      <w:r w:rsidR="00D02C24" w:rsidRPr="00A14B74">
        <w:t xml:space="preserve"> other abdominal pathologies</w:t>
      </w:r>
      <w:r w:rsidR="00045053">
        <w:t xml:space="preserve"> </w:t>
      </w:r>
      <w:r w:rsidR="00C04C9C">
        <w:fldChar w:fldCharType="begin">
          <w:fldData xml:space="preserve">PEVuZE5vdGU+PENpdGU+PEF1dGhvcj5PbGl2YTwvQXV0aG9yPjxZZWFyPjIwMTM8L1llYXI+PFJl
Y051bT45MjQ8L1JlY051bT48RGlzcGxheVRleHQ+KDUsNik8L0Rpc3BsYXlUZXh0PjxyZWNvcmQ+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737962">
        <w:instrText xml:space="preserve"> ADDIN EN.CITE </w:instrText>
      </w:r>
      <w:r w:rsidR="00737962">
        <w:fldChar w:fldCharType="begin">
          <w:fldData xml:space="preserve">PEVuZE5vdGU+PENpdGU+PEF1dGhvcj5PbGl2YTwvQXV0aG9yPjxZZWFyPjIwMTM8L1llYXI+PFJl
Y051bT45MjQ8L1JlY051bT48RGlzcGxheVRleHQ+KDUsNik8L0Rpc3BsYXlUZXh0PjxyZWNvcmQ+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737962">
        <w:instrText xml:space="preserve"> ADDIN EN.CITE.DATA </w:instrText>
      </w:r>
      <w:r w:rsidR="00737962">
        <w:fldChar w:fldCharType="end"/>
      </w:r>
      <w:r w:rsidR="00C04C9C">
        <w:fldChar w:fldCharType="separate"/>
      </w:r>
      <w:r w:rsidR="00737962">
        <w:rPr>
          <w:noProof/>
        </w:rPr>
        <w:t>(</w:t>
      </w:r>
      <w:hyperlink w:anchor="_ENREF_5" w:tooltip="Oliva, 2013 #924" w:history="1">
        <w:r w:rsidR="00737962">
          <w:rPr>
            <w:noProof/>
          </w:rPr>
          <w:t>5</w:t>
        </w:r>
      </w:hyperlink>
      <w:r w:rsidR="00737962">
        <w:rPr>
          <w:noProof/>
        </w:rPr>
        <w:t>,</w:t>
      </w:r>
      <w:hyperlink w:anchor="_ENREF_6" w:tooltip="Amin, 2014 #846" w:history="1">
        <w:r w:rsidR="00737962">
          <w:rPr>
            <w:noProof/>
          </w:rPr>
          <w:t>6</w:t>
        </w:r>
      </w:hyperlink>
      <w:r w:rsidR="00737962">
        <w:rPr>
          <w:noProof/>
        </w:rPr>
        <w:t>)</w:t>
      </w:r>
      <w:r w:rsidR="00C04C9C">
        <w:fldChar w:fldCharType="end"/>
      </w:r>
      <w:r w:rsidR="004C3DB8" w:rsidRPr="00A14B74">
        <w:t>.</w:t>
      </w:r>
      <w:r w:rsidR="002A2512" w:rsidRPr="00A14B74">
        <w:t xml:space="preserve"> </w:t>
      </w:r>
      <w:r w:rsidR="002524A1" w:rsidRPr="00A14B74">
        <w:t>Contrast-enhance</w:t>
      </w:r>
      <w:r w:rsidR="000179EA" w:rsidRPr="00A14B74">
        <w:t>d</w:t>
      </w:r>
      <w:r w:rsidR="002524A1" w:rsidRPr="00A14B74">
        <w:t xml:space="preserve"> magnetic resonance angiography (CE-MRA) </w:t>
      </w:r>
      <w:r w:rsidR="003E1851">
        <w:t>may also be</w:t>
      </w:r>
      <w:r w:rsidR="002524A1" w:rsidRPr="00A14B74">
        <w:t xml:space="preserve"> used</w:t>
      </w:r>
      <w:r w:rsidR="003E1851">
        <w:t xml:space="preserve">, with studies demonstrating both </w:t>
      </w:r>
      <w:r w:rsidR="002524A1" w:rsidRPr="00A14B74">
        <w:t>high sensitiv</w:t>
      </w:r>
      <w:r w:rsidR="003E1851">
        <w:t>ity</w:t>
      </w:r>
      <w:r w:rsidR="0014709F" w:rsidRPr="00A14B74">
        <w:t xml:space="preserve"> and specific</w:t>
      </w:r>
      <w:r w:rsidR="003E1851">
        <w:t>ity</w:t>
      </w:r>
      <w:r w:rsidR="002524A1" w:rsidRPr="00A14B74">
        <w:t xml:space="preserve"> in detecting proximal </w:t>
      </w:r>
      <w:r w:rsidR="0014709F" w:rsidRPr="00A14B74">
        <w:t>mesenteric lesions</w:t>
      </w:r>
      <w:r w:rsidR="00045053">
        <w:t xml:space="preserve"> </w:t>
      </w:r>
      <w:r w:rsidR="00C04C9C">
        <w:fldChar w:fldCharType="begin">
          <w:fldData xml:space="preserve">PEVuZE5vdGU+PENpdGU+PEF1dGhvcj5DYXJsb3M8L0F1dGhvcj48WWVhcj4yMDAxPC9ZZWFyPjxS
ZWNOdW0+OTIzPC9SZWNOdW0+PERpc3BsYXlUZXh0Pig3LDgpPC9EaXNwbGF5VGV4dD48cmVjb3Jk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737962">
        <w:instrText xml:space="preserve"> ADDIN EN.CITE </w:instrText>
      </w:r>
      <w:r w:rsidR="00737962">
        <w:fldChar w:fldCharType="begin">
          <w:fldData xml:space="preserve">PEVuZE5vdGU+PENpdGU+PEF1dGhvcj5DYXJsb3M8L0F1dGhvcj48WWVhcj4yMDAxPC9ZZWFyPjxS
ZWNOdW0+OTIzPC9SZWNOdW0+PERpc3BsYXlUZXh0Pig3LDgpPC9EaXNwbGF5VGV4dD48cmVjb3Jk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737962">
        <w:instrText xml:space="preserve"> ADDIN EN.CITE.DATA </w:instrText>
      </w:r>
      <w:r w:rsidR="00737962">
        <w:fldChar w:fldCharType="end"/>
      </w:r>
      <w:r w:rsidR="00C04C9C">
        <w:fldChar w:fldCharType="separate"/>
      </w:r>
      <w:r w:rsidR="00737962">
        <w:rPr>
          <w:noProof/>
        </w:rPr>
        <w:t>(</w:t>
      </w:r>
      <w:hyperlink w:anchor="_ENREF_7" w:tooltip="Carlos, 2001 #923" w:history="1">
        <w:r w:rsidR="00737962">
          <w:rPr>
            <w:noProof/>
          </w:rPr>
          <w:t>7</w:t>
        </w:r>
      </w:hyperlink>
      <w:r w:rsidR="00737962">
        <w:rPr>
          <w:noProof/>
        </w:rPr>
        <w:t>,</w:t>
      </w:r>
      <w:hyperlink w:anchor="_ENREF_8" w:tooltip="Meaney, 1997 #922" w:history="1">
        <w:r w:rsidR="00737962">
          <w:rPr>
            <w:noProof/>
          </w:rPr>
          <w:t>8</w:t>
        </w:r>
      </w:hyperlink>
      <w:r w:rsidR="00737962">
        <w:rPr>
          <w:noProof/>
        </w:rPr>
        <w:t>)</w:t>
      </w:r>
      <w:r w:rsidR="00C04C9C">
        <w:fldChar w:fldCharType="end"/>
      </w:r>
      <w:r w:rsidR="002524A1" w:rsidRPr="00A14B74">
        <w:t xml:space="preserve">. </w:t>
      </w:r>
      <w:r w:rsidR="00D02C24" w:rsidRPr="00A14B74">
        <w:t xml:space="preserve">However, </w:t>
      </w:r>
      <w:r w:rsidR="0014709F" w:rsidRPr="00A14B74">
        <w:t xml:space="preserve">CTA </w:t>
      </w:r>
      <w:r w:rsidR="00145F61">
        <w:t>and</w:t>
      </w:r>
      <w:r w:rsidR="0014709F" w:rsidRPr="00A14B74">
        <w:t xml:space="preserve"> CE-MRA </w:t>
      </w:r>
      <w:r w:rsidR="00145F61">
        <w:rPr>
          <w:noProof/>
        </w:rPr>
        <w:t>lack</w:t>
      </w:r>
      <w:r w:rsidR="00CA4668">
        <w:rPr>
          <w:noProof/>
        </w:rPr>
        <w:t xml:space="preserve"> </w:t>
      </w:r>
      <w:r w:rsidR="00D02C24" w:rsidRPr="00A14B74">
        <w:t xml:space="preserve">functional information regarding </w:t>
      </w:r>
      <w:r w:rsidR="00981B3F">
        <w:t xml:space="preserve">mesenteric </w:t>
      </w:r>
      <w:r w:rsidR="00D02C24" w:rsidRPr="00A14B74">
        <w:t xml:space="preserve">blood flow, </w:t>
      </w:r>
      <w:r w:rsidR="00145F61">
        <w:t>the</w:t>
      </w:r>
      <w:r w:rsidR="00D02C24" w:rsidRPr="00A14B74">
        <w:t xml:space="preserve"> </w:t>
      </w:r>
      <w:r w:rsidR="00145F61">
        <w:t>underlying</w:t>
      </w:r>
      <w:r w:rsidR="00D02C24" w:rsidRPr="00A14B74">
        <w:t xml:space="preserve"> physiological component of the disease. Duplex sonography has </w:t>
      </w:r>
      <w:r w:rsidR="000D0CC4" w:rsidRPr="00A14B74">
        <w:t>shown some success in</w:t>
      </w:r>
      <w:r w:rsidR="00632E64" w:rsidRPr="00A14B74">
        <w:t xml:space="preserve"> </w:t>
      </w:r>
      <w:r w:rsidR="000D0CC4" w:rsidRPr="00A14B74">
        <w:t>characterizing</w:t>
      </w:r>
      <w:r w:rsidR="00C72352" w:rsidRPr="00A14B74">
        <w:t xml:space="preserve"> the</w:t>
      </w:r>
      <w:r w:rsidR="00D02C24" w:rsidRPr="00A14B74">
        <w:t xml:space="preserve"> </w:t>
      </w:r>
      <w:r w:rsidR="007E7310" w:rsidRPr="00A14B74">
        <w:t>extent of stenoses</w:t>
      </w:r>
      <w:r w:rsidR="00D50DA0" w:rsidRPr="00A14B74">
        <w:t xml:space="preserve"> in patients suspected of </w:t>
      </w:r>
      <w:r w:rsidR="00D50DA0" w:rsidRPr="00A14B74">
        <w:rPr>
          <w:noProof/>
        </w:rPr>
        <w:t>CMI</w:t>
      </w:r>
      <w:r w:rsidR="00D50DA0" w:rsidRPr="00A14B74">
        <w:t xml:space="preserve"> and has demonstrated that </w:t>
      </w:r>
      <w:r w:rsidR="00D50DA0" w:rsidRPr="00A14B74">
        <w:lastRenderedPageBreak/>
        <w:t>evaluating blood hemodynamics before and after a meal challenge can provide additional diagnostic information</w:t>
      </w:r>
      <w:r w:rsidR="00F5313F">
        <w:t xml:space="preserve"> </w:t>
      </w:r>
      <w:r w:rsidR="00C04C9C">
        <w:fldChar w:fldCharType="begin">
          <w:fldData xml:space="preserve">PEVuZE5vdGU+PENpdGU+PEF1dGhvcj5ad29sYWs8L0F1dGhvcj48WWVhcj4xOTk4PC9ZZWFyPjxS
ZWNOdW0+OTIxPC9SZWNOdW0+PERpc3BsYXlUZXh0Pig5LTExKTwvRGlzcGxheVRleHQ+PHJlY29y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sidR="00737962">
        <w:instrText xml:space="preserve"> ADDIN EN.CITE </w:instrText>
      </w:r>
      <w:r w:rsidR="00737962">
        <w:fldChar w:fldCharType="begin">
          <w:fldData xml:space="preserve">PEVuZE5vdGU+PENpdGU+PEF1dGhvcj5ad29sYWs8L0F1dGhvcj48WWVhcj4xOTk4PC9ZZWFyPjxS
ZWNOdW0+OTIxPC9SZWNOdW0+PERpc3BsYXlUZXh0Pig5LTExKTwvRGlzcGxheVRleHQ+PHJlY29y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sidR="00737962">
        <w:instrText xml:space="preserve"> ADDIN EN.CITE.DATA </w:instrText>
      </w:r>
      <w:r w:rsidR="00737962">
        <w:fldChar w:fldCharType="end"/>
      </w:r>
      <w:r w:rsidR="00C04C9C">
        <w:fldChar w:fldCharType="separate"/>
      </w:r>
      <w:r w:rsidR="00737962">
        <w:rPr>
          <w:noProof/>
        </w:rPr>
        <w:t>(</w:t>
      </w:r>
      <w:hyperlink w:anchor="_ENREF_9" w:tooltip="Zwolak, 1998 #921" w:history="1">
        <w:r w:rsidR="00737962">
          <w:rPr>
            <w:noProof/>
          </w:rPr>
          <w:t>9-11</w:t>
        </w:r>
      </w:hyperlink>
      <w:r w:rsidR="00737962">
        <w:rPr>
          <w:noProof/>
        </w:rPr>
        <w:t>)</w:t>
      </w:r>
      <w:r w:rsidR="00C04C9C">
        <w:fldChar w:fldCharType="end"/>
      </w:r>
      <w:r w:rsidR="00AC418A" w:rsidRPr="00A14B74">
        <w:t>.</w:t>
      </w:r>
      <w:r w:rsidR="00D431B9" w:rsidRPr="00A14B74">
        <w:t xml:space="preserve"> However, </w:t>
      </w:r>
      <w:r w:rsidR="004E7393" w:rsidRPr="00A14B74">
        <w:t>sonography</w:t>
      </w:r>
      <w:r w:rsidR="00D431B9" w:rsidRPr="00A14B74">
        <w:t xml:space="preserve"> is not always feasible due to </w:t>
      </w:r>
      <w:r w:rsidR="001E5604" w:rsidRPr="00A14B74">
        <w:t>technical limitations</w:t>
      </w:r>
      <w:r w:rsidR="002620E2">
        <w:t xml:space="preserve">, such as </w:t>
      </w:r>
      <w:r w:rsidR="00D431B9" w:rsidRPr="00A14B74">
        <w:t>bowel gas overlying vessels of interest</w:t>
      </w:r>
      <w:r w:rsidR="00AB1CD8">
        <w:t>,</w:t>
      </w:r>
      <w:r w:rsidR="00D431B9" w:rsidRPr="00A14B74">
        <w:t xml:space="preserve"> excess adipose tissue, </w:t>
      </w:r>
      <w:r w:rsidR="00711D7C">
        <w:t xml:space="preserve">variable anatomy, </w:t>
      </w:r>
      <w:r w:rsidR="00FC619F" w:rsidRPr="00A14B74">
        <w:t xml:space="preserve">and </w:t>
      </w:r>
      <w:r w:rsidR="002A2512" w:rsidRPr="00A14B74">
        <w:t>operator dependence</w:t>
      </w:r>
      <w:r w:rsidR="00F5313F">
        <w:t xml:space="preserve"> </w:t>
      </w:r>
      <w:r w:rsidR="00C04C9C">
        <w:fldChar w:fldCharType="begin"/>
      </w:r>
      <w:r w:rsidR="00737962">
        <w:instrText xml:space="preserve"> ADDIN EN.CITE &lt;EndNote&gt;&lt;Cite&gt;&lt;Author&gt;Sabba&lt;/Author&gt;&lt;Year&gt;1990&lt;/Year&gt;&lt;RecNum&gt;908&lt;/RecNum&gt;&lt;DisplayText&gt;(12)&lt;/DisplayText&gt;&lt;record&gt;&lt;rec-number&gt;908&lt;/rec-number&gt;&lt;foreign-keys&gt;&lt;key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sidR="00C04C9C">
        <w:fldChar w:fldCharType="separate"/>
      </w:r>
      <w:r w:rsidR="00737962">
        <w:rPr>
          <w:noProof/>
        </w:rPr>
        <w:t>(</w:t>
      </w:r>
      <w:hyperlink w:anchor="_ENREF_12" w:tooltip="Sabba, 1990 #908" w:history="1">
        <w:r w:rsidR="00737962">
          <w:rPr>
            <w:noProof/>
          </w:rPr>
          <w:t>12</w:t>
        </w:r>
      </w:hyperlink>
      <w:r w:rsidR="00737962">
        <w:rPr>
          <w:noProof/>
        </w:rPr>
        <w:t>)</w:t>
      </w:r>
      <w:r w:rsidR="00C04C9C">
        <w:fldChar w:fldCharType="end"/>
      </w:r>
      <w:r w:rsidR="00D431B9" w:rsidRPr="00A14B74">
        <w:t>.</w:t>
      </w:r>
      <w:r w:rsidR="007A5BC8" w:rsidRPr="00A14B74">
        <w:t xml:space="preserve"> </w:t>
      </w:r>
    </w:p>
    <w:p w14:paraId="7221E6B3" w14:textId="72A09785" w:rsidR="00B11EDC" w:rsidRDefault="00425E85" w:rsidP="00D46637">
      <w:pPr>
        <w:spacing w:line="480" w:lineRule="auto"/>
        <w:jc w:val="both"/>
      </w:pPr>
      <w:r>
        <w:t>T</w:t>
      </w:r>
      <w:r w:rsidR="00DE325B">
        <w:t xml:space="preserve">wo-dimensional </w:t>
      </w:r>
      <w:r w:rsidR="007F017E" w:rsidRPr="00A14B74">
        <w:t>time-resolved</w:t>
      </w:r>
      <w:r w:rsidR="00DE325B">
        <w:t xml:space="preserve"> </w:t>
      </w:r>
      <w:r w:rsidR="00E16251" w:rsidRPr="00A14B74">
        <w:t xml:space="preserve">phase-contrast </w:t>
      </w:r>
      <w:r w:rsidR="00AE5866" w:rsidRPr="00A14B74">
        <w:t xml:space="preserve">magnetic resonance </w:t>
      </w:r>
      <w:r w:rsidR="00BE28D2">
        <w:t xml:space="preserve">imaging </w:t>
      </w:r>
      <w:r w:rsidR="00AE5866" w:rsidRPr="00A14B74">
        <w:t>(</w:t>
      </w:r>
      <w:r w:rsidR="00DE325B">
        <w:t>2D</w:t>
      </w:r>
      <w:r w:rsidR="007E4AE7">
        <w:t xml:space="preserve"> </w:t>
      </w:r>
      <w:r w:rsidR="00DE325B">
        <w:t>PC-MR</w:t>
      </w:r>
      <w:r w:rsidR="00BE28D2">
        <w:t>I</w:t>
      </w:r>
      <w:r w:rsidR="00DE325B">
        <w:t>)</w:t>
      </w:r>
      <w:r w:rsidR="00AE5866" w:rsidRPr="00A14B74">
        <w:t xml:space="preserve"> </w:t>
      </w:r>
      <w:r>
        <w:t>has shown promise</w:t>
      </w:r>
      <w:r w:rsidR="00D02C24" w:rsidRPr="00A14B74">
        <w:t xml:space="preserve"> </w:t>
      </w:r>
      <w:r w:rsidR="00F77D81">
        <w:t>in</w:t>
      </w:r>
      <w:r w:rsidR="00D02C24" w:rsidRPr="00A14B74">
        <w:t xml:space="preserve"> </w:t>
      </w:r>
      <w:r w:rsidR="00AE5866" w:rsidRPr="00A14B74">
        <w:t>non</w:t>
      </w:r>
      <w:r w:rsidR="00CA06C7" w:rsidRPr="00A14B74">
        <w:t>-</w:t>
      </w:r>
      <w:r w:rsidR="00AE5866" w:rsidRPr="00A14B74">
        <w:t>invasively</w:t>
      </w:r>
      <w:r w:rsidR="00D02C24" w:rsidRPr="00A14B74">
        <w:t xml:space="preserve"> </w:t>
      </w:r>
      <w:r w:rsidR="00AE5866" w:rsidRPr="00A14B74">
        <w:t>screen</w:t>
      </w:r>
      <w:r w:rsidR="00F77D81">
        <w:t>ing</w:t>
      </w:r>
      <w:r w:rsidR="00D02C24" w:rsidRPr="00A14B74">
        <w:t xml:space="preserve"> patients with suspected </w:t>
      </w:r>
      <w:r w:rsidR="002620E2">
        <w:t>CMI</w:t>
      </w:r>
      <w:r w:rsidR="00D02C24" w:rsidRPr="00A14B74">
        <w:t xml:space="preserve"> by measuring </w:t>
      </w:r>
      <w:r w:rsidR="001E5604" w:rsidRPr="00A14B74">
        <w:t xml:space="preserve">volumetric </w:t>
      </w:r>
      <w:r w:rsidR="006E2867">
        <w:t xml:space="preserve">blood </w:t>
      </w:r>
      <w:r w:rsidR="001E5604" w:rsidRPr="00A14B74">
        <w:t xml:space="preserve">flow rates in mesenteric vasculature </w:t>
      </w:r>
      <w:r w:rsidR="00CB4F19">
        <w:t>to evaluate postprandial hemodynamic response</w:t>
      </w:r>
      <w:r w:rsidR="007E4AE7">
        <w:t>s</w:t>
      </w:r>
      <w:r w:rsidR="0046520D">
        <w:t xml:space="preserve"> </w:t>
      </w:r>
      <w:r w:rsidR="00C04C9C">
        <w:fldChar w:fldCharType="begin">
          <w:fldData xml:space="preserve">PEVuZE5vdGU+PENpdGU+PEF1dGhvcj5MaTwvQXV0aG9yPjxZZWFyPjE5OTQ8L1llYXI+PFJlY051
bT45MTk8L1JlY051bT48RGlzcGxheVRleHQ+KDEzLTE2KTwvRGlzcGxheVRleHQ+PHJlY29yZD48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737962">
        <w:instrText xml:space="preserve"> ADDIN EN.CITE </w:instrText>
      </w:r>
      <w:r w:rsidR="00737962">
        <w:fldChar w:fldCharType="begin">
          <w:fldData xml:space="preserve">PEVuZE5vdGU+PENpdGU+PEF1dGhvcj5MaTwvQXV0aG9yPjxZZWFyPjE5OTQ8L1llYXI+PFJlY051
bT45MTk8L1JlY051bT48RGlzcGxheVRleHQ+KDEzLTE2KTwvRGlzcGxheVRleHQ+PHJlY29yZD48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737962">
        <w:instrText xml:space="preserve"> ADDIN EN.CITE.DATA </w:instrText>
      </w:r>
      <w:r w:rsidR="00737962">
        <w:fldChar w:fldCharType="end"/>
      </w:r>
      <w:r w:rsidR="00C04C9C">
        <w:fldChar w:fldCharType="separate"/>
      </w:r>
      <w:r w:rsidR="00737962">
        <w:rPr>
          <w:noProof/>
        </w:rPr>
        <w:t>(</w:t>
      </w:r>
      <w:hyperlink w:anchor="_ENREF_13" w:tooltip="Li, 1994 #919" w:history="1">
        <w:r w:rsidR="00737962">
          <w:rPr>
            <w:noProof/>
          </w:rPr>
          <w:t>13-16</w:t>
        </w:r>
      </w:hyperlink>
      <w:r w:rsidR="00737962">
        <w:rPr>
          <w:noProof/>
        </w:rPr>
        <w:t>)</w:t>
      </w:r>
      <w:r w:rsidR="00C04C9C">
        <w:fldChar w:fldCharType="end"/>
      </w:r>
      <w:r w:rsidR="00D02C24" w:rsidRPr="00A14B74">
        <w:t xml:space="preserve">. </w:t>
      </w:r>
      <w:r w:rsidR="00AB1DD5" w:rsidRPr="00A14B74">
        <w:t xml:space="preserve">Using </w:t>
      </w:r>
      <w:r w:rsidR="00DE325B">
        <w:t xml:space="preserve">2D </w:t>
      </w:r>
      <w:r w:rsidR="00AB1DD5" w:rsidRPr="00A14B74">
        <w:t>PC-MR</w:t>
      </w:r>
      <w:r w:rsidR="009F2230">
        <w:t>I</w:t>
      </w:r>
      <w:r w:rsidR="00AB1DD5" w:rsidRPr="00A14B74">
        <w:t>, it was first shown</w:t>
      </w:r>
      <w:r w:rsidR="00B11EDC" w:rsidRPr="00A14B74">
        <w:t xml:space="preserve"> by Li et al.</w:t>
      </w:r>
      <w:r w:rsidR="00A14B74" w:rsidRPr="00A14B74">
        <w:t xml:space="preserve"> </w:t>
      </w:r>
      <w:r w:rsidR="00850EB1">
        <w:fldChar w:fldCharType="begin"/>
      </w:r>
      <w:r w:rsidR="00737962">
        <w:instrText xml:space="preserve"> ADDIN EN.CITE &lt;EndNote&gt;&lt;Cite&gt;&lt;Author&gt;Li&lt;/Author&gt;&lt;Year&gt;1994&lt;/Year&gt;&lt;RecNum&gt;919&lt;/RecNum&gt;&lt;DisplayText&gt;(13)&lt;/DisplayText&gt;&lt;record&gt;&lt;rec-number&gt;919&lt;/rec-number&gt;&lt;foreign-keys&gt;&lt;key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sidR="00850EB1">
        <w:fldChar w:fldCharType="separate"/>
      </w:r>
      <w:r w:rsidR="00737962">
        <w:rPr>
          <w:noProof/>
        </w:rPr>
        <w:t>(</w:t>
      </w:r>
      <w:hyperlink w:anchor="_ENREF_13" w:tooltip="Li, 1994 #919" w:history="1">
        <w:r w:rsidR="00737962">
          <w:rPr>
            <w:noProof/>
          </w:rPr>
          <w:t>13</w:t>
        </w:r>
      </w:hyperlink>
      <w:r w:rsidR="00737962">
        <w:rPr>
          <w:noProof/>
        </w:rPr>
        <w:t>)</w:t>
      </w:r>
      <w:r w:rsidR="00850EB1">
        <w:fldChar w:fldCharType="end"/>
      </w:r>
      <w:r w:rsidR="00850EB1">
        <w:t xml:space="preserve"> </w:t>
      </w:r>
      <w:r w:rsidR="00B11EDC" w:rsidRPr="00A14B74">
        <w:t xml:space="preserve">that </w:t>
      </w:r>
      <w:r w:rsidR="00AB1DD5" w:rsidRPr="00A14B74">
        <w:t xml:space="preserve">postprandial flow augmentation </w:t>
      </w:r>
      <w:r w:rsidR="00B11EDC" w:rsidRPr="00A14B74">
        <w:t xml:space="preserve">in the SMA </w:t>
      </w:r>
      <w:r w:rsidR="00AB1CD8">
        <w:t>wa</w:t>
      </w:r>
      <w:r w:rsidR="00B11EDC" w:rsidRPr="00A14B74">
        <w:t xml:space="preserve">s reduced </w:t>
      </w:r>
      <w:r w:rsidR="00B11EDC" w:rsidRPr="00A14B74">
        <w:rPr>
          <w:noProof/>
        </w:rPr>
        <w:t>proportional</w:t>
      </w:r>
      <w:r w:rsidR="00354A22" w:rsidRPr="00A14B74">
        <w:rPr>
          <w:noProof/>
        </w:rPr>
        <w:t>ly</w:t>
      </w:r>
      <w:r w:rsidR="00B11EDC" w:rsidRPr="00A14B74">
        <w:t xml:space="preserve"> to the </w:t>
      </w:r>
      <w:r w:rsidR="00443E08">
        <w:t>severity of atherosclerosis</w:t>
      </w:r>
      <w:r w:rsidR="00B11EDC" w:rsidRPr="00A14B74">
        <w:t xml:space="preserve"> in mesenteric vessels</w:t>
      </w:r>
      <w:r w:rsidR="00AA7E28" w:rsidRPr="00A14B74">
        <w:t xml:space="preserve">. A </w:t>
      </w:r>
      <w:r w:rsidR="00AB1DD5" w:rsidRPr="00A14B74">
        <w:t xml:space="preserve">subsequent </w:t>
      </w:r>
      <w:r w:rsidR="00AA7E28" w:rsidRPr="00A14B74">
        <w:t>study by Burkart et al.</w:t>
      </w:r>
      <w:r w:rsidR="00A14B74" w:rsidRPr="00A14B74">
        <w:t xml:space="preserve"> </w:t>
      </w:r>
      <w:r w:rsidR="00850EB1">
        <w:fldChar w:fldCharType="begin"/>
      </w:r>
      <w:r w:rsidR="00737962">
        <w:instrText xml:space="preserve"> ADDIN EN.CITE &lt;EndNote&gt;&lt;Cite&gt;&lt;Author&gt;Burkart&lt;/Author&gt;&lt;Year&gt;1995&lt;/Year&gt;&lt;RecNum&gt;892&lt;/RecNum&gt;&lt;DisplayText&gt;(14)&lt;/DisplayText&gt;&lt;record&gt;&lt;rec-number&gt;892&lt;/rec-number&gt;&lt;foreign-keys&gt;&lt;key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sidR="00850EB1">
        <w:fldChar w:fldCharType="separate"/>
      </w:r>
      <w:r w:rsidR="00737962">
        <w:rPr>
          <w:noProof/>
        </w:rPr>
        <w:t>(</w:t>
      </w:r>
      <w:hyperlink w:anchor="_ENREF_14" w:tooltip="Burkart, 1995 #892" w:history="1">
        <w:r w:rsidR="00737962">
          <w:rPr>
            <w:noProof/>
          </w:rPr>
          <w:t>14</w:t>
        </w:r>
      </w:hyperlink>
      <w:r w:rsidR="00737962">
        <w:rPr>
          <w:noProof/>
        </w:rPr>
        <w:t>)</w:t>
      </w:r>
      <w:r w:rsidR="00850EB1">
        <w:fldChar w:fldCharType="end"/>
      </w:r>
      <w:r w:rsidR="00850EB1">
        <w:t xml:space="preserve"> </w:t>
      </w:r>
      <w:r w:rsidR="007F017E" w:rsidRPr="00A14B74">
        <w:t xml:space="preserve">used </w:t>
      </w:r>
      <w:r w:rsidR="00DE325B">
        <w:t xml:space="preserve">2D </w:t>
      </w:r>
      <w:r w:rsidR="00AB1DD5" w:rsidRPr="00A14B74">
        <w:t>PC-MR</w:t>
      </w:r>
      <w:r w:rsidR="009F2230">
        <w:t>I</w:t>
      </w:r>
      <w:r w:rsidR="00AB1DD5" w:rsidRPr="00A14B74">
        <w:t xml:space="preserve"> to prospectively evaluate </w:t>
      </w:r>
      <w:r w:rsidR="002620E2">
        <w:t xml:space="preserve">suspected CMI </w:t>
      </w:r>
      <w:r w:rsidR="00AB1DD5" w:rsidRPr="00F3645B">
        <w:t xml:space="preserve">patients by measuring </w:t>
      </w:r>
      <w:r w:rsidR="006E2867" w:rsidRPr="00F3645B">
        <w:t>volumetric</w:t>
      </w:r>
      <w:r w:rsidR="00CF11C8" w:rsidRPr="00F3645B">
        <w:t xml:space="preserve"> blood</w:t>
      </w:r>
      <w:r w:rsidR="006E2867" w:rsidRPr="00F3645B">
        <w:t xml:space="preserve"> </w:t>
      </w:r>
      <w:r w:rsidR="00AB1DD5" w:rsidRPr="00F3645B">
        <w:t xml:space="preserve">flow rates in the </w:t>
      </w:r>
      <w:r w:rsidR="001443FD" w:rsidRPr="00F3645B">
        <w:t>superior mesenteric vein (</w:t>
      </w:r>
      <w:r w:rsidR="00AB1DD5" w:rsidRPr="00F3645B">
        <w:t>SMV</w:t>
      </w:r>
      <w:r w:rsidR="001443FD" w:rsidRPr="00F3645B">
        <w:t>)</w:t>
      </w:r>
      <w:r w:rsidR="0029652F" w:rsidRPr="00F3645B">
        <w:t xml:space="preserve"> before and after a </w:t>
      </w:r>
      <w:r w:rsidR="0029652F" w:rsidRPr="00F3645B">
        <w:rPr>
          <w:noProof/>
        </w:rPr>
        <w:t>meal</w:t>
      </w:r>
      <w:r w:rsidR="003E1851" w:rsidRPr="00F3645B">
        <w:t xml:space="preserve">; </w:t>
      </w:r>
      <w:r w:rsidR="00AB1DD5" w:rsidRPr="00F3645B">
        <w:t xml:space="preserve">results showed </w:t>
      </w:r>
      <w:r w:rsidR="003E1851" w:rsidRPr="00F3645B">
        <w:t>a</w:t>
      </w:r>
      <w:r w:rsidR="00336460" w:rsidRPr="00F3645B">
        <w:t xml:space="preserve"> </w:t>
      </w:r>
      <w:r w:rsidR="00AB1DD5" w:rsidRPr="00F3645B">
        <w:t xml:space="preserve">drastically </w:t>
      </w:r>
      <w:r w:rsidR="00045124">
        <w:t>impaired hemodynamic response</w:t>
      </w:r>
      <w:r w:rsidR="00AB1DD5" w:rsidRPr="00F3645B">
        <w:t xml:space="preserve"> in the SMV</w:t>
      </w:r>
      <w:r w:rsidR="005B5F6A" w:rsidRPr="00F3645B">
        <w:t xml:space="preserve"> in patients with true CMI</w:t>
      </w:r>
      <w:r w:rsidR="006A44E9" w:rsidRPr="00F3645B">
        <w:t xml:space="preserve"> </w:t>
      </w:r>
      <w:r w:rsidR="00F567DB" w:rsidRPr="00F3645B">
        <w:t xml:space="preserve">compared to </w:t>
      </w:r>
      <w:commentRangeStart w:id="4"/>
      <w:r w:rsidR="00F567DB" w:rsidRPr="00F3645B">
        <w:t xml:space="preserve">those who were symptomatic </w:t>
      </w:r>
      <w:ins w:id="5" w:author="Grant Steven Roberts" w:date="2020-06-04T12:55:00Z">
        <w:r w:rsidR="00A36DA7">
          <w:t xml:space="preserve">(with and without stenosis) </w:t>
        </w:r>
      </w:ins>
      <w:r w:rsidR="00F567DB" w:rsidRPr="00F3645B">
        <w:t xml:space="preserve">but did not have CMI </w:t>
      </w:r>
      <w:commentRangeEnd w:id="4"/>
      <w:r w:rsidR="00EF5143">
        <w:rPr>
          <w:rStyle w:val="CommentReference"/>
        </w:rPr>
        <w:commentReference w:id="4"/>
      </w:r>
      <w:del w:id="6" w:author="Grant Steven Roberts" w:date="2020-06-04T12:55:00Z">
        <w:r w:rsidR="00F567DB" w:rsidRPr="00F3645B" w:rsidDel="00A36DA7">
          <w:delText xml:space="preserve">(as </w:delText>
        </w:r>
        <w:r w:rsidR="006A44E9" w:rsidRPr="00F3645B" w:rsidDel="00A36DA7">
          <w:delText>determined by angiography</w:delText>
        </w:r>
        <w:r w:rsidR="00F567DB" w:rsidRPr="00F3645B" w:rsidDel="00A36DA7">
          <w:delText xml:space="preserve"> and</w:delText>
        </w:r>
      </w:del>
      <w:ins w:id="7" w:author="Grant Steven Roberts" w:date="2020-06-04T12:55:00Z">
        <w:r w:rsidR="00A36DA7">
          <w:t>per</w:t>
        </w:r>
      </w:ins>
      <w:r w:rsidR="00F567DB" w:rsidRPr="00F3645B">
        <w:t xml:space="preserve"> clinical follow-up </w:t>
      </w:r>
      <w:del w:id="8" w:author="Grant Steven Roberts" w:date="2020-06-04T12:55:00Z">
        <w:r w:rsidR="00F567DB" w:rsidRPr="00F3645B" w:rsidDel="00A36DA7">
          <w:delText>studies</w:delText>
        </w:r>
      </w:del>
      <w:ins w:id="9" w:author="Grant Steven Roberts" w:date="2020-06-04T12:55:00Z">
        <w:r w:rsidR="00A36DA7">
          <w:t>angiography studies</w:t>
        </w:r>
      </w:ins>
      <w:del w:id="10" w:author="Grant Steven Roberts" w:date="2020-06-04T12:55:00Z">
        <w:r w:rsidR="00F567DB" w:rsidRPr="00F3645B" w:rsidDel="00A36DA7">
          <w:delText>)</w:delText>
        </w:r>
      </w:del>
      <w:r w:rsidR="00F567DB" w:rsidRPr="00F3645B">
        <w:t xml:space="preserve">. </w:t>
      </w:r>
      <w:r w:rsidR="00772903" w:rsidRPr="00F3645B">
        <w:t>A</w:t>
      </w:r>
      <w:r w:rsidR="00AB1DD5" w:rsidRPr="00F3645B">
        <w:t xml:space="preserve"> second study by Li et al.</w:t>
      </w:r>
      <w:r w:rsidR="00A14B74" w:rsidRPr="00F3645B">
        <w:t xml:space="preserve"> </w:t>
      </w:r>
      <w:r w:rsidR="00850EB1" w:rsidRPr="00F3645B">
        <w:fldChar w:fldCharType="begin"/>
      </w:r>
      <w:r w:rsidR="00737962">
        <w:instrText xml:space="preserve"> ADDIN EN.CITE &lt;EndNote&gt;&lt;Cite&gt;&lt;Author&gt;Li&lt;/Author&gt;&lt;Year&gt;1995&lt;/Year&gt;&lt;RecNum&gt;918&lt;/RecNum&gt;&lt;DisplayText&gt;(15)&lt;/DisplayText&gt;&lt;record&gt;&lt;rec-number&gt;918&lt;/rec-number&gt;&lt;foreign-keys&gt;&lt;key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sidR="00850EB1" w:rsidRPr="00F3645B">
        <w:fldChar w:fldCharType="separate"/>
      </w:r>
      <w:r w:rsidR="00737962">
        <w:rPr>
          <w:noProof/>
        </w:rPr>
        <w:t>(</w:t>
      </w:r>
      <w:hyperlink w:anchor="_ENREF_15" w:tooltip="Li, 1995 #918" w:history="1">
        <w:r w:rsidR="00737962">
          <w:rPr>
            <w:noProof/>
          </w:rPr>
          <w:t>15</w:t>
        </w:r>
      </w:hyperlink>
      <w:r w:rsidR="00737962">
        <w:rPr>
          <w:noProof/>
        </w:rPr>
        <w:t>)</w:t>
      </w:r>
      <w:r w:rsidR="00850EB1" w:rsidRPr="00F3645B">
        <w:fldChar w:fldCharType="end"/>
      </w:r>
      <w:r w:rsidR="00850EB1" w:rsidRPr="00F3645B">
        <w:t xml:space="preserve"> </w:t>
      </w:r>
      <w:r w:rsidR="00DC3C1F" w:rsidRPr="00F3645B">
        <w:t>reinforced these findings</w:t>
      </w:r>
      <w:r w:rsidR="001A2EBF">
        <w:t xml:space="preserve"> by </w:t>
      </w:r>
      <w:r w:rsidR="003E3502" w:rsidRPr="00F3645B">
        <w:t>showing</w:t>
      </w:r>
      <w:r w:rsidR="00CB4F19" w:rsidRPr="00F3645B">
        <w:t xml:space="preserve"> that</w:t>
      </w:r>
      <w:r w:rsidR="00297BC1" w:rsidRPr="00F3645B">
        <w:t xml:space="preserve"> </w:t>
      </w:r>
      <w:r w:rsidR="00AB1DD5" w:rsidRPr="00F3645B">
        <w:t xml:space="preserve">reduced </w:t>
      </w:r>
      <w:r w:rsidR="004C730B" w:rsidRPr="00F3645B">
        <w:t xml:space="preserve">postprandial </w:t>
      </w:r>
      <w:r w:rsidR="00AB1DD5" w:rsidRPr="00F3645B">
        <w:t>flow augmentation</w:t>
      </w:r>
      <w:r w:rsidR="003E3502" w:rsidRPr="00F3645B">
        <w:t xml:space="preserve"> occurs</w:t>
      </w:r>
      <w:r w:rsidR="00AB1DD5" w:rsidRPr="00F3645B">
        <w:t xml:space="preserve"> in</w:t>
      </w:r>
      <w:r w:rsidR="003E3502" w:rsidRPr="00F3645B">
        <w:t xml:space="preserve"> both</w:t>
      </w:r>
      <w:r w:rsidR="00AB1DD5" w:rsidRPr="00F3645B">
        <w:t xml:space="preserve"> the SMV</w:t>
      </w:r>
      <w:r w:rsidR="005B5F6A" w:rsidRPr="00F3645B">
        <w:t xml:space="preserve"> and SMA</w:t>
      </w:r>
      <w:r w:rsidR="00CB4F19" w:rsidRPr="00F3645B">
        <w:t xml:space="preserve"> </w:t>
      </w:r>
      <w:r w:rsidR="00DC3C1F" w:rsidRPr="00F3645B">
        <w:t>in patients with CMI</w:t>
      </w:r>
      <w:r w:rsidR="00AB1CD8" w:rsidRPr="00F3645B">
        <w:t>.</w:t>
      </w:r>
      <w:r w:rsidRPr="00F3645B">
        <w:t xml:space="preserve"> </w:t>
      </w:r>
      <w:r w:rsidR="00070D4F" w:rsidRPr="00070D4F">
        <w:t>Despite these encouraging results, 2D PC-MRI is cumbersome in that it requires flow measurements in multiple vessel segments, which are patient-specific based on individual anatomy. Hence, an additional good</w:t>
      </w:r>
      <w:r w:rsidR="001A2EBF">
        <w:t>-</w:t>
      </w:r>
      <w:r w:rsidR="00070D4F" w:rsidRPr="00070D4F">
        <w:t>quality MR angiogram is required to identify the major vessels and potentially involved collaterals so that imaging planes can be placed perpendicular to vessel paths of interest. This leads to</w:t>
      </w:r>
      <w:r w:rsidR="00D46637">
        <w:t xml:space="preserve"> increased</w:t>
      </w:r>
      <w:r w:rsidR="00070D4F" w:rsidRPr="00070D4F">
        <w:t xml:space="preserve"> scan times and variability due to operator involvement.</w:t>
      </w:r>
    </w:p>
    <w:p w14:paraId="1167B8B4" w14:textId="213BBC96" w:rsidR="005E1836" w:rsidRPr="00F3645B" w:rsidRDefault="005E1836" w:rsidP="00D46637">
      <w:pPr>
        <w:spacing w:line="480" w:lineRule="auto"/>
        <w:jc w:val="both"/>
        <w:rPr>
          <w:color w:val="000000"/>
        </w:rPr>
      </w:pPr>
      <w:r w:rsidRPr="00F3645B">
        <w:t xml:space="preserve">Volumetric, time-resolved PC-MR with three-dimensional velocity encoding (4D flow MRI) has emerged as a compelling approach </w:t>
      </w:r>
      <w:r w:rsidR="00754D41" w:rsidRPr="00F3645B">
        <w:t>that can simultaneously</w:t>
      </w:r>
      <w:r w:rsidRPr="00F3645B">
        <w:t xml:space="preserve"> interrogate</w:t>
      </w:r>
      <w:r w:rsidR="00754D41" w:rsidRPr="00F3645B">
        <w:t xml:space="preserve"> </w:t>
      </w:r>
      <w:r w:rsidRPr="00F3645B">
        <w:t>larg</w:t>
      </w:r>
      <w:r w:rsidR="00754D41" w:rsidRPr="00F3645B">
        <w:t>e</w:t>
      </w:r>
      <w:r w:rsidRPr="00F3645B">
        <w:t xml:space="preserve"> vascular territories </w:t>
      </w:r>
      <w:r w:rsidRPr="00F3645B">
        <w:lastRenderedPageBreak/>
        <w:t>for 3D MRA and</w:t>
      </w:r>
      <w:r w:rsidR="00754D41" w:rsidRPr="00F3645B">
        <w:t xml:space="preserve"> </w:t>
      </w:r>
      <w:r w:rsidRPr="00F3645B">
        <w:t>functionally assess</w:t>
      </w:r>
      <w:r w:rsidR="00754D41" w:rsidRPr="00F3645B">
        <w:t xml:space="preserve"> </w:t>
      </w:r>
      <w:r w:rsidRPr="00F3645B">
        <w:t xml:space="preserve">mesenteric hemodynamics </w:t>
      </w:r>
      <w:r w:rsidR="00996F88" w:rsidRPr="00F3645B">
        <w:t xml:space="preserve">all in </w:t>
      </w:r>
      <w:r w:rsidR="00754D41" w:rsidRPr="00F3645B">
        <w:t>one scan session</w:t>
      </w:r>
      <w:r w:rsidR="00996F88" w:rsidRPr="00F3645B">
        <w:t xml:space="preserve"> </w:t>
      </w:r>
      <w:r w:rsidRPr="00F3645B">
        <w:fldChar w:fldCharType="begin">
          <w:fldData xml:space="preserve">PEVuZE5vdGU+PENpdGU+PEF1dGhvcj5Sb2xkYW4tQWx6YXRlPC9BdXRob3I+PFllYXI+MjAxNjwv
WWVhcj48UmVjTnVtPjkyNjwvUmVjTnVtPjxEaXNwbGF5VGV4dD4oMTcpPC9EaXNwbGF5VGV4dD48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737962">
        <w:instrText xml:space="preserve"> ADDIN EN.CITE </w:instrText>
      </w:r>
      <w:r w:rsidR="00737962">
        <w:fldChar w:fldCharType="begin">
          <w:fldData xml:space="preserve">PEVuZE5vdGU+PENpdGU+PEF1dGhvcj5Sb2xkYW4tQWx6YXRlPC9BdXRob3I+PFllYXI+MjAxNjwv
WWVhcj48UmVjTnVtPjkyNjwvUmVjTnVtPjxEaXNwbGF5VGV4dD4oMTcpPC9EaXNwbGF5VGV4dD48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737962">
        <w:instrText xml:space="preserve"> ADDIN EN.CITE.DATA </w:instrText>
      </w:r>
      <w:r w:rsidR="00737962">
        <w:fldChar w:fldCharType="end"/>
      </w:r>
      <w:r w:rsidRPr="00F3645B">
        <w:fldChar w:fldCharType="separate"/>
      </w:r>
      <w:r w:rsidR="00737962">
        <w:rPr>
          <w:noProof/>
        </w:rPr>
        <w:t>(</w:t>
      </w:r>
      <w:hyperlink w:anchor="_ENREF_17" w:tooltip="Roldan-Alzate, 2016 #926" w:history="1">
        <w:r w:rsidR="00737962">
          <w:rPr>
            <w:noProof/>
          </w:rPr>
          <w:t>17</w:t>
        </w:r>
      </w:hyperlink>
      <w:r w:rsidR="00737962">
        <w:rPr>
          <w:noProof/>
        </w:rPr>
        <w:t>)</w:t>
      </w:r>
      <w:r w:rsidRPr="00F3645B">
        <w:fldChar w:fldCharType="end"/>
      </w:r>
      <w:r w:rsidRPr="00F3645B">
        <w:t xml:space="preserve">. Due to the volumetric </w:t>
      </w:r>
      <w:r w:rsidR="009A258C" w:rsidRPr="00F3645B">
        <w:t xml:space="preserve">nature of the </w:t>
      </w:r>
      <w:r w:rsidRPr="00F3645B">
        <w:t xml:space="preserve">acquisition, any vessel within the 3D </w:t>
      </w:r>
      <w:r w:rsidR="000B2E2B">
        <w:t>field of view</w:t>
      </w:r>
      <w:r w:rsidR="000B2E2B" w:rsidRPr="00F3645B">
        <w:t xml:space="preserve"> </w:t>
      </w:r>
      <w:r w:rsidRPr="00F3645B">
        <w:t>can be retrospectively analyzed without additional scan time penalty.</w:t>
      </w:r>
      <w:r w:rsidRPr="00F3645B">
        <w:rPr>
          <w:color w:val="000000"/>
        </w:rPr>
        <w:t xml:space="preserve"> </w:t>
      </w:r>
      <w:r w:rsidRPr="00F3645B">
        <w:t xml:space="preserve">A recent study using 4D flow demonstrated the feasibility of a meal challenge in evaluating hepatic and mesenteric blood flow responses in portal hypertension patients </w:t>
      </w:r>
      <w:r w:rsidRPr="00F3645B">
        <w:fldChar w:fldCharType="begin">
          <w:fldData xml:space="preserve">PEVuZE5vdGU+PENpdGU+PEF1dGhvcj5Sb2xkYW4tQWx6YXRlPC9BdXRob3I+PFllYXI+MjAxNTwv
WWVhcj48UmVjTnVtPjg3NDwvUmVjTnVtPjxEaXNwbGF5VGV4dD4oMTgpPC9EaXNwbGF5VGV4dD48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737962">
        <w:instrText xml:space="preserve"> ADDIN EN.CITE </w:instrText>
      </w:r>
      <w:r w:rsidR="00737962">
        <w:fldChar w:fldCharType="begin">
          <w:fldData xml:space="preserve">PEVuZE5vdGU+PENpdGU+PEF1dGhvcj5Sb2xkYW4tQWx6YXRlPC9BdXRob3I+PFllYXI+MjAxNTwv
WWVhcj48UmVjTnVtPjg3NDwvUmVjTnVtPjxEaXNwbGF5VGV4dD4oMTgpPC9EaXNwbGF5VGV4dD48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737962">
        <w:instrText xml:space="preserve"> ADDIN EN.CITE.DATA </w:instrText>
      </w:r>
      <w:r w:rsidR="00737962">
        <w:fldChar w:fldCharType="end"/>
      </w:r>
      <w:r w:rsidRPr="00F3645B">
        <w:fldChar w:fldCharType="separate"/>
      </w:r>
      <w:r w:rsidR="00737962">
        <w:rPr>
          <w:noProof/>
        </w:rPr>
        <w:t>(</w:t>
      </w:r>
      <w:hyperlink w:anchor="_ENREF_18" w:tooltip="Roldan-Alzate, 2015 #874" w:history="1">
        <w:r w:rsidR="00737962">
          <w:rPr>
            <w:noProof/>
          </w:rPr>
          <w:t>18</w:t>
        </w:r>
      </w:hyperlink>
      <w:r w:rsidR="00737962">
        <w:rPr>
          <w:noProof/>
        </w:rPr>
        <w:t>)</w:t>
      </w:r>
      <w:r w:rsidRPr="00F3645B">
        <w:fldChar w:fldCharType="end"/>
      </w:r>
      <w:r w:rsidRPr="00F3645B">
        <w:t xml:space="preserve">. In this work, we use </w:t>
      </w:r>
      <w:r w:rsidR="00754D41" w:rsidRPr="00F3645B">
        <w:t xml:space="preserve">a similar </w:t>
      </w:r>
      <w:r w:rsidRPr="00F3645B">
        <w:t xml:space="preserve">4D flow MRI </w:t>
      </w:r>
      <w:r w:rsidR="00754D41" w:rsidRPr="00F3645B">
        <w:t xml:space="preserve">approach </w:t>
      </w:r>
      <w:r w:rsidRPr="00F3645B">
        <w:t>to quantify the effects of a meal challenge in patients suspected of CMI and in healthy control subjects, thereby taking advantage of the large volumetric coverage to comprehensively assess the flow response in multiple</w:t>
      </w:r>
      <w:r w:rsidR="00A34F18" w:rsidRPr="00F3645B">
        <w:t xml:space="preserve"> mesenteric</w:t>
      </w:r>
      <w:r w:rsidRPr="00F3645B">
        <w:t xml:space="preserve"> vascular segments. </w:t>
      </w:r>
    </w:p>
    <w:p w14:paraId="1A74D91F" w14:textId="7C2A6F74" w:rsidR="00D02C24" w:rsidRPr="00F3645B" w:rsidRDefault="00D02C24" w:rsidP="00D46637">
      <w:pPr>
        <w:pStyle w:val="Heading1"/>
        <w:spacing w:line="480" w:lineRule="auto"/>
        <w:jc w:val="both"/>
      </w:pPr>
      <w:r w:rsidRPr="00F3645B">
        <w:t>Materials and Methods:</w:t>
      </w:r>
    </w:p>
    <w:p w14:paraId="2DCC4175" w14:textId="29B554A9" w:rsidR="00B8141A" w:rsidRPr="00F3645B" w:rsidRDefault="007954E1" w:rsidP="00D46637">
      <w:pPr>
        <w:pStyle w:val="Heading2"/>
        <w:spacing w:line="480" w:lineRule="auto"/>
        <w:jc w:val="both"/>
      </w:pPr>
      <w:r w:rsidRPr="00F3645B">
        <w:t>Subjects</w:t>
      </w:r>
    </w:p>
    <w:p w14:paraId="048B58C9" w14:textId="76A5C055" w:rsidR="007954E1" w:rsidRPr="00F3645B" w:rsidRDefault="00F93A1B" w:rsidP="00D46637">
      <w:pPr>
        <w:tabs>
          <w:tab w:val="left" w:pos="1114"/>
        </w:tabs>
        <w:spacing w:line="480" w:lineRule="auto"/>
        <w:jc w:val="both"/>
      </w:pPr>
      <w:r w:rsidRPr="00F3645B">
        <w:t xml:space="preserve">In this </w:t>
      </w:r>
      <w:r w:rsidR="006E2867" w:rsidRPr="00F3645B">
        <w:t>Health Insurance Portability and Accountability Act (</w:t>
      </w:r>
      <w:r w:rsidRPr="00F3645B">
        <w:t>HIPAA</w:t>
      </w:r>
      <w:r w:rsidR="006E2867" w:rsidRPr="00F3645B">
        <w:t>)</w:t>
      </w:r>
      <w:r w:rsidRPr="00F3645B">
        <w:t xml:space="preserve">-compliant and </w:t>
      </w:r>
      <w:r w:rsidR="006E2867" w:rsidRPr="00F3645B">
        <w:t>Institutional Review Board (</w:t>
      </w:r>
      <w:r w:rsidRPr="00F3645B">
        <w:t>IRB</w:t>
      </w:r>
      <w:r w:rsidR="006E2867" w:rsidRPr="00F3645B">
        <w:t>)</w:t>
      </w:r>
      <w:r w:rsidRPr="00F3645B">
        <w:t xml:space="preserve">-approved </w:t>
      </w:r>
      <w:commentRangeStart w:id="11"/>
      <w:commentRangeStart w:id="12"/>
      <w:del w:id="13" w:author="Grant Steven Roberts" w:date="2020-06-04T13:45:00Z">
        <w:r w:rsidR="00BD5D5B" w:rsidRPr="00F3645B" w:rsidDel="00523D6A">
          <w:delText>retrospective</w:delText>
        </w:r>
      </w:del>
      <w:r w:rsidR="00BD5D5B" w:rsidRPr="00F3645B">
        <w:t xml:space="preserve"> </w:t>
      </w:r>
      <w:r w:rsidRPr="00F3645B">
        <w:t>study</w:t>
      </w:r>
      <w:commentRangeEnd w:id="11"/>
      <w:r w:rsidR="00EF5143">
        <w:rPr>
          <w:rStyle w:val="CommentReference"/>
        </w:rPr>
        <w:commentReference w:id="11"/>
      </w:r>
      <w:commentRangeEnd w:id="12"/>
      <w:r w:rsidR="00523D6A">
        <w:rPr>
          <w:rStyle w:val="CommentReference"/>
        </w:rPr>
        <w:commentReference w:id="12"/>
      </w:r>
      <w:r w:rsidRPr="00F3645B">
        <w:t xml:space="preserve">, </w:t>
      </w:r>
      <w:r w:rsidR="00FC67BC" w:rsidRPr="00F3645B">
        <w:t>21</w:t>
      </w:r>
      <w:r w:rsidRPr="00F3645B">
        <w:t xml:space="preserve"> </w:t>
      </w:r>
      <w:r w:rsidR="00666A22">
        <w:t xml:space="preserve">consecutive </w:t>
      </w:r>
      <w:r w:rsidRPr="00F3645B">
        <w:t xml:space="preserve">patients </w:t>
      </w:r>
      <w:r w:rsidR="00D206BF" w:rsidRPr="00F3645B">
        <w:t>(</w:t>
      </w:r>
      <w:r w:rsidR="00D41295" w:rsidRPr="00F3645B">
        <w:t>15</w:t>
      </w:r>
      <w:r w:rsidR="00D206BF" w:rsidRPr="00F3645B">
        <w:t xml:space="preserve"> females, mean age: </w:t>
      </w:r>
      <w:r w:rsidR="00D41295" w:rsidRPr="00F3645B">
        <w:t>47.5</w:t>
      </w:r>
      <w:r w:rsidR="00D206BF" w:rsidRPr="00F3645B">
        <w:t xml:space="preserve"> years [21</w:t>
      </w:r>
      <w:r w:rsidR="00D41295" w:rsidRPr="00F3645B">
        <w:t xml:space="preserve">-86], </w:t>
      </w:r>
      <w:commentRangeStart w:id="14"/>
      <w:commentRangeStart w:id="15"/>
      <w:r w:rsidR="00D41295" w:rsidRPr="00F3645B">
        <w:t>mean weight: 69.2</w:t>
      </w:r>
      <w:r w:rsidR="00D206BF" w:rsidRPr="00F3645B">
        <w:t xml:space="preserve"> kg</w:t>
      </w:r>
      <w:commentRangeEnd w:id="14"/>
      <w:r w:rsidR="00EF5143">
        <w:rPr>
          <w:rStyle w:val="CommentReference"/>
        </w:rPr>
        <w:commentReference w:id="14"/>
      </w:r>
      <w:commentRangeEnd w:id="15"/>
      <w:r w:rsidR="00737962">
        <w:rPr>
          <w:rStyle w:val="CommentReference"/>
        </w:rPr>
        <w:commentReference w:id="15"/>
      </w:r>
      <w:r w:rsidR="00D206BF" w:rsidRPr="00F3645B">
        <w:t xml:space="preserve">) </w:t>
      </w:r>
      <w:r w:rsidRPr="00F3645B">
        <w:t xml:space="preserve">with a suspicion of </w:t>
      </w:r>
      <w:r w:rsidR="00E75C2E" w:rsidRPr="00F3645B">
        <w:t xml:space="preserve">CMI </w:t>
      </w:r>
      <w:r w:rsidR="00346700">
        <w:t>were scanned according to our clinical CMI protocol. Studies were performed</w:t>
      </w:r>
      <w:r w:rsidR="00754D41" w:rsidRPr="00F3645B">
        <w:t xml:space="preserve"> </w:t>
      </w:r>
      <w:r w:rsidRPr="00F3645B">
        <w:t>between March 2012 and August 201</w:t>
      </w:r>
      <w:r w:rsidR="00754D41" w:rsidRPr="00F3645B">
        <w:t>9</w:t>
      </w:r>
      <w:r w:rsidR="00346700">
        <w:t xml:space="preserve"> </w:t>
      </w:r>
      <w:r w:rsidR="00070D4F">
        <w:t xml:space="preserve">on </w:t>
      </w:r>
      <w:r w:rsidRPr="00F3645B">
        <w:t xml:space="preserve">patients referred from vascular surgery </w:t>
      </w:r>
      <w:r w:rsidR="00346700">
        <w:t xml:space="preserve">or gastroenterology </w:t>
      </w:r>
      <w:r w:rsidRPr="00F3645B">
        <w:t>based on a clinical presentation</w:t>
      </w:r>
      <w:r w:rsidR="00E44C85" w:rsidRPr="00F3645B">
        <w:t xml:space="preserve"> typical of CMI</w:t>
      </w:r>
      <w:r w:rsidRPr="00F3645B">
        <w:t xml:space="preserve">. </w:t>
      </w:r>
      <w:ins w:id="16" w:author="Grant Steven Roberts" w:date="2020-06-04T13:46:00Z">
        <w:r w:rsidR="00523D6A">
          <w:t xml:space="preserve">These studies were prospectively collected and retrospectively analyzed. </w:t>
        </w:r>
      </w:ins>
      <w:r w:rsidR="005A0ED3" w:rsidRPr="00F3645B">
        <w:t xml:space="preserve">Of the 21 patients, 4D flow data were successfully obtained in 19 patients (14 females, mean age: 50.1 years [21-86], mean weight: 68.8 kg). Two cases could not be analyzed due to high levels of noise resultant from acquisition errors and were excluded from the study. </w:t>
      </w:r>
      <w:commentRangeStart w:id="17"/>
      <w:r w:rsidR="008D0DF0" w:rsidRPr="00F3645B">
        <w:t xml:space="preserve">Patients </w:t>
      </w:r>
      <w:r w:rsidR="00D206BF" w:rsidRPr="00F3645B">
        <w:t>were</w:t>
      </w:r>
      <w:r w:rsidR="0005268A" w:rsidRPr="00F3645B">
        <w:t xml:space="preserve"> </w:t>
      </w:r>
      <w:r w:rsidR="008113DD" w:rsidRPr="00F3645B">
        <w:t>sub</w:t>
      </w:r>
      <w:r w:rsidR="00D206BF" w:rsidRPr="00F3645B">
        <w:t>categorized into</w:t>
      </w:r>
      <w:r w:rsidR="00E2287F" w:rsidRPr="00F3645B">
        <w:t xml:space="preserve"> </w:t>
      </w:r>
      <w:r w:rsidR="00D206BF" w:rsidRPr="00F3645B">
        <w:t xml:space="preserve">positive </w:t>
      </w:r>
      <w:r w:rsidR="00813CAE" w:rsidRPr="00F3645B">
        <w:t>(CMI</w:t>
      </w:r>
      <w:r w:rsidR="00F77D81" w:rsidRPr="00F3645B">
        <w:t>+</w:t>
      </w:r>
      <w:r w:rsidR="00813CAE" w:rsidRPr="00F3645B">
        <w:t>)</w:t>
      </w:r>
      <w:r w:rsidR="00346700">
        <w:t xml:space="preserve"> and negative (CMI-) groups based on imaging and clinical findings.</w:t>
      </w:r>
      <w:commentRangeEnd w:id="17"/>
      <w:r w:rsidR="00664DCB">
        <w:rPr>
          <w:rStyle w:val="CommentReference"/>
        </w:rPr>
        <w:commentReference w:id="17"/>
      </w:r>
      <w:r w:rsidR="00346700">
        <w:t xml:space="preserve"> Patients were deemed CMI+</w:t>
      </w:r>
      <w:r w:rsidR="0005268A" w:rsidRPr="00F3645B">
        <w:t xml:space="preserve"> </w:t>
      </w:r>
      <w:r w:rsidR="00E2287F" w:rsidRPr="00F3645B">
        <w:t xml:space="preserve">if MRA imaging indicated </w:t>
      </w:r>
      <w:commentRangeStart w:id="18"/>
      <w:r w:rsidR="00E2287F" w:rsidRPr="00F3645B">
        <w:t>2 or more primary vessel occlusions of grade 2 or higher</w:t>
      </w:r>
      <w:commentRangeEnd w:id="18"/>
      <w:r w:rsidR="007E6B44">
        <w:rPr>
          <w:rStyle w:val="CommentReference"/>
        </w:rPr>
        <w:commentReference w:id="18"/>
      </w:r>
      <w:r w:rsidR="00E2287F" w:rsidRPr="00F3645B">
        <w:t xml:space="preserve"> </w:t>
      </w:r>
      <w:r w:rsidR="00E2287F" w:rsidRPr="00F3645B">
        <w:fldChar w:fldCharType="begin"/>
      </w:r>
      <w:r w:rsidR="00737962">
        <w:instrText xml:space="preserve"> ADDIN EN.CITE &lt;EndNote&gt;&lt;Cite&gt;&lt;Author&gt;Carlos&lt;/Author&gt;&lt;Year&gt;2001&lt;/Year&gt;&lt;RecNum&gt;923&lt;/RecNum&gt;&lt;DisplayText&gt;(7)&lt;/DisplayText&gt;&lt;record&gt;&lt;rec-number&gt;923&lt;/rec-number&gt;&lt;foreign-keys&gt;&lt;key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E2287F" w:rsidRPr="00F3645B">
        <w:fldChar w:fldCharType="separate"/>
      </w:r>
      <w:r w:rsidR="00737962">
        <w:rPr>
          <w:noProof/>
        </w:rPr>
        <w:t>(</w:t>
      </w:r>
      <w:hyperlink w:anchor="_ENREF_7" w:tooltip="Carlos, 2001 #923" w:history="1">
        <w:r w:rsidR="00737962">
          <w:rPr>
            <w:noProof/>
          </w:rPr>
          <w:t>7</w:t>
        </w:r>
      </w:hyperlink>
      <w:r w:rsidR="00737962">
        <w:rPr>
          <w:noProof/>
        </w:rPr>
        <w:t>)</w:t>
      </w:r>
      <w:r w:rsidR="00E2287F" w:rsidRPr="00F3645B">
        <w:fldChar w:fldCharType="end"/>
      </w:r>
      <w:r w:rsidR="00E2287F" w:rsidRPr="00F3645B">
        <w:t xml:space="preserve"> and if clinical findings strongly suggested CMI </w:t>
      </w:r>
      <w:r w:rsidR="00E2287F" w:rsidRPr="00F3645B">
        <w:fldChar w:fldCharType="begin"/>
      </w:r>
      <w:r w:rsidR="00E2287F"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2" w:tooltip="Kolkman, 2017 #928" w:history="1">
        <w:r w:rsidR="00737962" w:rsidRPr="00F3645B">
          <w:rPr>
            <w:noProof/>
          </w:rPr>
          <w:t>2</w:t>
        </w:r>
      </w:hyperlink>
      <w:r w:rsidR="00E2287F" w:rsidRPr="00F3645B">
        <w:rPr>
          <w:noProof/>
        </w:rPr>
        <w:t>)</w:t>
      </w:r>
      <w:r w:rsidR="00E2287F" w:rsidRPr="00F3645B">
        <w:fldChar w:fldCharType="end"/>
      </w:r>
      <w:r w:rsidR="00E2287F" w:rsidRPr="00F3645B">
        <w:t>. Image interpretation and clinical diagnoses were performed</w:t>
      </w:r>
      <w:r w:rsidR="0087477D" w:rsidRPr="00F3645B">
        <w:t xml:space="preserve"> by a trained cardiovascular radiologist (</w:t>
      </w:r>
      <w:r w:rsidR="00346700">
        <w:t>XXX</w:t>
      </w:r>
      <w:r w:rsidR="0087477D" w:rsidRPr="00F3645B">
        <w:t xml:space="preserve">) with 17 years of experience. </w:t>
      </w:r>
      <w:r w:rsidR="00AF26AD" w:rsidRPr="00F3645B">
        <w:t xml:space="preserve">Twenty </w:t>
      </w:r>
      <w:r w:rsidR="00AF26AD" w:rsidRPr="00F3645B">
        <w:lastRenderedPageBreak/>
        <w:t xml:space="preserve">control subjects (8 females, mean age: 44.4 years [19-73], mean weight: 80.2 kg) underwent the same CMI protocol as the patient cohort and were </w:t>
      </w:r>
      <w:ins w:id="19" w:author="Grant Steven Roberts" w:date="2020-06-04T13:57:00Z">
        <w:r w:rsidR="00691F75">
          <w:t xml:space="preserve">prospectively collected and </w:t>
        </w:r>
      </w:ins>
      <w:r w:rsidR="00AF26AD" w:rsidRPr="00F3645B">
        <w:t xml:space="preserve">analyzed retrospectively. </w:t>
      </w:r>
      <w:commentRangeStart w:id="20"/>
      <w:commentRangeStart w:id="21"/>
      <w:r w:rsidR="00F40A0E" w:rsidRPr="00F3645B">
        <w:t>Control subjects</w:t>
      </w:r>
      <w:r w:rsidR="00AF26AD" w:rsidRPr="00F3645B">
        <w:t xml:space="preserve"> were defined as individuals asymptomatic of CMI or </w:t>
      </w:r>
      <w:r w:rsidR="00AF26AD" w:rsidRPr="00F3645B">
        <w:rPr>
          <w:noProof/>
        </w:rPr>
        <w:t>other vascular disease</w:t>
      </w:r>
      <w:commentRangeEnd w:id="20"/>
      <w:r w:rsidR="00352ABD">
        <w:rPr>
          <w:rStyle w:val="CommentReference"/>
        </w:rPr>
        <w:commentReference w:id="20"/>
      </w:r>
      <w:commentRangeEnd w:id="21"/>
      <w:r w:rsidR="00691F75">
        <w:rPr>
          <w:rStyle w:val="CommentReference"/>
        </w:rPr>
        <w:commentReference w:id="21"/>
      </w:r>
      <w:ins w:id="22" w:author="Grant Steven Roberts" w:date="2020-06-04T13:58:00Z">
        <w:r w:rsidR="00691F75">
          <w:rPr>
            <w:noProof/>
          </w:rPr>
          <w:t xml:space="preserve"> and free of mesenteric stenosis</w:t>
        </w:r>
      </w:ins>
      <w:r w:rsidR="00AF26AD" w:rsidRPr="00F3645B">
        <w:t>.</w:t>
      </w:r>
    </w:p>
    <w:p w14:paraId="6E59FECA" w14:textId="472ADDEB" w:rsidR="00770A30" w:rsidRPr="00F3645B" w:rsidRDefault="00770A30" w:rsidP="00D46637">
      <w:pPr>
        <w:pStyle w:val="Heading2"/>
        <w:spacing w:line="480" w:lineRule="auto"/>
        <w:jc w:val="both"/>
      </w:pPr>
      <w:r w:rsidRPr="00F3645B">
        <w:t>Imaging Protocol</w:t>
      </w:r>
    </w:p>
    <w:p w14:paraId="1BFF574F" w14:textId="5804D065" w:rsidR="00214A00" w:rsidRPr="00F3645B" w:rsidRDefault="00053B9E" w:rsidP="00D46637">
      <w:pPr>
        <w:spacing w:line="480" w:lineRule="auto"/>
        <w:jc w:val="both"/>
      </w:pPr>
      <w:r w:rsidRPr="00F3645B">
        <w:t xml:space="preserve">Control subjects </w:t>
      </w:r>
      <w:r w:rsidR="002F3347" w:rsidRPr="00F3645B">
        <w:t>were scanned on a clinical 3</w:t>
      </w:r>
      <w:r w:rsidR="00061398" w:rsidRPr="00F3645B">
        <w:t>.0</w:t>
      </w:r>
      <w:r w:rsidR="002F3347" w:rsidRPr="00F3645B">
        <w:t>T scanner (Discovery MR750, GE Healthcare, Waukesha, WI) with a 32-channel phase-array torso coil (</w:t>
      </w:r>
      <w:proofErr w:type="spellStart"/>
      <w:r w:rsidR="002F3347" w:rsidRPr="00F3645B">
        <w:t>NeoCoil</w:t>
      </w:r>
      <w:proofErr w:type="spellEnd"/>
      <w:r w:rsidR="002F3347" w:rsidRPr="00F3645B">
        <w:t xml:space="preserve">, Pewaukee, WI). </w:t>
      </w:r>
      <w:r w:rsidR="006F16E2" w:rsidRPr="00F3645B">
        <w:t>Subjects from the CMI+ and CMI-</w:t>
      </w:r>
      <w:r w:rsidR="008113DD" w:rsidRPr="00F3645B">
        <w:t xml:space="preserve"> groups</w:t>
      </w:r>
      <w:r w:rsidR="007122C1" w:rsidRPr="00F3645B">
        <w:t xml:space="preserve"> were scanned on </w:t>
      </w:r>
      <w:r w:rsidR="00754D41" w:rsidRPr="00F3645B">
        <w:t xml:space="preserve">either a </w:t>
      </w:r>
      <w:r w:rsidR="007122C1" w:rsidRPr="00F3645B">
        <w:t>clinical 1.5T</w:t>
      </w:r>
      <w:r w:rsidR="00754D41" w:rsidRPr="00F3645B">
        <w:t xml:space="preserve"> or</w:t>
      </w:r>
      <w:r w:rsidR="007122C1" w:rsidRPr="00F3645B">
        <w:t xml:space="preserve"> 3.</w:t>
      </w:r>
      <w:r w:rsidR="00335BE2" w:rsidRPr="00F3645B">
        <w:t>0T scanner (</w:t>
      </w:r>
      <w:r w:rsidR="00BD0E85" w:rsidRPr="00BD0E85">
        <w:t xml:space="preserve">Signa </w:t>
      </w:r>
      <w:r w:rsidR="00335BE2" w:rsidRPr="00BD0E85">
        <w:t>HDX</w:t>
      </w:r>
      <w:r w:rsidR="00BD0E85" w:rsidRPr="00BD0E85">
        <w:rPr>
          <w:rStyle w:val="CommentReference"/>
          <w:sz w:val="24"/>
          <w:szCs w:val="24"/>
        </w:rPr>
        <w:t xml:space="preserve">, </w:t>
      </w:r>
      <w:r w:rsidR="00BD0E85" w:rsidRPr="00BD0E85">
        <w:t xml:space="preserve">Optima 540w, </w:t>
      </w:r>
      <w:r w:rsidR="001A2EBF">
        <w:t>or</w:t>
      </w:r>
      <w:r w:rsidR="00335BE2" w:rsidRPr="00BD0E85">
        <w:t xml:space="preserve"> Discovery MR750,</w:t>
      </w:r>
      <w:r w:rsidR="007122C1" w:rsidRPr="00BD0E85">
        <w:t xml:space="preserve"> GE Healthcare, Waukesha, WI</w:t>
      </w:r>
      <w:r w:rsidR="007122C1" w:rsidRPr="00F3645B">
        <w:t xml:space="preserve">) </w:t>
      </w:r>
      <w:r w:rsidR="006F16E2" w:rsidRPr="00F3645B">
        <w:t>with</w:t>
      </w:r>
      <w:r w:rsidR="004D795B" w:rsidRPr="00F3645B">
        <w:t xml:space="preserve"> various torso coils (8-channel, 12-channel, 24-channel, and 32-channel) </w:t>
      </w:r>
      <w:r w:rsidR="007122C1" w:rsidRPr="00F3645B">
        <w:t xml:space="preserve">based on scanner </w:t>
      </w:r>
      <w:r w:rsidR="004D795B" w:rsidRPr="00F3645B">
        <w:t xml:space="preserve">and coil </w:t>
      </w:r>
      <w:r w:rsidR="007122C1" w:rsidRPr="00F3645B">
        <w:t>availability at the time of examination.</w:t>
      </w:r>
      <w:r w:rsidR="00BE5E46" w:rsidRPr="00F3645B">
        <w:t xml:space="preserve"> </w:t>
      </w:r>
      <w:r w:rsidR="002C0422" w:rsidRPr="00F3645B">
        <w:t>As part of the CMI protocol,</w:t>
      </w:r>
      <w:r w:rsidR="003460D2" w:rsidRPr="00F3645B">
        <w:t xml:space="preserve"> </w:t>
      </w:r>
      <w:r w:rsidR="00610415" w:rsidRPr="00F3645B">
        <w:t>4D flow MR</w:t>
      </w:r>
      <w:r w:rsidR="004245D0" w:rsidRPr="00F3645B">
        <w:t>I</w:t>
      </w:r>
      <w:r w:rsidR="00BD07AE" w:rsidRPr="00F3645B">
        <w:t xml:space="preserve"> </w:t>
      </w:r>
      <w:r w:rsidR="004245D0" w:rsidRPr="00F3645B">
        <w:t>was performed</w:t>
      </w:r>
      <w:r w:rsidR="00141E53" w:rsidRPr="00F3645B">
        <w:t xml:space="preserve"> both before and after a standardized meal challenge</w:t>
      </w:r>
      <w:r w:rsidR="004F3CB1" w:rsidRPr="00F3645B">
        <w:t xml:space="preserve">. </w:t>
      </w:r>
      <w:r w:rsidR="00AD643B" w:rsidRPr="00F3645B">
        <w:t>An</w:t>
      </w:r>
      <w:r w:rsidR="004452FA" w:rsidRPr="00F3645B">
        <w:t xml:space="preserve"> initial preprandial scan was performed after at least 5 hours of fasting. </w:t>
      </w:r>
      <w:r w:rsidR="00184FDA" w:rsidRPr="00F3645B">
        <w:t>Subsequently</w:t>
      </w:r>
      <w:r w:rsidR="004452FA" w:rsidRPr="00F3645B">
        <w:t xml:space="preserve">, </w:t>
      </w:r>
      <w:commentRangeStart w:id="23"/>
      <w:commentRangeStart w:id="24"/>
      <w:r w:rsidR="003460D2" w:rsidRPr="00F3645B">
        <w:t xml:space="preserve">subjects ingested </w:t>
      </w:r>
      <w:r w:rsidR="00214A00" w:rsidRPr="00F3645B">
        <w:t xml:space="preserve">474 mL of </w:t>
      </w:r>
      <w:r w:rsidR="004452FA" w:rsidRPr="00F3645B">
        <w:t xml:space="preserve">Ensure Plus </w:t>
      </w:r>
      <w:commentRangeEnd w:id="23"/>
      <w:r w:rsidR="000B6F7C">
        <w:rPr>
          <w:rStyle w:val="CommentReference"/>
        </w:rPr>
        <w:commentReference w:id="23"/>
      </w:r>
      <w:commentRangeEnd w:id="24"/>
      <w:r w:rsidR="00443586">
        <w:rPr>
          <w:rStyle w:val="CommentReference"/>
        </w:rPr>
        <w:commentReference w:id="24"/>
      </w:r>
      <w:r w:rsidR="004452FA" w:rsidRPr="00F3645B">
        <w:t xml:space="preserve">(700 kcal, </w:t>
      </w:r>
      <w:r w:rsidR="00214A00" w:rsidRPr="00F3645B">
        <w:t>56% carbohydrates, 29% fats, 15% protein; Abbott Laboratories, Columbus, OH)</w:t>
      </w:r>
      <w:r w:rsidR="00184FDA" w:rsidRPr="00F3645B">
        <w:t xml:space="preserve"> followed by a</w:t>
      </w:r>
      <w:r w:rsidR="00045053" w:rsidRPr="00F3645B">
        <w:t xml:space="preserve"> second</w:t>
      </w:r>
      <w:r w:rsidR="00214A00" w:rsidRPr="00F3645B">
        <w:t xml:space="preserve"> postprandial scan </w:t>
      </w:r>
      <w:commentRangeStart w:id="25"/>
      <w:commentRangeStart w:id="26"/>
      <w:r w:rsidR="00214A00" w:rsidRPr="00F3645B">
        <w:t xml:space="preserve">20 minutes after </w:t>
      </w:r>
      <w:r w:rsidR="006F16E2" w:rsidRPr="00F3645B">
        <w:t xml:space="preserve">meal </w:t>
      </w:r>
      <w:r w:rsidR="00214A00" w:rsidRPr="00F3645B">
        <w:t>ingestion</w:t>
      </w:r>
      <w:commentRangeEnd w:id="25"/>
      <w:r w:rsidR="00352ABD">
        <w:rPr>
          <w:rStyle w:val="CommentReference"/>
        </w:rPr>
        <w:commentReference w:id="25"/>
      </w:r>
      <w:commentRangeEnd w:id="26"/>
      <w:r w:rsidR="00443586">
        <w:rPr>
          <w:rStyle w:val="CommentReference"/>
        </w:rPr>
        <w:commentReference w:id="26"/>
      </w:r>
      <w:r w:rsidR="006F16E2" w:rsidRPr="00F3645B">
        <w:t>.</w:t>
      </w:r>
      <w:r w:rsidR="00DD6388" w:rsidRPr="00F3645B">
        <w:t xml:space="preserve"> Twenty minutes </w:t>
      </w:r>
      <w:r w:rsidR="00724201" w:rsidRPr="00F3645B">
        <w:t xml:space="preserve">was chosen to allow </w:t>
      </w:r>
      <w:r w:rsidR="00AB6950" w:rsidRPr="00F3645B">
        <w:t>for sufficient</w:t>
      </w:r>
      <w:r w:rsidR="00724201" w:rsidRPr="00F3645B">
        <w:t xml:space="preserve"> arterial and venous blood flow response</w:t>
      </w:r>
      <w:r w:rsidR="00086D7B" w:rsidRPr="00F3645B">
        <w:t>s to be observed</w:t>
      </w:r>
      <w:r w:rsidR="00AB6950" w:rsidRPr="00F3645B">
        <w:t xml:space="preserve"> </w:t>
      </w:r>
      <w:r w:rsidR="00AB6950" w:rsidRPr="00F3645B">
        <w:fldChar w:fldCharType="begin">
          <w:fldData xml:space="preserve">PEVuZE5vdGU+PENpdGU+PEF1dGhvcj5Tb21leWE8L0F1dGhvcj48WWVhcj4yMDA4PC9ZZWFyPjxS
ZWNOdW0+ODc5PC9SZWNOdW0+PERpc3BsYXlUZXh0PigxOCwxOSk8L0Rpc3BsYXlUZXh0PjxyZWNv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737962">
        <w:instrText xml:space="preserve"> ADDIN EN.CITE </w:instrText>
      </w:r>
      <w:r w:rsidR="00737962">
        <w:fldChar w:fldCharType="begin">
          <w:fldData xml:space="preserve">PEVuZE5vdGU+PENpdGU+PEF1dGhvcj5Tb21leWE8L0F1dGhvcj48WWVhcj4yMDA4PC9ZZWFyPjxS
ZWNOdW0+ODc5PC9SZWNOdW0+PERpc3BsYXlUZXh0PigxOCwxOSk8L0Rpc3BsYXlUZXh0PjxyZWNv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737962">
        <w:instrText xml:space="preserve"> ADDIN EN.CITE.DATA </w:instrText>
      </w:r>
      <w:r w:rsidR="00737962">
        <w:fldChar w:fldCharType="end"/>
      </w:r>
      <w:r w:rsidR="00AB6950" w:rsidRPr="00F3645B">
        <w:fldChar w:fldCharType="separate"/>
      </w:r>
      <w:r w:rsidR="00737962">
        <w:rPr>
          <w:noProof/>
        </w:rPr>
        <w:t>(</w:t>
      </w:r>
      <w:hyperlink w:anchor="_ENREF_18" w:tooltip="Roldan-Alzate, 2015 #874" w:history="1">
        <w:r w:rsidR="00737962">
          <w:rPr>
            <w:noProof/>
          </w:rPr>
          <w:t>18</w:t>
        </w:r>
      </w:hyperlink>
      <w:r w:rsidR="00737962">
        <w:rPr>
          <w:noProof/>
        </w:rPr>
        <w:t>,</w:t>
      </w:r>
      <w:hyperlink w:anchor="_ENREF_19" w:tooltip="Someya, 2008 #879" w:history="1">
        <w:r w:rsidR="00737962">
          <w:rPr>
            <w:noProof/>
          </w:rPr>
          <w:t>19</w:t>
        </w:r>
      </w:hyperlink>
      <w:r w:rsidR="00737962">
        <w:rPr>
          <w:noProof/>
        </w:rPr>
        <w:t>)</w:t>
      </w:r>
      <w:r w:rsidR="00AB6950" w:rsidRPr="00F3645B">
        <w:fldChar w:fldCharType="end"/>
      </w:r>
      <w:r w:rsidR="00AB6950" w:rsidRPr="00F3645B">
        <w:t xml:space="preserve">. </w:t>
      </w:r>
    </w:p>
    <w:p w14:paraId="5290532B" w14:textId="142DE620" w:rsidR="003925CD" w:rsidRPr="00F3645B" w:rsidRDefault="00221403" w:rsidP="00D46637">
      <w:pPr>
        <w:spacing w:line="480" w:lineRule="auto"/>
        <w:jc w:val="both"/>
        <w:rPr>
          <w:noProof/>
          <w:vertAlign w:val="subscript"/>
        </w:rPr>
      </w:pPr>
      <w:r w:rsidRPr="00F3645B">
        <w:t xml:space="preserve">4D flow </w:t>
      </w:r>
      <w:r w:rsidR="00F57AAE" w:rsidRPr="00F3645B">
        <w:t xml:space="preserve">MRI was performed using a 5-point, </w:t>
      </w:r>
      <w:r w:rsidR="00184FDA" w:rsidRPr="00F3645B">
        <w:t>radially</w:t>
      </w:r>
      <w:r w:rsidR="00741826" w:rsidRPr="00F3645B">
        <w:t>-</w:t>
      </w:r>
      <w:r w:rsidR="00184FDA" w:rsidRPr="00F3645B">
        <w:t>undersampled acquisition (</w:t>
      </w:r>
      <w:r w:rsidR="00F57AAE" w:rsidRPr="00F3645B">
        <w:t>Phase</w:t>
      </w:r>
      <w:r w:rsidR="00482CDB" w:rsidRPr="00F3645B">
        <w:t xml:space="preserve"> </w:t>
      </w:r>
      <w:r w:rsidR="00F57AAE" w:rsidRPr="00F3645B">
        <w:t>Contras</w:t>
      </w:r>
      <w:r w:rsidR="00AD528F" w:rsidRPr="00F3645B">
        <w:t>t Vastly undersampled Isotropic Pr</w:t>
      </w:r>
      <w:r w:rsidR="00F57AAE" w:rsidRPr="00F3645B">
        <w:t xml:space="preserve">ojection </w:t>
      </w:r>
      <w:r w:rsidR="00AD528F" w:rsidRPr="00F3645B">
        <w:t>Reconstruction</w:t>
      </w:r>
      <w:r w:rsidR="00184FDA" w:rsidRPr="00F3645B">
        <w:t>,</w:t>
      </w:r>
      <w:r w:rsidR="00BD07AE" w:rsidRPr="00F3645B">
        <w:t xml:space="preserve"> </w:t>
      </w:r>
      <w:r w:rsidR="00F57AAE" w:rsidRPr="00F3645B">
        <w:t>PC-VIPR)</w:t>
      </w:r>
      <w:r w:rsidR="002F09E7" w:rsidRPr="00F3645B">
        <w:t xml:space="preserve"> </w:t>
      </w:r>
      <w:r w:rsidR="00184FDA" w:rsidRPr="00F3645B">
        <w:t xml:space="preserve">that provides high spatial resolution, increased motion robustness, and </w:t>
      </w:r>
      <w:commentRangeStart w:id="27"/>
      <w:commentRangeStart w:id="28"/>
      <w:r w:rsidR="00184FDA" w:rsidRPr="00F3645B">
        <w:t xml:space="preserve">retrospective gating </w:t>
      </w:r>
      <w:r w:rsidR="00482CDB" w:rsidRPr="00F3645B">
        <w:t xml:space="preserve">flexibility </w:t>
      </w:r>
      <w:commentRangeEnd w:id="27"/>
      <w:r w:rsidR="007E6B44">
        <w:rPr>
          <w:rStyle w:val="CommentReference"/>
        </w:rPr>
        <w:commentReference w:id="27"/>
      </w:r>
      <w:commentRangeEnd w:id="28"/>
      <w:r w:rsidR="00377F9D">
        <w:rPr>
          <w:rStyle w:val="CommentReference"/>
        </w:rPr>
        <w:commentReference w:id="28"/>
      </w:r>
      <w:r w:rsidR="00482CDB" w:rsidRPr="00F3645B">
        <w:t>with</w:t>
      </w:r>
      <w:r w:rsidR="00184FDA" w:rsidRPr="00F3645B">
        <w:t xml:space="preserve">in </w:t>
      </w:r>
      <w:r w:rsidR="00BD07AE" w:rsidRPr="00F3645B">
        <w:t xml:space="preserve">a </w:t>
      </w:r>
      <w:r w:rsidR="00184FDA" w:rsidRPr="00F3645B">
        <w:t>reasonable</w:t>
      </w:r>
      <w:r w:rsidR="0029571A" w:rsidRPr="00F3645B">
        <w:t xml:space="preserve"> scan time</w:t>
      </w:r>
      <w:r w:rsidR="00C04C9C" w:rsidRPr="00F3645B">
        <w:t xml:space="preserve"> </w:t>
      </w:r>
      <w:r w:rsidR="00850EB1" w:rsidRPr="00F3645B">
        <w:fldChar w:fldCharType="begin">
          <w:fldData xml:space="preserve">PEVuZE5vdGU+PENpdGU+PEF1dGhvcj5HdTwvQXV0aG9yPjxZZWFyPjIwMDU8L1llYXI+PFJlY051
bT43NjA8L1JlY051bT48RGlzcGxheVRleHQ+KDIwLDIxKTwvRGlzcGxheVRleHQ+PHJlY29yZD48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737962">
        <w:instrText xml:space="preserve"> ADDIN EN.CITE </w:instrText>
      </w:r>
      <w:r w:rsidR="00737962">
        <w:fldChar w:fldCharType="begin">
          <w:fldData xml:space="preserve">PEVuZE5vdGU+PENpdGU+PEF1dGhvcj5HdTwvQXV0aG9yPjxZZWFyPjIwMDU8L1llYXI+PFJlY051
bT43NjA8L1JlY051bT48RGlzcGxheVRleHQ+KDIwLDIxKTwvRGlzcGxheVRleHQ+PHJlY29yZD48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737962">
        <w:instrText xml:space="preserve"> ADDIN EN.CITE.DATA </w:instrText>
      </w:r>
      <w:r w:rsidR="00737962">
        <w:fldChar w:fldCharType="end"/>
      </w:r>
      <w:r w:rsidR="00850EB1" w:rsidRPr="00F3645B">
        <w:fldChar w:fldCharType="separate"/>
      </w:r>
      <w:r w:rsidR="00737962">
        <w:rPr>
          <w:noProof/>
        </w:rPr>
        <w:t>(</w:t>
      </w:r>
      <w:hyperlink w:anchor="_ENREF_20" w:tooltip="Gu, 2005 #760" w:history="1">
        <w:r w:rsidR="00737962">
          <w:rPr>
            <w:noProof/>
          </w:rPr>
          <w:t>20</w:t>
        </w:r>
      </w:hyperlink>
      <w:r w:rsidR="00737962">
        <w:rPr>
          <w:noProof/>
        </w:rPr>
        <w:t>,</w:t>
      </w:r>
      <w:hyperlink w:anchor="_ENREF_21" w:tooltip="Johnson, 2010 #862" w:history="1">
        <w:r w:rsidR="00737962">
          <w:rPr>
            <w:noProof/>
          </w:rPr>
          <w:t>21</w:t>
        </w:r>
      </w:hyperlink>
      <w:r w:rsidR="00737962">
        <w:rPr>
          <w:noProof/>
        </w:rPr>
        <w:t>)</w:t>
      </w:r>
      <w:r w:rsidR="00850EB1" w:rsidRPr="00F3645B">
        <w:fldChar w:fldCharType="end"/>
      </w:r>
      <w:r w:rsidR="00F57AAE" w:rsidRPr="00F3645B">
        <w:t xml:space="preserve">. </w:t>
      </w:r>
      <w:r w:rsidR="000C0DAA" w:rsidRPr="00F3645B">
        <w:t>Complete volumetric coverage of the abdomen was acquired, centered over the celiac axis</w:t>
      </w:r>
      <w:r w:rsidR="00184FDA" w:rsidRPr="00F3645B">
        <w:t xml:space="preserve"> with the followin</w:t>
      </w:r>
      <w:r w:rsidR="00BD07AE" w:rsidRPr="00F3645B">
        <w:t>g</w:t>
      </w:r>
      <w:r w:rsidR="00BD2E24" w:rsidRPr="00F3645B">
        <w:t xml:space="preserve"> imagin</w:t>
      </w:r>
      <w:r w:rsidR="005208AE" w:rsidRPr="00F3645B">
        <w:t xml:space="preserve">g parameters: </w:t>
      </w:r>
      <w:commentRangeStart w:id="29"/>
      <w:commentRangeStart w:id="30"/>
      <w:r w:rsidR="005208AE" w:rsidRPr="00F3645B">
        <w:t xml:space="preserve">TR=6.6-8.3 </w:t>
      </w:r>
      <w:proofErr w:type="spellStart"/>
      <w:r w:rsidR="005208AE" w:rsidRPr="00F3645B">
        <w:t>ms</w:t>
      </w:r>
      <w:proofErr w:type="spellEnd"/>
      <w:r w:rsidR="005208AE" w:rsidRPr="00F3645B">
        <w:t>; TE=</w:t>
      </w:r>
      <w:r w:rsidR="00BD2E24" w:rsidRPr="00F3645B">
        <w:t xml:space="preserve">1.9-2.7 </w:t>
      </w:r>
      <w:proofErr w:type="spellStart"/>
      <w:r w:rsidR="00BD2E24" w:rsidRPr="00F3645B">
        <w:t>ms</w:t>
      </w:r>
      <w:proofErr w:type="spellEnd"/>
      <w:r w:rsidR="00BD2E24" w:rsidRPr="00F3645B">
        <w:t xml:space="preserve">; </w:t>
      </w:r>
      <w:r w:rsidR="005208AE" w:rsidRPr="00F3645B">
        <w:t>tip angle=1</w:t>
      </w:r>
      <w:r w:rsidR="00482CDB" w:rsidRPr="00F3645B">
        <w:t>4</w:t>
      </w:r>
      <w:r w:rsidR="005208AE" w:rsidRPr="00F3645B">
        <w:t>˚</w:t>
      </w:r>
      <w:commentRangeEnd w:id="29"/>
      <w:r w:rsidR="000B6F7C">
        <w:rPr>
          <w:rStyle w:val="CommentReference"/>
        </w:rPr>
        <w:commentReference w:id="29"/>
      </w:r>
      <w:commentRangeEnd w:id="30"/>
      <w:r w:rsidR="00377F9D">
        <w:rPr>
          <w:rStyle w:val="CommentReference"/>
        </w:rPr>
        <w:commentReference w:id="30"/>
      </w:r>
      <w:r w:rsidR="005208AE" w:rsidRPr="00F3645B">
        <w:t>; number of projections=</w:t>
      </w:r>
      <w:r w:rsidR="00214A00" w:rsidRPr="00F3645B">
        <w:t>11,000</w:t>
      </w:r>
      <w:r w:rsidR="002E5EEC" w:rsidRPr="00F3645B">
        <w:t>;</w:t>
      </w:r>
      <w:r w:rsidR="003460D2" w:rsidRPr="00F3645B">
        <w:t xml:space="preserve"> </w:t>
      </w:r>
      <w:r w:rsidR="00184FDA" w:rsidRPr="00F3645B">
        <w:t xml:space="preserve">acquired </w:t>
      </w:r>
      <w:r w:rsidR="005208AE" w:rsidRPr="00F3645B">
        <w:t>isotropic resolution=</w:t>
      </w:r>
      <w:r w:rsidR="00214A00" w:rsidRPr="00F3645B">
        <w:t xml:space="preserve">1.25 mm; </w:t>
      </w:r>
      <w:r w:rsidR="00045053" w:rsidRPr="00F3645B">
        <w:t xml:space="preserve">reconstructed </w:t>
      </w:r>
      <w:r w:rsidR="005208AE" w:rsidRPr="00F3645B">
        <w:t>imaging volume=32</w:t>
      </w:r>
      <w:r w:rsidR="00045053" w:rsidRPr="00F3645B">
        <w:t xml:space="preserve"> cm</w:t>
      </w:r>
      <w:r w:rsidR="00045053" w:rsidRPr="00F3645B">
        <w:rPr>
          <w:vertAlign w:val="superscript"/>
        </w:rPr>
        <w:t>3</w:t>
      </w:r>
      <w:r w:rsidR="005208AE" w:rsidRPr="00F3645B">
        <w:t>; scan time=</w:t>
      </w:r>
      <w:r w:rsidR="00482CDB" w:rsidRPr="00F3645B">
        <w:t>11</w:t>
      </w:r>
      <w:r w:rsidR="00BD2E24" w:rsidRPr="00F3645B">
        <w:t xml:space="preserve"> minutes. </w:t>
      </w:r>
      <w:r w:rsidR="005A425F" w:rsidRPr="00F3645B">
        <w:t xml:space="preserve">Intravenous </w:t>
      </w:r>
      <w:r w:rsidR="002E5EEC" w:rsidRPr="00F3645B">
        <w:t xml:space="preserve">contrast </w:t>
      </w:r>
      <w:r w:rsidR="00AD643B" w:rsidRPr="00F3645B">
        <w:t>agents</w:t>
      </w:r>
      <w:r w:rsidR="005A425F" w:rsidRPr="00F3645B">
        <w:t xml:space="preserve"> containing</w:t>
      </w:r>
      <w:r w:rsidR="002E5EEC" w:rsidRPr="00F3645B">
        <w:t xml:space="preserve"> 0.03 mmol/kg </w:t>
      </w:r>
      <w:r w:rsidR="005A425F" w:rsidRPr="00F3645B">
        <w:t xml:space="preserve">of </w:t>
      </w:r>
      <w:r w:rsidR="002E5EEC" w:rsidRPr="00F3645B">
        <w:rPr>
          <w:noProof/>
        </w:rPr>
        <w:lastRenderedPageBreak/>
        <w:t>gadofosveset</w:t>
      </w:r>
      <w:r w:rsidR="002E5EEC" w:rsidRPr="00F3645B">
        <w:t xml:space="preserve"> trisodium (</w:t>
      </w:r>
      <w:proofErr w:type="spellStart"/>
      <w:r w:rsidR="002E5EEC" w:rsidRPr="00F3645B">
        <w:t>Lantheus</w:t>
      </w:r>
      <w:proofErr w:type="spellEnd"/>
      <w:r w:rsidR="002E5EEC" w:rsidRPr="00F3645B">
        <w:t>, North Billerica, MA)</w:t>
      </w:r>
      <w:r w:rsidR="005A425F" w:rsidRPr="00F3645B">
        <w:t xml:space="preserve"> were administered </w:t>
      </w:r>
      <w:r w:rsidR="005D3769" w:rsidRPr="00F3645B">
        <w:t xml:space="preserve">immediately before the preprandial scan </w:t>
      </w:r>
      <w:r w:rsidR="0029571A" w:rsidRPr="00F3645B">
        <w:t xml:space="preserve">in </w:t>
      </w:r>
      <w:r w:rsidR="00983D54" w:rsidRPr="00F3645B">
        <w:t xml:space="preserve">17 controls and </w:t>
      </w:r>
      <w:r w:rsidR="000F0842" w:rsidRPr="00F3645B">
        <w:t xml:space="preserve">19 </w:t>
      </w:r>
      <w:r w:rsidR="006F16E2" w:rsidRPr="00F3645B">
        <w:t>patients</w:t>
      </w:r>
      <w:r w:rsidR="002E5EEC" w:rsidRPr="00F3645B">
        <w:t>.</w:t>
      </w:r>
      <w:r w:rsidR="00124557" w:rsidRPr="00F3645B">
        <w:t xml:space="preserve"> </w:t>
      </w:r>
      <w:r w:rsidR="00983D54" w:rsidRPr="00F3645B">
        <w:t>Three</w:t>
      </w:r>
      <w:r w:rsidR="00124557" w:rsidRPr="00F3645B">
        <w:t xml:space="preserve"> </w:t>
      </w:r>
      <w:r w:rsidR="00053B9E" w:rsidRPr="00F3645B">
        <w:t>control subjects</w:t>
      </w:r>
      <w:r w:rsidR="00124557" w:rsidRPr="00F3645B">
        <w:t xml:space="preserve"> and </w:t>
      </w:r>
      <w:r w:rsidR="001A2EBF">
        <w:t>one</w:t>
      </w:r>
      <w:r w:rsidR="005A425F" w:rsidRPr="00F3645B">
        <w:t xml:space="preserve"> </w:t>
      </w:r>
      <w:r w:rsidR="00997143" w:rsidRPr="00F3645B">
        <w:t>patient</w:t>
      </w:r>
      <w:r w:rsidR="002E5EEC" w:rsidRPr="00F3645B">
        <w:t xml:space="preserve"> </w:t>
      </w:r>
      <w:r w:rsidR="00124557" w:rsidRPr="00F3645B">
        <w:t xml:space="preserve">did not receive contrast agents due to contraindications or refusal. </w:t>
      </w:r>
      <w:r w:rsidR="00DB033B" w:rsidRPr="00F3645B">
        <w:t>The velocity encoding (</w:t>
      </w:r>
      <w:proofErr w:type="spellStart"/>
      <w:r w:rsidR="00DB033B" w:rsidRPr="00F3645B">
        <w:rPr>
          <w:noProof/>
        </w:rPr>
        <w:t>V</w:t>
      </w:r>
      <w:r w:rsidR="00DB033B" w:rsidRPr="00F3645B">
        <w:rPr>
          <w:noProof/>
          <w:vertAlign w:val="subscript"/>
        </w:rPr>
        <w:t>enc</w:t>
      </w:r>
      <w:proofErr w:type="spellEnd"/>
      <w:r w:rsidR="002E5EEC" w:rsidRPr="00F3645B">
        <w:t xml:space="preserve">) was set to 100 cm/s for the preprandial scan and </w:t>
      </w:r>
      <w:r w:rsidR="009F2037" w:rsidRPr="00F3645B">
        <w:t xml:space="preserve">was increased to </w:t>
      </w:r>
      <w:r w:rsidR="002E5EEC" w:rsidRPr="00F3645B">
        <w:t>120 cm/</w:t>
      </w:r>
      <w:r w:rsidR="00124557" w:rsidRPr="00F3645B">
        <w:t>s for the postprandial scan</w:t>
      </w:r>
      <w:r w:rsidR="009F2037" w:rsidRPr="00F3645B">
        <w:t xml:space="preserve"> to account for </w:t>
      </w:r>
      <w:r w:rsidR="000615BB" w:rsidRPr="00F3645B">
        <w:t>anticipated</w:t>
      </w:r>
      <w:r w:rsidR="009F2037" w:rsidRPr="00F3645B">
        <w:t xml:space="preserve"> increa</w:t>
      </w:r>
      <w:r w:rsidR="002C0422" w:rsidRPr="00F3645B">
        <w:t>ses in mesenteric blood velocities</w:t>
      </w:r>
      <w:r w:rsidR="00124557" w:rsidRPr="00F3645B">
        <w:t xml:space="preserve">. </w:t>
      </w:r>
      <w:r w:rsidR="0029571A" w:rsidRPr="00F3645B">
        <w:t>During image acquisition, ECG and respiratory monitoring were performed to allow for retrospective cardiac and respiratory gating during reconstruction.</w:t>
      </w:r>
    </w:p>
    <w:p w14:paraId="4F3218C6" w14:textId="62EBFD18" w:rsidR="00770A30" w:rsidRPr="00F3645B" w:rsidRDefault="00770A30" w:rsidP="00D46637">
      <w:pPr>
        <w:pStyle w:val="Heading2"/>
        <w:spacing w:line="480" w:lineRule="auto"/>
        <w:jc w:val="both"/>
      </w:pPr>
      <w:r w:rsidRPr="00F3645B">
        <w:t>Data Analysis and Flow Measurements</w:t>
      </w:r>
    </w:p>
    <w:p w14:paraId="41B16993" w14:textId="442250F7" w:rsidR="00262B53" w:rsidRPr="00F3645B" w:rsidRDefault="00BD4EC3" w:rsidP="00D46637">
      <w:pPr>
        <w:spacing w:line="480" w:lineRule="auto"/>
        <w:jc w:val="both"/>
      </w:pPr>
      <w:r w:rsidRPr="00F3645B">
        <w:t xml:space="preserve">Reconstruction was performed offline yielding time-resolved </w:t>
      </w:r>
      <w:r w:rsidR="00030A30" w:rsidRPr="00F3645B">
        <w:t>and time-averaged magnitude, complex difference, and 3</w:t>
      </w:r>
      <w:r w:rsidR="00F8088F" w:rsidRPr="00F3645B">
        <w:t>-directional</w:t>
      </w:r>
      <w:r w:rsidR="00030A30" w:rsidRPr="00F3645B">
        <w:t xml:space="preserve"> velocity </w:t>
      </w:r>
      <w:r w:rsidR="006175C7" w:rsidRPr="00F3645B">
        <w:t>data</w:t>
      </w:r>
      <w:r w:rsidRPr="00F3645B">
        <w:t>.</w:t>
      </w:r>
      <w:r w:rsidR="00997143" w:rsidRPr="00F3645B">
        <w:t xml:space="preserve"> </w:t>
      </w:r>
      <w:r w:rsidR="006B6EBE" w:rsidRPr="00F3645B">
        <w:t>All time</w:t>
      </w:r>
      <w:r w:rsidR="00346221" w:rsidRPr="00F3645B">
        <w:t>-resolved data were</w:t>
      </w:r>
      <w:r w:rsidR="00030A30" w:rsidRPr="00F3645B">
        <w:t xml:space="preserve"> reconstructed into 14 </w:t>
      </w:r>
      <w:r w:rsidR="006B6EBE" w:rsidRPr="00F3645B">
        <w:t xml:space="preserve">cardiac </w:t>
      </w:r>
      <w:r w:rsidR="00045053" w:rsidRPr="00F3645B">
        <w:t>timeframes</w:t>
      </w:r>
      <w:r w:rsidR="00F8088F" w:rsidRPr="00F3645B">
        <w:t xml:space="preserve"> using temporal view sharing</w:t>
      </w:r>
      <w:r w:rsidR="00045053" w:rsidRPr="00F3645B">
        <w:t xml:space="preserve"> </w:t>
      </w:r>
      <w:r w:rsidR="00045053" w:rsidRPr="00F3645B">
        <w:fldChar w:fldCharType="begin">
          <w:fldData xml:space="preserve">PEVuZE5vdGU+PENpdGU+PEF1dGhvcj5MaXU8L0F1dGhvcj48WWVhcj4yMDA2PC9ZZWFyPjxSZWNO
dW0+OTI3PC9SZWNOdW0+PERpc3BsYXlUZXh0PigyMik8L0Rpc3BsYXlUZXh0PjxyZWNvcmQ+PHJl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737962">
        <w:instrText xml:space="preserve"> ADDIN EN.CITE </w:instrText>
      </w:r>
      <w:r w:rsidR="00737962">
        <w:fldChar w:fldCharType="begin">
          <w:fldData xml:space="preserve">PEVuZE5vdGU+PENpdGU+PEF1dGhvcj5MaXU8L0F1dGhvcj48WWVhcj4yMDA2PC9ZZWFyPjxSZWNO
dW0+OTI3PC9SZWNOdW0+PERpc3BsYXlUZXh0PigyMik8L0Rpc3BsYXlUZXh0PjxyZWNvcmQ+PHJl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737962">
        <w:instrText xml:space="preserve"> ADDIN EN.CITE.DATA </w:instrText>
      </w:r>
      <w:r w:rsidR="00737962">
        <w:fldChar w:fldCharType="end"/>
      </w:r>
      <w:r w:rsidR="00045053" w:rsidRPr="00F3645B">
        <w:fldChar w:fldCharType="separate"/>
      </w:r>
      <w:r w:rsidR="00737962">
        <w:rPr>
          <w:noProof/>
        </w:rPr>
        <w:t>(</w:t>
      </w:r>
      <w:hyperlink w:anchor="_ENREF_22" w:tooltip="Liu, 2006 #927" w:history="1">
        <w:r w:rsidR="00737962">
          <w:rPr>
            <w:noProof/>
          </w:rPr>
          <w:t>22</w:t>
        </w:r>
      </w:hyperlink>
      <w:r w:rsidR="00737962">
        <w:rPr>
          <w:noProof/>
        </w:rPr>
        <w:t>)</w:t>
      </w:r>
      <w:r w:rsidR="00045053" w:rsidRPr="00F3645B">
        <w:fldChar w:fldCharType="end"/>
      </w:r>
      <w:r w:rsidR="00030A30" w:rsidRPr="00F3645B">
        <w:t>.</w:t>
      </w:r>
      <w:r w:rsidR="00557BE6" w:rsidRPr="00F3645B">
        <w:t xml:space="preserve"> </w:t>
      </w:r>
      <w:r w:rsidR="005A0ED3" w:rsidRPr="00F3645B">
        <w:t>B</w:t>
      </w:r>
      <w:r w:rsidR="003C765C" w:rsidRPr="00F3645B">
        <w:t>ackground phase correction was performed on all datasets by fitting a 3</w:t>
      </w:r>
      <w:r w:rsidR="003C765C" w:rsidRPr="00F3645B">
        <w:rPr>
          <w:vertAlign w:val="superscript"/>
        </w:rPr>
        <w:t>rd</w:t>
      </w:r>
      <w:r w:rsidR="003C765C" w:rsidRPr="00F3645B">
        <w:t xml:space="preserve"> order polynomial to phase in stationary tissue, </w:t>
      </w:r>
      <w:r w:rsidR="005A0ED3" w:rsidRPr="00F3645B">
        <w:t>defined</w:t>
      </w:r>
      <w:r w:rsidR="003C765C" w:rsidRPr="00F3645B">
        <w:t xml:space="preserve"> by </w:t>
      </w:r>
      <w:r w:rsidR="00F8088F" w:rsidRPr="00F3645B">
        <w:t>semi-automatically</w:t>
      </w:r>
      <w:r w:rsidR="005A0ED3" w:rsidRPr="00F3645B">
        <w:t xml:space="preserve"> </w:t>
      </w:r>
      <w:r w:rsidR="003C765C" w:rsidRPr="00F3645B">
        <w:t>thresholding time-</w:t>
      </w:r>
      <w:r w:rsidR="006F16E2" w:rsidRPr="00F3645B">
        <w:t>averaged</w:t>
      </w:r>
      <w:r w:rsidR="003C765C" w:rsidRPr="00F3645B">
        <w:t xml:space="preserve"> magnitude and velocity data</w:t>
      </w:r>
      <w:r w:rsidR="00C04C9C" w:rsidRPr="00F3645B">
        <w:t xml:space="preserve"> </w:t>
      </w:r>
      <w:r w:rsidR="00850EB1" w:rsidRPr="00F3645B">
        <w:fldChar w:fldCharType="begin"/>
      </w:r>
      <w:r w:rsidR="00737962">
        <w:instrText xml:space="preserve"> ADDIN EN.CITE &lt;EndNote&gt;&lt;Cite&gt;&lt;Author&gt;Walker&lt;/Author&gt;&lt;Year&gt;1993&lt;/Year&gt;&lt;RecNum&gt;911&lt;/RecNum&gt;&lt;DisplayText&gt;(23)&lt;/DisplayText&gt;&lt;record&gt;&lt;rec-number&gt;911&lt;/rec-number&gt;&lt;foreign-keys&gt;&lt;key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sidR="00850EB1" w:rsidRPr="00F3645B">
        <w:fldChar w:fldCharType="separate"/>
      </w:r>
      <w:r w:rsidR="00737962">
        <w:rPr>
          <w:noProof/>
        </w:rPr>
        <w:t>(</w:t>
      </w:r>
      <w:hyperlink w:anchor="_ENREF_23" w:tooltip="Walker, 1993 #911" w:history="1">
        <w:r w:rsidR="00737962">
          <w:rPr>
            <w:noProof/>
          </w:rPr>
          <w:t>23</w:t>
        </w:r>
      </w:hyperlink>
      <w:r w:rsidR="00737962">
        <w:rPr>
          <w:noProof/>
        </w:rPr>
        <w:t>)</w:t>
      </w:r>
      <w:r w:rsidR="00850EB1" w:rsidRPr="00F3645B">
        <w:fldChar w:fldCharType="end"/>
      </w:r>
      <w:r w:rsidR="003C765C" w:rsidRPr="00F3645B">
        <w:t xml:space="preserve">. </w:t>
      </w:r>
      <w:r w:rsidR="00E73D7F" w:rsidRPr="00F3645B">
        <w:t>T</w:t>
      </w:r>
      <w:r w:rsidR="006B6EBE" w:rsidRPr="00F3645B">
        <w:t>ime-averaged complex</w:t>
      </w:r>
      <w:r w:rsidR="00354A22" w:rsidRPr="00F3645B">
        <w:t xml:space="preserve"> difference </w:t>
      </w:r>
      <w:r w:rsidR="00346221" w:rsidRPr="00F3645B">
        <w:t>data were</w:t>
      </w:r>
      <w:r w:rsidR="004C7452" w:rsidRPr="00F3645B">
        <w:t xml:space="preserve"> exported to Mimics (Materialize, Leuven, Belgium) for </w:t>
      </w:r>
      <w:r w:rsidR="00E773E5" w:rsidRPr="00F3645B">
        <w:t xml:space="preserve">semi-automatic </w:t>
      </w:r>
      <w:r w:rsidR="004C7452" w:rsidRPr="00F3645B">
        <w:t>vessel segmentation</w:t>
      </w:r>
      <w:r w:rsidR="003C765C" w:rsidRPr="00F3645B">
        <w:t xml:space="preserve"> </w:t>
      </w:r>
      <w:r w:rsidR="00F8088F" w:rsidRPr="00F3645B">
        <w:t>(</w:t>
      </w:r>
      <w:r w:rsidR="00045053" w:rsidRPr="00F3645B">
        <w:t xml:space="preserve">global </w:t>
      </w:r>
      <w:r w:rsidR="004C7452" w:rsidRPr="00F3645B">
        <w:t xml:space="preserve">thresholding </w:t>
      </w:r>
      <w:r w:rsidR="00045053" w:rsidRPr="00F3645B">
        <w:t>plus</w:t>
      </w:r>
      <w:r w:rsidR="00927F66" w:rsidRPr="00F3645B">
        <w:t xml:space="preserve"> region growing</w:t>
      </w:r>
      <w:r w:rsidR="003C765C" w:rsidRPr="00F3645B">
        <w:t>)</w:t>
      </w:r>
      <w:r w:rsidR="00927F66" w:rsidRPr="00F3645B">
        <w:t xml:space="preserve"> </w:t>
      </w:r>
      <w:r w:rsidR="003C765C" w:rsidRPr="00F3645B">
        <w:t>in order to create</w:t>
      </w:r>
      <w:r w:rsidR="00927F66" w:rsidRPr="00F3645B">
        <w:t xml:space="preserve"> </w:t>
      </w:r>
      <w:r w:rsidR="00985048" w:rsidRPr="00F3645B">
        <w:t xml:space="preserve">3D </w:t>
      </w:r>
      <w:r w:rsidR="00927F66" w:rsidRPr="00F3645B">
        <w:t>angiogram</w:t>
      </w:r>
      <w:r w:rsidR="00985048" w:rsidRPr="00F3645B">
        <w:t xml:space="preserve"> masks</w:t>
      </w:r>
      <w:r w:rsidR="007A12E5" w:rsidRPr="00F3645B">
        <w:t xml:space="preserve">, </w:t>
      </w:r>
      <w:r w:rsidR="00927F66" w:rsidRPr="00F3645B">
        <w:t xml:space="preserve">shown </w:t>
      </w:r>
      <w:r w:rsidR="001974D9" w:rsidRPr="00F3645B">
        <w:t>in Figure 1</w:t>
      </w:r>
      <w:r w:rsidR="00927F66" w:rsidRPr="00F3645B">
        <w:t>.</w:t>
      </w:r>
    </w:p>
    <w:p w14:paraId="562A16C3" w14:textId="1582C273" w:rsidR="00522B0E" w:rsidRPr="00F3645B" w:rsidRDefault="00F40A0E" w:rsidP="00D46637">
      <w:pPr>
        <w:spacing w:line="480" w:lineRule="auto"/>
        <w:jc w:val="both"/>
      </w:pPr>
      <w:r w:rsidRPr="00F3645B">
        <w:t>Angiograms</w:t>
      </w:r>
      <w:r w:rsidR="007A12E5" w:rsidRPr="00F3645B">
        <w:t xml:space="preserve"> and time-resolved velocity data</w:t>
      </w:r>
      <w:r w:rsidR="00712D12" w:rsidRPr="00F3645B">
        <w:t xml:space="preserve"> were</w:t>
      </w:r>
      <w:r w:rsidR="00050195" w:rsidRPr="00F3645B">
        <w:t xml:space="preserve"> exported to </w:t>
      </w:r>
      <w:r w:rsidR="00050195" w:rsidRPr="00F3645B">
        <w:rPr>
          <w:noProof/>
        </w:rPr>
        <w:t>Ensight</w:t>
      </w:r>
      <w:r w:rsidR="00050195" w:rsidRPr="00F3645B">
        <w:t xml:space="preserve"> (ANSYS, Canonsburg, PA) </w:t>
      </w:r>
      <w:r w:rsidR="005D6800" w:rsidRPr="00F3645B">
        <w:t xml:space="preserve">for </w:t>
      </w:r>
      <w:r w:rsidR="00050195" w:rsidRPr="00F3645B">
        <w:t>visuali</w:t>
      </w:r>
      <w:r w:rsidR="005D6800" w:rsidRPr="00F3645B">
        <w:t xml:space="preserve">zation of </w:t>
      </w:r>
      <w:r w:rsidR="00274DE4" w:rsidRPr="00F3645B">
        <w:t xml:space="preserve">blood flow </w:t>
      </w:r>
      <w:r w:rsidR="00F8088F" w:rsidRPr="00F3645B">
        <w:t xml:space="preserve">patterns </w:t>
      </w:r>
      <w:r w:rsidR="005D3769" w:rsidRPr="00F3645B">
        <w:t>and</w:t>
      </w:r>
      <w:r w:rsidR="005D6800" w:rsidRPr="00F3645B">
        <w:t xml:space="preserve"> </w:t>
      </w:r>
      <w:r w:rsidR="00F8088F" w:rsidRPr="00F3645B">
        <w:t xml:space="preserve">interactive </w:t>
      </w:r>
      <w:r w:rsidR="005D6800" w:rsidRPr="00F3645B">
        <w:t>2D plane placement</w:t>
      </w:r>
      <w:r w:rsidR="00F5313F" w:rsidRPr="00F3645B">
        <w:t xml:space="preserve"> for flow analysis</w:t>
      </w:r>
      <w:r w:rsidR="00985048" w:rsidRPr="00F3645B">
        <w:t xml:space="preserve">. </w:t>
      </w:r>
      <w:r w:rsidR="00905B98" w:rsidRPr="00F3645B">
        <w:t xml:space="preserve">Color-coded </w:t>
      </w:r>
      <w:proofErr w:type="gramStart"/>
      <w:r w:rsidR="00905B98" w:rsidRPr="00F3645B">
        <w:t>vector</w:t>
      </w:r>
      <w:proofErr w:type="gramEnd"/>
      <w:r w:rsidR="00905B98" w:rsidRPr="00F3645B">
        <w:t xml:space="preserve"> </w:t>
      </w:r>
      <w:r w:rsidR="00905B98" w:rsidRPr="00F3645B">
        <w:rPr>
          <w:noProof/>
        </w:rPr>
        <w:t>streamline</w:t>
      </w:r>
      <w:r w:rsidR="00905B98" w:rsidRPr="00F3645B">
        <w:t xml:space="preserve"> images </w:t>
      </w:r>
      <w:r w:rsidR="006175C7" w:rsidRPr="00F3645B">
        <w:t xml:space="preserve">and particle traces </w:t>
      </w:r>
      <w:r w:rsidR="00346221" w:rsidRPr="00F3645B">
        <w:t>were</w:t>
      </w:r>
      <w:r w:rsidR="00905B98" w:rsidRPr="00F3645B">
        <w:t xml:space="preserve"> created in </w:t>
      </w:r>
      <w:r w:rsidR="00905B98" w:rsidRPr="00F3645B">
        <w:rPr>
          <w:noProof/>
        </w:rPr>
        <w:t>Ensight</w:t>
      </w:r>
      <w:r w:rsidR="00905B98" w:rsidRPr="00F3645B">
        <w:t xml:space="preserve"> </w:t>
      </w:r>
      <w:r w:rsidR="003C765C" w:rsidRPr="00F3645B">
        <w:t xml:space="preserve">to visualize </w:t>
      </w:r>
      <w:r w:rsidR="006175C7" w:rsidRPr="00F3645B">
        <w:t xml:space="preserve">time-resolved </w:t>
      </w:r>
      <w:r w:rsidR="00905B98" w:rsidRPr="00F3645B">
        <w:t xml:space="preserve">flow </w:t>
      </w:r>
      <w:r w:rsidR="005D3769" w:rsidRPr="00F3645B">
        <w:t>patterns</w:t>
      </w:r>
      <w:r w:rsidR="00F8088F" w:rsidRPr="00F3645B">
        <w:t xml:space="preserve"> (</w:t>
      </w:r>
      <w:r w:rsidR="00050067" w:rsidRPr="00F3645B">
        <w:t>Figure 2</w:t>
      </w:r>
      <w:r w:rsidR="00F5313F" w:rsidRPr="00F3645B">
        <w:t>)</w:t>
      </w:r>
      <w:r w:rsidR="00905B98" w:rsidRPr="00F3645B">
        <w:t>.</w:t>
      </w:r>
      <w:r w:rsidR="00E773E5" w:rsidRPr="00F3645B">
        <w:t xml:space="preserve"> </w:t>
      </w:r>
      <w:r w:rsidR="005D6800" w:rsidRPr="00F3645B">
        <w:t>2D</w:t>
      </w:r>
      <w:r w:rsidR="00E773E5" w:rsidRPr="00F3645B">
        <w:t xml:space="preserve"> cut-planes</w:t>
      </w:r>
      <w:r w:rsidR="00C8073E" w:rsidRPr="00F3645B">
        <w:t xml:space="preserve"> </w:t>
      </w:r>
      <w:r w:rsidR="004D4B94" w:rsidRPr="00F3645B">
        <w:t>were</w:t>
      </w:r>
      <w:r w:rsidR="00E773E5" w:rsidRPr="00F3645B">
        <w:t xml:space="preserve"> manually placed in vessels of interest</w:t>
      </w:r>
      <w:r w:rsidR="00F51EE5" w:rsidRPr="00F3645B">
        <w:t xml:space="preserve"> </w:t>
      </w:r>
      <w:r w:rsidR="00E773E5" w:rsidRPr="00F3645B">
        <w:t>perpendicular to the direction of the vessel</w:t>
      </w:r>
      <w:r w:rsidR="0040585E" w:rsidRPr="00F3645B">
        <w:t xml:space="preserve"> for quantitative flow analysis</w:t>
      </w:r>
      <w:r w:rsidR="004D4B94" w:rsidRPr="00F3645B">
        <w:t xml:space="preserve">. </w:t>
      </w:r>
      <w:r w:rsidR="00F5313F" w:rsidRPr="00F3645B">
        <w:t xml:space="preserve">Flow analysis was performed in 6 arteries: </w:t>
      </w:r>
      <w:r w:rsidR="00482CDB" w:rsidRPr="00F3645B">
        <w:t>superior mesenteric artery (</w:t>
      </w:r>
      <w:r w:rsidR="00F5313F" w:rsidRPr="00F3645B">
        <w:t>SMA</w:t>
      </w:r>
      <w:r w:rsidR="00482CDB" w:rsidRPr="00F3645B">
        <w:t>)</w:t>
      </w:r>
      <w:r w:rsidR="00F5313F" w:rsidRPr="00F3645B">
        <w:t xml:space="preserve">, </w:t>
      </w:r>
      <w:r w:rsidR="00482CDB" w:rsidRPr="00F3645B">
        <w:t>celiac artery (</w:t>
      </w:r>
      <w:r w:rsidR="00F5313F" w:rsidRPr="00F3645B">
        <w:t>C</w:t>
      </w:r>
      <w:r w:rsidR="00482CDB" w:rsidRPr="00F3645B">
        <w:t>A)</w:t>
      </w:r>
      <w:r w:rsidR="00F5313F" w:rsidRPr="00F3645B">
        <w:t xml:space="preserve">, supraceliac aorta (SCAo), infrarenal aorta (IRAo), right renal artery (RRA), left renal artery (LRA), as well as 3 </w:t>
      </w:r>
      <w:r w:rsidR="00F5313F" w:rsidRPr="00F3645B">
        <w:lastRenderedPageBreak/>
        <w:t xml:space="preserve">veins: </w:t>
      </w:r>
      <w:r w:rsidR="00482CDB" w:rsidRPr="00F3645B">
        <w:t>superior mesenteric vein (</w:t>
      </w:r>
      <w:r w:rsidR="00F5313F" w:rsidRPr="00F3645B">
        <w:t>SMV</w:t>
      </w:r>
      <w:r w:rsidR="00482CDB" w:rsidRPr="00F3645B">
        <w:t>)</w:t>
      </w:r>
      <w:r w:rsidR="00F5313F" w:rsidRPr="00F3645B">
        <w:t>, splenic vein (SV), and portal vein (PV)</w:t>
      </w:r>
      <w:r w:rsidR="006175C7" w:rsidRPr="00F3645B">
        <w:t xml:space="preserve">. </w:t>
      </w:r>
      <w:commentRangeStart w:id="31"/>
      <w:r w:rsidR="00BD0E85">
        <w:t>All cut-planes were placed at least 3 diameters away from either a confluence or bifurcation</w:t>
      </w:r>
      <w:r w:rsidR="00D46637">
        <w:t xml:space="preserve"> </w:t>
      </w:r>
      <w:r w:rsidR="00BD0E85">
        <w:t>to avoid regions of highly disturbed flow due to entrance effects</w:t>
      </w:r>
      <w:commentRangeEnd w:id="31"/>
      <w:r w:rsidR="00352ABD">
        <w:rPr>
          <w:rStyle w:val="CommentReference"/>
        </w:rPr>
        <w:commentReference w:id="31"/>
      </w:r>
      <w:r w:rsidR="00BD0E85">
        <w:t xml:space="preserve">.  </w:t>
      </w:r>
      <w:r w:rsidR="00B60A40" w:rsidRPr="00F3645B">
        <w:t>In some datasets</w:t>
      </w:r>
      <w:r w:rsidR="00522B0E" w:rsidRPr="00F3645B">
        <w:t xml:space="preserve">, </w:t>
      </w:r>
      <w:r w:rsidR="006D7B96" w:rsidRPr="00F3645B">
        <w:t>certain vessel</w:t>
      </w:r>
      <w:r w:rsidR="00FA0EA3">
        <w:t xml:space="preserve"> segments</w:t>
      </w:r>
      <w:r w:rsidR="00BD0E85">
        <w:t xml:space="preserve"> </w:t>
      </w:r>
      <w:r w:rsidR="00F2274D" w:rsidRPr="00F3645B">
        <w:t xml:space="preserve">could </w:t>
      </w:r>
      <w:r w:rsidR="006D7B96" w:rsidRPr="00F3645B">
        <w:t xml:space="preserve">not </w:t>
      </w:r>
      <w:r w:rsidR="00F2274D" w:rsidRPr="00F3645B">
        <w:t xml:space="preserve">be </w:t>
      </w:r>
      <w:r w:rsidR="00FA0EA3">
        <w:t xml:space="preserve">well </w:t>
      </w:r>
      <w:r w:rsidR="002C0422" w:rsidRPr="00F3645B">
        <w:t>visualized</w:t>
      </w:r>
      <w:r w:rsidR="00672A72" w:rsidRPr="00F3645B">
        <w:t xml:space="preserve"> </w:t>
      </w:r>
      <w:r w:rsidR="00F2274D" w:rsidRPr="00F3645B">
        <w:t xml:space="preserve">on the </w:t>
      </w:r>
      <w:r w:rsidR="00672A72" w:rsidRPr="00F3645B">
        <w:t xml:space="preserve">PC </w:t>
      </w:r>
      <w:r w:rsidR="00F2274D" w:rsidRPr="00F3645B">
        <w:t xml:space="preserve">angiogram </w:t>
      </w:r>
      <w:r w:rsidR="00522B0E" w:rsidRPr="00F3645B">
        <w:t>d</w:t>
      </w:r>
      <w:r w:rsidR="00050067" w:rsidRPr="00F3645B">
        <w:t>ue to ei</w:t>
      </w:r>
      <w:r w:rsidR="006D7B96" w:rsidRPr="00F3645B">
        <w:t>ther</w:t>
      </w:r>
      <w:r w:rsidR="00FA0EA3">
        <w:t xml:space="preserve"> an </w:t>
      </w:r>
      <w:r w:rsidR="006D7B96" w:rsidRPr="00F3645B">
        <w:t>insufficient</w:t>
      </w:r>
      <w:r w:rsidR="00FA0EA3">
        <w:t xml:space="preserve"> size of the imaging volume, </w:t>
      </w:r>
      <w:r w:rsidR="00741826" w:rsidRPr="00F3645B">
        <w:t>vessel occlusions</w:t>
      </w:r>
      <w:r w:rsidR="00FA0EA3">
        <w:t>, or very slow flows</w:t>
      </w:r>
      <w:r w:rsidR="005A0ED3" w:rsidRPr="00F3645B">
        <w:t xml:space="preserve">. In these cases, </w:t>
      </w:r>
      <w:r w:rsidR="00C26BE6" w:rsidRPr="00F3645B">
        <w:t>flow analysis wa</w:t>
      </w:r>
      <w:r w:rsidR="008554B1" w:rsidRPr="00F3645B">
        <w:t xml:space="preserve">s not performed. </w:t>
      </w:r>
    </w:p>
    <w:p w14:paraId="52C3E9DF" w14:textId="6A5565F4" w:rsidR="009E32A5" w:rsidRPr="00F3645B" w:rsidRDefault="005A0ED3" w:rsidP="00D46637">
      <w:pPr>
        <w:spacing w:after="120" w:line="480" w:lineRule="auto"/>
        <w:jc w:val="both"/>
      </w:pPr>
      <w:r w:rsidRPr="00F3645B">
        <w:t>Data</w:t>
      </w:r>
      <w:r w:rsidR="00E773E5" w:rsidRPr="00F3645B">
        <w:t xml:space="preserve"> </w:t>
      </w:r>
      <w:r w:rsidR="00A20D22" w:rsidRPr="00F3645B">
        <w:t>from the 2D</w:t>
      </w:r>
      <w:r w:rsidR="00E773E5" w:rsidRPr="00F3645B">
        <w:t xml:space="preserve"> </w:t>
      </w:r>
      <w:r w:rsidR="00672A72" w:rsidRPr="00F3645B">
        <w:t>cut-</w:t>
      </w:r>
      <w:r w:rsidR="00E773E5" w:rsidRPr="00F3645B">
        <w:t xml:space="preserve">planes were </w:t>
      </w:r>
      <w:r w:rsidR="00672A72" w:rsidRPr="00F3645B">
        <w:t xml:space="preserve">exported </w:t>
      </w:r>
      <w:r w:rsidR="00E773E5" w:rsidRPr="00F3645B">
        <w:t>to a customized software package</w:t>
      </w:r>
      <w:r w:rsidR="00A14B74" w:rsidRPr="00F3645B">
        <w:t xml:space="preserve"> </w:t>
      </w:r>
      <w:r w:rsidR="00850EB1" w:rsidRPr="00F3645B">
        <w:fldChar w:fldCharType="begin">
          <w:fldData xml:space="preserve">PEVuZE5vdGU+PENpdGU+PEF1dGhvcj5TdGFsZGVyPC9BdXRob3I+PFllYXI+MjAwODwvWWVhcj48
UmVjTnVtPjkxNjwvUmVjTnVtPjxEaXNwbGF5VGV4dD4oMjQpPC9EaXNwbGF5VGV4dD48cmVjb3Jk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737962">
        <w:instrText xml:space="preserve"> ADDIN EN.CITE </w:instrText>
      </w:r>
      <w:r w:rsidR="00737962">
        <w:fldChar w:fldCharType="begin">
          <w:fldData xml:space="preserve">PEVuZE5vdGU+PENpdGU+PEF1dGhvcj5TdGFsZGVyPC9BdXRob3I+PFllYXI+MjAwODwvWWVhcj48
UmVjTnVtPjkxNjwvUmVjTnVtPjxEaXNwbGF5VGV4dD4oMjQpPC9EaXNwbGF5VGV4dD48cmVjb3Jk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737962">
        <w:instrText xml:space="preserve"> ADDIN EN.CITE.DATA </w:instrText>
      </w:r>
      <w:r w:rsidR="00737962">
        <w:fldChar w:fldCharType="end"/>
      </w:r>
      <w:r w:rsidR="00850EB1" w:rsidRPr="00F3645B">
        <w:fldChar w:fldCharType="separate"/>
      </w:r>
      <w:r w:rsidR="00737962">
        <w:rPr>
          <w:noProof/>
        </w:rPr>
        <w:t>(</w:t>
      </w:r>
      <w:hyperlink w:anchor="_ENREF_24" w:tooltip="Stalder, 2008 #916" w:history="1">
        <w:r w:rsidR="00737962">
          <w:rPr>
            <w:noProof/>
          </w:rPr>
          <w:t>24</w:t>
        </w:r>
      </w:hyperlink>
      <w:r w:rsidR="00737962">
        <w:rPr>
          <w:noProof/>
        </w:rPr>
        <w:t>)</w:t>
      </w:r>
      <w:r w:rsidR="00850EB1" w:rsidRPr="00F3645B">
        <w:fldChar w:fldCharType="end"/>
      </w:r>
      <w:r w:rsidR="00850EB1" w:rsidRPr="00F3645B">
        <w:t xml:space="preserve"> </w:t>
      </w:r>
      <w:r w:rsidR="003323A2" w:rsidRPr="00F3645B">
        <w:t xml:space="preserve">where </w:t>
      </w:r>
      <w:r w:rsidR="00F51EE5" w:rsidRPr="00F3645B">
        <w:t>manual, time-resolved segmentation was performed on all vessels</w:t>
      </w:r>
      <w:r w:rsidR="00050067" w:rsidRPr="00F3645B">
        <w:t xml:space="preserve"> (Figure </w:t>
      </w:r>
      <w:r w:rsidR="00157FB9" w:rsidRPr="00F3645B">
        <w:t>2a</w:t>
      </w:r>
      <w:r w:rsidR="0040585E" w:rsidRPr="00F3645B">
        <w:t xml:space="preserve"> inset</w:t>
      </w:r>
      <w:r w:rsidR="00444186" w:rsidRPr="00F3645B">
        <w:t xml:space="preserve">) </w:t>
      </w:r>
      <w:r w:rsidR="00F8088F" w:rsidRPr="00F3645B">
        <w:t xml:space="preserve">to </w:t>
      </w:r>
      <w:r w:rsidR="00444186" w:rsidRPr="00F3645B">
        <w:t xml:space="preserve">account for pulsatile </w:t>
      </w:r>
      <w:r w:rsidR="00181AA3" w:rsidRPr="00F3645B">
        <w:t xml:space="preserve">vessel motion </w:t>
      </w:r>
      <w:r w:rsidR="0040585E" w:rsidRPr="00F3645B">
        <w:t xml:space="preserve">during </w:t>
      </w:r>
      <w:r w:rsidR="00585A11" w:rsidRPr="00F3645B">
        <w:t xml:space="preserve">the </w:t>
      </w:r>
      <w:r w:rsidR="00444186" w:rsidRPr="00F3645B">
        <w:t>cardiac cycle.</w:t>
      </w:r>
      <w:r w:rsidR="003323A2" w:rsidRPr="00F3645B">
        <w:t xml:space="preserve"> All planes were visually inspected to ensure that velocity aliasing had not occurred. </w:t>
      </w:r>
      <w:commentRangeStart w:id="32"/>
      <w:r w:rsidR="0072617A" w:rsidRPr="00F3645B">
        <w:t>Average v</w:t>
      </w:r>
      <w:r w:rsidR="00E44C85" w:rsidRPr="00F3645B">
        <w:t>olumetric flow rates</w:t>
      </w:r>
      <w:r w:rsidR="00AF6E95" w:rsidRPr="00F3645B">
        <w:t xml:space="preserve"> </w:t>
      </w:r>
      <w:r w:rsidR="00E44C85" w:rsidRPr="00F3645B">
        <w:t xml:space="preserve">were </w:t>
      </w:r>
      <w:r w:rsidR="00813CAE" w:rsidRPr="00F3645B">
        <w:t>calculated</w:t>
      </w:r>
      <w:r w:rsidR="00AF6E95" w:rsidRPr="00F3645B">
        <w:t xml:space="preserve"> </w:t>
      </w:r>
      <w:r w:rsidR="007E1CBA" w:rsidRPr="00F3645B">
        <w:t xml:space="preserve">by finding the mean volumetric flow rate over the cardiac cycle </w:t>
      </w:r>
      <w:r w:rsidR="00813CAE" w:rsidRPr="00F3645B">
        <w:t xml:space="preserve">and </w:t>
      </w:r>
      <w:r w:rsidR="000735B4" w:rsidRPr="00F3645B">
        <w:t>normaliz</w:t>
      </w:r>
      <w:r w:rsidR="007E1CBA" w:rsidRPr="00F3645B">
        <w:t>ing that value</w:t>
      </w:r>
      <w:r w:rsidR="000735B4" w:rsidRPr="00F3645B">
        <w:t xml:space="preserve"> by the subject’s body weight</w:t>
      </w:r>
      <w:r w:rsidR="0045103B" w:rsidRPr="00F3645B">
        <w:t xml:space="preserve"> (</w:t>
      </w:r>
      <w:r w:rsidR="002D61FE" w:rsidRPr="00F3645B">
        <w:t xml:space="preserve">kg) to avoid </w:t>
      </w:r>
      <w:r w:rsidR="0045103B" w:rsidRPr="00F3645B">
        <w:rPr>
          <w:noProof/>
        </w:rPr>
        <w:t>influence</w:t>
      </w:r>
      <w:r w:rsidR="0045103B" w:rsidRPr="00F3645B">
        <w:t xml:space="preserve"> of body size on flow rate magnitudes</w:t>
      </w:r>
      <w:r w:rsidR="00683207" w:rsidRPr="00F3645B">
        <w:t xml:space="preserve"> as has been done in similar studies</w:t>
      </w:r>
      <w:r w:rsidR="000F0842" w:rsidRPr="00F3645B">
        <w:t xml:space="preserve"> </w:t>
      </w:r>
      <w:commentRangeEnd w:id="32"/>
      <w:r w:rsidR="00664DCB">
        <w:rPr>
          <w:rStyle w:val="CommentReference"/>
        </w:rPr>
        <w:commentReference w:id="32"/>
      </w:r>
      <w:r w:rsidR="00683207" w:rsidRPr="00F3645B">
        <w:fldChar w:fldCharType="begin">
          <w:fldData xml:space="preserve">PEVuZE5vdGU+PENpdGU+PEF1dGhvcj5CdXJrYXJ0PC9BdXRob3I+PFllYXI+MTk5MzwvWWVhcj48
UmVjTnVtPjg5MzwvUmVjTnVtPjxEaXNwbGF5VGV4dD4oMTQtMTYsMjUtMjcpPC9EaXNwbGF5VGV4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737962">
        <w:instrText xml:space="preserve"> ADDIN EN.CITE </w:instrText>
      </w:r>
      <w:r w:rsidR="00737962">
        <w:fldChar w:fldCharType="begin">
          <w:fldData xml:space="preserve">PEVuZE5vdGU+PENpdGU+PEF1dGhvcj5CdXJrYXJ0PC9BdXRob3I+PFllYXI+MTk5MzwvWWVhcj48
UmVjTnVtPjg5MzwvUmVjTnVtPjxEaXNwbGF5VGV4dD4oMTQtMTYsMjUtMjcpPC9EaXNwbGF5VGV4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737962">
        <w:instrText xml:space="preserve"> ADDIN EN.CITE.DATA </w:instrText>
      </w:r>
      <w:r w:rsidR="00737962">
        <w:fldChar w:fldCharType="end"/>
      </w:r>
      <w:r w:rsidR="00683207" w:rsidRPr="00F3645B">
        <w:fldChar w:fldCharType="separate"/>
      </w:r>
      <w:r w:rsidR="00737962">
        <w:rPr>
          <w:noProof/>
        </w:rPr>
        <w:t>(</w:t>
      </w:r>
      <w:hyperlink w:anchor="_ENREF_14" w:tooltip="Burkart, 1995 #892" w:history="1">
        <w:r w:rsidR="00737962">
          <w:rPr>
            <w:noProof/>
          </w:rPr>
          <w:t>14-16</w:t>
        </w:r>
      </w:hyperlink>
      <w:r w:rsidR="00737962">
        <w:rPr>
          <w:noProof/>
        </w:rPr>
        <w:t>,</w:t>
      </w:r>
      <w:hyperlink w:anchor="_ENREF_25" w:tooltip="Burkart, 1993 #893" w:history="1">
        <w:r w:rsidR="00737962">
          <w:rPr>
            <w:noProof/>
          </w:rPr>
          <w:t>25-27</w:t>
        </w:r>
      </w:hyperlink>
      <w:r w:rsidR="00737962">
        <w:rPr>
          <w:noProof/>
        </w:rPr>
        <w:t>)</w:t>
      </w:r>
      <w:r w:rsidR="00683207" w:rsidRPr="00F3645B">
        <w:fldChar w:fldCharType="end"/>
      </w:r>
      <w:r w:rsidR="000F0842" w:rsidRPr="00F3645B">
        <w:t>.</w:t>
      </w:r>
      <w:r w:rsidR="007E1CBA" w:rsidRPr="00F3645B">
        <w:t xml:space="preserve">  </w:t>
      </w:r>
      <w:commentRangeStart w:id="33"/>
      <w:del w:id="34" w:author="Grant Steven Roberts" w:date="2020-06-04T12:22:00Z">
        <w:r w:rsidR="00845BF9" w:rsidRPr="00F3645B" w:rsidDel="00737962">
          <w:delText>P</w:delText>
        </w:r>
        <w:r w:rsidR="00821F83" w:rsidRPr="00F3645B" w:rsidDel="00737962">
          <w:delText>ercent changes</w:delText>
        </w:r>
        <w:r w:rsidR="003B7073" w:rsidRPr="00F3645B" w:rsidDel="00737962">
          <w:delText xml:space="preserve"> in blood flow </w:delText>
        </w:r>
        <w:r w:rsidR="000735B4" w:rsidRPr="00F3645B" w:rsidDel="00737962">
          <w:delText>were</w:delText>
        </w:r>
        <w:r w:rsidR="004954EF" w:rsidRPr="00F3645B" w:rsidDel="00737962">
          <w:delText xml:space="preserve"> </w:delText>
        </w:r>
        <w:r w:rsidR="00D22797" w:rsidRPr="00F3645B" w:rsidDel="00737962">
          <w:delText>calculated by subtracting average p</w:delText>
        </w:r>
        <w:r w:rsidR="00F51EE5" w:rsidRPr="00F3645B" w:rsidDel="00737962">
          <w:delText>ostprandial flow rates from</w:delText>
        </w:r>
        <w:r w:rsidR="00D22797" w:rsidRPr="00F3645B" w:rsidDel="00737962">
          <w:delText xml:space="preserve"> </w:delText>
        </w:r>
        <w:r w:rsidR="007E1CBA" w:rsidRPr="00F3645B" w:rsidDel="00737962">
          <w:delText xml:space="preserve">average </w:delText>
        </w:r>
        <w:r w:rsidR="00D22797" w:rsidRPr="00F3645B" w:rsidDel="00737962">
          <w:delText>p</w:delText>
        </w:r>
        <w:r w:rsidR="00F51EE5" w:rsidRPr="00F3645B" w:rsidDel="00737962">
          <w:delText>re</w:delText>
        </w:r>
        <w:r w:rsidR="00D22797" w:rsidRPr="00F3645B" w:rsidDel="00737962">
          <w:delText>prandial flow rates</w:delText>
        </w:r>
        <w:r w:rsidR="00D41C35" w:rsidDel="00737962">
          <w:delText xml:space="preserve"> </w:delText>
        </w:r>
        <w:r w:rsidR="00AF3F02" w:rsidDel="00737962">
          <w:delText xml:space="preserve">and </w:delText>
        </w:r>
        <w:r w:rsidR="00741826" w:rsidRPr="00F3645B" w:rsidDel="00737962">
          <w:delText>dividing</w:delText>
        </w:r>
        <w:r w:rsidR="00D22797" w:rsidRPr="00F3645B" w:rsidDel="00737962">
          <w:delText xml:space="preserve"> by </w:delText>
        </w:r>
        <w:r w:rsidR="007E1CBA" w:rsidRPr="00F3645B" w:rsidDel="00737962">
          <w:delText xml:space="preserve">the </w:delText>
        </w:r>
        <w:r w:rsidR="00D22797" w:rsidRPr="00F3645B" w:rsidDel="00737962">
          <w:delText xml:space="preserve">average preprandial flow rate. </w:delText>
        </w:r>
        <w:commentRangeEnd w:id="33"/>
        <w:r w:rsidR="005E3216" w:rsidDel="00737962">
          <w:rPr>
            <w:rStyle w:val="CommentReference"/>
          </w:rPr>
          <w:commentReference w:id="33"/>
        </w:r>
      </w:del>
      <w:r w:rsidR="007A12E5" w:rsidRPr="00F3645B">
        <w:t>For</w:t>
      </w:r>
      <w:r w:rsidR="00585A11" w:rsidRPr="00F3645B">
        <w:t xml:space="preserve"> </w:t>
      </w:r>
      <w:r w:rsidR="00E16596" w:rsidRPr="00F3645B">
        <w:t>each subject</w:t>
      </w:r>
      <w:r w:rsidR="00585A11" w:rsidRPr="00F3645B">
        <w:t xml:space="preserve">, </w:t>
      </w:r>
      <w:r w:rsidR="00741826" w:rsidRPr="00F3645B">
        <w:t xml:space="preserve">average </w:t>
      </w:r>
      <w:r w:rsidR="00AF6E95" w:rsidRPr="00F3645B">
        <w:t>pre- and</w:t>
      </w:r>
      <w:r w:rsidR="00585A11" w:rsidRPr="00F3645B">
        <w:t xml:space="preserve"> postprandial volumetric flow rates,</w:t>
      </w:r>
      <w:r w:rsidR="00AF6E95" w:rsidRPr="00F3645B">
        <w:t xml:space="preserve"> as well as</w:t>
      </w:r>
      <w:r w:rsidR="00585A11" w:rsidRPr="00F3645B">
        <w:t xml:space="preserve"> </w:t>
      </w:r>
      <w:r w:rsidR="00BD07AE" w:rsidRPr="00F3645B">
        <w:t xml:space="preserve">the </w:t>
      </w:r>
      <w:r w:rsidR="00585A11" w:rsidRPr="00F3645B">
        <w:t>percent change in flow values</w:t>
      </w:r>
      <w:r w:rsidR="007A12E5" w:rsidRPr="00F3645B">
        <w:t>,</w:t>
      </w:r>
      <w:r w:rsidR="00585A11" w:rsidRPr="00F3645B">
        <w:t xml:space="preserve"> were </w:t>
      </w:r>
      <w:r w:rsidR="007E1CBA" w:rsidRPr="00F3645B">
        <w:t>calculated</w:t>
      </w:r>
      <w:r w:rsidR="00585A11" w:rsidRPr="00F3645B">
        <w:t xml:space="preserve"> for all </w:t>
      </w:r>
      <w:r w:rsidR="008A0FC7" w:rsidRPr="00F3645B">
        <w:t xml:space="preserve">visualized vessels. </w:t>
      </w:r>
      <w:r w:rsidR="00805D8C" w:rsidRPr="00F3645B">
        <w:t>Group-averaged</w:t>
      </w:r>
      <w:r w:rsidR="009E32A5" w:rsidRPr="00F3645B">
        <w:t xml:space="preserve"> preprandial</w:t>
      </w:r>
      <w:r w:rsidR="00585A11" w:rsidRPr="00F3645B">
        <w:t xml:space="preserve">, </w:t>
      </w:r>
      <w:r w:rsidR="00805D8C" w:rsidRPr="00F3645B">
        <w:t>postprandial</w:t>
      </w:r>
      <w:r w:rsidR="00EB26B7" w:rsidRPr="00F3645B">
        <w:t>,</w:t>
      </w:r>
      <w:r w:rsidR="009E32A5" w:rsidRPr="00F3645B">
        <w:t xml:space="preserve"> </w:t>
      </w:r>
      <w:r w:rsidR="00EB26B7" w:rsidRPr="00F3645B">
        <w:t xml:space="preserve">and percent change in flow values </w:t>
      </w:r>
      <w:r w:rsidR="00805D8C" w:rsidRPr="00F3645B">
        <w:t>were</w:t>
      </w:r>
      <w:r w:rsidR="009E32A5" w:rsidRPr="00F3645B">
        <w:t xml:space="preserve"> </w:t>
      </w:r>
      <w:r w:rsidR="00B055C5" w:rsidRPr="00F3645B">
        <w:t>calculated</w:t>
      </w:r>
      <w:r w:rsidR="00EB26B7" w:rsidRPr="00F3645B">
        <w:t xml:space="preserve"> for all vessels by averaging values over all subjects in each </w:t>
      </w:r>
      <w:r w:rsidR="00813CAE" w:rsidRPr="00F3645B">
        <w:t xml:space="preserve">of the three </w:t>
      </w:r>
      <w:r w:rsidR="00EB26B7" w:rsidRPr="00F3645B">
        <w:t>subgroup</w:t>
      </w:r>
      <w:r w:rsidR="00813CAE" w:rsidRPr="00F3645B">
        <w:t>s</w:t>
      </w:r>
      <w:r w:rsidR="00EB26B7" w:rsidRPr="00F3645B">
        <w:t>.</w:t>
      </w:r>
    </w:p>
    <w:p w14:paraId="34AD822C" w14:textId="56D0187C" w:rsidR="009E32A5" w:rsidRPr="00F3645B" w:rsidRDefault="009E32A5" w:rsidP="00D46637">
      <w:pPr>
        <w:pStyle w:val="Heading2"/>
        <w:spacing w:line="480" w:lineRule="auto"/>
        <w:jc w:val="both"/>
      </w:pPr>
      <w:r w:rsidRPr="00F3645B">
        <w:t>Internal Consistency Measurements</w:t>
      </w:r>
    </w:p>
    <w:p w14:paraId="1962E43E" w14:textId="69354463" w:rsidR="004C3DB8" w:rsidRPr="00F3645B" w:rsidRDefault="009E32A5" w:rsidP="00D46637">
      <w:pPr>
        <w:spacing w:after="120" w:line="480" w:lineRule="auto"/>
        <w:jc w:val="both"/>
      </w:pPr>
      <w:r w:rsidRPr="00F3645B">
        <w:t>Internal</w:t>
      </w:r>
      <w:r w:rsidR="00652CF8" w:rsidRPr="00F3645B">
        <w:t xml:space="preserve"> </w:t>
      </w:r>
      <w:r w:rsidR="00821F83" w:rsidRPr="00F3645B">
        <w:t xml:space="preserve">consistency of flow measurements </w:t>
      </w:r>
      <w:r w:rsidR="00821F83" w:rsidRPr="00F3645B">
        <w:rPr>
          <w:noProof/>
        </w:rPr>
        <w:t>w</w:t>
      </w:r>
      <w:r w:rsidR="00CA4668" w:rsidRPr="00F3645B">
        <w:rPr>
          <w:noProof/>
        </w:rPr>
        <w:t>as</w:t>
      </w:r>
      <w:r w:rsidR="00821F83" w:rsidRPr="00F3645B">
        <w:t xml:space="preserve"> </w:t>
      </w:r>
      <w:r w:rsidR="00845BF9" w:rsidRPr="00F3645B">
        <w:t>assessed</w:t>
      </w:r>
      <w:r w:rsidR="00821F83" w:rsidRPr="00F3645B">
        <w:t xml:space="preserve"> </w:t>
      </w:r>
      <w:r w:rsidR="007E1CBA" w:rsidRPr="00F3645B">
        <w:t>using</w:t>
      </w:r>
      <w:r w:rsidR="00821F83" w:rsidRPr="00F3645B">
        <w:t xml:space="preserve"> conservation </w:t>
      </w:r>
      <w:r w:rsidR="00F504D4" w:rsidRPr="00F3645B">
        <w:t xml:space="preserve">of flow </w:t>
      </w:r>
      <w:r w:rsidR="007E1CBA" w:rsidRPr="00F3645B">
        <w:t xml:space="preserve">in the </w:t>
      </w:r>
      <w:r w:rsidR="00652CF8" w:rsidRPr="00F3645B">
        <w:t xml:space="preserve">measured </w:t>
      </w:r>
      <w:r w:rsidR="00821F83" w:rsidRPr="00F3645B">
        <w:t xml:space="preserve">arterial and venous segments. </w:t>
      </w:r>
      <w:commentRangeStart w:id="35"/>
      <w:r w:rsidR="004C3DB8" w:rsidRPr="00F3645B">
        <w:t xml:space="preserve">Conservation of </w:t>
      </w:r>
      <w:r w:rsidR="00F504D4" w:rsidRPr="00F3645B">
        <w:t>flow</w:t>
      </w:r>
      <w:commentRangeEnd w:id="35"/>
      <w:r w:rsidR="00EF5143">
        <w:rPr>
          <w:rStyle w:val="CommentReference"/>
        </w:rPr>
        <w:commentReference w:id="35"/>
      </w:r>
      <w:r w:rsidR="00F504D4" w:rsidRPr="00F3645B">
        <w:t xml:space="preserve"> </w:t>
      </w:r>
      <w:ins w:id="36" w:author="Grant Steven Roberts" w:date="2020-06-04T12:23:00Z">
        <w:r w:rsidR="00737962">
          <w:t xml:space="preserve">(analogous to </w:t>
        </w:r>
        <w:proofErr w:type="spellStart"/>
        <w:r w:rsidR="00737962">
          <w:t>Kirchoff’s</w:t>
        </w:r>
        <w:proofErr w:type="spellEnd"/>
        <w:r w:rsidR="00737962">
          <w:t xml:space="preserve"> Current Law) </w:t>
        </w:r>
      </w:ins>
      <w:r w:rsidR="005D399C" w:rsidRPr="00F3645B">
        <w:t xml:space="preserve">would require </w:t>
      </w:r>
      <w:r w:rsidR="004C3DB8" w:rsidRPr="00F3645B">
        <w:t xml:space="preserve">the difference between SCAo and IRAo </w:t>
      </w:r>
      <w:r w:rsidR="00BD0038" w:rsidRPr="00F3645B">
        <w:t>flow</w:t>
      </w:r>
      <w:r w:rsidR="000804AB" w:rsidRPr="00F3645B">
        <w:t xml:space="preserve"> </w:t>
      </w:r>
      <w:r w:rsidR="004E659B" w:rsidRPr="00F3645B">
        <w:rPr>
          <w:rFonts w:eastAsiaTheme="minorEastAsia"/>
        </w:rPr>
        <w:t>(</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loss</m:t>
            </m:r>
          </m:sub>
        </m:sSub>
      </m:oMath>
      <w:r w:rsidR="004E659B" w:rsidRPr="00F3645B">
        <w:rPr>
          <w:rFonts w:eastAsiaTheme="minorEastAsia"/>
        </w:rPr>
        <w:t xml:space="preserve">) </w:t>
      </w:r>
      <w:r w:rsidR="005D399C" w:rsidRPr="00F3645B">
        <w:t>to</w:t>
      </w:r>
      <w:r w:rsidR="004C3DB8" w:rsidRPr="00F3645B">
        <w:t xml:space="preserve"> be approximately equal to the </w:t>
      </w:r>
      <w:r w:rsidR="000804AB" w:rsidRPr="00F3645B">
        <w:t xml:space="preserve">sum of the </w:t>
      </w:r>
      <w:r w:rsidR="00BD0038" w:rsidRPr="00F3645B">
        <w:t>flow</w:t>
      </w:r>
      <w:r w:rsidR="000804AB" w:rsidRPr="00F3645B">
        <w:t xml:space="preserve"> </w:t>
      </w:r>
      <w:r w:rsidR="004C3DB8" w:rsidRPr="00F3645B">
        <w:t>of vessels exiting between these two arterial segments</w:t>
      </w:r>
      <w:r w:rsidR="004E659B" w:rsidRPr="00F3645B">
        <w:t xml:space="preserve"> (</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branch</m:t>
            </m:r>
          </m:sub>
        </m:sSub>
        <m:r>
          <w:rPr>
            <w:rFonts w:ascii="Cambria Math" w:hAnsi="Cambria Math"/>
            <w:sz w:val="22"/>
          </w:rPr>
          <m:t>)</m:t>
        </m:r>
      </m:oMath>
      <w:r w:rsidR="004E659B" w:rsidRPr="00F3645B">
        <w:t xml:space="preserve">, as </w:t>
      </w:r>
      <w:r w:rsidR="007E1CBA" w:rsidRPr="00F3645B">
        <w:t xml:space="preserve">visualized in Figure 2a and </w:t>
      </w:r>
      <w:r w:rsidR="004E659B" w:rsidRPr="00F3645B">
        <w:t>represented in Eq. (</w:t>
      </w:r>
      <w:r w:rsidR="00D22797" w:rsidRPr="00F3645B">
        <w:t>1</w:t>
      </w:r>
      <w:r w:rsidR="004E659B" w:rsidRPr="00F3645B">
        <w:t>)</w:t>
      </w:r>
      <w:r w:rsidR="00476D80" w:rsidRPr="00F3645B">
        <w:t>:</w:t>
      </w:r>
      <w:r w:rsidR="00A72277" w:rsidRPr="00F3645B">
        <w:t xml:space="preserve"> </w:t>
      </w:r>
    </w:p>
    <w:p w14:paraId="64902331" w14:textId="2DA45A56" w:rsidR="004C3DB8" w:rsidRPr="00F3645B" w:rsidRDefault="004C102E" w:rsidP="00D46637">
      <w:pPr>
        <w:spacing w:after="120" w:line="48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SCAo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IRAo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0F9FC7CC" w14:textId="5287E218" w:rsidR="00A72277" w:rsidRPr="00F3645B" w:rsidRDefault="004E659B" w:rsidP="00D46637">
      <w:pPr>
        <w:spacing w:after="120" w:line="480" w:lineRule="auto"/>
        <w:jc w:val="both"/>
        <w:rPr>
          <w:rFonts w:eastAsiaTheme="minorEastAsia"/>
        </w:rPr>
      </w:pPr>
      <w:r w:rsidRPr="00F3645B">
        <w:rPr>
          <w:rFonts w:eastAsiaTheme="minorEastAsia"/>
        </w:rPr>
        <w:t>A</w:t>
      </w:r>
      <w:r w:rsidR="007E1CBA" w:rsidRPr="00F3645B">
        <w:rPr>
          <w:rFonts w:eastAsiaTheme="minorEastAsia"/>
        </w:rPr>
        <w:t>n analogous</w:t>
      </w:r>
      <w:r w:rsidRPr="00F3645B">
        <w:rPr>
          <w:rFonts w:eastAsiaTheme="minorEastAsia"/>
        </w:rPr>
        <w:t xml:space="preserve"> conservation </w:t>
      </w:r>
      <w:r w:rsidR="00BD0038" w:rsidRPr="00F3645B">
        <w:rPr>
          <w:rFonts w:eastAsiaTheme="minorEastAsia"/>
        </w:rPr>
        <w:t>law</w:t>
      </w:r>
      <w:r w:rsidRPr="00F3645B">
        <w:rPr>
          <w:rFonts w:eastAsiaTheme="minorEastAsia"/>
        </w:rPr>
        <w:t xml:space="preserve"> </w:t>
      </w:r>
      <w:r w:rsidR="00BD0038" w:rsidRPr="00F3645B">
        <w:rPr>
          <w:rFonts w:eastAsiaTheme="minorEastAsia"/>
        </w:rPr>
        <w:t>holds</w:t>
      </w:r>
      <w:r w:rsidR="00BD07AE" w:rsidRPr="00F3645B">
        <w:rPr>
          <w:rFonts w:eastAsiaTheme="minorEastAsia"/>
        </w:rPr>
        <w:t xml:space="preserve"> </w:t>
      </w:r>
      <w:r w:rsidR="00BD0038" w:rsidRPr="00F3645B">
        <w:rPr>
          <w:rFonts w:eastAsiaTheme="minorEastAsia"/>
        </w:rPr>
        <w:t>for</w:t>
      </w:r>
      <w:r w:rsidRPr="00F3645B">
        <w:rPr>
          <w:rFonts w:eastAsiaTheme="minorEastAsia"/>
        </w:rPr>
        <w:t xml:space="preserve"> venous flow </w:t>
      </w:r>
      <w:r w:rsidRPr="00F3645B">
        <w:rPr>
          <w:rFonts w:eastAsiaTheme="minorEastAsia"/>
          <w:noProof/>
        </w:rPr>
        <w:t>measurements</w:t>
      </w:r>
      <w:r w:rsidR="00476D80" w:rsidRPr="00F3645B">
        <w:rPr>
          <w:rFonts w:eastAsiaTheme="minorEastAsia"/>
        </w:rPr>
        <w:t>:</w:t>
      </w:r>
    </w:p>
    <w:p w14:paraId="322D7FFE" w14:textId="3CF403AD" w:rsidR="00A72277" w:rsidRPr="00F3645B" w:rsidRDefault="004C102E" w:rsidP="00D46637">
      <w:pPr>
        <w:spacing w:after="120" w:line="480"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e>
          </m:eqArr>
        </m:oMath>
      </m:oMathPara>
    </w:p>
    <w:p w14:paraId="608779F2" w14:textId="38AA3FE5" w:rsidR="004D4B94" w:rsidRPr="00F3645B" w:rsidRDefault="00845BF9" w:rsidP="00D46637">
      <w:pPr>
        <w:spacing w:line="480" w:lineRule="auto"/>
        <w:jc w:val="both"/>
        <w:rPr>
          <w:rFonts w:eastAsiaTheme="minorEastAsia"/>
        </w:rPr>
      </w:pPr>
      <w:r w:rsidRPr="00F3645B">
        <w:rPr>
          <w:noProof/>
        </w:rPr>
        <w:t xml:space="preserve">As a means of comprehensively assessing internal consistency of flow, </w:t>
      </w:r>
      <w:r w:rsidR="001A5BA3" w:rsidRPr="00F3645B">
        <w:rPr>
          <w:noProof/>
        </w:rPr>
        <w:t>correlation analysis</w:t>
      </w:r>
      <w:r w:rsidR="000C4700" w:rsidRPr="00F3645B">
        <w:rPr>
          <w:noProof/>
        </w:rPr>
        <w:t xml:space="preserve"> was used to</w:t>
      </w:r>
      <w:r w:rsidR="00AF5654" w:rsidRPr="00F3645B">
        <w:t xml:space="preserve"> </w:t>
      </w:r>
      <w:r w:rsidR="000C4700" w:rsidRPr="00F3645B">
        <w:t xml:space="preserve">compare </w:t>
      </w:r>
      <w:r w:rsidR="005D399C" w:rsidRPr="00F3645B">
        <w:t xml:space="preserve">measured </w:t>
      </w:r>
      <w:r w:rsidR="00F646D6" w:rsidRPr="00F3645B">
        <w:t xml:space="preserve">arterial </w:t>
      </w:r>
      <w:r w:rsidR="005D399C" w:rsidRPr="00F3645B">
        <w:t>loss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399C" w:rsidRPr="00F3645B">
        <w:rPr>
          <w:rFonts w:eastAsiaTheme="minorEastAsia"/>
        </w:rPr>
        <w:t xml:space="preserve">) </w:t>
      </w:r>
      <w:r w:rsidR="005D399C" w:rsidRPr="00F3645B">
        <w:t>to measured flow from branching mesenteric arteries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399C" w:rsidRPr="00F3645B">
        <w:rPr>
          <w:rFonts w:eastAsiaTheme="minorEastAsia"/>
        </w:rPr>
        <w:t>)</w:t>
      </w:r>
      <w:r w:rsidR="000C4700" w:rsidRPr="00F3645B">
        <w:rPr>
          <w:rFonts w:eastAsiaTheme="minorEastAsia"/>
        </w:rPr>
        <w:t xml:space="preserve"> </w:t>
      </w:r>
      <w:r w:rsidRPr="00F3645B">
        <w:rPr>
          <w:rFonts w:eastAsiaTheme="minorEastAsia"/>
        </w:rPr>
        <w:t xml:space="preserve">and </w:t>
      </w:r>
      <w:r w:rsidRPr="00F3645B">
        <w:t>similarly for</w:t>
      </w:r>
      <w:r w:rsidR="00F646D6" w:rsidRPr="00F3645B">
        <w:t xml:space="preserve"> flow in the portal vein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F646D6" w:rsidRPr="00F3645B">
        <w:rPr>
          <w:rFonts w:eastAsiaTheme="minorEastAsia"/>
        </w:rPr>
        <w:t xml:space="preserve">) </w:t>
      </w:r>
      <w:r w:rsidRPr="00F3645B">
        <w:rPr>
          <w:rFonts w:eastAsiaTheme="minorEastAsia"/>
        </w:rPr>
        <w:t>and</w:t>
      </w:r>
      <w:r w:rsidR="00F646D6" w:rsidRPr="00F3645B">
        <w:rPr>
          <w:rFonts w:eastAsiaTheme="minorEastAsia"/>
        </w:rPr>
        <w:t xml:space="preserve"> </w:t>
      </w:r>
      <w:r w:rsidR="00BD07AE" w:rsidRPr="00F3645B">
        <w:rPr>
          <w:rFonts w:eastAsiaTheme="minorEastAsia"/>
        </w:rPr>
        <w:t xml:space="preserve">the </w:t>
      </w:r>
      <w:r w:rsidR="00F646D6" w:rsidRPr="00F3645B">
        <w:rPr>
          <w:rFonts w:eastAsiaTheme="minorEastAsia"/>
        </w:rPr>
        <w:t xml:space="preserve">sum of </w:t>
      </w:r>
      <w:r w:rsidR="00741826" w:rsidRPr="00F3645B">
        <w:rPr>
          <w:rFonts w:eastAsiaTheme="minorEastAsia"/>
        </w:rPr>
        <w:t xml:space="preserve">flow in the </w:t>
      </w:r>
      <w:r w:rsidR="00F646D6" w:rsidRPr="00F3645B">
        <w:rPr>
          <w:rFonts w:eastAsiaTheme="minorEastAsia"/>
        </w:rPr>
        <w:t>splenic and superior mesenteric vein</w:t>
      </w:r>
      <w:r w:rsidR="00741826" w:rsidRPr="00F3645B">
        <w:rPr>
          <w:rFonts w:eastAsiaTheme="minorEastAsia"/>
        </w:rPr>
        <w:t>s</w:t>
      </w:r>
      <w:r w:rsidR="00F646D6" w:rsidRPr="00F3645B">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F646D6" w:rsidRPr="00F3645B">
        <w:rPr>
          <w:rFonts w:eastAsiaTheme="minorEastAsia"/>
        </w:rPr>
        <w:t>)</w:t>
      </w:r>
      <w:r w:rsidR="000C4700" w:rsidRPr="00F3645B">
        <w:rPr>
          <w:rFonts w:eastAsiaTheme="minorEastAsia"/>
        </w:rPr>
        <w:t xml:space="preserve">. </w:t>
      </w:r>
      <w:r w:rsidR="00D062D3" w:rsidRPr="00F3645B">
        <w:t xml:space="preserve">Datasets with missing vessel segments (e.g. due to </w:t>
      </w:r>
      <w:r w:rsidR="000E7C34" w:rsidRPr="00F3645B">
        <w:t xml:space="preserve">vessel location outside imaging volume, </w:t>
      </w:r>
      <w:r w:rsidR="00D062D3" w:rsidRPr="00F3645B">
        <w:t>occlusions</w:t>
      </w:r>
      <w:r w:rsidR="000E7C34" w:rsidRPr="00F3645B">
        <w:t>,</w:t>
      </w:r>
      <w:r w:rsidR="00D062D3" w:rsidRPr="00F3645B">
        <w:t xml:space="preserve"> or imaging art</w:t>
      </w:r>
      <w:r w:rsidR="00BD07AE" w:rsidRPr="00F3645B">
        <w:t>i</w:t>
      </w:r>
      <w:r w:rsidR="00D062D3" w:rsidRPr="00F3645B">
        <w:t>facts) were excluded from this</w:t>
      </w:r>
      <w:r w:rsidR="001A5BA3" w:rsidRPr="00F3645B">
        <w:t xml:space="preserve"> </w:t>
      </w:r>
      <w:r w:rsidR="00D062D3" w:rsidRPr="00F3645B">
        <w:t>analysis</w:t>
      </w:r>
      <w:r w:rsidR="00BD0038" w:rsidRPr="00F3645B">
        <w:t>.</w:t>
      </w:r>
    </w:p>
    <w:p w14:paraId="1367678D" w14:textId="09E7611D" w:rsidR="009F2037" w:rsidRPr="00F3645B" w:rsidRDefault="00770A30" w:rsidP="00D46637">
      <w:pPr>
        <w:pStyle w:val="Heading2"/>
        <w:spacing w:line="480" w:lineRule="auto"/>
        <w:jc w:val="both"/>
      </w:pPr>
      <w:r w:rsidRPr="00F3645B">
        <w:t>Statistical Analysis</w:t>
      </w:r>
    </w:p>
    <w:p w14:paraId="30CECA5B" w14:textId="3DFBF912" w:rsidR="00D64896" w:rsidRPr="00F3645B" w:rsidRDefault="00741826" w:rsidP="00D46637">
      <w:pPr>
        <w:spacing w:line="480" w:lineRule="auto"/>
        <w:jc w:val="both"/>
      </w:pPr>
      <w:r w:rsidRPr="00F3645B">
        <w:t>Within</w:t>
      </w:r>
      <w:r w:rsidR="00B550C3" w:rsidRPr="00F3645B">
        <w:t xml:space="preserve"> each subgroup, flow</w:t>
      </w:r>
      <w:r w:rsidR="00D51D4D" w:rsidRPr="00F3645B">
        <w:t xml:space="preserve"> </w:t>
      </w:r>
      <w:r w:rsidR="00B550C3" w:rsidRPr="00F3645B">
        <w:t xml:space="preserve">rate differences </w:t>
      </w:r>
      <w:r w:rsidR="00D51D4D" w:rsidRPr="00F3645B">
        <w:t xml:space="preserve">before and after a meal </w:t>
      </w:r>
      <w:r w:rsidR="00B550C3" w:rsidRPr="00F3645B">
        <w:t xml:space="preserve">were compared </w:t>
      </w:r>
      <w:r w:rsidR="00D51D4D" w:rsidRPr="00F3645B">
        <w:t xml:space="preserve">using a two-tailed paired t-test. </w:t>
      </w:r>
      <w:r w:rsidRPr="00F3645B">
        <w:t>Additionally, p</w:t>
      </w:r>
      <w:r w:rsidR="0075458D" w:rsidRPr="00F3645B">
        <w:t xml:space="preserve">reprandial, postprandial, and </w:t>
      </w:r>
      <w:r w:rsidR="00572FCD" w:rsidRPr="00F3645B">
        <w:t xml:space="preserve">percent change in flow </w:t>
      </w:r>
      <w:r w:rsidR="00AD7725" w:rsidRPr="00F3645B">
        <w:t>values</w:t>
      </w:r>
      <w:r w:rsidR="00D51D4D" w:rsidRPr="00F3645B">
        <w:t xml:space="preserve"> were compared </w:t>
      </w:r>
      <w:r w:rsidR="00572FCD" w:rsidRPr="00F3645B">
        <w:t xml:space="preserve">between </w:t>
      </w:r>
      <w:r w:rsidR="0075458D" w:rsidRPr="00F3645B">
        <w:t>subgroup</w:t>
      </w:r>
      <w:r w:rsidR="00B112B0" w:rsidRPr="00F3645B">
        <w:t>s</w:t>
      </w:r>
      <w:r w:rsidR="0075458D" w:rsidRPr="00F3645B">
        <w:t xml:space="preserve"> </w:t>
      </w:r>
      <w:r w:rsidR="00D51D4D" w:rsidRPr="00F3645B">
        <w:t xml:space="preserve">using a two-tailed Welch t-test. </w:t>
      </w:r>
      <w:r w:rsidR="00E33416" w:rsidRPr="00F3645B">
        <w:t>For all statistical tests</w:t>
      </w:r>
      <w:r w:rsidR="00D51D4D" w:rsidRPr="00F3645B">
        <w:t>, p</w:t>
      </w:r>
      <w:r w:rsidR="005208AE" w:rsidRPr="00F3645B">
        <w:t>&lt;</w:t>
      </w:r>
      <w:r w:rsidR="00D51D4D" w:rsidRPr="00F3645B">
        <w:t>0.05 was chosen to reflect statistical significance.</w:t>
      </w:r>
      <w:r w:rsidR="00202A7E" w:rsidRPr="00F3645B">
        <w:t xml:space="preserve"> </w:t>
      </w:r>
      <w:r w:rsidR="00C04C9C" w:rsidRPr="00F3645B">
        <w:t>Cohen’s d e</w:t>
      </w:r>
      <w:r w:rsidR="00202A7E" w:rsidRPr="00F3645B">
        <w:t xml:space="preserve">ffect </w:t>
      </w:r>
      <w:r w:rsidR="006B6E34" w:rsidRPr="00F3645B">
        <w:t>sizes</w:t>
      </w:r>
      <w:r w:rsidR="00C04C9C" w:rsidRPr="00F3645B">
        <w:t xml:space="preserve"> </w:t>
      </w:r>
      <w:r w:rsidR="00850EB1" w:rsidRPr="00F3645B">
        <w:fldChar w:fldCharType="begin"/>
      </w:r>
      <w:r w:rsidR="00737962">
        <w:instrText xml:space="preserve"> ADDIN EN.CITE &lt;EndNote&gt;&lt;Cite&gt;&lt;Author&gt;Cohen&lt;/Author&gt;&lt;Year&gt;1988&lt;/Year&gt;&lt;RecNum&gt;912&lt;/RecNum&gt;&lt;DisplayText&gt;(28)&lt;/DisplayText&gt;&lt;record&gt;&lt;rec-number&gt;912&lt;/rec-number&gt;&lt;foreign-keys&gt;&lt;key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sidR="00850EB1" w:rsidRPr="00F3645B">
        <w:fldChar w:fldCharType="separate"/>
      </w:r>
      <w:r w:rsidR="00737962">
        <w:rPr>
          <w:noProof/>
        </w:rPr>
        <w:t>(</w:t>
      </w:r>
      <w:hyperlink w:anchor="_ENREF_28" w:tooltip="Cohen, 1988 #912" w:history="1">
        <w:r w:rsidR="00737962">
          <w:rPr>
            <w:noProof/>
          </w:rPr>
          <w:t>28</w:t>
        </w:r>
      </w:hyperlink>
      <w:r w:rsidR="00737962">
        <w:rPr>
          <w:noProof/>
        </w:rPr>
        <w:t>)</w:t>
      </w:r>
      <w:r w:rsidR="00850EB1" w:rsidRPr="00F3645B">
        <w:fldChar w:fldCharType="end"/>
      </w:r>
      <w:r w:rsidR="00202A7E" w:rsidRPr="00F3645B">
        <w:t xml:space="preserve"> </w:t>
      </w:r>
      <w:r w:rsidR="004600D5" w:rsidRPr="00F3645B">
        <w:t xml:space="preserve">were </w:t>
      </w:r>
      <w:r w:rsidR="00202A7E" w:rsidRPr="00F3645B">
        <w:t>reported in conjunct</w:t>
      </w:r>
      <w:r w:rsidR="00E70EB0" w:rsidRPr="00F3645B">
        <w:t>ion with p-values</w:t>
      </w:r>
      <w:r w:rsidR="006C6577" w:rsidRPr="00F3645B">
        <w:t>.</w:t>
      </w:r>
    </w:p>
    <w:p w14:paraId="1E8168E0" w14:textId="63388E64" w:rsidR="00D062D3" w:rsidRPr="00F3645B" w:rsidRDefault="00D062D3" w:rsidP="00D46637">
      <w:pPr>
        <w:spacing w:line="480" w:lineRule="auto"/>
        <w:jc w:val="both"/>
      </w:pPr>
      <w:r w:rsidRPr="00F3645B">
        <w:t xml:space="preserve">For flow consistency analysis, </w:t>
      </w:r>
      <w:r w:rsidRPr="00F3645B">
        <w:rPr>
          <w:rFonts w:eastAsiaTheme="minorEastAsia"/>
        </w:rPr>
        <w:t xml:space="preserve">all complete preprandial and postprandial datasets from each subgroup were combined and </w:t>
      </w:r>
      <w:r w:rsidRPr="00F3645B">
        <w:t>coefficients of determination (R</w:t>
      </w:r>
      <w:r w:rsidRPr="00F3645B">
        <w:rPr>
          <w:vertAlign w:val="superscript"/>
        </w:rPr>
        <w:t>2</w:t>
      </w:r>
      <w:r w:rsidRPr="00F3645B">
        <w:t xml:space="preserve"> values) were obtained for arterial and venous measurements.</w:t>
      </w:r>
    </w:p>
    <w:p w14:paraId="1BC1183E" w14:textId="7F211DFE" w:rsidR="00D02C24" w:rsidRPr="00F3645B" w:rsidRDefault="00D02C24" w:rsidP="00D46637">
      <w:pPr>
        <w:pStyle w:val="Heading1"/>
        <w:spacing w:line="480" w:lineRule="auto"/>
        <w:jc w:val="both"/>
      </w:pPr>
      <w:r w:rsidRPr="00F3645B">
        <w:lastRenderedPageBreak/>
        <w:t>Results:</w:t>
      </w:r>
    </w:p>
    <w:p w14:paraId="2968E5C4" w14:textId="6E16A2D5" w:rsidR="00203972" w:rsidRPr="00F3645B" w:rsidRDefault="00203972" w:rsidP="00D46637">
      <w:pPr>
        <w:pStyle w:val="Heading2"/>
        <w:spacing w:line="480" w:lineRule="auto"/>
        <w:jc w:val="both"/>
      </w:pPr>
      <w:commentRangeStart w:id="37"/>
      <w:r w:rsidRPr="00F3645B">
        <w:t>Flow analysis</w:t>
      </w:r>
      <w:commentRangeEnd w:id="37"/>
      <w:r w:rsidR="005E3216">
        <w:rPr>
          <w:rStyle w:val="CommentReference"/>
          <w:rFonts w:eastAsiaTheme="minorHAnsi" w:cs="Times New Roman"/>
          <w:b w:val="0"/>
          <w:i w:val="0"/>
        </w:rPr>
        <w:commentReference w:id="37"/>
      </w:r>
    </w:p>
    <w:p w14:paraId="1E98DB1B" w14:textId="427E7F8C" w:rsidR="004F454A" w:rsidRPr="00F3645B" w:rsidRDefault="00D46637" w:rsidP="00D46637">
      <w:pPr>
        <w:spacing w:line="480" w:lineRule="auto"/>
        <w:jc w:val="both"/>
      </w:pPr>
      <w:r>
        <w:t>After subject categorization, the cohorts</w:t>
      </w:r>
      <w:r w:rsidR="003B2BF8" w:rsidRPr="00F3645B">
        <w:t xml:space="preserve"> </w:t>
      </w:r>
      <w:r w:rsidR="00476D80" w:rsidRPr="00F3645B">
        <w:t xml:space="preserve">consisted of 13 CMI- patients  </w:t>
      </w:r>
      <w:r w:rsidR="003B2BF8" w:rsidRPr="00F3645B">
        <w:t xml:space="preserve">(7 females, mean age: 44.3 years [21-86], mean weight: 70.1 kg) in which findings did not support the diagnosis of CMI and </w:t>
      </w:r>
      <w:r w:rsidR="00476D80" w:rsidRPr="00F3645B">
        <w:t>6 CMI+ patients</w:t>
      </w:r>
      <w:r w:rsidR="003B2BF8" w:rsidRPr="00F3645B">
        <w:t xml:space="preserve"> (4 females, mean age: 62.5 years [42-80], mean weight: 64.2 kg), in which findings strongly suggested CMI. </w:t>
      </w:r>
      <w:r w:rsidR="00DE33B5" w:rsidRPr="00F3645B">
        <w:t xml:space="preserve"> </w:t>
      </w:r>
      <w:r w:rsidR="005A0ED3" w:rsidRPr="00F3645B">
        <w:t xml:space="preserve">In some </w:t>
      </w:r>
      <w:r>
        <w:t>subjects</w:t>
      </w:r>
      <w:r w:rsidR="005A0ED3" w:rsidRPr="00F3645B">
        <w:t xml:space="preserve">, vessels were not visualized. Between all 78 preprandial and postprandial datasets, this occurred 2 times in the </w:t>
      </w:r>
      <w:r w:rsidR="005A0ED3" w:rsidRPr="00F3645B">
        <w:rPr>
          <w:noProof/>
        </w:rPr>
        <w:t>SCAo</w:t>
      </w:r>
      <w:r w:rsidR="005A0ED3" w:rsidRPr="00F3645B">
        <w:t xml:space="preserve">, </w:t>
      </w:r>
      <w:r w:rsidR="00B550C3" w:rsidRPr="00F3645B">
        <w:t>5</w:t>
      </w:r>
      <w:r w:rsidR="005A0ED3" w:rsidRPr="00F3645B">
        <w:t xml:space="preserve"> times in the IRAo, </w:t>
      </w:r>
      <w:r w:rsidR="00B550C3" w:rsidRPr="00F3645B">
        <w:t>2</w:t>
      </w:r>
      <w:r w:rsidR="005A0ED3" w:rsidRPr="00F3645B">
        <w:t xml:space="preserve"> times in the LRA, 6 times in the RRA, 4 times in the CA, 2 times in the SMV, 5 times in the SV, and 2 times in the PV</w:t>
      </w:r>
      <w:r w:rsidR="00D062D3" w:rsidRPr="00F3645B">
        <w:t>, leaving 59 arterial and 69 venous datasets for consistency analysis</w:t>
      </w:r>
      <w:r w:rsidR="005A0ED3" w:rsidRPr="00F3645B">
        <w:t>. The SMA was visualized on all image sets.</w:t>
      </w:r>
      <w:r w:rsidR="00D062D3" w:rsidRPr="00F3645B">
        <w:t xml:space="preserve"> </w:t>
      </w:r>
      <w:r w:rsidR="005A0ED3" w:rsidRPr="00F3645B">
        <w:t xml:space="preserve"> </w:t>
      </w:r>
      <w:r w:rsidR="00E226D5" w:rsidRPr="00F3645B">
        <w:t>Average weight-corrected pre</w:t>
      </w:r>
      <w:r w:rsidR="005A4921" w:rsidRPr="00F3645B">
        <w:t xml:space="preserve">- </w:t>
      </w:r>
      <w:r w:rsidR="00E226D5" w:rsidRPr="00F3645B">
        <w:t>and postprandial volumetric flow rates</w:t>
      </w:r>
      <w:r w:rsidR="00FF1EFB" w:rsidRPr="00F3645B">
        <w:t xml:space="preserve"> </w:t>
      </w:r>
      <w:r w:rsidR="007E11A6" w:rsidRPr="00F3645B">
        <w:t xml:space="preserve">for </w:t>
      </w:r>
      <w:r w:rsidR="005A4921" w:rsidRPr="00F3645B">
        <w:t>each group</w:t>
      </w:r>
      <w:r w:rsidR="00C7667C" w:rsidRPr="00F3645B">
        <w:t xml:space="preserve"> are shown </w:t>
      </w:r>
      <w:r w:rsidR="008554B1" w:rsidRPr="00F3645B">
        <w:t>in Table 1</w:t>
      </w:r>
      <w:r w:rsidR="0073053B" w:rsidRPr="00F3645B">
        <w:t>-2</w:t>
      </w:r>
      <w:r w:rsidR="008554B1" w:rsidRPr="00F3645B">
        <w:t xml:space="preserve">. Average </w:t>
      </w:r>
      <w:r w:rsidR="005A4921" w:rsidRPr="00F3645B">
        <w:t>percent changes in</w:t>
      </w:r>
      <w:r w:rsidR="00B112B0" w:rsidRPr="00F3645B">
        <w:t xml:space="preserve"> flow </w:t>
      </w:r>
      <w:r w:rsidR="001B304E" w:rsidRPr="00F3645B">
        <w:t xml:space="preserve">for each group </w:t>
      </w:r>
      <w:r w:rsidR="005A4921" w:rsidRPr="00F3645B">
        <w:t>are</w:t>
      </w:r>
      <w:r w:rsidR="000D5243" w:rsidRPr="00F3645B">
        <w:t xml:space="preserve"> </w:t>
      </w:r>
      <w:r w:rsidR="00396325" w:rsidRPr="00F3645B">
        <w:t xml:space="preserve">given in Table 3 and </w:t>
      </w:r>
      <w:r>
        <w:t>visualized</w:t>
      </w:r>
      <w:r w:rsidR="000D5243" w:rsidRPr="00F3645B">
        <w:t xml:space="preserve"> in Figure </w:t>
      </w:r>
      <w:r w:rsidR="00B07F5D" w:rsidRPr="00F3645B">
        <w:t>3</w:t>
      </w:r>
      <w:r w:rsidR="000D5243" w:rsidRPr="00F3645B">
        <w:t>.</w:t>
      </w:r>
    </w:p>
    <w:p w14:paraId="014F1C9C" w14:textId="5E71BF4E" w:rsidR="00984354" w:rsidRPr="00F3645B" w:rsidRDefault="003256D6" w:rsidP="00D46637">
      <w:pPr>
        <w:pStyle w:val="Heading3"/>
        <w:spacing w:line="480" w:lineRule="auto"/>
        <w:jc w:val="both"/>
      </w:pPr>
      <w:commentRangeStart w:id="38"/>
      <w:r w:rsidRPr="00F3645B">
        <w:t>SCAo</w:t>
      </w:r>
      <w:commentRangeEnd w:id="38"/>
      <w:r w:rsidR="00352ABD">
        <w:rPr>
          <w:rStyle w:val="CommentReference"/>
          <w:rFonts w:eastAsiaTheme="minorHAnsi" w:cs="Times New Roman"/>
          <w:b w:val="0"/>
          <w:u w:val="none"/>
        </w:rPr>
        <w:commentReference w:id="38"/>
      </w:r>
    </w:p>
    <w:p w14:paraId="53092EFD" w14:textId="5A0FFA11" w:rsidR="00984354" w:rsidRPr="00F3645B" w:rsidRDefault="00984354" w:rsidP="00D46637">
      <w:pPr>
        <w:spacing w:line="480" w:lineRule="auto"/>
        <w:jc w:val="both"/>
        <w:rPr>
          <w:szCs w:val="18"/>
        </w:rPr>
      </w:pPr>
      <w:r w:rsidRPr="00F3645B">
        <w:t xml:space="preserve">In </w:t>
      </w:r>
      <w:r w:rsidR="004D6119" w:rsidRPr="00F3645B">
        <w:t>control</w:t>
      </w:r>
      <w:r w:rsidRPr="00F3645B">
        <w:t xml:space="preserve"> </w:t>
      </w:r>
      <w:r w:rsidR="00E16596" w:rsidRPr="00F3645B">
        <w:t>subjects</w:t>
      </w:r>
      <w:r w:rsidRPr="00F3645B">
        <w:t xml:space="preserve">, SCAo blood flow </w:t>
      </w:r>
      <w:r w:rsidRPr="00F3645B">
        <w:rPr>
          <w:szCs w:val="18"/>
        </w:rPr>
        <w:t>increased significa</w:t>
      </w:r>
      <w:r w:rsidR="005208AE" w:rsidRPr="00F3645B">
        <w:rPr>
          <w:szCs w:val="18"/>
        </w:rPr>
        <w:t>ntly 20 minutes after a meal (p=5.62e-05, Cohen’s d=</w:t>
      </w:r>
      <w:r w:rsidRPr="00F3645B">
        <w:rPr>
          <w:szCs w:val="18"/>
        </w:rPr>
        <w:t xml:space="preserve">0.381) as did </w:t>
      </w:r>
      <w:r w:rsidR="00E22AE9" w:rsidRPr="00F3645B">
        <w:rPr>
          <w:szCs w:val="18"/>
        </w:rPr>
        <w:t xml:space="preserve">blood flow in </w:t>
      </w:r>
      <w:r w:rsidRPr="00F3645B">
        <w:rPr>
          <w:szCs w:val="18"/>
        </w:rPr>
        <w:t>the</w:t>
      </w:r>
      <w:r w:rsidR="00D062D3" w:rsidRPr="00F3645B">
        <w:rPr>
          <w:szCs w:val="18"/>
        </w:rPr>
        <w:t xml:space="preserve"> CMI-</w:t>
      </w:r>
      <w:r w:rsidRPr="00F3645B">
        <w:rPr>
          <w:szCs w:val="18"/>
        </w:rPr>
        <w:t xml:space="preserve"> group </w:t>
      </w:r>
      <w:r w:rsidR="005208AE" w:rsidRPr="00F3645B">
        <w:t>(p=0.005, d=</w:t>
      </w:r>
      <w:r w:rsidRPr="00F3645B">
        <w:t>0.507).</w:t>
      </w:r>
      <w:r w:rsidRPr="00F3645B">
        <w:rPr>
          <w:sz w:val="18"/>
        </w:rPr>
        <w:t xml:space="preserve"> </w:t>
      </w:r>
      <w:r w:rsidR="00D062D3" w:rsidRPr="00F3645B">
        <w:rPr>
          <w:szCs w:val="18"/>
        </w:rPr>
        <w:t>In contrast, t</w:t>
      </w:r>
      <w:r w:rsidR="000C3499" w:rsidRPr="00F3645B">
        <w:rPr>
          <w:szCs w:val="18"/>
        </w:rPr>
        <w:t>he CMI</w:t>
      </w:r>
      <w:r w:rsidR="00D062D3" w:rsidRPr="00F3645B">
        <w:rPr>
          <w:szCs w:val="18"/>
        </w:rPr>
        <w:t>+</w:t>
      </w:r>
      <w:r w:rsidR="000C3499" w:rsidRPr="00F3645B">
        <w:rPr>
          <w:szCs w:val="18"/>
        </w:rPr>
        <w:t xml:space="preserve"> group showed no significant increase in blood flow</w:t>
      </w:r>
      <w:r w:rsidRPr="00F3645B">
        <w:rPr>
          <w:szCs w:val="18"/>
        </w:rPr>
        <w:t xml:space="preserve"> after the meal</w:t>
      </w:r>
      <w:r w:rsidR="005A18BF" w:rsidRPr="00F3645B">
        <w:rPr>
          <w:szCs w:val="18"/>
        </w:rPr>
        <w:t xml:space="preserve"> (p=0.</w:t>
      </w:r>
      <w:r w:rsidR="00461CB5" w:rsidRPr="00F3645B">
        <w:rPr>
          <w:szCs w:val="18"/>
        </w:rPr>
        <w:t>59</w:t>
      </w:r>
      <w:r w:rsidR="005A18BF" w:rsidRPr="00F3645B">
        <w:rPr>
          <w:szCs w:val="18"/>
        </w:rPr>
        <w:t>2, d=0.</w:t>
      </w:r>
      <w:r w:rsidR="00461CB5" w:rsidRPr="00F3645B">
        <w:rPr>
          <w:szCs w:val="18"/>
        </w:rPr>
        <w:t>107</w:t>
      </w:r>
      <w:r w:rsidR="005A18BF" w:rsidRPr="00F3645B">
        <w:rPr>
          <w:szCs w:val="18"/>
        </w:rPr>
        <w:t>)</w:t>
      </w:r>
      <w:r w:rsidRPr="00F3645B">
        <w:rPr>
          <w:szCs w:val="18"/>
        </w:rPr>
        <w:t xml:space="preserve">. </w:t>
      </w:r>
      <w:r w:rsidR="000C3499" w:rsidRPr="00F3645B">
        <w:rPr>
          <w:szCs w:val="18"/>
        </w:rPr>
        <w:t>Postprandial</w:t>
      </w:r>
      <w:r w:rsidRPr="00F3645B">
        <w:rPr>
          <w:szCs w:val="18"/>
        </w:rPr>
        <w:t xml:space="preserve"> SCAo flow</w:t>
      </w:r>
      <w:r w:rsidR="000C3499" w:rsidRPr="00F3645B">
        <w:rPr>
          <w:szCs w:val="18"/>
        </w:rPr>
        <w:t xml:space="preserve"> </w:t>
      </w:r>
      <w:r w:rsidR="00AD7725" w:rsidRPr="00F3645B">
        <w:rPr>
          <w:szCs w:val="18"/>
        </w:rPr>
        <w:t>rates</w:t>
      </w:r>
      <w:r w:rsidRPr="00F3645B">
        <w:rPr>
          <w:szCs w:val="18"/>
        </w:rPr>
        <w:t xml:space="preserve"> for the CMI</w:t>
      </w:r>
      <w:r w:rsidR="00D062D3" w:rsidRPr="00F3645B">
        <w:rPr>
          <w:szCs w:val="18"/>
        </w:rPr>
        <w:t>+</w:t>
      </w:r>
      <w:r w:rsidRPr="00F3645B">
        <w:rPr>
          <w:szCs w:val="18"/>
        </w:rPr>
        <w:t xml:space="preserve"> group w</w:t>
      </w:r>
      <w:r w:rsidR="000C3499" w:rsidRPr="00F3645B">
        <w:rPr>
          <w:szCs w:val="18"/>
        </w:rPr>
        <w:t>ere</w:t>
      </w:r>
      <w:r w:rsidRPr="00F3645B">
        <w:rPr>
          <w:szCs w:val="18"/>
        </w:rPr>
        <w:t xml:space="preserve"> significantly l</w:t>
      </w:r>
      <w:r w:rsidR="00D062D3" w:rsidRPr="00F3645B">
        <w:rPr>
          <w:szCs w:val="18"/>
        </w:rPr>
        <w:t>ower</w:t>
      </w:r>
      <w:r w:rsidRPr="00F3645B">
        <w:rPr>
          <w:szCs w:val="18"/>
        </w:rPr>
        <w:t xml:space="preserve"> than </w:t>
      </w:r>
      <w:r w:rsidR="007566C9" w:rsidRPr="00F3645B">
        <w:rPr>
          <w:szCs w:val="18"/>
        </w:rPr>
        <w:t xml:space="preserve">both </w:t>
      </w:r>
      <w:r w:rsidR="00043BA7" w:rsidRPr="00F3645B">
        <w:rPr>
          <w:szCs w:val="18"/>
        </w:rPr>
        <w:t xml:space="preserve">the </w:t>
      </w:r>
      <w:r w:rsidRPr="00F3645B">
        <w:rPr>
          <w:szCs w:val="18"/>
        </w:rPr>
        <w:t xml:space="preserve">control </w:t>
      </w:r>
      <w:r w:rsidR="00043BA7" w:rsidRPr="00F3645B">
        <w:rPr>
          <w:szCs w:val="18"/>
        </w:rPr>
        <w:t>group</w:t>
      </w:r>
      <w:r w:rsidR="005208AE" w:rsidRPr="00F3645B">
        <w:rPr>
          <w:szCs w:val="18"/>
        </w:rPr>
        <w:t xml:space="preserve"> (p=0.013, d=</w:t>
      </w:r>
      <w:r w:rsidRPr="00F3645B">
        <w:rPr>
          <w:szCs w:val="18"/>
        </w:rPr>
        <w:t xml:space="preserve">0.875) and </w:t>
      </w:r>
      <w:r w:rsidR="005208AE" w:rsidRPr="00F3645B">
        <w:rPr>
          <w:szCs w:val="18"/>
        </w:rPr>
        <w:t xml:space="preserve">the </w:t>
      </w:r>
      <w:r w:rsidR="00D062D3" w:rsidRPr="00F3645B">
        <w:rPr>
          <w:szCs w:val="18"/>
        </w:rPr>
        <w:t>CMI-</w:t>
      </w:r>
      <w:r w:rsidR="005208AE" w:rsidRPr="00F3645B">
        <w:rPr>
          <w:szCs w:val="18"/>
        </w:rPr>
        <w:t xml:space="preserve"> group (p=0.033, d=</w:t>
      </w:r>
      <w:r w:rsidRPr="00F3645B">
        <w:rPr>
          <w:szCs w:val="18"/>
        </w:rPr>
        <w:t>0.825)</w:t>
      </w:r>
      <w:r w:rsidR="00070D4F">
        <w:rPr>
          <w:szCs w:val="18"/>
        </w:rPr>
        <w:t xml:space="preserve"> while p</w:t>
      </w:r>
      <w:r w:rsidR="00F94A1D" w:rsidRPr="00F3645B">
        <w:rPr>
          <w:szCs w:val="18"/>
        </w:rPr>
        <w:t xml:space="preserve">reprandial flow </w:t>
      </w:r>
      <w:r w:rsidR="00BE71B9" w:rsidRPr="00F3645B">
        <w:rPr>
          <w:szCs w:val="18"/>
        </w:rPr>
        <w:t>rates</w:t>
      </w:r>
      <w:r w:rsidR="00070D4F">
        <w:rPr>
          <w:szCs w:val="18"/>
        </w:rPr>
        <w:t xml:space="preserve"> </w:t>
      </w:r>
      <w:r w:rsidR="00F94A1D" w:rsidRPr="00F3645B">
        <w:rPr>
          <w:szCs w:val="18"/>
        </w:rPr>
        <w:t xml:space="preserve">were not significantly different between </w:t>
      </w:r>
      <w:r w:rsidR="00982E82" w:rsidRPr="00F3645B">
        <w:rPr>
          <w:szCs w:val="18"/>
        </w:rPr>
        <w:t>sub</w:t>
      </w:r>
      <w:r w:rsidR="00F94A1D" w:rsidRPr="00F3645B">
        <w:rPr>
          <w:szCs w:val="18"/>
        </w:rPr>
        <w:t>groups</w:t>
      </w:r>
      <w:r w:rsidR="001E19F3" w:rsidRPr="00F3645B">
        <w:rPr>
          <w:szCs w:val="18"/>
        </w:rPr>
        <w:t xml:space="preserve">. </w:t>
      </w:r>
      <w:r w:rsidR="00FF1EFB" w:rsidRPr="00F3645B">
        <w:rPr>
          <w:szCs w:val="18"/>
        </w:rPr>
        <w:t>Percent change</w:t>
      </w:r>
      <w:r w:rsidR="00043BA7" w:rsidRPr="00F3645B">
        <w:rPr>
          <w:szCs w:val="18"/>
        </w:rPr>
        <w:t xml:space="preserve"> in </w:t>
      </w:r>
      <w:r w:rsidR="00E22AE9" w:rsidRPr="00F3645B">
        <w:rPr>
          <w:szCs w:val="18"/>
        </w:rPr>
        <w:t xml:space="preserve">SCAo </w:t>
      </w:r>
      <w:r w:rsidR="00043BA7" w:rsidRPr="00F3645B">
        <w:rPr>
          <w:szCs w:val="18"/>
        </w:rPr>
        <w:t>flow</w:t>
      </w:r>
      <w:r w:rsidRPr="00F3645B">
        <w:rPr>
          <w:szCs w:val="18"/>
        </w:rPr>
        <w:t xml:space="preserve"> for the CMI</w:t>
      </w:r>
      <w:r w:rsidR="00D062D3" w:rsidRPr="00F3645B">
        <w:rPr>
          <w:szCs w:val="18"/>
        </w:rPr>
        <w:t>+</w:t>
      </w:r>
      <w:r w:rsidRPr="00F3645B">
        <w:rPr>
          <w:szCs w:val="18"/>
        </w:rPr>
        <w:t xml:space="preserve"> group w</w:t>
      </w:r>
      <w:r w:rsidR="00FF1EFB" w:rsidRPr="00F3645B">
        <w:rPr>
          <w:szCs w:val="18"/>
        </w:rPr>
        <w:t>as</w:t>
      </w:r>
      <w:r w:rsidRPr="00F3645B">
        <w:rPr>
          <w:szCs w:val="18"/>
        </w:rPr>
        <w:t xml:space="preserve"> significantly less than both </w:t>
      </w:r>
      <w:r w:rsidR="005208AE" w:rsidRPr="00F3645B">
        <w:rPr>
          <w:szCs w:val="18"/>
        </w:rPr>
        <w:t xml:space="preserve">the </w:t>
      </w:r>
      <w:r w:rsidR="00D062D3" w:rsidRPr="00F3645B">
        <w:rPr>
          <w:szCs w:val="18"/>
        </w:rPr>
        <w:t>CMI- group</w:t>
      </w:r>
      <w:r w:rsidR="005208AE" w:rsidRPr="00F3645B">
        <w:rPr>
          <w:szCs w:val="18"/>
        </w:rPr>
        <w:t xml:space="preserve"> (p=0.008, d=</w:t>
      </w:r>
      <w:r w:rsidRPr="00F3645B">
        <w:rPr>
          <w:szCs w:val="18"/>
        </w:rPr>
        <w:t>1.15) and the contro</w:t>
      </w:r>
      <w:r w:rsidR="005208AE" w:rsidRPr="00F3645B">
        <w:rPr>
          <w:szCs w:val="18"/>
        </w:rPr>
        <w:t>l group (p=0.022, d=</w:t>
      </w:r>
      <w:r w:rsidR="00043BA7" w:rsidRPr="00F3645B">
        <w:rPr>
          <w:szCs w:val="18"/>
        </w:rPr>
        <w:t xml:space="preserve">0.956). </w:t>
      </w:r>
      <w:r w:rsidR="009C240F">
        <w:rPr>
          <w:szCs w:val="18"/>
        </w:rPr>
        <w:t>However, t</w:t>
      </w:r>
      <w:r w:rsidR="00982E82" w:rsidRPr="00F3645B">
        <w:rPr>
          <w:szCs w:val="18"/>
        </w:rPr>
        <w:t>here was no significant difference in percent change in flow between control</w:t>
      </w:r>
      <w:r w:rsidR="00E16596" w:rsidRPr="00F3645B">
        <w:rPr>
          <w:szCs w:val="18"/>
        </w:rPr>
        <w:t xml:space="preserve">s </w:t>
      </w:r>
      <w:r w:rsidR="00982E82" w:rsidRPr="00F3645B">
        <w:rPr>
          <w:szCs w:val="18"/>
        </w:rPr>
        <w:t xml:space="preserve">and the </w:t>
      </w:r>
      <w:r w:rsidR="00D062D3" w:rsidRPr="00F3645B">
        <w:rPr>
          <w:szCs w:val="18"/>
        </w:rPr>
        <w:t>CMI- group</w:t>
      </w:r>
      <w:r w:rsidR="00982E82" w:rsidRPr="00F3645B">
        <w:rPr>
          <w:szCs w:val="18"/>
        </w:rPr>
        <w:t>.</w:t>
      </w:r>
    </w:p>
    <w:p w14:paraId="2A36BE7F" w14:textId="17DB22C9" w:rsidR="00202A7E" w:rsidRPr="00F3645B" w:rsidRDefault="00202A7E" w:rsidP="00D46637">
      <w:pPr>
        <w:pStyle w:val="Heading3"/>
        <w:spacing w:line="480" w:lineRule="auto"/>
        <w:jc w:val="both"/>
      </w:pPr>
      <w:r w:rsidRPr="00F3645B">
        <w:lastRenderedPageBreak/>
        <w:t>LRA</w:t>
      </w:r>
      <w:r w:rsidR="009C240F">
        <w:t xml:space="preserve"> and RRA</w:t>
      </w:r>
    </w:p>
    <w:p w14:paraId="5A77975F" w14:textId="64C9D762" w:rsidR="009C240F" w:rsidRPr="00F3645B" w:rsidRDefault="009C240F" w:rsidP="00D46637">
      <w:pPr>
        <w:spacing w:line="480" w:lineRule="auto"/>
        <w:jc w:val="both"/>
        <w:rPr>
          <w:szCs w:val="18"/>
        </w:rPr>
      </w:pPr>
      <w:r>
        <w:t xml:space="preserve">While not statistically significant, </w:t>
      </w:r>
      <w:r>
        <w:rPr>
          <w:szCs w:val="18"/>
        </w:rPr>
        <w:t>the</w:t>
      </w:r>
      <w:r w:rsidR="002056A3" w:rsidRPr="00F3645B">
        <w:rPr>
          <w:szCs w:val="18"/>
        </w:rPr>
        <w:t xml:space="preserve"> CMI+ group </w:t>
      </w:r>
      <w:r w:rsidR="00FC7AA7" w:rsidRPr="00F3645B">
        <w:rPr>
          <w:szCs w:val="18"/>
        </w:rPr>
        <w:t xml:space="preserve">trended towards </w:t>
      </w:r>
      <w:r>
        <w:rPr>
          <w:szCs w:val="18"/>
        </w:rPr>
        <w:t xml:space="preserve">decreased LRA percent change in flow </w:t>
      </w:r>
      <w:r w:rsidR="00695E29">
        <w:rPr>
          <w:szCs w:val="18"/>
        </w:rPr>
        <w:t xml:space="preserve">values </w:t>
      </w:r>
      <w:r w:rsidR="002056A3" w:rsidRPr="00F3645B">
        <w:rPr>
          <w:szCs w:val="18"/>
        </w:rPr>
        <w:t>relative to the</w:t>
      </w:r>
      <w:r w:rsidR="00CC7900" w:rsidRPr="00F3645B">
        <w:rPr>
          <w:szCs w:val="18"/>
        </w:rPr>
        <w:t xml:space="preserve"> </w:t>
      </w:r>
      <w:r w:rsidR="0039711D" w:rsidRPr="00F3645B">
        <w:rPr>
          <w:szCs w:val="18"/>
        </w:rPr>
        <w:t>control group</w:t>
      </w:r>
      <w:r w:rsidR="005208AE" w:rsidRPr="00F3645B">
        <w:rPr>
          <w:szCs w:val="18"/>
        </w:rPr>
        <w:t xml:space="preserve"> (p=0.080, d=</w:t>
      </w:r>
      <w:r w:rsidR="00CC7900" w:rsidRPr="00F3645B">
        <w:rPr>
          <w:szCs w:val="18"/>
        </w:rPr>
        <w:t>0.774)</w:t>
      </w:r>
      <w:r w:rsidR="0035040D" w:rsidRPr="00F3645B">
        <w:rPr>
          <w:szCs w:val="18"/>
        </w:rPr>
        <w:t xml:space="preserve"> </w:t>
      </w:r>
      <w:r w:rsidR="002056A3" w:rsidRPr="00F3645B">
        <w:rPr>
          <w:szCs w:val="18"/>
        </w:rPr>
        <w:t xml:space="preserve">and to </w:t>
      </w:r>
      <w:r w:rsidR="005208AE" w:rsidRPr="00F3645B">
        <w:rPr>
          <w:szCs w:val="18"/>
        </w:rPr>
        <w:t xml:space="preserve">the </w:t>
      </w:r>
      <w:r w:rsidR="00D062D3" w:rsidRPr="00F3645B">
        <w:rPr>
          <w:szCs w:val="18"/>
        </w:rPr>
        <w:t>CMI-</w:t>
      </w:r>
      <w:r w:rsidR="005208AE" w:rsidRPr="00F3645B">
        <w:rPr>
          <w:szCs w:val="18"/>
        </w:rPr>
        <w:t xml:space="preserve"> group (p=0.108, d=</w:t>
      </w:r>
      <w:r w:rsidR="00CC7900" w:rsidRPr="00F3645B">
        <w:rPr>
          <w:szCs w:val="18"/>
        </w:rPr>
        <w:t>0.654)</w:t>
      </w:r>
      <w:r>
        <w:rPr>
          <w:szCs w:val="18"/>
        </w:rPr>
        <w:t xml:space="preserve">. </w:t>
      </w:r>
      <w:r w:rsidRPr="00F3645B">
        <w:rPr>
          <w:szCs w:val="18"/>
        </w:rPr>
        <w:t>Simila</w:t>
      </w:r>
      <w:r>
        <w:rPr>
          <w:szCs w:val="18"/>
        </w:rPr>
        <w:t>rly</w:t>
      </w:r>
      <w:r w:rsidRPr="00F3645B">
        <w:rPr>
          <w:szCs w:val="18"/>
        </w:rPr>
        <w:t>, percent change in RRA flow for the CMI+ group trended towards</w:t>
      </w:r>
      <w:r w:rsidR="00695E29">
        <w:rPr>
          <w:szCs w:val="18"/>
        </w:rPr>
        <w:t xml:space="preserve"> decreased</w:t>
      </w:r>
      <w:r w:rsidRPr="00F3645B">
        <w:rPr>
          <w:szCs w:val="18"/>
        </w:rPr>
        <w:t xml:space="preserve"> values relative to the control group (p=0.060, d=1.04) and to the CMI- group (p=0.146, d=0.466) but w</w:t>
      </w:r>
      <w:r w:rsidR="00D46637">
        <w:rPr>
          <w:szCs w:val="18"/>
        </w:rPr>
        <w:t xml:space="preserve">as </w:t>
      </w:r>
      <w:r w:rsidRPr="00F3645B">
        <w:rPr>
          <w:szCs w:val="18"/>
        </w:rPr>
        <w:t xml:space="preserve">not found to be statistically significant. </w:t>
      </w:r>
    </w:p>
    <w:p w14:paraId="7C278C2A" w14:textId="37D67415" w:rsidR="00202A7E" w:rsidRPr="00F3645B" w:rsidRDefault="00202A7E" w:rsidP="00D46637">
      <w:pPr>
        <w:pStyle w:val="Heading3"/>
        <w:spacing w:line="480" w:lineRule="auto"/>
        <w:jc w:val="both"/>
      </w:pPr>
      <w:r w:rsidRPr="00F3645B">
        <w:t>SMA</w:t>
      </w:r>
    </w:p>
    <w:p w14:paraId="39301801" w14:textId="6DABE287" w:rsidR="004D35D0" w:rsidRPr="00F3645B" w:rsidRDefault="00FC7AA7" w:rsidP="00D46637">
      <w:pPr>
        <w:spacing w:line="480" w:lineRule="auto"/>
        <w:jc w:val="both"/>
        <w:rPr>
          <w:szCs w:val="18"/>
        </w:rPr>
      </w:pPr>
      <w:r w:rsidRPr="00F3645B">
        <w:t>While</w:t>
      </w:r>
      <w:r w:rsidR="004D35D0" w:rsidRPr="00F3645B">
        <w:t xml:space="preserve"> SMA blood flow </w:t>
      </w:r>
      <w:r w:rsidR="004D35D0" w:rsidRPr="00F3645B">
        <w:rPr>
          <w:szCs w:val="18"/>
        </w:rPr>
        <w:t>increase</w:t>
      </w:r>
      <w:r w:rsidR="005208AE" w:rsidRPr="00F3645B">
        <w:rPr>
          <w:szCs w:val="18"/>
        </w:rPr>
        <w:t>d significantly after a meal</w:t>
      </w:r>
      <w:r w:rsidRPr="00F3645B">
        <w:rPr>
          <w:szCs w:val="18"/>
        </w:rPr>
        <w:t xml:space="preserve"> for control subjects</w:t>
      </w:r>
      <w:r w:rsidR="005208AE" w:rsidRPr="00F3645B">
        <w:rPr>
          <w:szCs w:val="18"/>
        </w:rPr>
        <w:t xml:space="preserve"> (p=5.20e-06, d=</w:t>
      </w:r>
      <w:r w:rsidR="00553217" w:rsidRPr="00F3645B">
        <w:rPr>
          <w:szCs w:val="18"/>
        </w:rPr>
        <w:t>1.26</w:t>
      </w:r>
      <w:r w:rsidR="004D35D0" w:rsidRPr="00F3645B">
        <w:rPr>
          <w:szCs w:val="18"/>
        </w:rPr>
        <w:t xml:space="preserve">) </w:t>
      </w:r>
      <w:r w:rsidRPr="00F3645B">
        <w:rPr>
          <w:szCs w:val="18"/>
        </w:rPr>
        <w:t>and for the</w:t>
      </w:r>
      <w:r w:rsidR="004D35D0" w:rsidRPr="00F3645B">
        <w:rPr>
          <w:szCs w:val="18"/>
        </w:rPr>
        <w:t xml:space="preserve"> </w:t>
      </w:r>
      <w:r w:rsidR="00D062D3" w:rsidRPr="00F3645B">
        <w:rPr>
          <w:szCs w:val="18"/>
        </w:rPr>
        <w:t>CMI-</w:t>
      </w:r>
      <w:r w:rsidR="004D35D0" w:rsidRPr="00F3645B">
        <w:rPr>
          <w:szCs w:val="18"/>
        </w:rPr>
        <w:t xml:space="preserve"> group </w:t>
      </w:r>
      <w:r w:rsidR="005208AE" w:rsidRPr="00F3645B">
        <w:t>(p=</w:t>
      </w:r>
      <w:r w:rsidR="00BE263E" w:rsidRPr="00F3645B">
        <w:t>0.01</w:t>
      </w:r>
      <w:r w:rsidR="004D35D0" w:rsidRPr="00F3645B">
        <w:t>6, d</w:t>
      </w:r>
      <w:r w:rsidR="005208AE" w:rsidRPr="00F3645B">
        <w:t>=</w:t>
      </w:r>
      <w:r w:rsidR="00BE263E" w:rsidRPr="00F3645B">
        <w:t>0.49</w:t>
      </w:r>
      <w:r w:rsidR="004D35D0" w:rsidRPr="00F3645B">
        <w:t>1)</w:t>
      </w:r>
      <w:r w:rsidRPr="00F3645B">
        <w:t xml:space="preserve">, the </w:t>
      </w:r>
      <w:r w:rsidR="00BE263E" w:rsidRPr="00F3645B">
        <w:t>CMI</w:t>
      </w:r>
      <w:r w:rsidR="00D062D3" w:rsidRPr="00F3645B">
        <w:t>+</w:t>
      </w:r>
      <w:r w:rsidR="00BE263E" w:rsidRPr="00F3645B">
        <w:t xml:space="preserve"> group did not see a sign</w:t>
      </w:r>
      <w:r w:rsidR="005208AE" w:rsidRPr="00F3645B">
        <w:t>ificant increase (p=0.193, d=</w:t>
      </w:r>
      <w:r w:rsidR="00BE263E" w:rsidRPr="00F3645B">
        <w:t xml:space="preserve">0.465). </w:t>
      </w:r>
      <w:r w:rsidR="006C6577" w:rsidRPr="00F3645B">
        <w:rPr>
          <w:szCs w:val="18"/>
        </w:rPr>
        <w:t xml:space="preserve">Percent change in </w:t>
      </w:r>
      <w:r w:rsidR="00057247">
        <w:rPr>
          <w:szCs w:val="18"/>
        </w:rPr>
        <w:t xml:space="preserve">SMA </w:t>
      </w:r>
      <w:r w:rsidR="006C6577" w:rsidRPr="00F3645B">
        <w:rPr>
          <w:szCs w:val="18"/>
        </w:rPr>
        <w:t xml:space="preserve">flow was significantly less </w:t>
      </w:r>
      <w:r w:rsidR="00695E29">
        <w:rPr>
          <w:szCs w:val="18"/>
        </w:rPr>
        <w:t xml:space="preserve">in the CMI+ group compared to </w:t>
      </w:r>
      <w:r w:rsidR="004D6119" w:rsidRPr="00F3645B">
        <w:rPr>
          <w:szCs w:val="18"/>
        </w:rPr>
        <w:t>the control group</w:t>
      </w:r>
      <w:r w:rsidR="006C6577" w:rsidRPr="00F3645B">
        <w:rPr>
          <w:szCs w:val="18"/>
        </w:rPr>
        <w:t xml:space="preserve"> (p=0.003, d=0.865)</w:t>
      </w:r>
      <w:r w:rsidR="001B0741" w:rsidRPr="00F3645B">
        <w:rPr>
          <w:szCs w:val="18"/>
        </w:rPr>
        <w:t xml:space="preserve"> but was </w:t>
      </w:r>
      <w:r w:rsidR="00F377AC" w:rsidRPr="00F3645B">
        <w:rPr>
          <w:szCs w:val="18"/>
        </w:rPr>
        <w:t xml:space="preserve">not significantly </w:t>
      </w:r>
      <w:r w:rsidR="006C6577" w:rsidRPr="00F3645B">
        <w:rPr>
          <w:szCs w:val="18"/>
        </w:rPr>
        <w:t xml:space="preserve">less </w:t>
      </w:r>
      <w:r w:rsidR="00695E29">
        <w:rPr>
          <w:szCs w:val="18"/>
        </w:rPr>
        <w:t>compared to</w:t>
      </w:r>
      <w:r w:rsidR="006C6577" w:rsidRPr="00F3645B">
        <w:rPr>
          <w:szCs w:val="18"/>
        </w:rPr>
        <w:t xml:space="preserve"> </w:t>
      </w:r>
      <w:r w:rsidR="00F377AC" w:rsidRPr="00F3645B">
        <w:rPr>
          <w:szCs w:val="18"/>
        </w:rPr>
        <w:t xml:space="preserve">the </w:t>
      </w:r>
      <w:r w:rsidR="00D062D3" w:rsidRPr="00F3645B">
        <w:rPr>
          <w:szCs w:val="18"/>
        </w:rPr>
        <w:t>CMI-</w:t>
      </w:r>
      <w:r w:rsidR="00F377AC" w:rsidRPr="00F3645B">
        <w:rPr>
          <w:szCs w:val="18"/>
        </w:rPr>
        <w:t xml:space="preserve"> group</w:t>
      </w:r>
      <w:r w:rsidR="00461CB5" w:rsidRPr="00F3645B">
        <w:rPr>
          <w:szCs w:val="18"/>
        </w:rPr>
        <w:t xml:space="preserve"> (p=0.104, d=0.529)</w:t>
      </w:r>
      <w:r w:rsidR="004D35D0" w:rsidRPr="00F3645B">
        <w:rPr>
          <w:szCs w:val="18"/>
        </w:rPr>
        <w:t xml:space="preserve">. </w:t>
      </w:r>
      <w:r w:rsidR="00D46637">
        <w:rPr>
          <w:szCs w:val="18"/>
        </w:rPr>
        <w:t>Additionally, p</w:t>
      </w:r>
      <w:r w:rsidR="007566C9" w:rsidRPr="00F3645B">
        <w:rPr>
          <w:szCs w:val="18"/>
        </w:rPr>
        <w:t xml:space="preserve">ercent change in flow for the </w:t>
      </w:r>
      <w:r w:rsidR="00D062D3" w:rsidRPr="00F3645B">
        <w:rPr>
          <w:szCs w:val="18"/>
        </w:rPr>
        <w:t xml:space="preserve">CMI- </w:t>
      </w:r>
      <w:r w:rsidR="007566C9" w:rsidRPr="00F3645B">
        <w:rPr>
          <w:szCs w:val="18"/>
        </w:rPr>
        <w:t>group was not significantly different from</w:t>
      </w:r>
      <w:r w:rsidR="004D6119" w:rsidRPr="00F3645B">
        <w:rPr>
          <w:szCs w:val="18"/>
        </w:rPr>
        <w:t xml:space="preserve"> control subjects</w:t>
      </w:r>
      <w:r w:rsidR="007566C9" w:rsidRPr="00F3645B">
        <w:rPr>
          <w:szCs w:val="18"/>
        </w:rPr>
        <w:t>.</w:t>
      </w:r>
    </w:p>
    <w:p w14:paraId="14392152" w14:textId="0A092F9B" w:rsidR="00202A7E" w:rsidRPr="00F3645B" w:rsidRDefault="00202A7E" w:rsidP="00D46637">
      <w:pPr>
        <w:pStyle w:val="Heading3"/>
        <w:spacing w:line="480" w:lineRule="auto"/>
        <w:jc w:val="both"/>
      </w:pPr>
      <w:r w:rsidRPr="00F3645B">
        <w:t>CA</w:t>
      </w:r>
    </w:p>
    <w:p w14:paraId="1D73F878" w14:textId="21339FCD" w:rsidR="00F377AC" w:rsidRPr="00F3645B" w:rsidRDefault="00D46637" w:rsidP="00D46637">
      <w:pPr>
        <w:spacing w:line="480" w:lineRule="auto"/>
        <w:jc w:val="both"/>
        <w:rPr>
          <w:szCs w:val="18"/>
        </w:rPr>
      </w:pPr>
      <w:r>
        <w:t>CA</w:t>
      </w:r>
      <w:r w:rsidR="00F377AC" w:rsidRPr="00F3645B">
        <w:t xml:space="preserve"> blood flow did not increase significantly after a meal for any group</w:t>
      </w:r>
      <w:r w:rsidR="009C240F">
        <w:t xml:space="preserve">, </w:t>
      </w:r>
      <w:r>
        <w:t xml:space="preserve">however, </w:t>
      </w:r>
      <w:r w:rsidR="009C240F">
        <w:t>p</w:t>
      </w:r>
      <w:r w:rsidR="00F377AC" w:rsidRPr="00F3645B">
        <w:rPr>
          <w:szCs w:val="18"/>
        </w:rPr>
        <w:t xml:space="preserve">reprandial CA flow </w:t>
      </w:r>
      <w:r w:rsidR="00187CD8" w:rsidRPr="00F3645B">
        <w:rPr>
          <w:szCs w:val="18"/>
        </w:rPr>
        <w:t xml:space="preserve">in the </w:t>
      </w:r>
      <w:r w:rsidR="00D062D3" w:rsidRPr="00F3645B">
        <w:rPr>
          <w:szCs w:val="18"/>
        </w:rPr>
        <w:t>CMI-</w:t>
      </w:r>
      <w:r w:rsidR="00187CD8" w:rsidRPr="00F3645B">
        <w:rPr>
          <w:szCs w:val="18"/>
        </w:rPr>
        <w:t xml:space="preserve"> </w:t>
      </w:r>
      <w:r w:rsidR="004B25CF" w:rsidRPr="00F3645B">
        <w:rPr>
          <w:szCs w:val="18"/>
        </w:rPr>
        <w:t xml:space="preserve">group </w:t>
      </w:r>
      <w:r w:rsidR="00187CD8" w:rsidRPr="00F3645B">
        <w:rPr>
          <w:szCs w:val="18"/>
        </w:rPr>
        <w:t xml:space="preserve">was significantly higher than </w:t>
      </w:r>
      <w:r w:rsidR="004B25CF" w:rsidRPr="00F3645B">
        <w:rPr>
          <w:szCs w:val="18"/>
        </w:rPr>
        <w:t>the control group</w:t>
      </w:r>
      <w:r w:rsidR="00187CD8" w:rsidRPr="00F3645B">
        <w:rPr>
          <w:szCs w:val="18"/>
        </w:rPr>
        <w:t xml:space="preserve"> </w:t>
      </w:r>
      <w:r w:rsidR="005208AE" w:rsidRPr="00F3645B">
        <w:rPr>
          <w:szCs w:val="18"/>
        </w:rPr>
        <w:t>(p=0.023, d=</w:t>
      </w:r>
      <w:r w:rsidR="003B1B30" w:rsidRPr="00F3645B">
        <w:rPr>
          <w:szCs w:val="18"/>
        </w:rPr>
        <w:t>0.581</w:t>
      </w:r>
      <w:r w:rsidR="00F377AC" w:rsidRPr="00F3645B">
        <w:rPr>
          <w:szCs w:val="18"/>
        </w:rPr>
        <w:t>)</w:t>
      </w:r>
      <w:r w:rsidR="009C240F">
        <w:rPr>
          <w:szCs w:val="18"/>
        </w:rPr>
        <w:t>. P</w:t>
      </w:r>
      <w:r w:rsidR="006C6577" w:rsidRPr="00F3645B">
        <w:rPr>
          <w:szCs w:val="18"/>
        </w:rPr>
        <w:t>reprandial CA flow in the</w:t>
      </w:r>
      <w:r w:rsidR="00863BFB" w:rsidRPr="00F3645B">
        <w:rPr>
          <w:szCs w:val="18"/>
        </w:rPr>
        <w:t xml:space="preserve"> </w:t>
      </w:r>
      <w:r w:rsidR="002F47D3" w:rsidRPr="00F3645B">
        <w:rPr>
          <w:noProof/>
          <w:szCs w:val="18"/>
        </w:rPr>
        <w:t>CMI</w:t>
      </w:r>
      <w:r w:rsidR="00D062D3" w:rsidRPr="00F3645B">
        <w:rPr>
          <w:noProof/>
          <w:szCs w:val="18"/>
        </w:rPr>
        <w:t>+</w:t>
      </w:r>
      <w:r w:rsidR="002F47D3" w:rsidRPr="00F3645B">
        <w:rPr>
          <w:szCs w:val="18"/>
        </w:rPr>
        <w:t xml:space="preserve"> group</w:t>
      </w:r>
      <w:r w:rsidR="00057247">
        <w:rPr>
          <w:szCs w:val="18"/>
        </w:rPr>
        <w:t xml:space="preserve"> </w:t>
      </w:r>
      <w:r w:rsidR="00187CD8" w:rsidRPr="00F3645B">
        <w:rPr>
          <w:szCs w:val="18"/>
        </w:rPr>
        <w:t xml:space="preserve">was not significantly different from </w:t>
      </w:r>
      <w:r w:rsidR="00641532" w:rsidRPr="00F3645B">
        <w:rPr>
          <w:szCs w:val="18"/>
        </w:rPr>
        <w:t>control</w:t>
      </w:r>
      <w:r w:rsidR="00E16596" w:rsidRPr="00F3645B">
        <w:rPr>
          <w:szCs w:val="18"/>
        </w:rPr>
        <w:t>s</w:t>
      </w:r>
      <w:r w:rsidR="004B25CF" w:rsidRPr="00F3645B">
        <w:rPr>
          <w:szCs w:val="18"/>
        </w:rPr>
        <w:t xml:space="preserve"> </w:t>
      </w:r>
      <w:r w:rsidR="005208AE" w:rsidRPr="00F3645B">
        <w:rPr>
          <w:szCs w:val="18"/>
        </w:rPr>
        <w:t>(p=</w:t>
      </w:r>
      <w:r w:rsidR="002F47D3" w:rsidRPr="00F3645B">
        <w:rPr>
          <w:szCs w:val="18"/>
        </w:rPr>
        <w:t>0.096</w:t>
      </w:r>
      <w:r w:rsidR="005208AE" w:rsidRPr="00F3645B">
        <w:rPr>
          <w:szCs w:val="18"/>
        </w:rPr>
        <w:t>, d=</w:t>
      </w:r>
      <w:r w:rsidR="00187CD8" w:rsidRPr="00F3645B">
        <w:rPr>
          <w:szCs w:val="18"/>
        </w:rPr>
        <w:t>0.468)</w:t>
      </w:r>
      <w:r w:rsidR="00F377AC" w:rsidRPr="00F3645B">
        <w:rPr>
          <w:szCs w:val="18"/>
        </w:rPr>
        <w:t xml:space="preserve">. </w:t>
      </w:r>
    </w:p>
    <w:p w14:paraId="6EBFF637" w14:textId="0F688B25" w:rsidR="00202A7E" w:rsidRPr="00F3645B" w:rsidRDefault="00202A7E" w:rsidP="00D46637">
      <w:pPr>
        <w:pStyle w:val="Heading3"/>
        <w:spacing w:line="480" w:lineRule="auto"/>
        <w:jc w:val="both"/>
      </w:pPr>
      <w:r w:rsidRPr="00F3645B">
        <w:t>SMV</w:t>
      </w:r>
    </w:p>
    <w:p w14:paraId="38AEB873" w14:textId="065F3C1D" w:rsidR="00244162" w:rsidRPr="00F3645B" w:rsidRDefault="00244162" w:rsidP="00D46637">
      <w:pPr>
        <w:spacing w:line="480" w:lineRule="auto"/>
        <w:jc w:val="both"/>
        <w:rPr>
          <w:szCs w:val="18"/>
        </w:rPr>
      </w:pPr>
      <w:r w:rsidRPr="00F3645B">
        <w:t xml:space="preserve">SMV blood flow </w:t>
      </w:r>
      <w:r w:rsidRPr="00F3645B">
        <w:rPr>
          <w:szCs w:val="18"/>
        </w:rPr>
        <w:t xml:space="preserve">increased significantly after a meal </w:t>
      </w:r>
      <w:r w:rsidR="00006EF1" w:rsidRPr="00F3645B">
        <w:rPr>
          <w:szCs w:val="18"/>
        </w:rPr>
        <w:t xml:space="preserve">in the control group </w:t>
      </w:r>
      <w:r w:rsidR="005208AE" w:rsidRPr="00F3645B">
        <w:rPr>
          <w:szCs w:val="18"/>
        </w:rPr>
        <w:t>(p=2.51e-08, d=</w:t>
      </w:r>
      <w:r w:rsidR="00553217" w:rsidRPr="00F3645B">
        <w:rPr>
          <w:szCs w:val="18"/>
        </w:rPr>
        <w:t>2.10</w:t>
      </w:r>
      <w:r w:rsidRPr="00F3645B">
        <w:rPr>
          <w:szCs w:val="18"/>
        </w:rPr>
        <w:t xml:space="preserve">) </w:t>
      </w:r>
      <w:r w:rsidR="00006EF1" w:rsidRPr="00F3645B">
        <w:rPr>
          <w:szCs w:val="18"/>
        </w:rPr>
        <w:t xml:space="preserve">and in </w:t>
      </w:r>
      <w:r w:rsidRPr="00F3645B">
        <w:rPr>
          <w:szCs w:val="18"/>
        </w:rPr>
        <w:t xml:space="preserve">the </w:t>
      </w:r>
      <w:r w:rsidR="00D062D3" w:rsidRPr="00F3645B">
        <w:rPr>
          <w:szCs w:val="18"/>
        </w:rPr>
        <w:t>CMI-</w:t>
      </w:r>
      <w:r w:rsidRPr="00F3645B">
        <w:rPr>
          <w:szCs w:val="18"/>
        </w:rPr>
        <w:t xml:space="preserve"> group </w:t>
      </w:r>
      <w:r w:rsidR="005208AE" w:rsidRPr="00F3645B">
        <w:t>(p=3.05e-06, d=</w:t>
      </w:r>
      <w:r w:rsidR="00553217" w:rsidRPr="00F3645B">
        <w:t>1.67</w:t>
      </w:r>
      <w:r w:rsidRPr="00F3645B">
        <w:t>).</w:t>
      </w:r>
      <w:r w:rsidRPr="00F3645B">
        <w:rPr>
          <w:sz w:val="18"/>
        </w:rPr>
        <w:t xml:space="preserve"> </w:t>
      </w:r>
      <w:r w:rsidRPr="00F3645B">
        <w:t>The CMI</w:t>
      </w:r>
      <w:r w:rsidR="00D062D3" w:rsidRPr="00F3645B">
        <w:t>+</w:t>
      </w:r>
      <w:r w:rsidRPr="00F3645B">
        <w:t xml:space="preserve"> group did not see a</w:t>
      </w:r>
      <w:r w:rsidR="00006EF1" w:rsidRPr="00F3645B">
        <w:t>ny</w:t>
      </w:r>
      <w:r w:rsidRPr="00F3645B">
        <w:t xml:space="preserve"> significant increase in SMV flow </w:t>
      </w:r>
      <w:r w:rsidR="00006EF1" w:rsidRPr="00F3645B">
        <w:t xml:space="preserve">after a meal </w:t>
      </w:r>
      <w:r w:rsidR="005208AE" w:rsidRPr="00F3645B">
        <w:t>(p=0.120, d=</w:t>
      </w:r>
      <w:r w:rsidRPr="00F3645B">
        <w:t xml:space="preserve">0.777). </w:t>
      </w:r>
      <w:r w:rsidRPr="00F3645B">
        <w:rPr>
          <w:szCs w:val="18"/>
        </w:rPr>
        <w:t>For the CMI</w:t>
      </w:r>
      <w:r w:rsidR="00D062D3" w:rsidRPr="00F3645B">
        <w:rPr>
          <w:szCs w:val="18"/>
        </w:rPr>
        <w:t>+</w:t>
      </w:r>
      <w:r w:rsidRPr="00F3645B">
        <w:rPr>
          <w:szCs w:val="18"/>
        </w:rPr>
        <w:t xml:space="preserve"> group, preprandial </w:t>
      </w:r>
      <w:r w:rsidR="00006EF1" w:rsidRPr="00F3645B">
        <w:rPr>
          <w:szCs w:val="18"/>
        </w:rPr>
        <w:t xml:space="preserve">SMV </w:t>
      </w:r>
      <w:r w:rsidRPr="00F3645B">
        <w:rPr>
          <w:szCs w:val="18"/>
        </w:rPr>
        <w:t xml:space="preserve">flow was significantly higher than </w:t>
      </w:r>
      <w:r w:rsidR="004B25CF" w:rsidRPr="00F3645B">
        <w:rPr>
          <w:szCs w:val="18"/>
        </w:rPr>
        <w:t>the control group</w:t>
      </w:r>
      <w:r w:rsidR="005208AE" w:rsidRPr="00F3645B">
        <w:rPr>
          <w:szCs w:val="18"/>
        </w:rPr>
        <w:t xml:space="preserve"> (p=0.040, d=</w:t>
      </w:r>
      <w:r w:rsidRPr="00F3645B">
        <w:rPr>
          <w:szCs w:val="18"/>
        </w:rPr>
        <w:t>0.905) but</w:t>
      </w:r>
      <w:r w:rsidR="00006EF1" w:rsidRPr="00F3645B">
        <w:rPr>
          <w:szCs w:val="18"/>
        </w:rPr>
        <w:t xml:space="preserve"> was</w:t>
      </w:r>
      <w:r w:rsidRPr="00F3645B">
        <w:rPr>
          <w:szCs w:val="18"/>
        </w:rPr>
        <w:t xml:space="preserve"> not significantly higher </w:t>
      </w:r>
      <w:r w:rsidRPr="00F3645B">
        <w:rPr>
          <w:szCs w:val="18"/>
        </w:rPr>
        <w:lastRenderedPageBreak/>
        <w:t xml:space="preserve">than </w:t>
      </w:r>
      <w:r w:rsidR="005208AE" w:rsidRPr="00F3645B">
        <w:rPr>
          <w:szCs w:val="18"/>
        </w:rPr>
        <w:t xml:space="preserve">the </w:t>
      </w:r>
      <w:r w:rsidR="00D062D3" w:rsidRPr="00F3645B">
        <w:rPr>
          <w:szCs w:val="18"/>
        </w:rPr>
        <w:t>CMI-</w:t>
      </w:r>
      <w:r w:rsidR="005208AE" w:rsidRPr="00F3645B">
        <w:rPr>
          <w:szCs w:val="18"/>
        </w:rPr>
        <w:t xml:space="preserve"> group (p=0.074, d=</w:t>
      </w:r>
      <w:r w:rsidRPr="00F3645B">
        <w:rPr>
          <w:szCs w:val="18"/>
        </w:rPr>
        <w:t xml:space="preserve">0.665). </w:t>
      </w:r>
      <w:r w:rsidR="001A6E01" w:rsidRPr="00F3645B">
        <w:rPr>
          <w:szCs w:val="18"/>
        </w:rPr>
        <w:t>Ther</w:t>
      </w:r>
      <w:r w:rsidR="00006EF1" w:rsidRPr="00F3645B">
        <w:rPr>
          <w:szCs w:val="18"/>
        </w:rPr>
        <w:t>e was no significant difference</w:t>
      </w:r>
      <w:r w:rsidR="001A6E01" w:rsidRPr="00F3645B">
        <w:rPr>
          <w:szCs w:val="18"/>
        </w:rPr>
        <w:t xml:space="preserve"> in prepra</w:t>
      </w:r>
      <w:r w:rsidR="00006EF1" w:rsidRPr="00F3645B">
        <w:rPr>
          <w:szCs w:val="18"/>
        </w:rPr>
        <w:t xml:space="preserve">ndial </w:t>
      </w:r>
      <w:r w:rsidR="00E567EC" w:rsidRPr="00F3645B">
        <w:rPr>
          <w:szCs w:val="18"/>
        </w:rPr>
        <w:t>flow between the</w:t>
      </w:r>
      <w:r w:rsidR="00006EF1" w:rsidRPr="00F3645B">
        <w:rPr>
          <w:szCs w:val="18"/>
        </w:rPr>
        <w:t xml:space="preserve"> control group</w:t>
      </w:r>
      <w:r w:rsidR="00E567EC" w:rsidRPr="00F3645B">
        <w:rPr>
          <w:szCs w:val="18"/>
        </w:rPr>
        <w:t xml:space="preserve"> </w:t>
      </w:r>
      <w:r w:rsidR="001A6E01" w:rsidRPr="00F3645B">
        <w:rPr>
          <w:szCs w:val="18"/>
        </w:rPr>
        <w:t xml:space="preserve">and the </w:t>
      </w:r>
      <w:r w:rsidR="00D062D3" w:rsidRPr="00F3645B">
        <w:rPr>
          <w:szCs w:val="18"/>
        </w:rPr>
        <w:t>CMI-</w:t>
      </w:r>
      <w:r w:rsidR="001A6E01" w:rsidRPr="00F3645B">
        <w:rPr>
          <w:szCs w:val="18"/>
        </w:rPr>
        <w:t xml:space="preserve"> group. </w:t>
      </w:r>
      <w:commentRangeStart w:id="39"/>
      <w:r w:rsidR="00006EF1" w:rsidRPr="00F3645B">
        <w:rPr>
          <w:szCs w:val="18"/>
        </w:rPr>
        <w:t>There</w:t>
      </w:r>
      <w:r w:rsidRPr="00F3645B">
        <w:rPr>
          <w:szCs w:val="18"/>
        </w:rPr>
        <w:t xml:space="preserve"> w</w:t>
      </w:r>
      <w:r w:rsidR="00057247">
        <w:rPr>
          <w:szCs w:val="18"/>
        </w:rPr>
        <w:t>ere</w:t>
      </w:r>
      <w:r w:rsidR="00006EF1" w:rsidRPr="00F3645B">
        <w:rPr>
          <w:szCs w:val="18"/>
        </w:rPr>
        <w:t xml:space="preserve"> also </w:t>
      </w:r>
      <w:r w:rsidRPr="00F3645B">
        <w:rPr>
          <w:szCs w:val="18"/>
        </w:rPr>
        <w:t>no significant difference</w:t>
      </w:r>
      <w:r w:rsidR="00057247">
        <w:rPr>
          <w:szCs w:val="18"/>
        </w:rPr>
        <w:t>s</w:t>
      </w:r>
      <w:r w:rsidRPr="00F3645B">
        <w:rPr>
          <w:szCs w:val="18"/>
        </w:rPr>
        <w:t xml:space="preserve"> in postprandial SMV flow </w:t>
      </w:r>
      <w:r w:rsidR="001A6E01" w:rsidRPr="00F3645B">
        <w:rPr>
          <w:szCs w:val="18"/>
        </w:rPr>
        <w:t>between any of the groups</w:t>
      </w:r>
      <w:commentRangeEnd w:id="39"/>
      <w:r w:rsidR="00FA338B">
        <w:rPr>
          <w:rStyle w:val="CommentReference"/>
        </w:rPr>
        <w:commentReference w:id="39"/>
      </w:r>
      <w:r w:rsidR="001A6E01" w:rsidRPr="00F3645B">
        <w:rPr>
          <w:szCs w:val="18"/>
        </w:rPr>
        <w:t>.</w:t>
      </w:r>
      <w:r w:rsidRPr="00F3645B">
        <w:rPr>
          <w:szCs w:val="18"/>
        </w:rPr>
        <w:t xml:space="preserve"> </w:t>
      </w:r>
      <w:r w:rsidR="00A65E2A" w:rsidRPr="00F3645B">
        <w:rPr>
          <w:szCs w:val="18"/>
        </w:rPr>
        <w:t>P</w:t>
      </w:r>
      <w:r w:rsidRPr="00F3645B">
        <w:rPr>
          <w:szCs w:val="18"/>
        </w:rPr>
        <w:t>ercent change in flow for the CMI</w:t>
      </w:r>
      <w:r w:rsidR="00D062D3" w:rsidRPr="00F3645B">
        <w:rPr>
          <w:szCs w:val="18"/>
        </w:rPr>
        <w:t>+</w:t>
      </w:r>
      <w:r w:rsidRPr="00F3645B">
        <w:rPr>
          <w:szCs w:val="18"/>
        </w:rPr>
        <w:t xml:space="preserve"> group was significantly </w:t>
      </w:r>
      <w:r w:rsidR="001A6E01" w:rsidRPr="00F3645B">
        <w:rPr>
          <w:szCs w:val="18"/>
        </w:rPr>
        <w:t>less</w:t>
      </w:r>
      <w:r w:rsidRPr="00F3645B">
        <w:rPr>
          <w:szCs w:val="18"/>
        </w:rPr>
        <w:t xml:space="preserve"> </w:t>
      </w:r>
      <w:r w:rsidR="00D46637">
        <w:rPr>
          <w:szCs w:val="18"/>
        </w:rPr>
        <w:t>compared to</w:t>
      </w:r>
      <w:r w:rsidR="00E567EC" w:rsidRPr="00F3645B">
        <w:rPr>
          <w:szCs w:val="18"/>
        </w:rPr>
        <w:t xml:space="preserve"> the</w:t>
      </w:r>
      <w:r w:rsidR="00006EF1" w:rsidRPr="00F3645B">
        <w:rPr>
          <w:szCs w:val="18"/>
        </w:rPr>
        <w:t xml:space="preserve"> </w:t>
      </w:r>
      <w:r w:rsidR="00E567EC" w:rsidRPr="00F3645B">
        <w:rPr>
          <w:szCs w:val="18"/>
        </w:rPr>
        <w:t>control group</w:t>
      </w:r>
      <w:r w:rsidR="005208AE" w:rsidRPr="00F3645B">
        <w:rPr>
          <w:szCs w:val="18"/>
        </w:rPr>
        <w:t xml:space="preserve"> (p=</w:t>
      </w:r>
      <w:r w:rsidR="001A6E01" w:rsidRPr="00F3645B">
        <w:rPr>
          <w:szCs w:val="18"/>
        </w:rPr>
        <w:t>0.008</w:t>
      </w:r>
      <w:r w:rsidR="005208AE" w:rsidRPr="00F3645B">
        <w:rPr>
          <w:szCs w:val="18"/>
        </w:rPr>
        <w:t>, d=</w:t>
      </w:r>
      <w:r w:rsidRPr="00F3645B">
        <w:rPr>
          <w:szCs w:val="18"/>
        </w:rPr>
        <w:t>0.</w:t>
      </w:r>
      <w:r w:rsidR="001A6E01" w:rsidRPr="00F3645B">
        <w:rPr>
          <w:szCs w:val="18"/>
        </w:rPr>
        <w:t xml:space="preserve">944) and </w:t>
      </w:r>
      <w:r w:rsidR="00006EF1" w:rsidRPr="00F3645B">
        <w:rPr>
          <w:szCs w:val="18"/>
        </w:rPr>
        <w:t xml:space="preserve">the </w:t>
      </w:r>
      <w:r w:rsidR="00D062D3" w:rsidRPr="00F3645B">
        <w:rPr>
          <w:szCs w:val="18"/>
        </w:rPr>
        <w:t>CMI-</w:t>
      </w:r>
      <w:r w:rsidR="00006EF1" w:rsidRPr="00F3645B">
        <w:rPr>
          <w:szCs w:val="18"/>
        </w:rPr>
        <w:t xml:space="preserve"> group</w:t>
      </w:r>
      <w:r w:rsidR="005208AE" w:rsidRPr="00F3645B">
        <w:rPr>
          <w:szCs w:val="18"/>
        </w:rPr>
        <w:t xml:space="preserve"> (p=0.009, d=</w:t>
      </w:r>
      <w:r w:rsidR="001A6E01" w:rsidRPr="00F3645B">
        <w:rPr>
          <w:szCs w:val="18"/>
        </w:rPr>
        <w:t>0.875)</w:t>
      </w:r>
      <w:r w:rsidR="00D46637">
        <w:rPr>
          <w:szCs w:val="18"/>
        </w:rPr>
        <w:t>.</w:t>
      </w:r>
    </w:p>
    <w:p w14:paraId="4C6EFB85" w14:textId="56513733" w:rsidR="00202A7E" w:rsidRPr="00F3645B" w:rsidRDefault="00202A7E" w:rsidP="00D46637">
      <w:pPr>
        <w:pStyle w:val="Heading3"/>
        <w:spacing w:line="480" w:lineRule="auto"/>
        <w:jc w:val="both"/>
      </w:pPr>
      <w:r w:rsidRPr="00F3645B">
        <w:t>PV</w:t>
      </w:r>
    </w:p>
    <w:p w14:paraId="7690D817" w14:textId="2A0280E3" w:rsidR="004F57F7" w:rsidRPr="00F3645B" w:rsidRDefault="001A6E01" w:rsidP="00D46637">
      <w:pPr>
        <w:spacing w:line="480" w:lineRule="auto"/>
        <w:jc w:val="both"/>
      </w:pPr>
      <w:r w:rsidRPr="00F3645B">
        <w:t xml:space="preserve">In control subjects, </w:t>
      </w:r>
      <w:r w:rsidR="00553217" w:rsidRPr="00F3645B">
        <w:t>P</w:t>
      </w:r>
      <w:r w:rsidRPr="00F3645B">
        <w:t xml:space="preserve">V blood flow </w:t>
      </w:r>
      <w:r w:rsidRPr="00F3645B">
        <w:rPr>
          <w:szCs w:val="18"/>
        </w:rPr>
        <w:t>increase</w:t>
      </w:r>
      <w:r w:rsidR="005208AE" w:rsidRPr="00F3645B">
        <w:rPr>
          <w:szCs w:val="18"/>
        </w:rPr>
        <w:t>d significantly after a meal (p=</w:t>
      </w:r>
      <w:r w:rsidR="00553217" w:rsidRPr="00F3645B">
        <w:rPr>
          <w:szCs w:val="18"/>
        </w:rPr>
        <w:t>1.17e-05</w:t>
      </w:r>
      <w:r w:rsidR="005208AE" w:rsidRPr="00F3645B">
        <w:rPr>
          <w:szCs w:val="18"/>
        </w:rPr>
        <w:t>, d=</w:t>
      </w:r>
      <w:r w:rsidR="00553217" w:rsidRPr="00F3645B">
        <w:rPr>
          <w:szCs w:val="18"/>
        </w:rPr>
        <w:t>1.137</w:t>
      </w:r>
      <w:r w:rsidRPr="00F3645B">
        <w:rPr>
          <w:szCs w:val="18"/>
        </w:rPr>
        <w:t xml:space="preserve">) as did the </w:t>
      </w:r>
      <w:r w:rsidR="00D062D3" w:rsidRPr="00F3645B">
        <w:rPr>
          <w:szCs w:val="18"/>
        </w:rPr>
        <w:t>CMI-</w:t>
      </w:r>
      <w:r w:rsidRPr="00F3645B">
        <w:rPr>
          <w:szCs w:val="18"/>
        </w:rPr>
        <w:t xml:space="preserve"> group </w:t>
      </w:r>
      <w:r w:rsidR="005208AE" w:rsidRPr="00F3645B">
        <w:t>(p=</w:t>
      </w:r>
      <w:r w:rsidR="00553217" w:rsidRPr="00F3645B">
        <w:t>1.60e-05</w:t>
      </w:r>
      <w:r w:rsidR="005208AE" w:rsidRPr="00F3645B">
        <w:t>, d=</w:t>
      </w:r>
      <w:r w:rsidR="00553217" w:rsidRPr="00F3645B">
        <w:t>1.690</w:t>
      </w:r>
      <w:r w:rsidRPr="00F3645B">
        <w:t>)</w:t>
      </w:r>
      <w:r w:rsidR="00D46637">
        <w:t xml:space="preserve"> while the </w:t>
      </w:r>
      <w:r w:rsidR="00253B92" w:rsidRPr="00F3645B">
        <w:t>CMI+ group did not see a significant increase in PV blood flow after a meal (p=</w:t>
      </w:r>
      <w:r w:rsidR="00081594" w:rsidRPr="00F3645B">
        <w:t>0.243</w:t>
      </w:r>
      <w:r w:rsidR="00253B92" w:rsidRPr="00F3645B">
        <w:t>, d=</w:t>
      </w:r>
      <w:r w:rsidR="00081594" w:rsidRPr="00F3645B">
        <w:t>0.362</w:t>
      </w:r>
      <w:r w:rsidR="00253B92" w:rsidRPr="00F3645B">
        <w:t>).</w:t>
      </w:r>
      <w:r w:rsidR="001E19F3" w:rsidRPr="00F3645B">
        <w:rPr>
          <w:szCs w:val="18"/>
        </w:rPr>
        <w:t xml:space="preserve"> </w:t>
      </w:r>
      <w:r w:rsidR="00D46637">
        <w:rPr>
          <w:szCs w:val="18"/>
        </w:rPr>
        <w:t>Additionally, p</w:t>
      </w:r>
      <w:r w:rsidR="00AA66D5" w:rsidRPr="00F3645B">
        <w:rPr>
          <w:szCs w:val="18"/>
        </w:rPr>
        <w:t>ercent change in flow for the CMI</w:t>
      </w:r>
      <w:r w:rsidR="001400AD" w:rsidRPr="00F3645B">
        <w:rPr>
          <w:szCs w:val="18"/>
        </w:rPr>
        <w:t>+</w:t>
      </w:r>
      <w:r w:rsidR="00AA66D5" w:rsidRPr="00F3645B">
        <w:rPr>
          <w:szCs w:val="18"/>
        </w:rPr>
        <w:t xml:space="preserve"> group was significantly less than the control group (p=0.018, d=0.788) and the </w:t>
      </w:r>
      <w:r w:rsidR="00D062D3" w:rsidRPr="00F3645B">
        <w:rPr>
          <w:szCs w:val="18"/>
        </w:rPr>
        <w:t>CMI-</w:t>
      </w:r>
      <w:r w:rsidR="00AA66D5" w:rsidRPr="00F3645B">
        <w:rPr>
          <w:szCs w:val="18"/>
        </w:rPr>
        <w:t xml:space="preserve"> group (p=0.006, d=1.02). </w:t>
      </w:r>
    </w:p>
    <w:p w14:paraId="582E4563" w14:textId="4BA7FCFD" w:rsidR="00AF5654" w:rsidRPr="00F3645B" w:rsidRDefault="0036583F" w:rsidP="00D46637">
      <w:pPr>
        <w:pStyle w:val="Heading2"/>
        <w:spacing w:line="480" w:lineRule="auto"/>
        <w:jc w:val="both"/>
      </w:pPr>
      <w:r w:rsidRPr="00F3645B">
        <w:t>Flow</w:t>
      </w:r>
      <w:r w:rsidR="00810AAC" w:rsidRPr="00F3645B">
        <w:t xml:space="preserve"> Consistency</w:t>
      </w:r>
    </w:p>
    <w:p w14:paraId="73BCDE98" w14:textId="5956BE56" w:rsidR="0036583F" w:rsidRPr="00F3645B" w:rsidRDefault="00D41C35" w:rsidP="00D46637">
      <w:pPr>
        <w:spacing w:line="480" w:lineRule="auto"/>
        <w:jc w:val="both"/>
        <w:rPr>
          <w:rFonts w:eastAsiaTheme="minorEastAsia"/>
        </w:rPr>
      </w:pPr>
      <w:r>
        <w:t>Correlation analysis</w:t>
      </w:r>
      <w:r w:rsidR="00AF5654" w:rsidRPr="00F3645B">
        <w:t xml:space="preserve"> </w:t>
      </w:r>
      <w:r w:rsidR="005D72C7" w:rsidRPr="00F3645B">
        <w:t xml:space="preserve">was </w:t>
      </w:r>
      <w:r w:rsidR="000C4700" w:rsidRPr="00F3645B">
        <w:t xml:space="preserve">successfully </w:t>
      </w:r>
      <w:r>
        <w:t>performed on</w:t>
      </w:r>
      <w:r w:rsidR="005D72C7" w:rsidRPr="00F3645B">
        <w:t xml:space="preserve"> </w:t>
      </w:r>
      <w:r w:rsidR="00927DC8" w:rsidRPr="00F3645B">
        <w:t>all</w:t>
      </w:r>
      <w:r w:rsidR="005D72C7" w:rsidRPr="00F3645B">
        <w:t xml:space="preserve"> measured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72C7"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72C7" w:rsidRPr="00F3645B">
        <w:rPr>
          <w:rFonts w:eastAsiaTheme="minorEastAsia"/>
        </w:rPr>
        <w:t xml:space="preserve"> </w:t>
      </w:r>
      <w:r w:rsidR="0073053B" w:rsidRPr="00F3645B">
        <w:rPr>
          <w:rFonts w:eastAsiaTheme="minorEastAsia"/>
        </w:rPr>
        <w:t xml:space="preserve">values, </w:t>
      </w:r>
      <w:r w:rsidR="00AB1CD8" w:rsidRPr="00F3645B">
        <w:rPr>
          <w:rFonts w:eastAsiaTheme="minorEastAsia"/>
        </w:rPr>
        <w:t xml:space="preserve">as </w:t>
      </w:r>
      <w:r w:rsidR="0073053B" w:rsidRPr="00F3645B">
        <w:rPr>
          <w:rFonts w:eastAsiaTheme="minorEastAsia"/>
        </w:rPr>
        <w:t xml:space="preserve">shown in </w:t>
      </w:r>
      <w:r w:rsidR="00DB16D9" w:rsidRPr="00F3645B">
        <w:rPr>
          <w:rFonts w:eastAsiaTheme="minorEastAsia"/>
        </w:rPr>
        <w:t>Figur</w:t>
      </w:r>
      <w:r w:rsidR="00DB16D9" w:rsidRPr="00F3645B">
        <w:rPr>
          <w:rFonts w:eastAsiaTheme="minorEastAsia"/>
          <w:noProof/>
        </w:rPr>
        <w:t>e</w:t>
      </w:r>
      <w:r w:rsidR="00DB16D9" w:rsidRPr="00F3645B">
        <w:rPr>
          <w:rFonts w:eastAsiaTheme="minorEastAsia"/>
        </w:rPr>
        <w:t xml:space="preserve"> 4a</w:t>
      </w:r>
      <w:r w:rsidR="0073053B" w:rsidRPr="00F3645B">
        <w:rPr>
          <w:rFonts w:eastAsiaTheme="minorEastAsia"/>
        </w:rPr>
        <w:t xml:space="preserve">. </w:t>
      </w:r>
      <w:r w:rsidR="00D46637">
        <w:rPr>
          <w:rFonts w:eastAsiaTheme="minorEastAsia"/>
        </w:rPr>
        <w:t>A s</w:t>
      </w:r>
      <w:r w:rsidR="004A675A" w:rsidRPr="00F3645B">
        <w:rPr>
          <w:rFonts w:eastAsiaTheme="minorEastAsia"/>
        </w:rPr>
        <w:t>trong</w:t>
      </w:r>
      <w:r w:rsidR="003B3B10" w:rsidRPr="00F3645B">
        <w:rPr>
          <w:rFonts w:eastAsiaTheme="minorEastAsia"/>
        </w:rPr>
        <w:t xml:space="preserve"> </w:t>
      </w:r>
      <w:r w:rsidR="00AB1CD8" w:rsidRPr="00F3645B">
        <w:rPr>
          <w:rFonts w:eastAsiaTheme="minorEastAsia"/>
        </w:rPr>
        <w:t>correlation</w:t>
      </w:r>
      <w:r w:rsidR="00172F1B" w:rsidRPr="00F3645B">
        <w:rPr>
          <w:rFonts w:eastAsiaTheme="minorEastAsia"/>
        </w:rPr>
        <w:t xml:space="preserve"> </w:t>
      </w:r>
      <w:r w:rsidR="008B1D7B" w:rsidRPr="00F3645B">
        <w:rPr>
          <w:rFonts w:eastAsiaTheme="minorEastAsia"/>
        </w:rPr>
        <w:t xml:space="preserve">was found </w:t>
      </w:r>
      <w:r w:rsidR="00172F1B" w:rsidRPr="00F3645B">
        <w:rPr>
          <w:rFonts w:eastAsiaTheme="minorEastAsia"/>
        </w:rPr>
        <w:t xml:space="preserve">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172F1B"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172F1B" w:rsidRPr="00F3645B">
        <w:rPr>
          <w:rFonts w:eastAsiaTheme="minorEastAsia"/>
        </w:rPr>
        <w:t xml:space="preserve"> values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0.859).</w:t>
      </w:r>
      <w:r w:rsidR="00FA1680" w:rsidRPr="00F3645B">
        <w:rPr>
          <w:rFonts w:eastAsiaTheme="minorEastAsia"/>
        </w:rPr>
        <w:t xml:space="preserve"> </w:t>
      </w:r>
      <w:r w:rsidR="00AE1C04" w:rsidRPr="00F3645B">
        <w:rPr>
          <w:rFonts w:eastAsiaTheme="minorEastAsia"/>
        </w:rPr>
        <w:t xml:space="preserve">As seen in Figure </w:t>
      </w:r>
      <w:r w:rsidR="00B4555E" w:rsidRPr="00F3645B">
        <w:rPr>
          <w:rFonts w:eastAsiaTheme="minorEastAsia"/>
        </w:rPr>
        <w:t>4a</w:t>
      </w:r>
      <w:r w:rsidR="00AE1C04" w:rsidRPr="00F3645B">
        <w:rPr>
          <w:rFonts w:eastAsiaTheme="minorEastAsia"/>
        </w:rPr>
        <w:t xml:space="preserve">, postprandial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E1C04"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E1C04" w:rsidRPr="00F3645B">
        <w:rPr>
          <w:rFonts w:eastAsiaTheme="minorEastAsia"/>
        </w:rPr>
        <w:t xml:space="preserve"> values were </w:t>
      </w:r>
      <w:r w:rsidR="00D77B09" w:rsidRPr="00F3645B">
        <w:rPr>
          <w:rFonts w:eastAsiaTheme="minorEastAsia"/>
        </w:rPr>
        <w:t xml:space="preserve">increased compared to </w:t>
      </w:r>
      <w:r w:rsidR="00927DC8" w:rsidRPr="00F3645B">
        <w:rPr>
          <w:rFonts w:eastAsiaTheme="minorEastAsia"/>
        </w:rPr>
        <w:t>preprandial</w:t>
      </w:r>
      <w:r w:rsidR="00AE1C04" w:rsidRPr="00F3645B">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DE3215" w:rsidRPr="00F3645B">
        <w:t xml:space="preserve"> and </w:t>
      </w:r>
      <w:r w:rsidR="00CD2528" w:rsidRPr="00F3645B">
        <w:rPr>
          <w:rFonts w:eastAsiaTheme="minorEastAsia"/>
        </w:rPr>
        <w:t>pre</w:t>
      </w:r>
      <w:r w:rsidR="00927DC8" w:rsidRPr="00F3645B">
        <w:rPr>
          <w:rFonts w:eastAsiaTheme="minorEastAsia"/>
        </w:rPr>
        <w:t xml:space="preserve">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DE3215" w:rsidRPr="00F3645B">
        <w:rPr>
          <w:rFonts w:eastAsiaTheme="minorEastAsia"/>
        </w:rPr>
        <w:t xml:space="preserve"> </w:t>
      </w:r>
      <w:r w:rsidR="00AE1C04" w:rsidRPr="00F3645B">
        <w:rPr>
          <w:rFonts w:eastAsiaTheme="minorEastAsia"/>
        </w:rPr>
        <w:t>values.</w:t>
      </w:r>
      <w:r w:rsidR="00B4555E" w:rsidRPr="00F3645B">
        <w:rPr>
          <w:rFonts w:eastAsiaTheme="minorEastAsia"/>
        </w:rPr>
        <w:t xml:space="preserve"> </w:t>
      </w:r>
      <w:r w:rsidR="00DF7821" w:rsidRPr="00F3645B">
        <w:rPr>
          <w:rFonts w:eastAsiaTheme="minorEastAsia"/>
        </w:rPr>
        <w:t xml:space="preserve">This result coincides with observed increases in </w:t>
      </w:r>
      <w:r w:rsidR="005E3A8B" w:rsidRPr="00F3645B">
        <w:rPr>
          <w:rFonts w:eastAsiaTheme="minorEastAsia"/>
        </w:rPr>
        <w:t xml:space="preserve">mesenteric blood </w:t>
      </w:r>
      <w:r w:rsidR="00DF7821" w:rsidRPr="00F3645B">
        <w:rPr>
          <w:rFonts w:eastAsiaTheme="minorEastAsia"/>
        </w:rPr>
        <w:t>flow after a meal.</w:t>
      </w:r>
      <w:r w:rsidR="005E3A8B" w:rsidRPr="00F3645B">
        <w:rPr>
          <w:rFonts w:eastAsiaTheme="minorEastAsia"/>
        </w:rPr>
        <w:t xml:space="preserve"> </w:t>
      </w:r>
      <w:r>
        <w:t>Correlation</w:t>
      </w:r>
      <w:r w:rsidR="007D7B42" w:rsidRPr="00F3645B">
        <w:t xml:space="preserve"> analysis was </w:t>
      </w:r>
      <w:r>
        <w:t>also performed on</w:t>
      </w:r>
      <w:r w:rsidR="007D7B42" w:rsidRPr="00F3645B">
        <w:t xml:space="preserve"> </w:t>
      </w:r>
      <w:r w:rsidR="00927DC8" w:rsidRPr="00F3645B">
        <w:t>all</w:t>
      </w:r>
      <w:r w:rsidR="007D7B42" w:rsidRPr="00F3645B">
        <w:t xml:space="preserve"> measured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260035"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260035" w:rsidRPr="00F3645B">
        <w:rPr>
          <w:rFonts w:eastAsiaTheme="minorEastAsia"/>
        </w:rPr>
        <w:t xml:space="preserve">) </w:t>
      </w:r>
      <w:r w:rsidR="007D7B42" w:rsidRPr="00F3645B">
        <w:rPr>
          <w:rFonts w:eastAsiaTheme="minorEastAsia"/>
        </w:rPr>
        <w:t xml:space="preserve">values, as shown in </w:t>
      </w:r>
      <w:r w:rsidR="00DB16D9" w:rsidRPr="00F3645B">
        <w:rPr>
          <w:rFonts w:eastAsiaTheme="minorEastAsia"/>
        </w:rPr>
        <w:t>Figure 4b</w:t>
      </w:r>
      <w:r w:rsidR="007D7B42" w:rsidRPr="00F3645B">
        <w:rPr>
          <w:rFonts w:eastAsiaTheme="minorEastAsia"/>
        </w:rPr>
        <w:t xml:space="preserve">. </w:t>
      </w:r>
      <w:r w:rsidR="00D46637">
        <w:rPr>
          <w:rFonts w:eastAsiaTheme="minorEastAsia"/>
        </w:rPr>
        <w:t>A s</w:t>
      </w:r>
      <w:r w:rsidR="004A675A" w:rsidRPr="00F3645B">
        <w:rPr>
          <w:rFonts w:eastAsiaTheme="minorEastAsia"/>
        </w:rPr>
        <w:t>trong</w:t>
      </w:r>
      <w:r w:rsidR="00172F1B" w:rsidRPr="00F3645B">
        <w:rPr>
          <w:rFonts w:eastAsiaTheme="minorEastAsia"/>
        </w:rPr>
        <w:t xml:space="preserve"> correlation between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172F1B"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172F1B" w:rsidRPr="00F3645B">
        <w:rPr>
          <w:rFonts w:eastAsiaTheme="minorEastAsia"/>
        </w:rPr>
        <w:t xml:space="preserve">) values </w:t>
      </w:r>
      <w:r w:rsidR="00057247">
        <w:rPr>
          <w:rFonts w:eastAsiaTheme="minorEastAsia"/>
        </w:rPr>
        <w:t xml:space="preserve">was </w:t>
      </w:r>
      <w:r w:rsidR="005E3A8B" w:rsidRPr="00F3645B">
        <w:rPr>
          <w:rFonts w:eastAsiaTheme="minorEastAsia"/>
        </w:rPr>
        <w:t xml:space="preserve">also </w:t>
      </w:r>
      <w:r w:rsidR="00172F1B" w:rsidRPr="00F3645B">
        <w:rPr>
          <w:rFonts w:eastAsiaTheme="minorEastAsia"/>
        </w:rPr>
        <w:t>observed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0.894).</w:t>
      </w:r>
      <w:r w:rsidR="00AE1C04" w:rsidRPr="00F3645B">
        <w:rPr>
          <w:rFonts w:eastAsiaTheme="minorEastAsia"/>
        </w:rPr>
        <w:t xml:space="preserve"> </w:t>
      </w:r>
      <w:r w:rsidR="0036583F" w:rsidRPr="00F3645B">
        <w:rPr>
          <w:rFonts w:eastAsiaTheme="minorEastAsia"/>
        </w:rPr>
        <w:t xml:space="preserve">Furthermore, measured volumetric flow rates in this study agreed well with flow rates reported </w:t>
      </w:r>
      <w:r w:rsidR="004A675A" w:rsidRPr="00F3645B">
        <w:rPr>
          <w:rFonts w:eastAsiaTheme="minorEastAsia"/>
        </w:rPr>
        <w:t>from</w:t>
      </w:r>
      <w:r w:rsidR="0036583F" w:rsidRPr="00F3645B">
        <w:rPr>
          <w:rFonts w:eastAsiaTheme="minorEastAsia"/>
        </w:rPr>
        <w:t xml:space="preserve"> other imaging modalities </w:t>
      </w:r>
      <w:r w:rsidR="0036583F" w:rsidRPr="00F3645B">
        <w:fldChar w:fldCharType="begin">
          <w:fldData xml:space="preserve">PEVuZE5vdGU+PENpdGU+PEF1dGhvcj5MaTwvQXV0aG9yPjxZZWFyPjE5OTQ8L1llYXI+PFJlY051
bT45MTk8L1JlY051bT48RGlzcGxheVRleHQ+KDEzLTE2LDE4LDI1LTI3LDI5LTM1KTwvRGlzcGxh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PjxBdXRob3I+U2llYmVyPC9BdXRob3I+PFllYXI+MTk5MTwvWWVhcj48UmVjTnVtPjkwOTwvUmVj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</w:fldData>
        </w:fldChar>
      </w:r>
      <w:r w:rsidR="00737962">
        <w:instrText xml:space="preserve"> ADDIN EN.CITE </w:instrText>
      </w:r>
      <w:r w:rsidR="00737962">
        <w:fldChar w:fldCharType="begin">
          <w:fldData xml:space="preserve">PEVuZE5vdGU+PENpdGU+PEF1dGhvcj5MaTwvQXV0aG9yPjxZZWFyPjE5OTQ8L1llYXI+PFJlY051
bT45MTk8L1JlY051bT48RGlzcGxheVRleHQ+KDEzLTE2LDE4LDI1LTI3LDI5LTM1KTwvRGlzcGxh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PjxBdXRob3I+U2llYmVyPC9BdXRob3I+PFllYXI+MTk5MTwvWWVhcj48UmVjTnVtPjkwOTwvUmVj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</w:fldData>
        </w:fldChar>
      </w:r>
      <w:r w:rsidR="00737962">
        <w:instrText xml:space="preserve"> ADDIN EN.CITE.DATA </w:instrText>
      </w:r>
      <w:r w:rsidR="00737962">
        <w:fldChar w:fldCharType="end"/>
      </w:r>
      <w:r w:rsidR="0036583F" w:rsidRPr="00F3645B">
        <w:fldChar w:fldCharType="separate"/>
      </w:r>
      <w:r w:rsidR="00737962">
        <w:rPr>
          <w:noProof/>
        </w:rPr>
        <w:t>(</w:t>
      </w:r>
      <w:hyperlink w:anchor="_ENREF_13" w:tooltip="Li, 1994 #919" w:history="1">
        <w:r w:rsidR="00737962">
          <w:rPr>
            <w:noProof/>
          </w:rPr>
          <w:t>13-16</w:t>
        </w:r>
      </w:hyperlink>
      <w:r w:rsidR="00737962">
        <w:rPr>
          <w:noProof/>
        </w:rPr>
        <w:t>,</w:t>
      </w:r>
      <w:hyperlink w:anchor="_ENREF_18" w:tooltip="Roldan-Alzate, 2015 #874" w:history="1">
        <w:r w:rsidR="00737962">
          <w:rPr>
            <w:noProof/>
          </w:rPr>
          <w:t>18</w:t>
        </w:r>
      </w:hyperlink>
      <w:r w:rsidR="00737962">
        <w:rPr>
          <w:noProof/>
        </w:rPr>
        <w:t>,</w:t>
      </w:r>
      <w:hyperlink w:anchor="_ENREF_25" w:tooltip="Burkart, 1993 #893" w:history="1">
        <w:r w:rsidR="00737962">
          <w:rPr>
            <w:noProof/>
          </w:rPr>
          <w:t>25-27</w:t>
        </w:r>
      </w:hyperlink>
      <w:r w:rsidR="00737962">
        <w:rPr>
          <w:noProof/>
        </w:rPr>
        <w:t>,</w:t>
      </w:r>
      <w:hyperlink w:anchor="_ENREF_29" w:tooltip="Les, 2010 #915" w:history="1">
        <w:r w:rsidR="00737962">
          <w:rPr>
            <w:noProof/>
          </w:rPr>
          <w:t>29-35</w:t>
        </w:r>
      </w:hyperlink>
      <w:r w:rsidR="00737962">
        <w:rPr>
          <w:noProof/>
        </w:rPr>
        <w:t>)</w:t>
      </w:r>
      <w:r w:rsidR="0036583F" w:rsidRPr="00F3645B">
        <w:fldChar w:fldCharType="end"/>
      </w:r>
      <w:r w:rsidR="0036583F" w:rsidRPr="00F3645B">
        <w:rPr>
          <w:rFonts w:eastAsiaTheme="minorEastAsia"/>
        </w:rPr>
        <w:t>. 4D flow rates tended to be closer to those obtained by ultrasound and were consistently higher than those obtained using 2D PC-MR</w:t>
      </w:r>
      <w:r w:rsidR="007E4AE7" w:rsidRPr="00F3645B">
        <w:rPr>
          <w:rFonts w:eastAsiaTheme="minorEastAsia"/>
        </w:rPr>
        <w:t>I</w:t>
      </w:r>
      <w:r w:rsidR="0036583F" w:rsidRPr="00F3645B">
        <w:rPr>
          <w:rFonts w:eastAsiaTheme="minorEastAsia"/>
        </w:rPr>
        <w:t>.</w:t>
      </w:r>
    </w:p>
    <w:p w14:paraId="3AFD6137" w14:textId="7B12ABB4" w:rsidR="00D1493B" w:rsidRPr="00F3645B" w:rsidRDefault="00CC628A" w:rsidP="00D46637">
      <w:pPr>
        <w:pStyle w:val="Heading2"/>
        <w:spacing w:line="480" w:lineRule="auto"/>
        <w:jc w:val="both"/>
      </w:pPr>
      <w:r w:rsidRPr="00F3645B">
        <w:lastRenderedPageBreak/>
        <w:t>PC Angiograms</w:t>
      </w:r>
    </w:p>
    <w:p w14:paraId="72D1D5AF" w14:textId="37EC1709" w:rsidR="008D2C98" w:rsidRPr="00F3645B" w:rsidRDefault="00AE4424" w:rsidP="00D46637">
      <w:pPr>
        <w:spacing w:line="480" w:lineRule="auto"/>
        <w:jc w:val="both"/>
      </w:pPr>
      <w:r w:rsidRPr="00F3645B">
        <w:t>PC an</w:t>
      </w:r>
      <w:r w:rsidR="00E67D39" w:rsidRPr="00F3645B">
        <w:t>g</w:t>
      </w:r>
      <w:r w:rsidRPr="00F3645B">
        <w:t>iograms</w:t>
      </w:r>
      <w:r w:rsidR="00CC628A" w:rsidRPr="00F3645B">
        <w:t xml:space="preserve"> were obtained for all </w:t>
      </w:r>
      <w:r w:rsidR="009C7D6E" w:rsidRPr="00F3645B">
        <w:t>78</w:t>
      </w:r>
      <w:r w:rsidR="00E67D39" w:rsidRPr="00F3645B">
        <w:t xml:space="preserve"> pre- and postprandial </w:t>
      </w:r>
      <w:r w:rsidR="00CC628A" w:rsidRPr="00F3645B">
        <w:t xml:space="preserve">cases. Locations of likely occlusions, as well as collateral </w:t>
      </w:r>
      <w:r w:rsidR="00807853" w:rsidRPr="00F3645B">
        <w:t xml:space="preserve">mesenteric </w:t>
      </w:r>
      <w:r w:rsidR="00CC628A" w:rsidRPr="00F3645B">
        <w:t>v</w:t>
      </w:r>
      <w:r w:rsidR="00807853" w:rsidRPr="00F3645B">
        <w:t>essels</w:t>
      </w:r>
      <w:r w:rsidR="00CC628A" w:rsidRPr="00F3645B">
        <w:t xml:space="preserve">, were </w:t>
      </w:r>
      <w:r w:rsidR="00D062D3" w:rsidRPr="00F3645B">
        <w:t>observed</w:t>
      </w:r>
      <w:r w:rsidR="00E67D39" w:rsidRPr="00F3645B">
        <w:t xml:space="preserve"> in a variety of patients</w:t>
      </w:r>
      <w:r w:rsidR="00CC628A" w:rsidRPr="00F3645B">
        <w:t xml:space="preserve">. </w:t>
      </w:r>
      <w:r w:rsidR="00E67D39" w:rsidRPr="00F3645B">
        <w:t>Figure</w:t>
      </w:r>
      <w:r w:rsidR="00D74C52" w:rsidRPr="00F3645B">
        <w:t xml:space="preserve"> </w:t>
      </w:r>
      <w:r w:rsidR="00E44C85" w:rsidRPr="00F3645B">
        <w:t>5</w:t>
      </w:r>
      <w:r w:rsidR="00807853" w:rsidRPr="00F3645B">
        <w:t>a</w:t>
      </w:r>
      <w:r w:rsidR="002E7062" w:rsidRPr="00F3645B">
        <w:t xml:space="preserve"> shows </w:t>
      </w:r>
      <w:r w:rsidR="00D062D3" w:rsidRPr="00F3645B">
        <w:t>an example of a</w:t>
      </w:r>
      <w:r w:rsidR="002E7062" w:rsidRPr="00F3645B">
        <w:t xml:space="preserve"> </w:t>
      </w:r>
      <w:r w:rsidR="00D062D3" w:rsidRPr="00F3645B">
        <w:t>patient with median arcuate ligament syndrome</w:t>
      </w:r>
      <w:r w:rsidR="00D5257D" w:rsidRPr="00F3645B">
        <w:t xml:space="preserve"> in which</w:t>
      </w:r>
      <w:r w:rsidR="00807853" w:rsidRPr="00F3645B">
        <w:t xml:space="preserve"> </w:t>
      </w:r>
      <w:r w:rsidR="00CC628A" w:rsidRPr="00F3645B">
        <w:t xml:space="preserve">the median arcuate ligament </w:t>
      </w:r>
      <w:r w:rsidR="002E7062" w:rsidRPr="00F3645B">
        <w:t>w</w:t>
      </w:r>
      <w:r w:rsidR="00BD07AE" w:rsidRPr="00F3645B">
        <w:t>a</w:t>
      </w:r>
      <w:r w:rsidR="00D062D3" w:rsidRPr="00F3645B">
        <w:t>s</w:t>
      </w:r>
      <w:r w:rsidR="00807853" w:rsidRPr="00F3645B">
        <w:t xml:space="preserve"> </w:t>
      </w:r>
      <w:r w:rsidR="00CC628A" w:rsidRPr="00F3645B">
        <w:t xml:space="preserve">compressing the CA. </w:t>
      </w:r>
      <w:r w:rsidR="002E7062" w:rsidRPr="00F3645B">
        <w:t>Despite this</w:t>
      </w:r>
      <w:r w:rsidR="00D062D3" w:rsidRPr="00F3645B">
        <w:t xml:space="preserve"> obstruction</w:t>
      </w:r>
      <w:r w:rsidR="002E7062" w:rsidRPr="00F3645B">
        <w:t>, f</w:t>
      </w:r>
      <w:r w:rsidR="00E63431" w:rsidRPr="00F3645B">
        <w:t xml:space="preserve">low </w:t>
      </w:r>
      <w:r w:rsidR="00CC628A" w:rsidRPr="00F3645B">
        <w:t xml:space="preserve">in the splenic artery </w:t>
      </w:r>
      <w:r w:rsidR="002E7062" w:rsidRPr="00F3645B">
        <w:t xml:space="preserve">and gastroduodenal artery (GDA) </w:t>
      </w:r>
      <w:r w:rsidR="00CC628A" w:rsidRPr="00F3645B">
        <w:t xml:space="preserve">was preserved due to a portion of </w:t>
      </w:r>
      <w:r w:rsidR="00D74C52" w:rsidRPr="00F3645B">
        <w:t xml:space="preserve">SMA blood flow </w:t>
      </w:r>
      <w:r w:rsidR="00CC628A" w:rsidRPr="00F3645B">
        <w:t>being re</w:t>
      </w:r>
      <w:r w:rsidR="00C734BF" w:rsidRPr="00F3645B">
        <w:t xml:space="preserve">directed back </w:t>
      </w:r>
      <w:r w:rsidR="002E7062" w:rsidRPr="00F3645B">
        <w:t>through</w:t>
      </w:r>
      <w:r w:rsidR="00D74C52" w:rsidRPr="00F3645B">
        <w:t xml:space="preserve"> the pancreaticoduodenal arcades. The</w:t>
      </w:r>
      <w:r w:rsidR="00727487" w:rsidRPr="00F3645B">
        <w:t xml:space="preserve"> CA </w:t>
      </w:r>
      <w:r w:rsidR="00D74C52" w:rsidRPr="00F3645B">
        <w:t xml:space="preserve">could not be visualized </w:t>
      </w:r>
      <w:r w:rsidR="00727487" w:rsidRPr="00F3645B">
        <w:t xml:space="preserve">on the PC angiogram </w:t>
      </w:r>
      <w:r w:rsidR="00D74C52" w:rsidRPr="00F3645B">
        <w:t>in this patient</w:t>
      </w:r>
      <w:r w:rsidR="00CC085E" w:rsidRPr="00F3645B">
        <w:t>.</w:t>
      </w:r>
      <w:r w:rsidR="00D74C52" w:rsidRPr="00F3645B">
        <w:t xml:space="preserve"> </w:t>
      </w:r>
      <w:r w:rsidR="00E63431" w:rsidRPr="00F3645B">
        <w:t>Fasting f</w:t>
      </w:r>
      <w:r w:rsidR="00D74C52" w:rsidRPr="00F3645B">
        <w:t xml:space="preserve">low </w:t>
      </w:r>
      <w:r w:rsidR="00CC085E" w:rsidRPr="00F3645B">
        <w:t xml:space="preserve">in the </w:t>
      </w:r>
      <w:r w:rsidR="002949C0" w:rsidRPr="00F3645B">
        <w:t>GDA</w:t>
      </w:r>
      <w:r w:rsidR="00CC085E" w:rsidRPr="00F3645B">
        <w:t xml:space="preserve"> </w:t>
      </w:r>
      <w:r w:rsidR="00D74C52" w:rsidRPr="00F3645B">
        <w:t xml:space="preserve">was </w:t>
      </w:r>
      <w:r w:rsidR="00CC085E" w:rsidRPr="00F3645B">
        <w:t>approximately 24.3%</w:t>
      </w:r>
      <w:r w:rsidR="00D74C52" w:rsidRPr="00F3645B">
        <w:t xml:space="preserve"> of the </w:t>
      </w:r>
      <w:r w:rsidR="00D74C52" w:rsidRPr="00F3645B">
        <w:rPr>
          <w:noProof/>
        </w:rPr>
        <w:t>measured</w:t>
      </w:r>
      <w:r w:rsidR="00D74C52" w:rsidRPr="00F3645B">
        <w:t xml:space="preserve"> </w:t>
      </w:r>
      <w:r w:rsidR="00E63431" w:rsidRPr="00F3645B">
        <w:t xml:space="preserve">fasting </w:t>
      </w:r>
      <w:r w:rsidR="00D74C52" w:rsidRPr="00F3645B">
        <w:t xml:space="preserve">flow in the SMA, which decreased to </w:t>
      </w:r>
      <w:r w:rsidR="00CC085E" w:rsidRPr="00F3645B">
        <w:t>7.</w:t>
      </w:r>
      <w:r w:rsidR="00D062D3" w:rsidRPr="00F3645B">
        <w:t>4</w:t>
      </w:r>
      <w:r w:rsidR="00D74C52" w:rsidRPr="00F3645B">
        <w:t>% after a meal.</w:t>
      </w:r>
      <w:r w:rsidR="00610015" w:rsidRPr="00F3645B">
        <w:t xml:space="preserve"> However, </w:t>
      </w:r>
      <w:r w:rsidR="00E63431" w:rsidRPr="00F3645B">
        <w:t xml:space="preserve">flow in the </w:t>
      </w:r>
      <w:r w:rsidR="00610015" w:rsidRPr="00F3645B">
        <w:t xml:space="preserve">SMA and SMV increased </w:t>
      </w:r>
      <w:r w:rsidR="00D5257D" w:rsidRPr="00F3645B">
        <w:t>to a</w:t>
      </w:r>
      <w:r w:rsidR="00D062D3" w:rsidRPr="00F3645B">
        <w:t xml:space="preserve"> normal range </w:t>
      </w:r>
      <w:r w:rsidR="00610015" w:rsidRPr="00F3645B">
        <w:t>following a meal (104% and 236% respectively).</w:t>
      </w:r>
    </w:p>
    <w:p w14:paraId="2FE4A740" w14:textId="7EC43988" w:rsidR="000E7C34" w:rsidRPr="00F3645B" w:rsidRDefault="00E44C85" w:rsidP="00D46637">
      <w:pPr>
        <w:spacing w:line="480" w:lineRule="auto"/>
        <w:jc w:val="both"/>
      </w:pPr>
      <w:r w:rsidRPr="00F3645B">
        <w:t>Figure 5</w:t>
      </w:r>
      <w:r w:rsidR="0017641F" w:rsidRPr="00F3645B">
        <w:t xml:space="preserve">b shows </w:t>
      </w:r>
      <w:r w:rsidR="00D74C52" w:rsidRPr="00F3645B">
        <w:t>a CMI</w:t>
      </w:r>
      <w:r w:rsidR="00D062D3" w:rsidRPr="00F3645B">
        <w:t>+</w:t>
      </w:r>
      <w:r w:rsidR="00D74C52" w:rsidRPr="00F3645B">
        <w:t xml:space="preserve"> patient with a full SMA occlusion (as</w:t>
      </w:r>
      <w:r w:rsidR="002B43CC" w:rsidRPr="00F3645B">
        <w:t xml:space="preserve"> seen i</w:t>
      </w:r>
      <w:r w:rsidR="00D74C52" w:rsidRPr="00F3645B">
        <w:t>n the PC angiogram)</w:t>
      </w:r>
      <w:r w:rsidR="004A675A" w:rsidRPr="00F3645B">
        <w:t xml:space="preserve"> and celiac </w:t>
      </w:r>
      <w:r w:rsidR="001611BD">
        <w:t xml:space="preserve">artery </w:t>
      </w:r>
      <w:r w:rsidR="004A675A" w:rsidRPr="00F3645B">
        <w:t>with narrowing</w:t>
      </w:r>
      <w:r w:rsidR="00D74C52" w:rsidRPr="00F3645B">
        <w:t xml:space="preserve">. Flow </w:t>
      </w:r>
      <w:r w:rsidR="00E63431" w:rsidRPr="00F3645B">
        <w:t>was</w:t>
      </w:r>
      <w:r w:rsidR="00D74C52" w:rsidRPr="00F3645B">
        <w:t xml:space="preserve"> redirected from the CA to the SMA</w:t>
      </w:r>
      <w:r w:rsidR="0017641F" w:rsidRPr="00F3645B">
        <w:t xml:space="preserve"> (</w:t>
      </w:r>
      <w:r w:rsidR="00D74C52" w:rsidRPr="00F3645B">
        <w:t>just distal to the occlusion</w:t>
      </w:r>
      <w:r w:rsidR="0017641F" w:rsidRPr="00F3645B">
        <w:t>)</w:t>
      </w:r>
      <w:r w:rsidR="00D74C52" w:rsidRPr="00F3645B">
        <w:t xml:space="preserve"> via the </w:t>
      </w:r>
      <w:r w:rsidR="00610015" w:rsidRPr="00F3645B">
        <w:t>pancreaticoduodenal arcades</w:t>
      </w:r>
      <w:r w:rsidR="00C734BF" w:rsidRPr="00F3645B">
        <w:t xml:space="preserve">, which were well-visualized on the </w:t>
      </w:r>
      <w:r w:rsidR="002B43CC" w:rsidRPr="00F3645B">
        <w:t xml:space="preserve">PC </w:t>
      </w:r>
      <w:r w:rsidR="00C734BF" w:rsidRPr="00F3645B">
        <w:t>angiogram</w:t>
      </w:r>
      <w:r w:rsidR="00D74C52" w:rsidRPr="00F3645B">
        <w:t xml:space="preserve">. </w:t>
      </w:r>
      <w:r w:rsidR="001611BD">
        <w:t xml:space="preserve">Distal </w:t>
      </w:r>
      <w:r w:rsidR="00D74C52" w:rsidRPr="00F3645B">
        <w:t xml:space="preserve">SMA flow </w:t>
      </w:r>
      <w:r w:rsidR="004A675A" w:rsidRPr="00F3645B">
        <w:t xml:space="preserve">decreased by 7.13% </w:t>
      </w:r>
      <w:r w:rsidR="00D74C52" w:rsidRPr="00F3645B">
        <w:t>following a meal</w:t>
      </w:r>
      <w:r w:rsidR="00C734BF" w:rsidRPr="00F3645B">
        <w:t xml:space="preserve"> and </w:t>
      </w:r>
      <w:r w:rsidR="00D74C52" w:rsidRPr="00F3645B">
        <w:t>SMV flow increased only slightly by 2.93%.</w:t>
      </w:r>
      <w:r w:rsidR="00623833" w:rsidRPr="00F3645B">
        <w:t xml:space="preserve"> Additionally, supplementary collateral flow from the IMA (via Arc of Riolan) was prominent in the angiogram.</w:t>
      </w:r>
    </w:p>
    <w:p w14:paraId="40ED57B4" w14:textId="577C29B9" w:rsidR="007757EC" w:rsidRDefault="00224F00" w:rsidP="00D46637">
      <w:pPr>
        <w:pStyle w:val="Heading1"/>
        <w:spacing w:line="480" w:lineRule="auto"/>
        <w:jc w:val="both"/>
      </w:pPr>
      <w:r w:rsidRPr="00F3645B">
        <w:t>Discussion</w:t>
      </w:r>
      <w:r w:rsidR="00D02C24" w:rsidRPr="00F3645B">
        <w:t>:</w:t>
      </w:r>
    </w:p>
    <w:p w14:paraId="24F9EA01" w14:textId="15648251" w:rsidR="00F21097" w:rsidRDefault="00070D4F" w:rsidP="00D46637">
      <w:pPr>
        <w:pStyle w:val="NoSpacing"/>
        <w:spacing w:line="480" w:lineRule="auto"/>
        <w:jc w:val="both"/>
      </w:pPr>
      <w:r w:rsidRPr="00070D4F">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sidRPr="00070D4F">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737962">
        <w:instrText xml:space="preserve"> ADDIN EN.CITE </w:instrText>
      </w:r>
      <w:r w:rsidR="00737962">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737962">
        <w:instrText xml:space="preserve"> ADDIN EN.CITE.DATA </w:instrText>
      </w:r>
      <w:r w:rsidR="00737962">
        <w:fldChar w:fldCharType="end"/>
      </w:r>
      <w:r w:rsidRPr="00070D4F">
        <w:fldChar w:fldCharType="separate"/>
      </w:r>
      <w:r w:rsidR="00737962">
        <w:rPr>
          <w:noProof/>
        </w:rPr>
        <w:t>(</w:t>
      </w:r>
      <w:hyperlink w:anchor="_ENREF_13" w:tooltip="Li, 1994 #919" w:history="1">
        <w:r w:rsidR="00737962">
          <w:rPr>
            <w:noProof/>
          </w:rPr>
          <w:t>13-16</w:t>
        </w:r>
      </w:hyperlink>
      <w:r w:rsidR="00737962">
        <w:rPr>
          <w:noProof/>
        </w:rPr>
        <w:t>)</w:t>
      </w:r>
      <w:r w:rsidRPr="00070D4F">
        <w:fldChar w:fldCharType="end"/>
      </w:r>
      <w:r w:rsidRPr="00070D4F">
        <w:t xml:space="preserve"> and demonstrated the potential of 4D flow MRI studies to help disentangle the complex flow patterns observed in CMI. Firstly, 4D flow MRI provides simultaneous acquisition of both hemodynamic information and an MRA. Previous studies showed </w:t>
      </w:r>
      <w:r w:rsidRPr="00070D4F">
        <w:lastRenderedPageBreak/>
        <w:t xml:space="preserve">that 3D PC MRA can accurately measure vessel lumens of renal arteries </w:t>
      </w:r>
      <w:r w:rsidRPr="00070D4F">
        <w:fldChar w:fldCharType="begin">
          <w:fldData xml:space="preserve">PEVuZE5vdGU+PENpdGU+PEF1dGhvcj5GcmFuY29pczwvQXV0aG9yPjxZZWFyPjIwMTE8L1llYXI+
PFJlY051bT45NDQ8L1JlY051bT48RGlzcGxheVRleHQ+KDM2KTwvRGlzcGxheVRleHQ+PHJlY29y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737962">
        <w:instrText xml:space="preserve"> ADDIN EN.CITE </w:instrText>
      </w:r>
      <w:r w:rsidR="00737962">
        <w:fldChar w:fldCharType="begin">
          <w:fldData xml:space="preserve">PEVuZE5vdGU+PENpdGU+PEF1dGhvcj5GcmFuY29pczwvQXV0aG9yPjxZZWFyPjIwMTE8L1llYXI+
PFJlY051bT45NDQ8L1JlY051bT48RGlzcGxheVRleHQ+KDM2KTwvRGlzcGxheVRleHQ+PHJlY29y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737962">
        <w:instrText xml:space="preserve"> ADDIN EN.CITE.DATA </w:instrText>
      </w:r>
      <w:r w:rsidR="00737962">
        <w:fldChar w:fldCharType="end"/>
      </w:r>
      <w:r w:rsidRPr="00070D4F">
        <w:fldChar w:fldCharType="separate"/>
      </w:r>
      <w:r w:rsidR="00737962">
        <w:rPr>
          <w:noProof/>
        </w:rPr>
        <w:t>(</w:t>
      </w:r>
      <w:hyperlink w:anchor="_ENREF_36" w:tooltip="Francois, 2011 #944" w:history="1">
        <w:r w:rsidR="00737962">
          <w:rPr>
            <w:noProof/>
          </w:rPr>
          <w:t>36</w:t>
        </w:r>
      </w:hyperlink>
      <w:r w:rsidR="00737962">
        <w:rPr>
          <w:noProof/>
        </w:rPr>
        <w:t>)</w:t>
      </w:r>
      <w:r w:rsidRPr="00070D4F">
        <w:fldChar w:fldCharType="end"/>
      </w:r>
      <w:r w:rsidRPr="00070D4F">
        <w:t xml:space="preserve"> and identify areas of stenoses in suspected chronic mesenteric patients </w:t>
      </w:r>
      <w:r w:rsidRPr="00070D4F">
        <w:fldChar w:fldCharType="begin"/>
      </w:r>
      <w:r w:rsidR="00737962">
        <w:instrText xml:space="preserve"> ADDIN EN.CITE &lt;EndNote&gt;&lt;Cite&gt;&lt;Author&gt;Wasser&lt;/Author&gt;&lt;Year&gt;1996&lt;/Year&gt;&lt;RecNum&gt;917&lt;/RecNum&gt;&lt;DisplayText&gt;(37)&lt;/DisplayText&gt;&lt;record&gt;&lt;rec-number&gt;917&lt;/rec-number&gt;&lt;foreign-keys&gt;&lt;key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sidRPr="00070D4F">
        <w:fldChar w:fldCharType="separate"/>
      </w:r>
      <w:r w:rsidR="00737962">
        <w:rPr>
          <w:noProof/>
        </w:rPr>
        <w:t>(</w:t>
      </w:r>
      <w:hyperlink w:anchor="_ENREF_37" w:tooltip="Wasser, 1996 #917" w:history="1">
        <w:r w:rsidR="00737962">
          <w:rPr>
            <w:noProof/>
          </w:rPr>
          <w:t>37</w:t>
        </w:r>
      </w:hyperlink>
      <w:r w:rsidR="00737962">
        <w:rPr>
          <w:noProof/>
        </w:rPr>
        <w:t>)</w:t>
      </w:r>
      <w:r w:rsidRPr="00070D4F">
        <w:fldChar w:fldCharType="end"/>
      </w:r>
      <w:r w:rsidRPr="00070D4F">
        <w:t xml:space="preserve">. Secondly, the large volumetric coverage ensures all relevant vessels and collaterals are visualized without the need for a dedicated MRA that often requires injection of a contrast agent. This may be useful since many patients demonstrate significant anatomical variations and </w:t>
      </w:r>
      <w:r w:rsidR="00D46637">
        <w:t xml:space="preserve">may </w:t>
      </w:r>
      <w:r w:rsidRPr="00070D4F">
        <w:t xml:space="preserve">help overcome user- and patient-dependent issues associated with </w:t>
      </w:r>
      <w:r w:rsidR="00057247">
        <w:t>ultrasound</w:t>
      </w:r>
      <w:r w:rsidRPr="00070D4F">
        <w:t>. Thirdly, retrospective analysis is possible for any vessel (including collaterals) within the imaging volume</w:t>
      </w:r>
      <w:r w:rsidR="001611BD">
        <w:t xml:space="preserve"> </w:t>
      </w:r>
      <w:r w:rsidRPr="00070D4F">
        <w:t>without scan time penalty</w:t>
      </w:r>
      <w:r w:rsidR="00D46637">
        <w:t>,</w:t>
      </w:r>
      <w:r w:rsidRPr="00070D4F">
        <w:t xml:space="preserve"> unlike 2D PC-MRI. Lastly, 4D flow MRI using an accelerated sequence such as PC-VIPR requires only a short 10-minute free</w:t>
      </w:r>
      <w:r w:rsidR="00D46637">
        <w:t>-</w:t>
      </w:r>
      <w:r w:rsidRPr="00070D4F">
        <w:t>breathing scan session while retaining high temporal and spatial resolution.</w:t>
      </w:r>
    </w:p>
    <w:p w14:paraId="7CFD68B1" w14:textId="77777777" w:rsidR="00AB6950" w:rsidRDefault="00AB6950" w:rsidP="00D46637">
      <w:pPr>
        <w:pStyle w:val="Heading2"/>
        <w:spacing w:line="480" w:lineRule="auto"/>
        <w:jc w:val="both"/>
      </w:pPr>
      <w:r>
        <w:t>Flow Consistency</w:t>
      </w:r>
    </w:p>
    <w:p w14:paraId="54207A37" w14:textId="6F73F262" w:rsidR="00AB6950" w:rsidRPr="00AB6950" w:rsidRDefault="001611BD" w:rsidP="00D46637">
      <w:pPr>
        <w:spacing w:line="480" w:lineRule="auto"/>
        <w:jc w:val="both"/>
        <w:rPr>
          <w:rFonts w:eastAsiaTheme="minorEastAsia"/>
        </w:rPr>
      </w:pPr>
      <w:r>
        <w:t>Correlation analysis</w:t>
      </w:r>
      <w:r w:rsidR="00AB6950" w:rsidRPr="00724756">
        <w:t xml:space="preserve"> showed</w:t>
      </w:r>
      <w:r w:rsidR="00AB6950" w:rsidRPr="00724756">
        <w:rPr>
          <w:noProof/>
        </w:rPr>
        <w:t xml:space="preserve"> </w:t>
      </w:r>
      <w:r w:rsidR="00D41C35">
        <w:rPr>
          <w:noProof/>
        </w:rPr>
        <w:t xml:space="preserve">strong </w:t>
      </w:r>
      <w:r w:rsidR="00AB6950" w:rsidRPr="00724756">
        <w:t xml:space="preserve">correlation 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B6950" w:rsidRPr="00724756">
        <w:t xml:space="preserve"> (the differenc</w:t>
      </w:r>
      <w:r w:rsidR="00AB6950" w:rsidRPr="00724756">
        <w:rPr>
          <w:noProof/>
        </w:rPr>
        <w:t xml:space="preserve">e between </w:t>
      </w:r>
      <w:r w:rsidR="00AB6950" w:rsidRPr="00724756">
        <w:t xml:space="preserve">SCAo and IRAo flow rates)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(sum of flow rates in vessels exiting between these aortic segments) in </w:t>
      </w:r>
      <w:r>
        <w:rPr>
          <w:rFonts w:eastAsiaTheme="minorEastAsia"/>
        </w:rPr>
        <w:t>both t</w:t>
      </w:r>
      <w:r w:rsidR="00AB6950" w:rsidRPr="00724756">
        <w:rPr>
          <w:rFonts w:eastAsiaTheme="minorEastAsia"/>
        </w:rPr>
        <w:t>he arterial measurements and venous segments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The slope for both regression models was less than unity, indicating that some flow was not being acco</w:t>
      </w:r>
      <w:proofErr w:type="spellStart"/>
      <w:r w:rsidR="00AB6950" w:rsidRPr="00724756">
        <w:rPr>
          <w:rFonts w:eastAsiaTheme="minorEastAsia"/>
        </w:rPr>
        <w:t>unted</w:t>
      </w:r>
      <w:proofErr w:type="spellEnd"/>
      <w:r w:rsidR="00AB6950" w:rsidRPr="00724756">
        <w:rPr>
          <w:rFonts w:eastAsiaTheme="minorEastAsia"/>
        </w:rPr>
        <w:t xml:space="preserve"> for in</w:t>
      </w:r>
      <w:r w:rsidR="00724756">
        <w:rPr>
          <w:rFonts w:eastAsiaTheme="minorEastAsia"/>
        </w:rPr>
        <w:t xml:space="preserve"> the</w:t>
      </w:r>
      <w:r w:rsidR="00AB6950" w:rsidRPr="00724756">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xml:space="preserve"> measurements.</w:t>
      </w:r>
      <w:r w:rsidR="00AB6950">
        <w:rPr>
          <w:rFonts w:eastAsiaTheme="minorEastAsia"/>
        </w:rPr>
        <w:t xml:space="preserve"> This discrepancy is likely due to small, unmeasured collaterals and measurement errors. Despite this, </w:t>
      </w:r>
      <w:r w:rsidR="004A675A">
        <w:rPr>
          <w:rFonts w:eastAsiaTheme="minorEastAsia"/>
        </w:rPr>
        <w:t>the strong</w:t>
      </w:r>
      <w:r w:rsidR="00AB6950">
        <w:rPr>
          <w:rFonts w:eastAsiaTheme="minorEastAsia"/>
        </w:rPr>
        <w:t xml:space="preserve"> correlation reflect</w:t>
      </w:r>
      <w:r w:rsidR="004A675A">
        <w:rPr>
          <w:rFonts w:eastAsiaTheme="minorEastAsia"/>
        </w:rPr>
        <w:t>s</w:t>
      </w:r>
      <w:r w:rsidR="00AB6950">
        <w:rPr>
          <w:rFonts w:eastAsiaTheme="minorEastAsia"/>
        </w:rPr>
        <w:t xml:space="preserve"> good internal consistency and thus supports the feasibility of 4D flow measurements. </w:t>
      </w:r>
      <w:r w:rsidR="008D2FFB">
        <w:rPr>
          <w:rFonts w:eastAsiaTheme="minorEastAsia"/>
        </w:rPr>
        <w:t>Additionally,</w:t>
      </w:r>
      <w:r w:rsidR="00AB6950">
        <w:rPr>
          <w:rFonts w:eastAsiaTheme="minorEastAsia"/>
        </w:rPr>
        <w:t xml:space="preserve"> flow rates in this study agreed well with flow rates reported </w:t>
      </w:r>
      <w:r>
        <w:rPr>
          <w:rFonts w:eastAsiaTheme="minorEastAsia"/>
        </w:rPr>
        <w:t>from</w:t>
      </w:r>
      <w:r w:rsidR="00AB6950">
        <w:rPr>
          <w:rFonts w:eastAsiaTheme="minorEastAsia"/>
        </w:rPr>
        <w:t xml:space="preserve"> other imaging modalities</w:t>
      </w:r>
      <w:r w:rsidR="0036583F">
        <w:rPr>
          <w:rFonts w:eastAsiaTheme="minorEastAsia"/>
        </w:rPr>
        <w:t>.</w:t>
      </w:r>
      <w:r w:rsidR="00DB1A1C">
        <w:rPr>
          <w:rFonts w:eastAsiaTheme="minorEastAsia"/>
        </w:rPr>
        <w:t xml:space="preserve"> </w:t>
      </w:r>
    </w:p>
    <w:p w14:paraId="759377D9" w14:textId="0F01D3A1" w:rsidR="00FC6022" w:rsidRDefault="00D3581F" w:rsidP="00D46637">
      <w:pPr>
        <w:pStyle w:val="Heading2"/>
        <w:spacing w:line="480" w:lineRule="auto"/>
        <w:jc w:val="both"/>
      </w:pPr>
      <w:r>
        <w:t>Flow Analysis</w:t>
      </w:r>
    </w:p>
    <w:p w14:paraId="0883C395" w14:textId="444C262D" w:rsidR="006356BB" w:rsidRDefault="009D572B" w:rsidP="00D46637">
      <w:pPr>
        <w:spacing w:line="480" w:lineRule="auto"/>
        <w:jc w:val="both"/>
      </w:pPr>
      <w:r>
        <w:t>Both the control</w:t>
      </w:r>
      <w:r w:rsidR="004D6119">
        <w:t xml:space="preserve"> subjects</w:t>
      </w:r>
      <w:r w:rsidR="00B947E0">
        <w:t xml:space="preserve"> and symptomatic patients without CMI (</w:t>
      </w:r>
      <w:r w:rsidR="00D062D3">
        <w:t>CMI-</w:t>
      </w:r>
      <w:r w:rsidR="00B947E0">
        <w:t>)</w:t>
      </w:r>
      <w:r>
        <w:t xml:space="preserve"> </w:t>
      </w:r>
      <w:r w:rsidR="00E67D39">
        <w:t>experienced</w:t>
      </w:r>
      <w:r>
        <w:t xml:space="preserve"> significant </w:t>
      </w:r>
      <w:r w:rsidR="00B7094B">
        <w:t>blood flow</w:t>
      </w:r>
      <w:r>
        <w:t xml:space="preserve"> increases in the </w:t>
      </w:r>
      <w:r w:rsidR="007757EC">
        <w:t>SMA,</w:t>
      </w:r>
      <w:r>
        <w:t xml:space="preserve"> </w:t>
      </w:r>
      <w:r w:rsidR="007757EC">
        <w:t>SMV, and PV</w:t>
      </w:r>
      <w:r w:rsidR="00B947E0">
        <w:t xml:space="preserve"> </w:t>
      </w:r>
      <w:r w:rsidR="00724756">
        <w:t>twenty</w:t>
      </w:r>
      <w:r w:rsidR="00940861">
        <w:t xml:space="preserve"> minutes </w:t>
      </w:r>
      <w:r w:rsidR="00B947E0">
        <w:t>after meal ingestion</w:t>
      </w:r>
      <w:r w:rsidR="00C77ABB">
        <w:t xml:space="preserve">. This is </w:t>
      </w:r>
      <w:r w:rsidR="002D4017">
        <w:t>expected</w:t>
      </w:r>
      <w:r w:rsidR="00461865">
        <w:t xml:space="preserve"> </w:t>
      </w:r>
      <w:r w:rsidR="00B947E0">
        <w:t>i</w:t>
      </w:r>
      <w:r>
        <w:t xml:space="preserve">n </w:t>
      </w:r>
      <w:r w:rsidR="00461865">
        <w:t>normal</w:t>
      </w:r>
      <w:r>
        <w:t xml:space="preserve"> </w:t>
      </w:r>
      <w:r w:rsidRPr="00357A53">
        <w:rPr>
          <w:noProof/>
        </w:rPr>
        <w:t>individuals</w:t>
      </w:r>
      <w:r w:rsidR="00C77ABB">
        <w:t xml:space="preserve"> because an increase</w:t>
      </w:r>
      <w:r>
        <w:t xml:space="preserve"> in SMA flow </w:t>
      </w:r>
      <w:r w:rsidR="002D4017">
        <w:t>is needed to</w:t>
      </w:r>
      <w:r>
        <w:t xml:space="preserve"> satisfy </w:t>
      </w:r>
      <w:r w:rsidR="00BD07AE">
        <w:t xml:space="preserve">the </w:t>
      </w:r>
      <w:r>
        <w:t>increased metabolic demand</w:t>
      </w:r>
      <w:r w:rsidR="007757EC">
        <w:t>s of the gastrointestinal tract</w:t>
      </w:r>
      <w:r w:rsidR="00D062D3">
        <w:t xml:space="preserve"> </w:t>
      </w:r>
      <w:r w:rsidR="001152C0">
        <w:fldChar w:fldCharType="begin">
          <w:fldData xml:space="preserve">PEVuZE5vdGU+PENpdGU+PEF1dGhvcj5TaWViZXI8L0F1dGhvcj48WWVhcj4xOTkxPC9ZZWFyPjxS
ZWNOdW0+OTA5PC9SZWNOdW0+PERpc3BsYXlUZXh0PigxOSwzMSk8L0Rpc3BsYXlUZXh0PjxyZWNv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737962">
        <w:instrText xml:space="preserve"> ADDIN EN.CITE </w:instrText>
      </w:r>
      <w:r w:rsidR="00737962">
        <w:fldChar w:fldCharType="begin">
          <w:fldData xml:space="preserve">PEVuZE5vdGU+PENpdGU+PEF1dGhvcj5TaWViZXI8L0F1dGhvcj48WWVhcj4xOTkxPC9ZZWFyPjxS
ZWNOdW0+OTA5PC9SZWNOdW0+PERpc3BsYXlUZXh0PigxOSwzMSk8L0Rpc3BsYXlUZXh0PjxyZWNv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737962">
        <w:instrText xml:space="preserve"> ADDIN EN.CITE.DATA </w:instrText>
      </w:r>
      <w:r w:rsidR="00737962">
        <w:fldChar w:fldCharType="end"/>
      </w:r>
      <w:r w:rsidR="001152C0">
        <w:fldChar w:fldCharType="separate"/>
      </w:r>
      <w:r w:rsidR="00737962">
        <w:rPr>
          <w:noProof/>
        </w:rPr>
        <w:t>(</w:t>
      </w:r>
      <w:hyperlink w:anchor="_ENREF_19" w:tooltip="Someya, 2008 #879" w:history="1">
        <w:r w:rsidR="00737962">
          <w:rPr>
            <w:noProof/>
          </w:rPr>
          <w:t>19</w:t>
        </w:r>
      </w:hyperlink>
      <w:r w:rsidR="00737962">
        <w:rPr>
          <w:noProof/>
        </w:rPr>
        <w:t>,</w:t>
      </w:r>
      <w:hyperlink w:anchor="_ENREF_31" w:tooltip="Sieber, 1991 #909" w:history="1">
        <w:r w:rsidR="00737962">
          <w:rPr>
            <w:noProof/>
          </w:rPr>
          <w:t>31</w:t>
        </w:r>
      </w:hyperlink>
      <w:r w:rsidR="00737962">
        <w:rPr>
          <w:noProof/>
        </w:rPr>
        <w:t>)</w:t>
      </w:r>
      <w:r w:rsidR="001152C0">
        <w:fldChar w:fldCharType="end"/>
      </w:r>
      <w:r w:rsidR="00C77ABB">
        <w:t xml:space="preserve">. Since </w:t>
      </w:r>
      <w:r w:rsidR="00300848">
        <w:t>a majority of</w:t>
      </w:r>
      <w:r w:rsidR="00BD07AE">
        <w:t xml:space="preserve"> </w:t>
      </w:r>
      <w:r w:rsidR="00300848">
        <w:t>a</w:t>
      </w:r>
      <w:r w:rsidR="001C3072">
        <w:t>rterial mesenteric</w:t>
      </w:r>
      <w:r>
        <w:t xml:space="preserve"> </w:t>
      </w:r>
      <w:r>
        <w:lastRenderedPageBreak/>
        <w:t>flow is returned through the SMV, increases in arterial flow will lead to</w:t>
      </w:r>
      <w:r w:rsidR="002D4017">
        <w:t xml:space="preserve"> </w:t>
      </w:r>
      <w:r w:rsidR="00E20690">
        <w:t xml:space="preserve">increases </w:t>
      </w:r>
      <w:r w:rsidR="00300848">
        <w:t xml:space="preserve">in venous flow in the SMV and </w:t>
      </w:r>
      <w:r w:rsidR="00E67D39">
        <w:t xml:space="preserve">subsequently </w:t>
      </w:r>
      <w:r w:rsidR="00300848">
        <w:t>PV</w:t>
      </w:r>
      <w:r w:rsidR="007757EC">
        <w:t>, which was observed in this study</w:t>
      </w:r>
      <w:r w:rsidR="00E67D39">
        <w:t xml:space="preserve">. </w:t>
      </w:r>
      <w:r w:rsidR="002D4017">
        <w:t xml:space="preserve">Furthermore, </w:t>
      </w:r>
      <w:r w:rsidR="005E0F63">
        <w:t>a</w:t>
      </w:r>
      <w:r w:rsidR="00461865">
        <w:t>n i</w:t>
      </w:r>
      <w:r>
        <w:t xml:space="preserve">ncrease in </w:t>
      </w:r>
      <w:r w:rsidR="007757EC">
        <w:t>SCAo</w:t>
      </w:r>
      <w:r>
        <w:t xml:space="preserve"> blood flow was </w:t>
      </w:r>
      <w:r w:rsidR="00920058">
        <w:t>observed</w:t>
      </w:r>
      <w:r>
        <w:t xml:space="preserve"> in controls</w:t>
      </w:r>
      <w:r w:rsidR="00A00FE2">
        <w:t xml:space="preserve"> and in the </w:t>
      </w:r>
      <w:r w:rsidR="001611BD">
        <w:t>CMI- group</w:t>
      </w:r>
      <w:r w:rsidR="00A00FE2">
        <w:t>.</w:t>
      </w:r>
      <w:r>
        <w:t xml:space="preserve"> </w:t>
      </w:r>
      <w:r w:rsidR="00A00FE2">
        <w:t>This is most</w:t>
      </w:r>
      <w:r>
        <w:t xml:space="preserve"> likely due to increased cardiac output </w:t>
      </w:r>
      <w:r w:rsidR="008D2C98">
        <w:t xml:space="preserve">following </w:t>
      </w:r>
      <w:r>
        <w:t xml:space="preserve">meal ingestion, </w:t>
      </w:r>
      <w:r w:rsidR="007757EC">
        <w:t>a</w:t>
      </w:r>
      <w:r w:rsidR="00EE7BBE">
        <w:t>cting to increase</w:t>
      </w:r>
      <w:r w:rsidR="00D21ECE">
        <w:t xml:space="preserve"> </w:t>
      </w:r>
      <w:r>
        <w:t>volumetric flow rates</w:t>
      </w:r>
      <w:r w:rsidR="00A00FE2">
        <w:t xml:space="preserve"> in the aorta</w:t>
      </w:r>
      <w:r w:rsidR="00C04C9C">
        <w:t xml:space="preserve"> </w:t>
      </w:r>
      <w:r w:rsidR="00065FDA">
        <w:fldChar w:fldCharType="begin"/>
      </w:r>
      <w:r w:rsidR="00737962">
        <w:instrText xml:space="preserve"> ADDIN EN.CITE &lt;EndNote&gt;&lt;Cite&gt;&lt;Author&gt;Waaler&lt;/Author&gt;&lt;Year&gt;1991&lt;/Year&gt;&lt;RecNum&gt;910&lt;/RecNum&gt;&lt;DisplayText&gt;(38)&lt;/DisplayText&gt;&lt;record&gt;&lt;rec-number&gt;910&lt;/rec-number&gt;&lt;foreign-keys&gt;&lt;key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sidR="00065FDA">
        <w:fldChar w:fldCharType="separate"/>
      </w:r>
      <w:r w:rsidR="00737962">
        <w:rPr>
          <w:noProof/>
        </w:rPr>
        <w:t>(</w:t>
      </w:r>
      <w:hyperlink w:anchor="_ENREF_38" w:tooltip="Waaler, 1991 #910" w:history="1">
        <w:r w:rsidR="00737962">
          <w:rPr>
            <w:noProof/>
          </w:rPr>
          <w:t>38</w:t>
        </w:r>
      </w:hyperlink>
      <w:r w:rsidR="00737962">
        <w:rPr>
          <w:noProof/>
        </w:rPr>
        <w:t>)</w:t>
      </w:r>
      <w:r w:rsidR="00065FDA">
        <w:fldChar w:fldCharType="end"/>
      </w:r>
      <w:r>
        <w:t>.</w:t>
      </w:r>
      <w:r w:rsidR="00A00FE2">
        <w:t xml:space="preserve"> </w:t>
      </w:r>
      <w:r w:rsidR="00B947E0">
        <w:t>On the other hand</w:t>
      </w:r>
      <w:r w:rsidR="00A00FE2">
        <w:t xml:space="preserve">, </w:t>
      </w:r>
      <w:r w:rsidR="00300848">
        <w:t>symptomatic patients</w:t>
      </w:r>
      <w:r w:rsidR="00B947E0">
        <w:t xml:space="preserve"> with</w:t>
      </w:r>
      <w:r w:rsidR="00300848">
        <w:t xml:space="preserve"> true</w:t>
      </w:r>
      <w:r w:rsidR="00B947E0">
        <w:t xml:space="preserve"> </w:t>
      </w:r>
      <w:r w:rsidR="00A00FE2">
        <w:t xml:space="preserve">CMI </w:t>
      </w:r>
      <w:r w:rsidR="00B947E0">
        <w:t>(CMI</w:t>
      </w:r>
      <w:r w:rsidR="00D062D3">
        <w:t>+</w:t>
      </w:r>
      <w:r w:rsidR="00B947E0">
        <w:t xml:space="preserve"> group)</w:t>
      </w:r>
      <w:r w:rsidR="00A00FE2">
        <w:t xml:space="preserve"> experienced no significant postprandial bloo</w:t>
      </w:r>
      <w:r w:rsidR="008D2C98">
        <w:t xml:space="preserve">d flow increases in any vessel. </w:t>
      </w:r>
      <w:commentRangeStart w:id="40"/>
      <w:r w:rsidR="008D2C98">
        <w:t>Furthermore, p</w:t>
      </w:r>
      <w:r w:rsidR="00525D0C">
        <w:t>ostprandial blood flow responses (percent changes in blood flow) in the</w:t>
      </w:r>
      <w:r w:rsidR="00D21ECE">
        <w:t xml:space="preserve"> </w:t>
      </w:r>
      <w:r w:rsidR="00525D0C">
        <w:t xml:space="preserve">SMA, SMV, and PV </w:t>
      </w:r>
      <w:commentRangeEnd w:id="40"/>
      <w:r w:rsidR="00FA338B">
        <w:rPr>
          <w:rStyle w:val="CommentReference"/>
        </w:rPr>
        <w:commentReference w:id="40"/>
      </w:r>
      <w:r w:rsidR="00525D0C">
        <w:t>were significantly decreased in CMI</w:t>
      </w:r>
      <w:r w:rsidR="0036583F">
        <w:t>+</w:t>
      </w:r>
      <w:r w:rsidR="00525D0C">
        <w:t xml:space="preserve"> patients compared to controls</w:t>
      </w:r>
      <w:r w:rsidR="00290D07">
        <w:t>,</w:t>
      </w:r>
      <w:r w:rsidR="002F2CC0">
        <w:t xml:space="preserve"> </w:t>
      </w:r>
      <w:r w:rsidR="00296E11">
        <w:t>support</w:t>
      </w:r>
      <w:r w:rsidR="00290D07">
        <w:t xml:space="preserve">ing </w:t>
      </w:r>
      <w:r w:rsidR="00525D0C">
        <w:t>findings</w:t>
      </w:r>
      <w:r w:rsidR="002F2CC0">
        <w:t xml:space="preserve"> </w:t>
      </w:r>
      <w:r w:rsidR="007875C6">
        <w:t>from</w:t>
      </w:r>
      <w:r w:rsidR="00461C39">
        <w:t xml:space="preserve"> </w:t>
      </w:r>
      <w:r w:rsidR="00314C18">
        <w:t xml:space="preserve">prior </w:t>
      </w:r>
      <w:r w:rsidR="00884CE9">
        <w:t xml:space="preserve">2D </w:t>
      </w:r>
      <w:r w:rsidR="00461C39">
        <w:t>PC-MR</w:t>
      </w:r>
      <w:r w:rsidR="007E4AE7">
        <w:t>I</w:t>
      </w:r>
      <w:r w:rsidR="00461C39">
        <w:t xml:space="preserve"> </w:t>
      </w:r>
      <w:r w:rsidR="00290D07">
        <w:t>studies</w:t>
      </w:r>
      <w:r w:rsidR="00065FDA">
        <w:t xml:space="preserve"> </w:t>
      </w:r>
      <w:r w:rsidR="00065FDA">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737962">
        <w:instrText xml:space="preserve"> ADDIN EN.CITE </w:instrText>
      </w:r>
      <w:r w:rsidR="00737962">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737962">
        <w:instrText xml:space="preserve"> ADDIN EN.CITE.DATA </w:instrText>
      </w:r>
      <w:r w:rsidR="00737962">
        <w:fldChar w:fldCharType="end"/>
      </w:r>
      <w:r w:rsidR="00065FDA">
        <w:fldChar w:fldCharType="separate"/>
      </w:r>
      <w:r w:rsidR="00737962">
        <w:rPr>
          <w:noProof/>
        </w:rPr>
        <w:t>(</w:t>
      </w:r>
      <w:hyperlink w:anchor="_ENREF_13" w:tooltip="Li, 1994 #919" w:history="1">
        <w:r w:rsidR="00737962">
          <w:rPr>
            <w:noProof/>
          </w:rPr>
          <w:t>13-16</w:t>
        </w:r>
      </w:hyperlink>
      <w:r w:rsidR="00737962">
        <w:rPr>
          <w:noProof/>
        </w:rPr>
        <w:t>)</w:t>
      </w:r>
      <w:r w:rsidR="00065FDA">
        <w:fldChar w:fldCharType="end"/>
      </w:r>
      <w:r w:rsidR="00F46324">
        <w:t>.</w:t>
      </w:r>
      <w:r w:rsidR="000437C0">
        <w:t xml:space="preserve"> </w:t>
      </w:r>
      <w:r w:rsidR="00D21ECE">
        <w:t>P</w:t>
      </w:r>
      <w:r w:rsidR="00CF3A1C">
        <w:t xml:space="preserve">ostprandial blood flow responses in the SCAo were </w:t>
      </w:r>
      <w:r w:rsidR="00B947E0">
        <w:t xml:space="preserve">also </w:t>
      </w:r>
      <w:r w:rsidR="00CF3A1C">
        <w:t xml:space="preserve">decreased in CMI patients compared </w:t>
      </w:r>
      <w:r>
        <w:t>to</w:t>
      </w:r>
      <w:r w:rsidR="005B6456">
        <w:t xml:space="preserve"> controls </w:t>
      </w:r>
      <w:r w:rsidR="00525D0C">
        <w:t xml:space="preserve">which has not been </w:t>
      </w:r>
      <w:r w:rsidR="00623833">
        <w:t xml:space="preserve">previously </w:t>
      </w:r>
      <w:r w:rsidR="00525D0C">
        <w:t>s</w:t>
      </w:r>
      <w:r w:rsidR="00920058">
        <w:t>hown</w:t>
      </w:r>
      <w:r w:rsidR="006356BB">
        <w:t xml:space="preserve">. </w:t>
      </w:r>
      <w:r w:rsidR="003478A3">
        <w:t>Postprandial</w:t>
      </w:r>
      <w:r w:rsidR="008D2C98">
        <w:t xml:space="preserve"> blood</w:t>
      </w:r>
      <w:r w:rsidR="003478A3">
        <w:t xml:space="preserve"> </w:t>
      </w:r>
      <w:r w:rsidR="00E20690">
        <w:t>flow increa</w:t>
      </w:r>
      <w:r w:rsidR="00296E11">
        <w:t xml:space="preserve">ses in the </w:t>
      </w:r>
      <w:r w:rsidR="007757EC">
        <w:t>CA</w:t>
      </w:r>
      <w:r w:rsidR="00296E11">
        <w:t xml:space="preserve"> were not observed</w:t>
      </w:r>
      <w:r w:rsidR="00F14086">
        <w:t xml:space="preserve"> for any group</w:t>
      </w:r>
      <w:r w:rsidR="002B43CC">
        <w:t>. Since the</w:t>
      </w:r>
      <w:r w:rsidR="00E20690">
        <w:t xml:space="preserve"> CA primarily supplies proximal portion</w:t>
      </w:r>
      <w:r w:rsidR="00EE7BBE">
        <w:t>s</w:t>
      </w:r>
      <w:r w:rsidR="00E20690">
        <w:t xml:space="preserve"> of the gastrointestinal tract, blood flow responses </w:t>
      </w:r>
      <w:r w:rsidR="00226C58">
        <w:t>occur</w:t>
      </w:r>
      <w:r w:rsidR="00E20690">
        <w:t xml:space="preserve"> almost immediately after</w:t>
      </w:r>
      <w:r w:rsidR="00226C58">
        <w:t xml:space="preserve"> a</w:t>
      </w:r>
      <w:r w:rsidR="00E20690">
        <w:t xml:space="preserve"> meal </w:t>
      </w:r>
      <w:r w:rsidR="00956775">
        <w:t xml:space="preserve">and </w:t>
      </w:r>
      <w:r w:rsidR="00B947E0">
        <w:t xml:space="preserve">return to baseline levels </w:t>
      </w:r>
      <w:r w:rsidR="00C2304B">
        <w:t xml:space="preserve">shortly </w:t>
      </w:r>
      <w:r w:rsidR="00B947E0">
        <w:t>there</w:t>
      </w:r>
      <w:r w:rsidR="00C2304B">
        <w:t>after</w:t>
      </w:r>
      <w:r w:rsidR="00C04C9C">
        <w:t xml:space="preserve"> </w:t>
      </w:r>
      <w:r w:rsidR="00065FDA">
        <w:fldChar w:fldCharType="begin"/>
      </w:r>
      <w:r w:rsidR="00737962">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065FDA">
        <w:fldChar w:fldCharType="separate"/>
      </w:r>
      <w:r w:rsidR="00737962">
        <w:rPr>
          <w:noProof/>
        </w:rPr>
        <w:t>(</w:t>
      </w:r>
      <w:hyperlink w:anchor="_ENREF_19" w:tooltip="Someya, 2008 #879" w:history="1">
        <w:r w:rsidR="00737962">
          <w:rPr>
            <w:noProof/>
          </w:rPr>
          <w:t>19</w:t>
        </w:r>
      </w:hyperlink>
      <w:r w:rsidR="00737962">
        <w:rPr>
          <w:noProof/>
        </w:rPr>
        <w:t>)</w:t>
      </w:r>
      <w:r w:rsidR="00065FDA">
        <w:fldChar w:fldCharType="end"/>
      </w:r>
      <w:r w:rsidR="00E20690">
        <w:t xml:space="preserve">. </w:t>
      </w:r>
      <w:commentRangeStart w:id="41"/>
      <w:r w:rsidR="003A02F7">
        <w:t xml:space="preserve">In this study, patients were imaged 20 minutes after ingestion of </w:t>
      </w:r>
      <w:r w:rsidR="00863BFB" w:rsidRPr="00863BFB">
        <w:rPr>
          <w:noProof/>
        </w:rPr>
        <w:t xml:space="preserve">a </w:t>
      </w:r>
      <w:r w:rsidR="003A02F7" w:rsidRPr="00863BFB">
        <w:rPr>
          <w:noProof/>
        </w:rPr>
        <w:t>meal</w:t>
      </w:r>
      <w:r w:rsidR="003A02F7">
        <w:t xml:space="preserve">, </w:t>
      </w:r>
      <w:r w:rsidR="00B947E0">
        <w:t>allowing postprandial</w:t>
      </w:r>
      <w:r w:rsidR="00F14086">
        <w:t xml:space="preserve"> CA</w:t>
      </w:r>
      <w:r w:rsidR="00B947E0">
        <w:t xml:space="preserve"> flow </w:t>
      </w:r>
      <w:r w:rsidR="00BE71B9">
        <w:t>rates</w:t>
      </w:r>
      <w:r w:rsidR="00B947E0">
        <w:t xml:space="preserve"> to </w:t>
      </w:r>
      <w:r w:rsidR="00623833">
        <w:t>return to near baseline levels, explaining the negligible observed increases in CA flow rates</w:t>
      </w:r>
      <w:commentRangeEnd w:id="41"/>
      <w:r w:rsidR="00FA338B">
        <w:rPr>
          <w:rStyle w:val="CommentReference"/>
        </w:rPr>
        <w:commentReference w:id="41"/>
      </w:r>
      <w:r w:rsidR="00623833">
        <w:t>.</w:t>
      </w:r>
    </w:p>
    <w:p w14:paraId="483C60BE" w14:textId="32303874" w:rsidR="00314C18" w:rsidRDefault="00D062D3" w:rsidP="00D46637">
      <w:pPr>
        <w:spacing w:line="480" w:lineRule="auto"/>
        <w:jc w:val="both"/>
      </w:pPr>
      <w:r>
        <w:t>In addition, p</w:t>
      </w:r>
      <w:r w:rsidR="00725072">
        <w:t xml:space="preserve">ostprandial </w:t>
      </w:r>
      <w:r w:rsidR="00791259">
        <w:t>blood flow responses for the CMI</w:t>
      </w:r>
      <w:r>
        <w:t>+</w:t>
      </w:r>
      <w:r w:rsidR="00791259">
        <w:t xml:space="preserve"> group were significantly decreased in the SCAo, SMV, and PV</w:t>
      </w:r>
      <w:r w:rsidR="005B6456">
        <w:t xml:space="preserve">, </w:t>
      </w:r>
      <w:r w:rsidR="00A1166F">
        <w:t xml:space="preserve">compared to the </w:t>
      </w:r>
      <w:r>
        <w:t>CMI-</w:t>
      </w:r>
      <w:r w:rsidR="00A1166F">
        <w:t xml:space="preserve"> group</w:t>
      </w:r>
      <w:r w:rsidR="00314C18">
        <w:t xml:space="preserve">, while </w:t>
      </w:r>
      <w:r w:rsidR="00703911">
        <w:t>SMA</w:t>
      </w:r>
      <w:r w:rsidR="00314C18">
        <w:t xml:space="preserve"> flow responses were not</w:t>
      </w:r>
      <w:r w:rsidR="00703911">
        <w:t xml:space="preserve">. </w:t>
      </w:r>
      <w:r w:rsidR="00314C18">
        <w:t>SMA</w:t>
      </w:r>
      <w:r w:rsidR="003E4B49">
        <w:t xml:space="preserve"> </w:t>
      </w:r>
      <w:r w:rsidR="00965A36">
        <w:t xml:space="preserve">flow </w:t>
      </w:r>
      <w:r w:rsidR="00BE71B9">
        <w:t>r</w:t>
      </w:r>
      <w:r w:rsidR="00314C18">
        <w:t>esponses</w:t>
      </w:r>
      <w:r w:rsidR="00491799">
        <w:t xml:space="preserve"> in the </w:t>
      </w:r>
      <w:r>
        <w:t>CMI-</w:t>
      </w:r>
      <w:r w:rsidR="00491799">
        <w:t xml:space="preserve"> group</w:t>
      </w:r>
      <w:r w:rsidR="003E4B49">
        <w:t xml:space="preserve"> may</w:t>
      </w:r>
      <w:r w:rsidR="00725072">
        <w:t xml:space="preserve"> be</w:t>
      </w:r>
      <w:r w:rsidR="003E4B49">
        <w:t xml:space="preserve"> </w:t>
      </w:r>
      <w:r w:rsidR="00314C18">
        <w:t xml:space="preserve">lower due to </w:t>
      </w:r>
      <w:r w:rsidR="005B6456">
        <w:t xml:space="preserve">several </w:t>
      </w:r>
      <w:r w:rsidR="00781459">
        <w:t xml:space="preserve">patients </w:t>
      </w:r>
      <w:r w:rsidR="003E4B49">
        <w:t>with</w:t>
      </w:r>
      <w:r w:rsidR="00781459">
        <w:t xml:space="preserve"> </w:t>
      </w:r>
      <w:r w:rsidR="004D45C2">
        <w:t xml:space="preserve">narrowing </w:t>
      </w:r>
      <w:r w:rsidR="00D57FE8">
        <w:t>celiac arteries</w:t>
      </w:r>
      <w:r w:rsidR="00314C18">
        <w:t xml:space="preserve">. In these patients, preprandial SMA flow </w:t>
      </w:r>
      <w:r w:rsidR="008460D3">
        <w:t xml:space="preserve">values </w:t>
      </w:r>
      <w:r w:rsidR="00314C18">
        <w:t>tended to be higher than in control subjects</w:t>
      </w:r>
      <w:r w:rsidR="00DB1A1C">
        <w:t>,</w:t>
      </w:r>
      <w:r w:rsidR="00DB1A1C" w:rsidRPr="00DB1A1C">
        <w:t xml:space="preserve"> </w:t>
      </w:r>
      <w:r w:rsidR="00DB1A1C">
        <w:t xml:space="preserve">which has also been observed in other studies </w:t>
      </w:r>
      <w:r w:rsidR="00DB1A1C">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737962">
        <w:instrText xml:space="preserve"> ADDIN EN.CITE </w:instrText>
      </w:r>
      <w:r w:rsidR="00737962">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737962">
        <w:instrText xml:space="preserve"> ADDIN EN.CITE.DATA </w:instrText>
      </w:r>
      <w:r w:rsidR="00737962">
        <w:fldChar w:fldCharType="end"/>
      </w:r>
      <w:r w:rsidR="00DB1A1C">
        <w:fldChar w:fldCharType="separate"/>
      </w:r>
      <w:r w:rsidR="00737962">
        <w:rPr>
          <w:noProof/>
        </w:rPr>
        <w:t>(</w:t>
      </w:r>
      <w:hyperlink w:anchor="_ENREF_15" w:tooltip="Li, 1995 #918" w:history="1">
        <w:r w:rsidR="00737962">
          <w:rPr>
            <w:noProof/>
          </w:rPr>
          <w:t>15</w:t>
        </w:r>
      </w:hyperlink>
      <w:r w:rsidR="00737962">
        <w:rPr>
          <w:noProof/>
        </w:rPr>
        <w:t>,</w:t>
      </w:r>
      <w:hyperlink w:anchor="_ENREF_16" w:tooltip="Dalman, 1996 #896" w:history="1">
        <w:r w:rsidR="00737962">
          <w:rPr>
            <w:noProof/>
          </w:rPr>
          <w:t>16</w:t>
        </w:r>
      </w:hyperlink>
      <w:r w:rsidR="00737962">
        <w:rPr>
          <w:noProof/>
        </w:rPr>
        <w:t>)</w:t>
      </w:r>
      <w:r w:rsidR="00DB1A1C">
        <w:fldChar w:fldCharType="end"/>
      </w:r>
      <w:r w:rsidR="00314C18">
        <w:t xml:space="preserve">. </w:t>
      </w:r>
      <w:commentRangeStart w:id="42"/>
      <w:r w:rsidR="008460D3">
        <w:t xml:space="preserve">We theorize that, due to blood flow restriction in the CA, </w:t>
      </w:r>
      <w:r w:rsidR="00DB1A1C">
        <w:t>flow</w:t>
      </w:r>
      <w:r w:rsidR="008460D3">
        <w:t xml:space="preserve"> that would have otherwise entered the CA is being </w:t>
      </w:r>
      <w:r w:rsidR="00DB1A1C">
        <w:t>directed to the SMA</w:t>
      </w:r>
      <w:r w:rsidR="008460D3">
        <w:t>, resulting in higher preprandial flow values and thus diminished SMA flow responses</w:t>
      </w:r>
      <w:commentRangeEnd w:id="42"/>
      <w:r w:rsidR="00FA338B">
        <w:rPr>
          <w:rStyle w:val="CommentReference"/>
        </w:rPr>
        <w:commentReference w:id="42"/>
      </w:r>
      <w:r w:rsidR="008460D3">
        <w:t xml:space="preserve">. </w:t>
      </w:r>
      <w:r w:rsidR="00445A9C">
        <w:t xml:space="preserve">It should </w:t>
      </w:r>
      <w:r w:rsidR="00C602EE">
        <w:t xml:space="preserve">also </w:t>
      </w:r>
      <w:r w:rsidR="00445A9C">
        <w:t>be noted that</w:t>
      </w:r>
      <w:r w:rsidR="009778AC">
        <w:t xml:space="preserve">, in these patients, </w:t>
      </w:r>
      <w:r w:rsidR="00781459">
        <w:t xml:space="preserve">SMV and PV flow </w:t>
      </w:r>
      <w:r w:rsidR="009778AC">
        <w:t xml:space="preserve">still </w:t>
      </w:r>
      <w:r w:rsidR="00781459">
        <w:t xml:space="preserve">increased to </w:t>
      </w:r>
      <w:r w:rsidR="009778AC">
        <w:t>normal levels</w:t>
      </w:r>
      <w:r w:rsidR="002B43CC">
        <w:t>.</w:t>
      </w:r>
      <w:r w:rsidR="00314C18">
        <w:t xml:space="preserve"> </w:t>
      </w:r>
      <w:r w:rsidR="00DB1A1C">
        <w:t xml:space="preserve"> </w:t>
      </w:r>
    </w:p>
    <w:p w14:paraId="472F315D" w14:textId="02E30752" w:rsidR="0008442C" w:rsidRDefault="00006490" w:rsidP="00D46637">
      <w:pPr>
        <w:spacing w:line="480" w:lineRule="auto"/>
        <w:jc w:val="both"/>
      </w:pPr>
      <w:r>
        <w:lastRenderedPageBreak/>
        <w:t>It was also observed that SMV preprandial flow rates were increased in CMI</w:t>
      </w:r>
      <w:r w:rsidR="00D062D3">
        <w:t>+</w:t>
      </w:r>
      <w:r>
        <w:t xml:space="preserve"> patients</w:t>
      </w:r>
      <w:r w:rsidR="003B50D5">
        <w:t xml:space="preserve"> </w:t>
      </w:r>
      <w:r>
        <w:t>compared to controls.</w:t>
      </w:r>
      <w:r w:rsidR="000B32AE">
        <w:t xml:space="preserve"> </w:t>
      </w:r>
      <w:r w:rsidR="00E42D11">
        <w:t xml:space="preserve">The explanation for this relationship is not readily apparent. </w:t>
      </w:r>
      <w:r w:rsidR="002B2F0B">
        <w:t xml:space="preserve">However, similar </w:t>
      </w:r>
      <w:r w:rsidR="00A11567">
        <w:t>result</w:t>
      </w:r>
      <w:r w:rsidR="002B2F0B">
        <w:t>s</w:t>
      </w:r>
      <w:r w:rsidR="00A11567">
        <w:t xml:space="preserve"> </w:t>
      </w:r>
      <w:r w:rsidR="002B2F0B">
        <w:t>were seen in</w:t>
      </w:r>
      <w:r w:rsidR="00A11567">
        <w:t xml:space="preserve"> </w:t>
      </w:r>
      <w:r w:rsidR="00234FC5">
        <w:t>other studies</w:t>
      </w:r>
      <w:r w:rsidR="00C04C9C">
        <w:t xml:space="preserve"> </w:t>
      </w:r>
      <w:r w:rsidR="00065FDA">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737962">
        <w:instrText xml:space="preserve"> ADDIN EN.CITE </w:instrText>
      </w:r>
      <w:r w:rsidR="00737962">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737962">
        <w:instrText xml:space="preserve"> ADDIN EN.CITE.DATA </w:instrText>
      </w:r>
      <w:r w:rsidR="00737962">
        <w:fldChar w:fldCharType="end"/>
      </w:r>
      <w:r w:rsidR="00065FDA">
        <w:fldChar w:fldCharType="separate"/>
      </w:r>
      <w:r w:rsidR="00737962">
        <w:rPr>
          <w:noProof/>
        </w:rPr>
        <w:t>(</w:t>
      </w:r>
      <w:hyperlink w:anchor="_ENREF_15" w:tooltip="Li, 1995 #918" w:history="1">
        <w:r w:rsidR="00737962">
          <w:rPr>
            <w:noProof/>
          </w:rPr>
          <w:t>15</w:t>
        </w:r>
      </w:hyperlink>
      <w:r w:rsidR="00737962">
        <w:rPr>
          <w:noProof/>
        </w:rPr>
        <w:t>,</w:t>
      </w:r>
      <w:hyperlink w:anchor="_ENREF_16" w:tooltip="Dalman, 1996 #896" w:history="1">
        <w:r w:rsidR="00737962">
          <w:rPr>
            <w:noProof/>
          </w:rPr>
          <w:t>16</w:t>
        </w:r>
      </w:hyperlink>
      <w:r w:rsidR="00737962">
        <w:rPr>
          <w:noProof/>
        </w:rPr>
        <w:t>)</w:t>
      </w:r>
      <w:r w:rsidR="00065FDA">
        <w:fldChar w:fldCharType="end"/>
      </w:r>
      <w:r w:rsidR="00234FC5">
        <w:t xml:space="preserve"> in which average fasting SMV flow </w:t>
      </w:r>
      <w:r w:rsidR="00BE71B9">
        <w:t>rates</w:t>
      </w:r>
      <w:r w:rsidR="00234FC5">
        <w:t xml:space="preserve"> were slightly higher in diseased patients.</w:t>
      </w:r>
    </w:p>
    <w:p w14:paraId="29501036" w14:textId="77EB20F2" w:rsidR="00C96F7F" w:rsidRDefault="00C96F7F" w:rsidP="00D46637">
      <w:pPr>
        <w:pStyle w:val="Heading2"/>
        <w:spacing w:line="480" w:lineRule="auto"/>
        <w:jc w:val="both"/>
      </w:pPr>
      <w:r>
        <w:t>Limitations</w:t>
      </w:r>
    </w:p>
    <w:p w14:paraId="4FF3EE8E" w14:textId="0DF82225" w:rsidR="00C96F7F" w:rsidRDefault="005F2E0A" w:rsidP="00D46637">
      <w:pPr>
        <w:spacing w:line="480" w:lineRule="auto"/>
        <w:jc w:val="both"/>
      </w:pPr>
      <w:r>
        <w:t>D</w:t>
      </w:r>
      <w:r w:rsidR="00CE3ED8">
        <w:t xml:space="preserve">ue to </w:t>
      </w:r>
      <w:r w:rsidR="00D062D3">
        <w:t>the</w:t>
      </w:r>
      <w:r w:rsidR="00143300">
        <w:t xml:space="preserve"> </w:t>
      </w:r>
      <w:r w:rsidR="007412DE">
        <w:t xml:space="preserve">nature of </w:t>
      </w:r>
      <w:r w:rsidR="00D062D3">
        <w:t>this retrospective</w:t>
      </w:r>
      <w:r w:rsidR="007412DE">
        <w:t xml:space="preserve"> study</w:t>
      </w:r>
      <w:r w:rsidR="00CE3ED8">
        <w:t xml:space="preserve">, </w:t>
      </w:r>
      <w:r w:rsidR="00D062D3">
        <w:t>scans were acquired with 1.5T and 3</w:t>
      </w:r>
      <w:r w:rsidR="008A3003">
        <w:t>.0</w:t>
      </w:r>
      <w:r w:rsidR="00D062D3">
        <w:t xml:space="preserve">T scanners and </w:t>
      </w:r>
      <w:r w:rsidR="00200EB0">
        <w:t>with</w:t>
      </w:r>
      <w:r w:rsidR="00D062D3">
        <w:t xml:space="preserve"> slightly varying imaging protocols.  While this might affect image quality, it should have very minor implications on the flow measurements used here</w:t>
      </w:r>
      <w:r w:rsidR="00057B08">
        <w:t xml:space="preserve">. </w:t>
      </w:r>
      <w:r w:rsidR="000271DE" w:rsidRPr="00F3645B">
        <w:t xml:space="preserve">Additionally, classifying patients as ischemic versus non-ischemic based on MRA stenoses measurements and clinical findings may be prone to error due to the lack of a </w:t>
      </w:r>
      <w:r w:rsidR="008460D3" w:rsidRPr="00F3645B">
        <w:t xml:space="preserve">widely-accepted </w:t>
      </w:r>
      <w:r w:rsidR="000271DE" w:rsidRPr="00F3645B">
        <w:t xml:space="preserve">gold standard imaging method. </w:t>
      </w:r>
      <w:r w:rsidR="00D062D3" w:rsidRPr="00F3645B">
        <w:t>The post</w:t>
      </w:r>
      <w:r w:rsidR="00D062D3">
        <w:t xml:space="preserve">-processing workflow </w:t>
      </w:r>
      <w:r w:rsidR="00200EB0">
        <w:t>required</w:t>
      </w:r>
      <w:r w:rsidR="00D062D3">
        <w:t xml:space="preserve"> </w:t>
      </w:r>
      <w:r w:rsidR="00200EB0">
        <w:t>some manual processing</w:t>
      </w:r>
      <w:r w:rsidR="00D062D3">
        <w:t xml:space="preserve"> </w:t>
      </w:r>
      <w:r w:rsidR="00200EB0">
        <w:t xml:space="preserve">steps </w:t>
      </w:r>
      <w:r w:rsidR="00D062D3">
        <w:t xml:space="preserve">such as vessel segmentation and analysis plane placement, </w:t>
      </w:r>
      <w:r w:rsidR="00200EB0">
        <w:t xml:space="preserve">decreasing repeatability and increasing </w:t>
      </w:r>
      <w:r w:rsidR="00741826">
        <w:t xml:space="preserve">the </w:t>
      </w:r>
      <w:r w:rsidR="00200EB0">
        <w:t>time required to process cases</w:t>
      </w:r>
      <w:r w:rsidR="00D062D3">
        <w:t xml:space="preserve">. </w:t>
      </w:r>
      <w:r w:rsidR="00C96F7F">
        <w:t>This problem could be alleviated by</w:t>
      </w:r>
      <w:r w:rsidR="00966618">
        <w:t xml:space="preserve"> developing an </w:t>
      </w:r>
      <w:r w:rsidR="00342548">
        <w:t>automa</w:t>
      </w:r>
      <w:r w:rsidR="006A1215">
        <w:t>ted pipeline for</w:t>
      </w:r>
      <w:r w:rsidR="00CE3ED8">
        <w:t xml:space="preserve"> image segmentation</w:t>
      </w:r>
      <w:r w:rsidR="00966618">
        <w:t xml:space="preserve"> </w:t>
      </w:r>
      <w:r w:rsidR="006A1215">
        <w:t xml:space="preserve">and </w:t>
      </w:r>
      <w:r w:rsidR="007A2AC0">
        <w:t xml:space="preserve">flow </w:t>
      </w:r>
      <w:r w:rsidR="006A1215">
        <w:t xml:space="preserve">analysis. </w:t>
      </w:r>
      <w:r w:rsidR="00E17175">
        <w:t>Lastly</w:t>
      </w:r>
      <w:r w:rsidR="00CE3ED8">
        <w:t xml:space="preserve">, a </w:t>
      </w:r>
      <w:r w:rsidR="00342548">
        <w:t>larger patient sample size</w:t>
      </w:r>
      <w:r w:rsidR="008A3003">
        <w:t>, particularly a larger CMI+ group,</w:t>
      </w:r>
      <w:r w:rsidR="00342548">
        <w:t xml:space="preserve"> is warranted </w:t>
      </w:r>
      <w:r w:rsidR="004A3662">
        <w:t>to further verify</w:t>
      </w:r>
      <w:r w:rsidR="00206C81">
        <w:t xml:space="preserve"> the findings in this study.</w:t>
      </w:r>
    </w:p>
    <w:p w14:paraId="0C530167" w14:textId="6C8745EF" w:rsidR="00226C58" w:rsidRDefault="00226C58" w:rsidP="00D46637">
      <w:pPr>
        <w:pStyle w:val="Heading2"/>
        <w:spacing w:line="480" w:lineRule="auto"/>
        <w:jc w:val="both"/>
      </w:pPr>
      <w:commentRangeStart w:id="43"/>
      <w:r>
        <w:t>Future Directions</w:t>
      </w:r>
      <w:commentRangeEnd w:id="43"/>
      <w:r w:rsidR="00E13BA6">
        <w:rPr>
          <w:rStyle w:val="CommentReference"/>
          <w:rFonts w:eastAsiaTheme="minorHAnsi" w:cs="Times New Roman"/>
          <w:b w:val="0"/>
          <w:i w:val="0"/>
        </w:rPr>
        <w:commentReference w:id="43"/>
      </w:r>
    </w:p>
    <w:p w14:paraId="296FD3F6" w14:textId="33E713EA" w:rsidR="004A3662" w:rsidRDefault="00D9595B" w:rsidP="00D46637">
      <w:pPr>
        <w:spacing w:line="480" w:lineRule="auto"/>
        <w:jc w:val="both"/>
      </w:pPr>
      <w:r>
        <w:t>Flow measurements</w:t>
      </w:r>
      <w:r w:rsidR="004D4019">
        <w:t xml:space="preserve"> in all 3 main mesenteric arteries (</w:t>
      </w:r>
      <w:r w:rsidR="008272E1">
        <w:t>CA, SMA, and IMA</w:t>
      </w:r>
      <w:r w:rsidR="004D4019">
        <w:t>)</w:t>
      </w:r>
      <w:r w:rsidR="008272E1">
        <w:t xml:space="preserve"> would provide a more com</w:t>
      </w:r>
      <w:r w:rsidR="00E17175">
        <w:t>prehensive</w:t>
      </w:r>
      <w:r w:rsidR="008272E1">
        <w:t xml:space="preserve"> analysis of arteria</w:t>
      </w:r>
      <w:r>
        <w:t>l inflow to the small intestin</w:t>
      </w:r>
      <w:r w:rsidR="00465975">
        <w:t>e</w:t>
      </w:r>
      <w:r>
        <w:t xml:space="preserve">. </w:t>
      </w:r>
      <w:r w:rsidR="005A6D59">
        <w:t>Because we aimed to measure flow in the SCAo, the IMA was often out of frame even despite the large imaging volume provided by the PC-VIPR sequence used in this study. Flow measurements in this vessel would</w:t>
      </w:r>
      <w:r w:rsidR="00465975">
        <w:t xml:space="preserve"> be </w:t>
      </w:r>
      <w:r w:rsidR="004A675A">
        <w:t>particularly</w:t>
      </w:r>
      <w:r w:rsidR="00465975">
        <w:t xml:space="preserve"> valuable in </w:t>
      </w:r>
      <w:r w:rsidR="006F588A">
        <w:t>assessing</w:t>
      </w:r>
      <w:r w:rsidR="00465975">
        <w:t xml:space="preserve"> patients with CA and SMA lesions, as the IMA may contribute a large portion of flo</w:t>
      </w:r>
      <w:r w:rsidR="00623833">
        <w:t>w via collaterals, such as the A</w:t>
      </w:r>
      <w:r w:rsidR="00465975">
        <w:t>rc of Riolan a</w:t>
      </w:r>
      <w:r w:rsidR="00A7641C">
        <w:t xml:space="preserve">nd </w:t>
      </w:r>
      <w:r w:rsidR="00741826">
        <w:t xml:space="preserve">the </w:t>
      </w:r>
      <w:r w:rsidR="00A7641C">
        <w:t>marginal artery of Drummond.</w:t>
      </w:r>
      <w:r w:rsidR="005A6D59">
        <w:t xml:space="preserve"> Further classification of patients based on stenoses location and severity obtained </w:t>
      </w:r>
      <w:r w:rsidR="005A6D59">
        <w:lastRenderedPageBreak/>
        <w:t>from either MRA or PC MRA angiograms may also be warranted to provide more insight into distinct hemodynamic flow patterns in the mesenteric vessels and associated collaterals.</w:t>
      </w:r>
      <w:r w:rsidR="00A7641C">
        <w:t xml:space="preserve"> </w:t>
      </w:r>
      <w:r w:rsidR="00465975" w:rsidRPr="00F3645B">
        <w:t>Additional</w:t>
      </w:r>
      <w:r w:rsidR="008272E1" w:rsidRPr="00F3645B">
        <w:t xml:space="preserve"> information may also be gained by </w:t>
      </w:r>
      <w:r w:rsidR="004A3662" w:rsidRPr="00F3645B">
        <w:t>investigating</w:t>
      </w:r>
      <w:r w:rsidR="008272E1" w:rsidRPr="00F3645B">
        <w:t xml:space="preserve"> </w:t>
      </w:r>
      <w:r w:rsidR="004A3662" w:rsidRPr="00F3645B">
        <w:t>the temporal evolution of blood</w:t>
      </w:r>
      <w:r w:rsidR="008272E1" w:rsidRPr="00F3645B">
        <w:t xml:space="preserve"> flow patterns </w:t>
      </w:r>
      <w:r w:rsidR="004A3662" w:rsidRPr="00F3645B">
        <w:t>in the primary mesenteric vessels (CA, SMA, and IMA) and collaterals using 4D flow</w:t>
      </w:r>
      <w:r w:rsidR="004A675A" w:rsidRPr="00F3645B">
        <w:t xml:space="preserve"> MRI</w:t>
      </w:r>
      <w:r w:rsidR="004A3662" w:rsidRPr="00F3645B">
        <w:t>. It has been theorized</w:t>
      </w:r>
      <w:r w:rsidR="008460D3" w:rsidRPr="00F3645B">
        <w:t xml:space="preserve"> </w:t>
      </w:r>
      <w:r w:rsidR="008460D3" w:rsidRPr="00F3645B">
        <w:fldChar w:fldCharType="begin"/>
      </w:r>
      <w:r w:rsidR="00737962">
        <w:instrText xml:space="preserve"> ADDIN EN.CITE &lt;EndNote&gt;&lt;Cite&gt;&lt;Author&gt;Poole&lt;/Author&gt;&lt;Year&gt;1987&lt;/Year&gt;&lt;RecNum&gt;906&lt;/RecNum&gt;&lt;DisplayText&gt;(39)&lt;/DisplayText&gt;&lt;record&gt;&lt;rec-number&gt;906&lt;/rec-number&gt;&lt;foreign-keys&gt;&lt;key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sidR="008460D3" w:rsidRPr="00F3645B">
        <w:fldChar w:fldCharType="separate"/>
      </w:r>
      <w:r w:rsidR="00737962">
        <w:rPr>
          <w:noProof/>
        </w:rPr>
        <w:t>(</w:t>
      </w:r>
      <w:hyperlink w:anchor="_ENREF_39" w:tooltip="Poole, 1987 #906" w:history="1">
        <w:r w:rsidR="00737962">
          <w:rPr>
            <w:noProof/>
          </w:rPr>
          <w:t>39</w:t>
        </w:r>
      </w:hyperlink>
      <w:r w:rsidR="00737962">
        <w:rPr>
          <w:noProof/>
        </w:rPr>
        <w:t>)</w:t>
      </w:r>
      <w:r w:rsidR="008460D3" w:rsidRPr="00F3645B">
        <w:fldChar w:fldCharType="end"/>
      </w:r>
      <w:r w:rsidR="004A3662" w:rsidRPr="00F3645B">
        <w:t xml:space="preserve"> that </w:t>
      </w:r>
      <w:r w:rsidR="00427208" w:rsidRPr="00F3645B">
        <w:t xml:space="preserve">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w:t>
      </w:r>
      <w:r w:rsidR="002E394D" w:rsidRPr="00F3645B">
        <w:t>very soon after meal ingestion</w:t>
      </w:r>
      <w:r w:rsidR="00C04C9C" w:rsidRPr="00F3645B">
        <w:t xml:space="preserve"> </w:t>
      </w:r>
      <w:r w:rsidR="00BD07AE" w:rsidRPr="00F3645B">
        <w:fldChar w:fldCharType="begin"/>
      </w:r>
      <w:r w:rsidR="00737962">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BD07AE" w:rsidRPr="00F3645B">
        <w:fldChar w:fldCharType="separate"/>
      </w:r>
      <w:r w:rsidR="00737962">
        <w:rPr>
          <w:noProof/>
        </w:rPr>
        <w:t>(</w:t>
      </w:r>
      <w:hyperlink w:anchor="_ENREF_19" w:tooltip="Someya, 2008 #879" w:history="1">
        <w:r w:rsidR="00737962">
          <w:rPr>
            <w:noProof/>
          </w:rPr>
          <w:t>19</w:t>
        </w:r>
      </w:hyperlink>
      <w:r w:rsidR="00737962">
        <w:rPr>
          <w:noProof/>
        </w:rPr>
        <w:t>)</w:t>
      </w:r>
      <w:r w:rsidR="00BD07AE" w:rsidRPr="00F3645B">
        <w:fldChar w:fldCharType="end"/>
      </w:r>
      <w:r w:rsidR="00C04C9C" w:rsidRPr="00F3645B">
        <w:t>.</w:t>
      </w:r>
      <w:r w:rsidR="00427208" w:rsidRPr="00F3645B">
        <w:t xml:space="preserve"> </w:t>
      </w:r>
      <w:r w:rsidR="00DF2F01" w:rsidRPr="00F3645B">
        <w:t xml:space="preserve">Acquiring multiple </w:t>
      </w:r>
      <w:r w:rsidR="009D30D8" w:rsidRPr="00F3645B">
        <w:t xml:space="preserve">4D flow </w:t>
      </w:r>
      <w:r w:rsidR="008460D3" w:rsidRPr="00F3645B">
        <w:t xml:space="preserve">MRI </w:t>
      </w:r>
      <w:r w:rsidR="00DF2F01" w:rsidRPr="00F3645B">
        <w:t>scans where</w:t>
      </w:r>
      <w:r w:rsidR="00427208" w:rsidRPr="00F3645B">
        <w:t xml:space="preserve"> blood flow changes </w:t>
      </w:r>
      <w:r w:rsidR="00DF2F01" w:rsidRPr="00F3645B">
        <w:t xml:space="preserve">are measured </w:t>
      </w:r>
      <w:r w:rsidR="007A2AC0" w:rsidRPr="00F3645B">
        <w:t>in the CA</w:t>
      </w:r>
      <w:r w:rsidR="008A3003">
        <w:t xml:space="preserve">, </w:t>
      </w:r>
      <w:r w:rsidR="00427208" w:rsidRPr="00F3645B">
        <w:t xml:space="preserve">SMA, IMA, and </w:t>
      </w:r>
      <w:r w:rsidR="008A3003">
        <w:t xml:space="preserve">associated </w:t>
      </w:r>
      <w:r w:rsidR="00427208" w:rsidRPr="00F3645B">
        <w:t xml:space="preserve">collaterals </w:t>
      </w:r>
      <w:r w:rsidR="008460D3" w:rsidRPr="00F3645B">
        <w:t>at different points in the digestion phase</w:t>
      </w:r>
      <w:r w:rsidR="00427208" w:rsidRPr="00F3645B">
        <w:t xml:space="preserve"> </w:t>
      </w:r>
      <w:r w:rsidR="004A3662" w:rsidRPr="00F3645B">
        <w:t>may provide</w:t>
      </w:r>
      <w:r w:rsidR="00427208" w:rsidRPr="00F3645B">
        <w:t xml:space="preserve"> </w:t>
      </w:r>
      <w:r w:rsidR="00721CD4" w:rsidRPr="00F3645B">
        <w:t>further</w:t>
      </w:r>
      <w:r w:rsidR="004A3662" w:rsidRPr="00F3645B">
        <w:t xml:space="preserve"> insight into </w:t>
      </w:r>
      <w:r w:rsidR="009D30D8" w:rsidRPr="00F3645B">
        <w:t>the temporal nature of blood flow patterns and the hemodynamic basis for postprandial pain</w:t>
      </w:r>
      <w:r w:rsidR="004A3662" w:rsidRPr="00F3645B">
        <w:t>.</w:t>
      </w:r>
      <w:r w:rsidR="009D30D8" w:rsidRPr="00F3645B">
        <w:t xml:space="preserve"> </w:t>
      </w:r>
      <w:r w:rsidR="008460D3" w:rsidRPr="00F3645B">
        <w:t xml:space="preserve">Accelerated </w:t>
      </w:r>
      <w:r w:rsidR="009D30D8" w:rsidRPr="00F3645B">
        <w:t>4D flow</w:t>
      </w:r>
      <w:r w:rsidR="008460D3" w:rsidRPr="00F3645B">
        <w:t xml:space="preserve"> MRI approaches such as PC-VIPR are</w:t>
      </w:r>
      <w:r w:rsidR="009D30D8" w:rsidRPr="00F3645B">
        <w:t xml:space="preserve"> well-suited for this type of investigation </w:t>
      </w:r>
      <w:r w:rsidR="008460D3" w:rsidRPr="00F3645B">
        <w:t xml:space="preserve">because of short scan times, allowing for multiple vessels </w:t>
      </w:r>
      <w:r w:rsidR="009D30D8" w:rsidRPr="00F3645B">
        <w:t xml:space="preserve">to be </w:t>
      </w:r>
      <w:r w:rsidR="008460D3" w:rsidRPr="00F3645B">
        <w:t xml:space="preserve">retrospectively </w:t>
      </w:r>
      <w:r w:rsidR="009D30D8" w:rsidRPr="00F3645B">
        <w:t>analyzed at various points along the digestion phase.</w:t>
      </w:r>
      <w:r w:rsidR="009D30D8">
        <w:t xml:space="preserve"> </w:t>
      </w:r>
    </w:p>
    <w:p w14:paraId="487BC427" w14:textId="4849D57D" w:rsidR="006721A4" w:rsidRDefault="006721A4" w:rsidP="00D46637">
      <w:pPr>
        <w:pStyle w:val="Heading2"/>
        <w:spacing w:line="480" w:lineRule="auto"/>
        <w:jc w:val="both"/>
      </w:pPr>
      <w:r>
        <w:t>Conclusion</w:t>
      </w:r>
    </w:p>
    <w:p w14:paraId="26ABF8E6" w14:textId="253C43E8" w:rsidR="00D062D3" w:rsidRDefault="00054FF8" w:rsidP="00D46637">
      <w:pPr>
        <w:spacing w:line="480" w:lineRule="auto"/>
        <w:jc w:val="both"/>
      </w:pPr>
      <w:r>
        <w:t xml:space="preserve">In conclusion, </w:t>
      </w:r>
      <w:r w:rsidR="00465975">
        <w:t xml:space="preserve">4D flow MRI is a promising </w:t>
      </w:r>
      <w:r w:rsidR="009E7958">
        <w:t xml:space="preserve">non-invasive </w:t>
      </w:r>
      <w:r w:rsidR="00966618">
        <w:t>diagnostic technique that can</w:t>
      </w:r>
      <w:r w:rsidR="009E7958">
        <w:t xml:space="preserve"> functionally and anatomically evaluate </w:t>
      </w:r>
      <w:r w:rsidR="004D4019">
        <w:t>mesenteric vasculature</w:t>
      </w:r>
      <w:r w:rsidR="009E7958">
        <w:t>.</w:t>
      </w:r>
      <w:r w:rsidR="00DF2F01">
        <w:t xml:space="preserve"> 4D flow MRI possesses the unique</w:t>
      </w:r>
      <w:r w:rsidR="00E44C85">
        <w:t xml:space="preserve"> capab</w:t>
      </w:r>
      <w:r w:rsidR="00252E1B">
        <w:t xml:space="preserve">ility </w:t>
      </w:r>
      <w:r w:rsidR="00E44C85">
        <w:t>of obtaining</w:t>
      </w:r>
      <w:r w:rsidR="00DF2F01">
        <w:t xml:space="preserve"> complete</w:t>
      </w:r>
      <w:r w:rsidR="00E44C85">
        <w:t xml:space="preserve"> volumetric hemodynamic information in </w:t>
      </w:r>
      <w:r w:rsidR="00D91649">
        <w:t xml:space="preserve">a single </w:t>
      </w:r>
      <w:r w:rsidR="00E44C85">
        <w:t>scan, allowing for the quantitative assessment of blood flow patterns in multiple mesenteric vessels</w:t>
      </w:r>
      <w:r w:rsidR="00DF2F01">
        <w:t xml:space="preserve">, while also producing a </w:t>
      </w:r>
      <w:r w:rsidR="00BD07AE">
        <w:t>high-quality</w:t>
      </w:r>
      <w:r w:rsidR="00D062D3">
        <w:t xml:space="preserve"> </w:t>
      </w:r>
      <w:r w:rsidR="00DF2F01">
        <w:t>PC angiogram to morphologically assess stenoses and occlusions</w:t>
      </w:r>
      <w:r w:rsidR="00E17175">
        <w:t xml:space="preserve">. </w:t>
      </w:r>
      <w:r w:rsidR="00DF2F01">
        <w:t xml:space="preserve">The blood flow measurements obtained in this study showed good internal </w:t>
      </w:r>
      <w:r w:rsidR="002E394D">
        <w:t xml:space="preserve">consistency </w:t>
      </w:r>
      <w:r w:rsidR="00DF2F01">
        <w:t xml:space="preserve">and </w:t>
      </w:r>
      <w:r w:rsidR="00D062D3">
        <w:t xml:space="preserve">flow measures </w:t>
      </w:r>
      <w:r w:rsidR="00DF2F01">
        <w:t xml:space="preserve">results were comparable </w:t>
      </w:r>
      <w:r w:rsidR="00D062D3">
        <w:t>to prior 2D PC</w:t>
      </w:r>
      <w:r w:rsidR="007E4AE7">
        <w:t>-MRI</w:t>
      </w:r>
      <w:r w:rsidR="00D062D3">
        <w:t xml:space="preserve"> and ultrasound</w:t>
      </w:r>
      <w:r w:rsidR="00DF2F01">
        <w:t xml:space="preserve"> studies measuring mesenteric blood flow. </w:t>
      </w:r>
      <w:r w:rsidR="00D062D3">
        <w:t>Here,</w:t>
      </w:r>
      <w:r w:rsidR="009E7958">
        <w:t xml:space="preserve"> </w:t>
      </w:r>
      <w:r w:rsidR="00966618">
        <w:t>we</w:t>
      </w:r>
      <w:r w:rsidR="00D062D3">
        <w:t xml:space="preserve"> found</w:t>
      </w:r>
      <w:r w:rsidR="009E7958">
        <w:t xml:space="preserve"> quantifiable difference</w:t>
      </w:r>
      <w:r w:rsidR="00966618">
        <w:t>s</w:t>
      </w:r>
      <w:r w:rsidR="009E7958">
        <w:t xml:space="preserve"> in blood flow hemodynamics in the aorta, SMA, SMV, </w:t>
      </w:r>
      <w:r w:rsidR="009E7958">
        <w:lastRenderedPageBreak/>
        <w:t xml:space="preserve">and </w:t>
      </w:r>
      <w:commentRangeStart w:id="44"/>
      <w:r w:rsidR="009E7958">
        <w:t xml:space="preserve">PV </w:t>
      </w:r>
      <w:commentRangeEnd w:id="44"/>
      <w:r w:rsidR="00E13BA6">
        <w:rPr>
          <w:rStyle w:val="CommentReference"/>
        </w:rPr>
        <w:commentReference w:id="44"/>
      </w:r>
      <w:r w:rsidR="009E7958">
        <w:t>between</w:t>
      </w:r>
      <w:r w:rsidR="00956775">
        <w:t xml:space="preserve"> individuals </w:t>
      </w:r>
      <w:r w:rsidR="009E7958">
        <w:t>diagnos</w:t>
      </w:r>
      <w:r w:rsidR="00966618">
        <w:t xml:space="preserve">ed with CMI, </w:t>
      </w:r>
      <w:r w:rsidR="009E7958">
        <w:t>those who were symptomatic but did not have CMI</w:t>
      </w:r>
      <w:r w:rsidR="004D6119">
        <w:t xml:space="preserve">, and </w:t>
      </w:r>
      <w:r w:rsidR="004D6119" w:rsidRPr="00A14B74">
        <w:t>control</w:t>
      </w:r>
      <w:r w:rsidR="004D6119">
        <w:t xml:space="preserve"> subjects</w:t>
      </w:r>
      <w:r w:rsidR="009E7958">
        <w:t xml:space="preserve">. </w:t>
      </w:r>
      <w:r w:rsidR="00D062D3">
        <w:t xml:space="preserve">Additional studies </w:t>
      </w:r>
      <w:r w:rsidR="004A675A">
        <w:t xml:space="preserve">with larger patient cohorts </w:t>
      </w:r>
      <w:r w:rsidR="00D062D3">
        <w:t xml:space="preserve">are needed to investigate whether 4D </w:t>
      </w:r>
      <w:r w:rsidR="00205584">
        <w:t>f</w:t>
      </w:r>
      <w:r w:rsidR="00D062D3">
        <w:t xml:space="preserve">low MRI can improve the accuracy in the challenging diagnosis of mesenteric ischemia and thereby improve treatment planning and patient care. </w:t>
      </w:r>
    </w:p>
    <w:p w14:paraId="0CE9F921" w14:textId="77777777" w:rsidR="00106890" w:rsidRPr="00054FF8" w:rsidRDefault="00106890" w:rsidP="00D46637">
      <w:pPr>
        <w:spacing w:line="480" w:lineRule="auto"/>
        <w:jc w:val="both"/>
      </w:pPr>
    </w:p>
    <w:p w14:paraId="12D2269D" w14:textId="77777777" w:rsidR="00A13B16" w:rsidRDefault="00A13B16" w:rsidP="00D46637">
      <w:pPr>
        <w:spacing w:line="480" w:lineRule="auto"/>
        <w:jc w:val="both"/>
        <w:rPr>
          <w:rFonts w:eastAsiaTheme="majorEastAsia" w:cstheme="majorBidi"/>
          <w:b/>
          <w:sz w:val="28"/>
          <w:szCs w:val="32"/>
        </w:rPr>
      </w:pPr>
      <w:r>
        <w:br w:type="page"/>
      </w:r>
    </w:p>
    <w:p w14:paraId="6C2D71A7" w14:textId="3CA09752" w:rsidR="007635E5" w:rsidRPr="008D1027" w:rsidRDefault="007635E5" w:rsidP="00D46637">
      <w:pPr>
        <w:pStyle w:val="Heading1"/>
        <w:spacing w:line="480" w:lineRule="auto"/>
        <w:jc w:val="both"/>
        <w:rPr>
          <w:lang w:val="de-DE"/>
        </w:rPr>
      </w:pPr>
      <w:bookmarkStart w:id="45" w:name="_References:"/>
      <w:bookmarkEnd w:id="45"/>
      <w:r w:rsidRPr="008D1027">
        <w:rPr>
          <w:lang w:val="de-DE"/>
        </w:rPr>
        <w:lastRenderedPageBreak/>
        <w:t>References:</w:t>
      </w:r>
    </w:p>
    <w:p w14:paraId="304668ED" w14:textId="77777777" w:rsidR="00737962" w:rsidRPr="00737962" w:rsidRDefault="00BD07AE" w:rsidP="00737962">
      <w:pPr>
        <w:pStyle w:val="EndNoteBibliography"/>
        <w:spacing w:after="0"/>
        <w:ind w:left="720" w:hanging="720"/>
      </w:pPr>
      <w:r>
        <w:fldChar w:fldCharType="begin"/>
      </w:r>
      <w:r w:rsidRPr="00D809BB">
        <w:rPr>
          <w:lang w:val="de-DE"/>
        </w:rPr>
        <w:instrText xml:space="preserve"> ADDIN EN.REFLIST </w:instrText>
      </w:r>
      <w:r>
        <w:fldChar w:fldCharType="separate"/>
      </w:r>
      <w:bookmarkStart w:id="46" w:name="_ENREF_1"/>
      <w:r w:rsidR="00737962" w:rsidRPr="00737962">
        <w:t>1.</w:t>
      </w:r>
      <w:r w:rsidR="00737962" w:rsidRPr="00737962">
        <w:tab/>
        <w:t>van Bockel JH, Geelkerken RH, Wasser MN. Chronic splanchnic ischaemia. Best Pract Res Clin Gastroenterol 2001;15(1):99-119.</w:t>
      </w:r>
      <w:bookmarkEnd w:id="46"/>
    </w:p>
    <w:p w14:paraId="1C5A7049" w14:textId="77777777" w:rsidR="00737962" w:rsidRPr="00737962" w:rsidRDefault="00737962" w:rsidP="00737962">
      <w:pPr>
        <w:pStyle w:val="EndNoteBibliography"/>
        <w:spacing w:after="0"/>
        <w:ind w:left="720" w:hanging="720"/>
      </w:pPr>
      <w:bookmarkStart w:id="47" w:name="_ENREF_2"/>
      <w:r w:rsidRPr="00737962">
        <w:t>2.</w:t>
      </w:r>
      <w:r w:rsidRPr="00737962">
        <w:tab/>
        <w:t>Kolkman JJ, Geelkerken RH. Diagnosis and treatment of chronic mesenteric ischemia: An update. Best Pract Res Clin Gastroenterol 2017;31(1):49-57.</w:t>
      </w:r>
      <w:bookmarkEnd w:id="47"/>
    </w:p>
    <w:p w14:paraId="0F760F3D" w14:textId="77777777" w:rsidR="00737962" w:rsidRPr="00737962" w:rsidRDefault="00737962" w:rsidP="00737962">
      <w:pPr>
        <w:pStyle w:val="EndNoteBibliography"/>
        <w:spacing w:after="0"/>
        <w:ind w:left="720" w:hanging="720"/>
      </w:pPr>
      <w:bookmarkStart w:id="48" w:name="_ENREF_3"/>
      <w:r w:rsidRPr="00737962">
        <w:t>3.</w:t>
      </w:r>
      <w:r w:rsidRPr="00737962">
        <w:tab/>
        <w:t>Sreenarasimhaiah J. Chronic mesenteric ischemia. Best Pract Res Clin Gastroenterol 2005;19(2):283-295.</w:t>
      </w:r>
      <w:bookmarkEnd w:id="48"/>
    </w:p>
    <w:p w14:paraId="5EC71E64" w14:textId="77777777" w:rsidR="00737962" w:rsidRPr="00737962" w:rsidRDefault="00737962" w:rsidP="00737962">
      <w:pPr>
        <w:pStyle w:val="EndNoteBibliography"/>
        <w:spacing w:after="0"/>
        <w:ind w:left="720" w:hanging="720"/>
      </w:pPr>
      <w:bookmarkStart w:id="49" w:name="_ENREF_4"/>
      <w:r w:rsidRPr="00737962">
        <w:t>4.</w:t>
      </w:r>
      <w:r w:rsidRPr="00737962">
        <w:tab/>
        <w:t>Pillai AK, Kalva SP, Hsu SL, et al. Quality Improvement Guidelines for Mesenteric Angioplasty and Stent Placement for the Treatment of Chronic Mesenteric Ischemia. J Vasc Interv Radiol 2018;29(5):642-647.</w:t>
      </w:r>
      <w:bookmarkEnd w:id="49"/>
    </w:p>
    <w:p w14:paraId="65F19274" w14:textId="77777777" w:rsidR="00737962" w:rsidRPr="00737962" w:rsidRDefault="00737962" w:rsidP="00737962">
      <w:pPr>
        <w:pStyle w:val="EndNoteBibliography"/>
        <w:spacing w:after="0"/>
        <w:ind w:left="720" w:hanging="720"/>
      </w:pPr>
      <w:bookmarkStart w:id="50" w:name="_ENREF_5"/>
      <w:r w:rsidRPr="00737962">
        <w:t>5.</w:t>
      </w:r>
      <w:r w:rsidRPr="00737962">
        <w:tab/>
        <w:t>Oliva IB, Davarpanah AH, Rybicki FJ, et al. ACR Appropriateness Criteria (R) imaging of mesenteric ischemia. Abdom Imaging 2013;38(4):714-719.</w:t>
      </w:r>
      <w:bookmarkEnd w:id="50"/>
    </w:p>
    <w:p w14:paraId="7A93D629" w14:textId="77777777" w:rsidR="00737962" w:rsidRPr="00737962" w:rsidRDefault="00737962" w:rsidP="00737962">
      <w:pPr>
        <w:pStyle w:val="EndNoteBibliography"/>
        <w:spacing w:after="0"/>
        <w:ind w:left="720" w:hanging="720"/>
      </w:pPr>
      <w:bookmarkStart w:id="51" w:name="_ENREF_6"/>
      <w:r w:rsidRPr="00737962">
        <w:t>6.</w:t>
      </w:r>
      <w:r w:rsidRPr="00737962">
        <w:tab/>
        <w:t>Amin MA, Nooman NA, Moussa GI. Acute and chronic mesenteric ischemia: Multidetector CT and CT angiographic findings. The Egyptian Journal of Radiology and Nuclear Medicine 2014;45(4):1063-1070.</w:t>
      </w:r>
      <w:bookmarkEnd w:id="51"/>
    </w:p>
    <w:p w14:paraId="135393BB" w14:textId="77777777" w:rsidR="00737962" w:rsidRPr="00737962" w:rsidRDefault="00737962" w:rsidP="00737962">
      <w:pPr>
        <w:pStyle w:val="EndNoteBibliography"/>
        <w:spacing w:after="0"/>
        <w:ind w:left="720" w:hanging="720"/>
      </w:pPr>
      <w:bookmarkStart w:id="52" w:name="_ENREF_7"/>
      <w:r w:rsidRPr="00737962">
        <w:t>7.</w:t>
      </w:r>
      <w:r w:rsidRPr="00737962">
        <w:tab/>
        <w:t>Carlos RC, Stanley JC, Stafford-Johnson D, Prince MR. Interobserver variability in the evaluation of chronic mesenteric ischemia with gadolinium-enhanced MR angiography. Acad Radiol 2001;8(9):879-887.</w:t>
      </w:r>
      <w:bookmarkEnd w:id="52"/>
    </w:p>
    <w:p w14:paraId="601340BC" w14:textId="77777777" w:rsidR="00737962" w:rsidRPr="00737962" w:rsidRDefault="00737962" w:rsidP="00737962">
      <w:pPr>
        <w:pStyle w:val="EndNoteBibliography"/>
        <w:spacing w:after="0"/>
        <w:ind w:left="720" w:hanging="720"/>
      </w:pPr>
      <w:bookmarkStart w:id="53" w:name="_ENREF_8"/>
      <w:r w:rsidRPr="00737962">
        <w:t>8.</w:t>
      </w:r>
      <w:r w:rsidRPr="00737962">
        <w:tab/>
        <w:t>Meaney JF, Prince MR, Nostrant TT, Stanley JC. Gadolinium-enhanced MR angiography of visceral arteries in patients with suspected chronic mesenteric ischemia. J Magn Reson Imaging 1997;7(1):171-176.</w:t>
      </w:r>
      <w:bookmarkEnd w:id="53"/>
    </w:p>
    <w:p w14:paraId="76908EFE" w14:textId="77777777" w:rsidR="00737962" w:rsidRPr="00737962" w:rsidRDefault="00737962" w:rsidP="00737962">
      <w:pPr>
        <w:pStyle w:val="EndNoteBibliography"/>
        <w:spacing w:after="0"/>
        <w:ind w:left="720" w:hanging="720"/>
      </w:pPr>
      <w:bookmarkStart w:id="54" w:name="_ENREF_9"/>
      <w:r w:rsidRPr="00737962">
        <w:t>9.</w:t>
      </w:r>
      <w:r w:rsidRPr="00737962">
        <w:tab/>
        <w:t>Zwolak RM, Fillinger MF, Walsh DB, et al. Mesenteric and celiac duplex scanning: a validation study. J Vasc Surg 1998;27(6):1078-1087; discussion 1088.</w:t>
      </w:r>
      <w:bookmarkEnd w:id="54"/>
    </w:p>
    <w:p w14:paraId="15C0C32F" w14:textId="77777777" w:rsidR="00737962" w:rsidRPr="00737962" w:rsidRDefault="00737962" w:rsidP="00737962">
      <w:pPr>
        <w:pStyle w:val="EndNoteBibliography"/>
        <w:spacing w:after="0"/>
        <w:ind w:left="720" w:hanging="720"/>
      </w:pPr>
      <w:bookmarkStart w:id="55" w:name="_ENREF_10"/>
      <w:r w:rsidRPr="00737962">
        <w:t>10.</w:t>
      </w:r>
      <w:r w:rsidRPr="00737962">
        <w:tab/>
        <w:t>Muller AF. Role of duplex Doppler ultrasound in the assessment of patients with postprandial abdominal pain. Gut 1992;33(4):460-465.</w:t>
      </w:r>
      <w:bookmarkEnd w:id="55"/>
    </w:p>
    <w:p w14:paraId="38171D21" w14:textId="77777777" w:rsidR="00737962" w:rsidRPr="00737962" w:rsidRDefault="00737962" w:rsidP="00737962">
      <w:pPr>
        <w:pStyle w:val="EndNoteBibliography"/>
        <w:spacing w:after="0"/>
        <w:ind w:left="720" w:hanging="720"/>
      </w:pPr>
      <w:bookmarkStart w:id="56" w:name="_ENREF_11"/>
      <w:r w:rsidRPr="00737962">
        <w:t>11.</w:t>
      </w:r>
      <w:r w:rsidRPr="00737962">
        <w:tab/>
        <w:t>Gentile AT, Moneta GL, Lee RW, Masser PA, Taylor LM, Jr., Porter JM. Usefulness of fasting and postprandial duplex ultrasound examinations for predicting high-grade superior mesenteric artery stenosis. Am J Surg 1995;169(5):476-479.</w:t>
      </w:r>
      <w:bookmarkEnd w:id="56"/>
    </w:p>
    <w:p w14:paraId="7078A7EC" w14:textId="77777777" w:rsidR="00737962" w:rsidRPr="00737962" w:rsidRDefault="00737962" w:rsidP="00737962">
      <w:pPr>
        <w:pStyle w:val="EndNoteBibliography"/>
        <w:spacing w:after="0"/>
        <w:ind w:left="720" w:hanging="720"/>
      </w:pPr>
      <w:bookmarkStart w:id="57" w:name="_ENREF_12"/>
      <w:r w:rsidRPr="00737962">
        <w:t>12.</w:t>
      </w:r>
      <w:r w:rsidRPr="00737962">
        <w:tab/>
        <w:t>Sabba C, Ferraioli G, Sarin SK, Lerner E, Groszmann RJ, Taylor KJ. Feasibility spectrum for Doppler flowmetry of splanchnic vessels. In normal and cirrhotic populations. J Ultrasound Med 1990;9(12):705-710.</w:t>
      </w:r>
      <w:bookmarkEnd w:id="57"/>
    </w:p>
    <w:p w14:paraId="2046E299" w14:textId="77777777" w:rsidR="00737962" w:rsidRPr="00737962" w:rsidRDefault="00737962" w:rsidP="00737962">
      <w:pPr>
        <w:pStyle w:val="EndNoteBibliography"/>
        <w:spacing w:after="0"/>
        <w:ind w:left="720" w:hanging="720"/>
      </w:pPr>
      <w:bookmarkStart w:id="58" w:name="_ENREF_13"/>
      <w:r w:rsidRPr="00737962">
        <w:t>13.</w:t>
      </w:r>
      <w:r w:rsidRPr="00737962">
        <w:tab/>
        <w:t>Li KC, Whitney WS, McDonnell CH, et al. Chronic mesenteric ischemia: evaluation with phase-contrast cine MR imaging. Radiology 1994;190(1):175-179.</w:t>
      </w:r>
      <w:bookmarkEnd w:id="58"/>
    </w:p>
    <w:p w14:paraId="4CFC6D25" w14:textId="77777777" w:rsidR="00737962" w:rsidRPr="00737962" w:rsidRDefault="00737962" w:rsidP="00737962">
      <w:pPr>
        <w:pStyle w:val="EndNoteBibliography"/>
        <w:spacing w:after="0"/>
        <w:ind w:left="720" w:hanging="720"/>
      </w:pPr>
      <w:bookmarkStart w:id="59" w:name="_ENREF_14"/>
      <w:r w:rsidRPr="00737962">
        <w:t>14.</w:t>
      </w:r>
      <w:r w:rsidRPr="00737962">
        <w:tab/>
        <w:t>Burkart DJ, Johnson CD, Reading CC, Ehman RL. MR measurements of mesenteric venous flow: prospective evaluation in healthy volunteers and patients with suspected chronic mesenteric ischemia. Radiology 1995;194(3):801-806.</w:t>
      </w:r>
      <w:bookmarkEnd w:id="59"/>
    </w:p>
    <w:p w14:paraId="653F56C6" w14:textId="77777777" w:rsidR="00737962" w:rsidRPr="00737962" w:rsidRDefault="00737962" w:rsidP="00737962">
      <w:pPr>
        <w:pStyle w:val="EndNoteBibliography"/>
        <w:spacing w:after="0"/>
        <w:ind w:left="720" w:hanging="720"/>
      </w:pPr>
      <w:bookmarkStart w:id="60" w:name="_ENREF_15"/>
      <w:r w:rsidRPr="00737962">
        <w:t>15.</w:t>
      </w:r>
      <w:r w:rsidRPr="00737962">
        <w:tab/>
        <w:t>Li KC, Hopkins KL, Dalman RL, Song CK. Simultaneous measurement of flow in the superior mesenteric vein and artery with cine phase-contrast MR imaging: value in diagnosis of chronic mesenteric ischemia. Work in progress. Radiology 1995;194(2):327-330.</w:t>
      </w:r>
      <w:bookmarkEnd w:id="60"/>
    </w:p>
    <w:p w14:paraId="63600F64" w14:textId="77777777" w:rsidR="00737962" w:rsidRPr="00737962" w:rsidRDefault="00737962" w:rsidP="00737962">
      <w:pPr>
        <w:pStyle w:val="EndNoteBibliography"/>
        <w:spacing w:after="0"/>
        <w:ind w:left="720" w:hanging="720"/>
      </w:pPr>
      <w:bookmarkStart w:id="61" w:name="_ENREF_16"/>
      <w:r w:rsidRPr="00737962">
        <w:t>16.</w:t>
      </w:r>
      <w:r w:rsidRPr="00737962">
        <w:tab/>
        <w:t>Dalman RL, Li KC, Moon WK, Chen I, Zarins CK. Diminished postprandial hyperemia in patients with aortic and mesenteric arterial occlusive disease. Quantification by magnetic resonance flow imaging. Circulation 1996;94(9 Suppl):Ii206-210.</w:t>
      </w:r>
      <w:bookmarkEnd w:id="61"/>
    </w:p>
    <w:p w14:paraId="695514BB" w14:textId="77777777" w:rsidR="00737962" w:rsidRPr="00737962" w:rsidRDefault="00737962" w:rsidP="00737962">
      <w:pPr>
        <w:pStyle w:val="EndNoteBibliography"/>
        <w:spacing w:after="0"/>
        <w:ind w:left="720" w:hanging="720"/>
      </w:pPr>
      <w:bookmarkStart w:id="62" w:name="_ENREF_17"/>
      <w:r w:rsidRPr="00737962">
        <w:t>17.</w:t>
      </w:r>
      <w:r w:rsidRPr="00737962">
        <w:tab/>
        <w:t>Roldan-Alzate A, Francois CJ, Wieben O, Reeder SB. Emerging Applications of Abdominal 4D Flow MRI. AJR Am J Roentgenol 2016;207(1):58-66.</w:t>
      </w:r>
      <w:bookmarkEnd w:id="62"/>
    </w:p>
    <w:p w14:paraId="7AF8C5BA" w14:textId="77777777" w:rsidR="00737962" w:rsidRPr="00737962" w:rsidRDefault="00737962" w:rsidP="00737962">
      <w:pPr>
        <w:pStyle w:val="EndNoteBibliography"/>
        <w:spacing w:after="0"/>
        <w:ind w:left="720" w:hanging="720"/>
      </w:pPr>
      <w:bookmarkStart w:id="63" w:name="_ENREF_18"/>
      <w:r w:rsidRPr="00737962">
        <w:lastRenderedPageBreak/>
        <w:t>18.</w:t>
      </w:r>
      <w:r w:rsidRPr="00737962">
        <w:tab/>
        <w:t>Roldan-Alzate A, Frydrychowicz A, Said A, et al. Impaired regulation of portal venous flow in response to a meal challenge as quantified by 4D flow MRI. J Magn Reson Imaging 2015;42(4):1009-1017.</w:t>
      </w:r>
      <w:bookmarkEnd w:id="63"/>
    </w:p>
    <w:p w14:paraId="3D40D4FC" w14:textId="77777777" w:rsidR="00737962" w:rsidRPr="00737962" w:rsidRDefault="00737962" w:rsidP="00737962">
      <w:pPr>
        <w:pStyle w:val="EndNoteBibliography"/>
        <w:spacing w:after="0"/>
        <w:ind w:left="720" w:hanging="720"/>
      </w:pPr>
      <w:bookmarkStart w:id="64" w:name="_ENREF_19"/>
      <w:r w:rsidRPr="00737962">
        <w:t>19.</w:t>
      </w:r>
      <w:r w:rsidRPr="00737962">
        <w:tab/>
        <w:t>Someya N, Endo MY, Fukuba Y, Hayashi N. Blood flow responses in celiac and superior mesenteric arteries in the initial phase of digestion. Am J Physiol Regul Integr Comp Physiol 2008;294(6):R1790-1796.</w:t>
      </w:r>
      <w:bookmarkEnd w:id="64"/>
    </w:p>
    <w:p w14:paraId="415FB0B3" w14:textId="77777777" w:rsidR="00737962" w:rsidRPr="00737962" w:rsidRDefault="00737962" w:rsidP="00737962">
      <w:pPr>
        <w:pStyle w:val="EndNoteBibliography"/>
        <w:spacing w:after="0"/>
        <w:ind w:left="720" w:hanging="720"/>
      </w:pPr>
      <w:bookmarkStart w:id="65" w:name="_ENREF_20"/>
      <w:r w:rsidRPr="00737962">
        <w:t>20.</w:t>
      </w:r>
      <w:r w:rsidRPr="00737962">
        <w:tab/>
        <w:t>Gu T, Korosec FR, Block WF, et al. PC VIPR: a high-speed 3D phase-contrast method for flow quantification and high-resolution angiography. AJNR Am J Neuroradiol 2005;26(4):743-749.</w:t>
      </w:r>
      <w:bookmarkEnd w:id="65"/>
    </w:p>
    <w:p w14:paraId="643D2E9A" w14:textId="77777777" w:rsidR="00737962" w:rsidRPr="00737962" w:rsidRDefault="00737962" w:rsidP="00737962">
      <w:pPr>
        <w:pStyle w:val="EndNoteBibliography"/>
        <w:spacing w:after="0"/>
        <w:ind w:left="720" w:hanging="720"/>
      </w:pPr>
      <w:bookmarkStart w:id="66" w:name="_ENREF_21"/>
      <w:r w:rsidRPr="00737962">
        <w:t>21.</w:t>
      </w:r>
      <w:r w:rsidRPr="00737962">
        <w:tab/>
        <w:t>Johnson KM, Markl M. Improved SNR in phase contrast velocimetry with five-point balanced flow encoding. Magn Reson Med 2010;63(2):349-355.</w:t>
      </w:r>
      <w:bookmarkEnd w:id="66"/>
    </w:p>
    <w:p w14:paraId="021C7161" w14:textId="77777777" w:rsidR="00737962" w:rsidRPr="00737962" w:rsidRDefault="00737962" w:rsidP="00737962">
      <w:pPr>
        <w:pStyle w:val="EndNoteBibliography"/>
        <w:spacing w:after="0"/>
        <w:ind w:left="720" w:hanging="720"/>
      </w:pPr>
      <w:bookmarkStart w:id="67" w:name="_ENREF_22"/>
      <w:r w:rsidRPr="00737962">
        <w:t>22.</w:t>
      </w:r>
      <w:r w:rsidRPr="00737962">
        <w:tab/>
        <w:t>Liu J, Redmond MJ, Brodsky EK, et al. Generation and visualization of four-dimensional MR angiography data using an undersampled 3-D projection trajectory. IEEE Trans Med Imaging 2006;25(2):148-157.</w:t>
      </w:r>
      <w:bookmarkEnd w:id="67"/>
    </w:p>
    <w:p w14:paraId="114252C8" w14:textId="77777777" w:rsidR="00737962" w:rsidRPr="00737962" w:rsidRDefault="00737962" w:rsidP="00737962">
      <w:pPr>
        <w:pStyle w:val="EndNoteBibliography"/>
        <w:spacing w:after="0"/>
        <w:ind w:left="720" w:hanging="720"/>
      </w:pPr>
      <w:bookmarkStart w:id="68" w:name="_ENREF_23"/>
      <w:r w:rsidRPr="00737962">
        <w:t>23.</w:t>
      </w:r>
      <w:r w:rsidRPr="00737962">
        <w:tab/>
        <w:t>Walker PG, Cranney GB, Scheidegger MB, Waseleski G, Pohost GM, Yoganathan AP. Semiautomated method for noise reduction and background phase error correction in MR phase velocity data. J Magn Reson Imaging 1993;3(3):521-530.</w:t>
      </w:r>
      <w:bookmarkEnd w:id="68"/>
    </w:p>
    <w:p w14:paraId="5DD659A0" w14:textId="77777777" w:rsidR="00737962" w:rsidRPr="00737962" w:rsidRDefault="00737962" w:rsidP="00737962">
      <w:pPr>
        <w:pStyle w:val="EndNoteBibliography"/>
        <w:spacing w:after="0"/>
        <w:ind w:left="720" w:hanging="720"/>
      </w:pPr>
      <w:bookmarkStart w:id="69" w:name="_ENREF_24"/>
      <w:r w:rsidRPr="00737962">
        <w:t>24.</w:t>
      </w:r>
      <w:r w:rsidRPr="00737962">
        <w:tab/>
        <w:t>Stalder AF, Russe MF, Frydrychowicz A, Bock J, Hennig J, Markl M. Quantitative 2D and 3D phase contrast MRI: optimized analysis of blood flow and vessel wall parameters. Magn Reson Med 2008;60(5):1218-1231.</w:t>
      </w:r>
      <w:bookmarkEnd w:id="69"/>
    </w:p>
    <w:p w14:paraId="1102A8FC" w14:textId="77777777" w:rsidR="00737962" w:rsidRPr="00737962" w:rsidRDefault="00737962" w:rsidP="00737962">
      <w:pPr>
        <w:pStyle w:val="EndNoteBibliography"/>
        <w:spacing w:after="0"/>
        <w:ind w:left="720" w:hanging="720"/>
      </w:pPr>
      <w:bookmarkStart w:id="70" w:name="_ENREF_25"/>
      <w:r w:rsidRPr="00737962">
        <w:t>25.</w:t>
      </w:r>
      <w:r w:rsidRPr="00737962">
        <w:tab/>
        <w:t>Burkart DJ, Johnson CD, Ehman RL. Correlation of arterial and venous blood flow in the mesenteric system based on MR findings. 1993 ARRS Executive Council Award. AJR Am J Roentgenol 1993;161(6):1279-1282.</w:t>
      </w:r>
      <w:bookmarkEnd w:id="70"/>
    </w:p>
    <w:p w14:paraId="147669C0" w14:textId="77777777" w:rsidR="00737962" w:rsidRPr="00737962" w:rsidRDefault="00737962" w:rsidP="00737962">
      <w:pPr>
        <w:pStyle w:val="EndNoteBibliography"/>
        <w:spacing w:after="0"/>
        <w:ind w:left="720" w:hanging="720"/>
      </w:pPr>
      <w:bookmarkStart w:id="71" w:name="_ENREF_26"/>
      <w:r w:rsidRPr="00737962">
        <w:t>26.</w:t>
      </w:r>
      <w:r w:rsidRPr="00737962">
        <w:tab/>
        <w:t>Burkart DJ, Johnson CD, Morton MJ, Wolf RL, Ehman RL. Volumetric flow rates in the portal venous system: measurement with cine phase-contrast MR imaging. AJR Am J Roentgenol 1993;160(5):1113-1118.</w:t>
      </w:r>
      <w:bookmarkEnd w:id="71"/>
    </w:p>
    <w:p w14:paraId="75C1FB6B" w14:textId="77777777" w:rsidR="00737962" w:rsidRPr="00737962" w:rsidRDefault="00737962" w:rsidP="00737962">
      <w:pPr>
        <w:pStyle w:val="EndNoteBibliography"/>
        <w:spacing w:after="0"/>
        <w:ind w:left="720" w:hanging="720"/>
      </w:pPr>
      <w:bookmarkStart w:id="72" w:name="_ENREF_27"/>
      <w:r w:rsidRPr="00737962">
        <w:t>27.</w:t>
      </w:r>
      <w:r w:rsidRPr="00737962">
        <w:tab/>
        <w:t>Moriyasu F, Ban N, Nishida O, et al. Clinical application of an ultrasonic duplex system in the quantitative measurement of portal blood flow. J Clin Ultrasound 1986;14(8):579-588.</w:t>
      </w:r>
      <w:bookmarkEnd w:id="72"/>
    </w:p>
    <w:p w14:paraId="20A8790F" w14:textId="77777777" w:rsidR="00737962" w:rsidRPr="00737962" w:rsidRDefault="00737962" w:rsidP="00737962">
      <w:pPr>
        <w:pStyle w:val="EndNoteBibliography"/>
        <w:spacing w:after="0"/>
        <w:ind w:left="720" w:hanging="720"/>
      </w:pPr>
      <w:bookmarkStart w:id="73" w:name="_ENREF_28"/>
      <w:r w:rsidRPr="00737962">
        <w:t>28.</w:t>
      </w:r>
      <w:r w:rsidRPr="00737962">
        <w:tab/>
        <w:t>Cohen J. Statistical power analysis for the behavioral sciences. Hillsdale, N.J.: L. Erlbaum Associates: 1988.</w:t>
      </w:r>
      <w:bookmarkEnd w:id="73"/>
    </w:p>
    <w:p w14:paraId="431EA13E" w14:textId="77777777" w:rsidR="00737962" w:rsidRPr="00737962" w:rsidRDefault="00737962" w:rsidP="00737962">
      <w:pPr>
        <w:pStyle w:val="EndNoteBibliography"/>
        <w:spacing w:after="0"/>
        <w:ind w:left="720" w:hanging="720"/>
      </w:pPr>
      <w:bookmarkStart w:id="74" w:name="_ENREF_29"/>
      <w:r w:rsidRPr="00737962">
        <w:t>29.</w:t>
      </w:r>
      <w:r w:rsidRPr="00737962">
        <w:tab/>
        <w:t>Les AS, Yeung JJ, Schultz GM, Herfkens RJ, Dalman RL, Taylor CA. Supraceliac and Infrarenal Aortic Flow in Patients with Abdominal Aortic Aneurysms: Mean Flows, Waveforms, and Allometric Scaling Relationships. Cardiovasc Eng Technol 2010;1(1).</w:t>
      </w:r>
      <w:bookmarkEnd w:id="74"/>
    </w:p>
    <w:p w14:paraId="5D6F7826" w14:textId="77777777" w:rsidR="00737962" w:rsidRPr="00737962" w:rsidRDefault="00737962" w:rsidP="00737962">
      <w:pPr>
        <w:pStyle w:val="EndNoteBibliography"/>
        <w:spacing w:after="0"/>
        <w:ind w:left="720" w:hanging="720"/>
      </w:pPr>
      <w:bookmarkStart w:id="75" w:name="_ENREF_30"/>
      <w:r w:rsidRPr="00737962">
        <w:t>30.</w:t>
      </w:r>
      <w:r w:rsidRPr="00737962">
        <w:tab/>
        <w:t>Taylor CA, Cheng CP, Espinosa LA, Tang BT, Parker D, Herfkens RJ. In vivo quantification of blood flow and wall shear stress in the human abdominal aorta during lower limb exercise. Ann Biomed Eng 2002;30(3):402-408.</w:t>
      </w:r>
      <w:bookmarkEnd w:id="75"/>
    </w:p>
    <w:p w14:paraId="62399BC2" w14:textId="77777777" w:rsidR="00737962" w:rsidRPr="00737962" w:rsidRDefault="00737962" w:rsidP="00737962">
      <w:pPr>
        <w:pStyle w:val="EndNoteBibliography"/>
        <w:spacing w:after="0"/>
        <w:ind w:left="720" w:hanging="720"/>
      </w:pPr>
      <w:bookmarkStart w:id="76" w:name="_ENREF_31"/>
      <w:r w:rsidRPr="00737962">
        <w:t>31.</w:t>
      </w:r>
      <w:r w:rsidRPr="00737962">
        <w:tab/>
        <w:t>Sieber C, Beglinger C, Jaeger K, Hildebrand P, Stalder GA. Regulation of postprandial mesenteric blood flow in humans: evidence for a cholinergic nervous reflex. Gut 1991;32(4):361-366.</w:t>
      </w:r>
      <w:bookmarkEnd w:id="76"/>
    </w:p>
    <w:p w14:paraId="3B6661F6" w14:textId="77777777" w:rsidR="00737962" w:rsidRPr="00737962" w:rsidRDefault="00737962" w:rsidP="00737962">
      <w:pPr>
        <w:pStyle w:val="EndNoteBibliography"/>
        <w:spacing w:after="0"/>
        <w:ind w:left="720" w:hanging="720"/>
      </w:pPr>
      <w:bookmarkStart w:id="77" w:name="_ENREF_32"/>
      <w:r w:rsidRPr="00737962">
        <w:t>32.</w:t>
      </w:r>
      <w:r w:rsidRPr="00737962">
        <w:tab/>
        <w:t>Moneta GL, Taylor DC, Helton WS, Mulholland MW, Strandness DE, Jr. Duplex ultrasound measurement of postprandial intestinal blood flow: effect of meal composition. Gastroenterology 1988;95(5):1294-1301.</w:t>
      </w:r>
      <w:bookmarkEnd w:id="77"/>
    </w:p>
    <w:p w14:paraId="1DA6D1DE" w14:textId="77777777" w:rsidR="00737962" w:rsidRPr="00737962" w:rsidRDefault="00737962" w:rsidP="00737962">
      <w:pPr>
        <w:pStyle w:val="EndNoteBibliography"/>
        <w:spacing w:after="0"/>
        <w:ind w:left="720" w:hanging="720"/>
      </w:pPr>
      <w:bookmarkStart w:id="78" w:name="_ENREF_33"/>
      <w:r w:rsidRPr="00737962">
        <w:t>33.</w:t>
      </w:r>
      <w:r w:rsidRPr="00737962">
        <w:tab/>
        <w:t>Cooper AM, Braatvedt GD, Qamar MI, et al. Fasting and post-prandial splanchnic blood flow is reduced by a somatostatin analogue (octreotide) in man. Clin Sci (Lond) 1991;81(2):169-175.</w:t>
      </w:r>
      <w:bookmarkEnd w:id="78"/>
    </w:p>
    <w:p w14:paraId="3A305FBB" w14:textId="77777777" w:rsidR="00737962" w:rsidRPr="00737962" w:rsidRDefault="00737962" w:rsidP="00737962">
      <w:pPr>
        <w:pStyle w:val="EndNoteBibliography"/>
        <w:spacing w:after="0"/>
        <w:ind w:left="720" w:hanging="720"/>
      </w:pPr>
      <w:bookmarkStart w:id="79" w:name="_ENREF_34"/>
      <w:r w:rsidRPr="00737962">
        <w:lastRenderedPageBreak/>
        <w:t>34.</w:t>
      </w:r>
      <w:r w:rsidRPr="00737962">
        <w:tab/>
        <w:t>Nishida O, Moriyasu F, Nakamura T, et al. Interrelationship between splenic and superior mesenteric venous circulation manifested by transient splenic arterial occlusion using a balloon catheter. Hepatology 1987;7(3):442-446.</w:t>
      </w:r>
      <w:bookmarkEnd w:id="79"/>
    </w:p>
    <w:p w14:paraId="753B52F2" w14:textId="77777777" w:rsidR="00737962" w:rsidRPr="00737962" w:rsidRDefault="00737962" w:rsidP="00737962">
      <w:pPr>
        <w:pStyle w:val="EndNoteBibliography"/>
        <w:spacing w:after="0"/>
        <w:ind w:left="720" w:hanging="720"/>
      </w:pPr>
      <w:bookmarkStart w:id="80" w:name="_ENREF_35"/>
      <w:r w:rsidRPr="00737962">
        <w:t>35.</w:t>
      </w:r>
      <w:r w:rsidRPr="00737962">
        <w:tab/>
        <w:t>Gaiani S, Bolondi L, Bassi SL, Santi V, Zironi G, Barbara L. Effect of meal on portal hemodynamics in healthy humans and in patients with chronic liver disease. Hepatology 1989;9(6):815-819.</w:t>
      </w:r>
      <w:bookmarkEnd w:id="80"/>
    </w:p>
    <w:p w14:paraId="4D5272EE" w14:textId="77777777" w:rsidR="00737962" w:rsidRPr="00737962" w:rsidRDefault="00737962" w:rsidP="00737962">
      <w:pPr>
        <w:pStyle w:val="EndNoteBibliography"/>
        <w:spacing w:after="0"/>
        <w:ind w:left="720" w:hanging="720"/>
      </w:pPr>
      <w:bookmarkStart w:id="81" w:name="_ENREF_36"/>
      <w:r w:rsidRPr="00737962">
        <w:t>36.</w:t>
      </w:r>
      <w:r w:rsidRPr="00737962">
        <w:tab/>
        <w:t>Francois CJ, Lum DP, Johnson KM, et al. Renal arteries: isotropic, high-spatial-resolution, unenhanced MR angiography with three-dimensional radial phase contrast. Radiology 2011;258(1):254-260.</w:t>
      </w:r>
      <w:bookmarkEnd w:id="81"/>
    </w:p>
    <w:p w14:paraId="699DC1AA" w14:textId="77777777" w:rsidR="00737962" w:rsidRPr="00737962" w:rsidRDefault="00737962" w:rsidP="00737962">
      <w:pPr>
        <w:pStyle w:val="EndNoteBibliography"/>
        <w:spacing w:after="0"/>
        <w:ind w:left="720" w:hanging="720"/>
      </w:pPr>
      <w:bookmarkStart w:id="82" w:name="_ENREF_37"/>
      <w:r w:rsidRPr="00737962">
        <w:t>37.</w:t>
      </w:r>
      <w:r w:rsidRPr="00737962">
        <w:tab/>
        <w:t>Wasser MN, Geelkerken RH, Kouwenhoven M, et al. Systolically gated 3D phase contrast MRA of mesenteric arteries in suspected mesenteric ischemia. J Comput Assist Tomogr 1996;20(2):262-268.</w:t>
      </w:r>
      <w:bookmarkEnd w:id="82"/>
    </w:p>
    <w:p w14:paraId="2C7CCA8E" w14:textId="77777777" w:rsidR="00737962" w:rsidRPr="00737962" w:rsidRDefault="00737962" w:rsidP="00737962">
      <w:pPr>
        <w:pStyle w:val="EndNoteBibliography"/>
        <w:spacing w:after="0"/>
        <w:ind w:left="720" w:hanging="720"/>
      </w:pPr>
      <w:bookmarkStart w:id="83" w:name="_ENREF_38"/>
      <w:r w:rsidRPr="00737962">
        <w:t>38.</w:t>
      </w:r>
      <w:r w:rsidRPr="00737962">
        <w:tab/>
        <w:t>Waaler BA, Eriksen M, Toska K. The effect of meal size on postprandial increase in cardiac output. Acta Physiol Scand 1991;142(1):33-39.</w:t>
      </w:r>
      <w:bookmarkEnd w:id="83"/>
    </w:p>
    <w:p w14:paraId="4BF044FE" w14:textId="77777777" w:rsidR="00737962" w:rsidRPr="00737962" w:rsidRDefault="00737962" w:rsidP="00737962">
      <w:pPr>
        <w:pStyle w:val="EndNoteBibliography"/>
        <w:ind w:left="720" w:hanging="720"/>
      </w:pPr>
      <w:bookmarkStart w:id="84" w:name="_ENREF_39"/>
      <w:r w:rsidRPr="00737962">
        <w:t>39.</w:t>
      </w:r>
      <w:r w:rsidRPr="00737962">
        <w:tab/>
        <w:t>Poole JW, Sammartano RJ, Boley SJ. Hemodynamic basis of the pain of chronic mesenteric ischemia. Am J Surg 1987;153(2):171-176.</w:t>
      </w:r>
      <w:bookmarkEnd w:id="84"/>
    </w:p>
    <w:p w14:paraId="703F060C" w14:textId="4A737F87" w:rsidR="00BD469E" w:rsidRPr="00BD469E" w:rsidRDefault="00BD07AE" w:rsidP="00011078">
      <w:pPr>
        <w:spacing w:line="480" w:lineRule="auto"/>
        <w:jc w:val="both"/>
      </w:pPr>
      <w:r>
        <w:fldChar w:fldCharType="end"/>
      </w:r>
    </w:p>
    <w:p w14:paraId="40ABDF7E" w14:textId="77777777" w:rsidR="00BD469E" w:rsidRDefault="00BD469E" w:rsidP="0010651C">
      <w:pPr>
        <w:jc w:val="both"/>
        <w:rPr>
          <w:rFonts w:eastAsiaTheme="majorEastAsia" w:cstheme="majorBidi"/>
          <w:b/>
          <w:sz w:val="28"/>
          <w:szCs w:val="32"/>
        </w:rPr>
      </w:pPr>
      <w:r>
        <w:br w:type="page"/>
      </w:r>
    </w:p>
    <w:p w14:paraId="43876A2E" w14:textId="367D3CDA" w:rsidR="00BD469E" w:rsidRDefault="00CA5AE8" w:rsidP="00BD469E">
      <w:pPr>
        <w:pStyle w:val="Heading1"/>
      </w:pPr>
      <w:bookmarkStart w:id="85" w:name="_Tables:"/>
      <w:bookmarkEnd w:id="85"/>
      <w:commentRangeStart w:id="86"/>
      <w:commentRangeStart w:id="87"/>
      <w:r>
        <w:lastRenderedPageBreak/>
        <w:t>Tables</w:t>
      </w:r>
      <w:commentRangeEnd w:id="86"/>
      <w:r w:rsidR="00E13BA6">
        <w:rPr>
          <w:rStyle w:val="CommentReference"/>
          <w:rFonts w:eastAsiaTheme="minorHAnsi" w:cs="Times New Roman"/>
          <w:b w:val="0"/>
        </w:rPr>
        <w:commentReference w:id="86"/>
      </w:r>
      <w:r>
        <w:t>:</w:t>
      </w:r>
      <w:commentRangeEnd w:id="87"/>
      <w:r w:rsidR="00E13BA6">
        <w:rPr>
          <w:rStyle w:val="CommentReference"/>
          <w:rFonts w:eastAsiaTheme="minorHAnsi" w:cs="Times New Roman"/>
          <w:b w:val="0"/>
        </w:rPr>
        <w:commentReference w:id="87"/>
      </w:r>
    </w:p>
    <w:p w14:paraId="7D94438B" w14:textId="77777777" w:rsidR="00797BCE" w:rsidRPr="00797BCE" w:rsidRDefault="00797BCE" w:rsidP="00797BCE"/>
    <w:tbl>
      <w:tblPr>
        <w:tblStyle w:val="TableGrid"/>
        <w:tblW w:w="0" w:type="auto"/>
        <w:jc w:val="center"/>
        <w:tblLook w:val="04A0" w:firstRow="1" w:lastRow="0" w:firstColumn="1" w:lastColumn="0" w:noHBand="0" w:noVBand="1"/>
      </w:tblPr>
      <w:tblGrid>
        <w:gridCol w:w="1710"/>
        <w:gridCol w:w="2016"/>
        <w:gridCol w:w="2016"/>
        <w:gridCol w:w="2358"/>
      </w:tblGrid>
      <w:tr w:rsidR="0044270F" w14:paraId="39BA92E0" w14:textId="77777777" w:rsidTr="005953B1">
        <w:trPr>
          <w:trHeight w:val="792"/>
          <w:jc w:val="center"/>
        </w:trPr>
        <w:tc>
          <w:tcPr>
            <w:tcW w:w="8100" w:type="dxa"/>
            <w:gridSpan w:val="4"/>
            <w:vAlign w:val="center"/>
          </w:tcPr>
          <w:p w14:paraId="773B51B5" w14:textId="201B4E35" w:rsidR="0044270F" w:rsidRPr="004B2368" w:rsidRDefault="0044270F" w:rsidP="0044270F">
            <w:pPr>
              <w:jc w:val="center"/>
            </w:pPr>
            <w:r w:rsidRPr="007973D9">
              <w:rPr>
                <w:b/>
                <w:sz w:val="28"/>
                <w:szCs w:val="22"/>
              </w:rPr>
              <w:t>Table 1:  Average Preprandial Volumetric Flow Rates (mL/min/kg)</w:t>
            </w:r>
          </w:p>
        </w:tc>
      </w:tr>
      <w:tr w:rsidR="0044270F" w14:paraId="36EAB42B" w14:textId="77777777" w:rsidTr="005953B1">
        <w:trPr>
          <w:trHeight w:val="461"/>
          <w:jc w:val="center"/>
        </w:trPr>
        <w:tc>
          <w:tcPr>
            <w:tcW w:w="1710" w:type="dxa"/>
            <w:tcBorders>
              <w:bottom w:val="single" w:sz="12" w:space="0" w:color="auto"/>
              <w:right w:val="nil"/>
            </w:tcBorders>
            <w:vAlign w:val="center"/>
          </w:tcPr>
          <w:p w14:paraId="45A17A9C" w14:textId="210B9FE3" w:rsidR="004B2368" w:rsidRPr="0044270F" w:rsidRDefault="004B2368" w:rsidP="0044270F">
            <w:pPr>
              <w:jc w:val="center"/>
              <w:rPr>
                <w:sz w:val="22"/>
                <w:szCs w:val="22"/>
              </w:rPr>
            </w:pPr>
          </w:p>
        </w:tc>
        <w:tc>
          <w:tcPr>
            <w:tcW w:w="2016" w:type="dxa"/>
            <w:tcBorders>
              <w:left w:val="nil"/>
              <w:bottom w:val="single" w:sz="12" w:space="0" w:color="auto"/>
              <w:right w:val="nil"/>
            </w:tcBorders>
            <w:vAlign w:val="center"/>
          </w:tcPr>
          <w:p w14:paraId="5EE98757" w14:textId="4E2616D9" w:rsidR="004B2368" w:rsidRPr="007973D9" w:rsidRDefault="004B2368" w:rsidP="0044270F">
            <w:pPr>
              <w:jc w:val="center"/>
              <w:rPr>
                <w:b/>
                <w:bCs/>
                <w:sz w:val="22"/>
                <w:szCs w:val="22"/>
              </w:rPr>
            </w:pPr>
            <w:r w:rsidRPr="007973D9">
              <w:rPr>
                <w:b/>
                <w:bCs/>
                <w:sz w:val="22"/>
                <w:szCs w:val="22"/>
              </w:rPr>
              <w:t>Control</w:t>
            </w:r>
          </w:p>
        </w:tc>
        <w:tc>
          <w:tcPr>
            <w:tcW w:w="2016" w:type="dxa"/>
            <w:tcBorders>
              <w:left w:val="nil"/>
              <w:bottom w:val="single" w:sz="12" w:space="0" w:color="auto"/>
              <w:right w:val="nil"/>
            </w:tcBorders>
            <w:vAlign w:val="center"/>
          </w:tcPr>
          <w:p w14:paraId="3FF9F82F" w14:textId="26476657" w:rsidR="004B2368" w:rsidRPr="007973D9" w:rsidRDefault="004B2368" w:rsidP="0044270F">
            <w:pPr>
              <w:jc w:val="center"/>
              <w:rPr>
                <w:b/>
                <w:bCs/>
                <w:sz w:val="22"/>
                <w:szCs w:val="22"/>
              </w:rPr>
            </w:pPr>
            <w:r w:rsidRPr="007973D9">
              <w:rPr>
                <w:b/>
                <w:bCs/>
                <w:sz w:val="22"/>
                <w:szCs w:val="22"/>
              </w:rPr>
              <w:t>CMI-</w:t>
            </w:r>
          </w:p>
        </w:tc>
        <w:tc>
          <w:tcPr>
            <w:tcW w:w="2358" w:type="dxa"/>
            <w:tcBorders>
              <w:left w:val="nil"/>
              <w:bottom w:val="single" w:sz="12" w:space="0" w:color="auto"/>
            </w:tcBorders>
            <w:vAlign w:val="center"/>
          </w:tcPr>
          <w:p w14:paraId="73B30C45" w14:textId="1C2DD37A" w:rsidR="004B2368" w:rsidRPr="007973D9" w:rsidRDefault="004B2368" w:rsidP="0044270F">
            <w:pPr>
              <w:jc w:val="center"/>
              <w:rPr>
                <w:b/>
                <w:bCs/>
                <w:sz w:val="22"/>
                <w:szCs w:val="22"/>
              </w:rPr>
            </w:pPr>
            <w:r w:rsidRPr="007973D9">
              <w:rPr>
                <w:b/>
                <w:bCs/>
                <w:sz w:val="22"/>
                <w:szCs w:val="22"/>
              </w:rPr>
              <w:t>CMI+</w:t>
            </w:r>
          </w:p>
        </w:tc>
      </w:tr>
      <w:tr w:rsidR="0044270F" w14:paraId="599F7200" w14:textId="77777777" w:rsidTr="005953B1">
        <w:trPr>
          <w:trHeight w:val="461"/>
          <w:jc w:val="center"/>
        </w:trPr>
        <w:tc>
          <w:tcPr>
            <w:tcW w:w="1710" w:type="dxa"/>
            <w:tcBorders>
              <w:top w:val="single" w:sz="12" w:space="0" w:color="auto"/>
              <w:bottom w:val="nil"/>
              <w:right w:val="nil"/>
            </w:tcBorders>
            <w:vAlign w:val="center"/>
          </w:tcPr>
          <w:p w14:paraId="650EAE42" w14:textId="2516A7D1" w:rsidR="004B2368" w:rsidRPr="007973D9" w:rsidRDefault="004B2368" w:rsidP="004B2368">
            <w:pPr>
              <w:jc w:val="center"/>
              <w:rPr>
                <w:b/>
                <w:bCs/>
                <w:sz w:val="22"/>
                <w:szCs w:val="22"/>
              </w:rPr>
            </w:pPr>
            <w:r w:rsidRPr="007973D9">
              <w:rPr>
                <w:b/>
                <w:bCs/>
                <w:sz w:val="22"/>
                <w:szCs w:val="22"/>
              </w:rPr>
              <w:t>SCAo</w:t>
            </w:r>
          </w:p>
        </w:tc>
        <w:tc>
          <w:tcPr>
            <w:tcW w:w="2016" w:type="dxa"/>
            <w:tcBorders>
              <w:top w:val="single" w:sz="12" w:space="0" w:color="auto"/>
              <w:left w:val="nil"/>
              <w:bottom w:val="nil"/>
              <w:right w:val="nil"/>
            </w:tcBorders>
            <w:vAlign w:val="center"/>
          </w:tcPr>
          <w:p w14:paraId="7F40159B" w14:textId="5CCAB9BD" w:rsidR="004B2368" w:rsidRPr="0044270F" w:rsidRDefault="004B2368" w:rsidP="004B2368">
            <w:pPr>
              <w:jc w:val="center"/>
              <w:rPr>
                <w:sz w:val="22"/>
                <w:szCs w:val="22"/>
              </w:rPr>
            </w:pPr>
            <w:r w:rsidRPr="0044270F">
              <w:rPr>
                <w:sz w:val="22"/>
                <w:szCs w:val="22"/>
              </w:rPr>
              <w:t>48.2 ± 17.6</w:t>
            </w:r>
          </w:p>
        </w:tc>
        <w:tc>
          <w:tcPr>
            <w:tcW w:w="2016" w:type="dxa"/>
            <w:tcBorders>
              <w:top w:val="single" w:sz="12" w:space="0" w:color="auto"/>
              <w:left w:val="nil"/>
              <w:bottom w:val="nil"/>
              <w:right w:val="nil"/>
            </w:tcBorders>
            <w:vAlign w:val="center"/>
          </w:tcPr>
          <w:p w14:paraId="5889D045" w14:textId="61601EEB" w:rsidR="004B2368" w:rsidRPr="0044270F" w:rsidRDefault="004B2368" w:rsidP="004B2368">
            <w:pPr>
              <w:jc w:val="center"/>
              <w:rPr>
                <w:sz w:val="22"/>
                <w:szCs w:val="22"/>
              </w:rPr>
            </w:pPr>
            <w:r w:rsidRPr="0044270F">
              <w:rPr>
                <w:sz w:val="22"/>
                <w:szCs w:val="22"/>
              </w:rPr>
              <w:t>44.6 ± 15.6</w:t>
            </w:r>
          </w:p>
        </w:tc>
        <w:tc>
          <w:tcPr>
            <w:tcW w:w="2358" w:type="dxa"/>
            <w:tcBorders>
              <w:top w:val="single" w:sz="12" w:space="0" w:color="auto"/>
              <w:left w:val="nil"/>
              <w:bottom w:val="nil"/>
            </w:tcBorders>
            <w:vAlign w:val="center"/>
          </w:tcPr>
          <w:p w14:paraId="3A07D5BC" w14:textId="1C943ED8" w:rsidR="004B2368" w:rsidRPr="0044270F" w:rsidRDefault="004B2368" w:rsidP="004B2368">
            <w:pPr>
              <w:jc w:val="center"/>
              <w:rPr>
                <w:sz w:val="22"/>
                <w:szCs w:val="22"/>
              </w:rPr>
            </w:pPr>
            <w:r w:rsidRPr="0044270F">
              <w:rPr>
                <w:sz w:val="22"/>
                <w:szCs w:val="22"/>
              </w:rPr>
              <w:t>36.5 ± 10.4</w:t>
            </w:r>
          </w:p>
        </w:tc>
      </w:tr>
      <w:tr w:rsidR="0044270F" w14:paraId="6464E9B6" w14:textId="77777777" w:rsidTr="005953B1">
        <w:trPr>
          <w:trHeight w:val="461"/>
          <w:jc w:val="center"/>
        </w:trPr>
        <w:tc>
          <w:tcPr>
            <w:tcW w:w="1710" w:type="dxa"/>
            <w:tcBorders>
              <w:top w:val="nil"/>
              <w:bottom w:val="nil"/>
              <w:right w:val="nil"/>
            </w:tcBorders>
            <w:vAlign w:val="center"/>
          </w:tcPr>
          <w:p w14:paraId="54E548A2" w14:textId="7130D51D" w:rsidR="004B2368" w:rsidRPr="007973D9" w:rsidRDefault="004B2368" w:rsidP="004B2368">
            <w:pPr>
              <w:jc w:val="center"/>
              <w:rPr>
                <w:b/>
                <w:bCs/>
                <w:sz w:val="22"/>
                <w:szCs w:val="22"/>
              </w:rPr>
            </w:pPr>
            <w:r w:rsidRPr="007973D9">
              <w:rPr>
                <w:b/>
                <w:bCs/>
                <w:sz w:val="22"/>
                <w:szCs w:val="22"/>
              </w:rPr>
              <w:t>IRAo</w:t>
            </w:r>
          </w:p>
        </w:tc>
        <w:tc>
          <w:tcPr>
            <w:tcW w:w="2016" w:type="dxa"/>
            <w:tcBorders>
              <w:top w:val="nil"/>
              <w:left w:val="nil"/>
              <w:bottom w:val="nil"/>
              <w:right w:val="nil"/>
            </w:tcBorders>
            <w:vAlign w:val="center"/>
          </w:tcPr>
          <w:p w14:paraId="7B20587F" w14:textId="5296AA2D" w:rsidR="004B2368" w:rsidRPr="0044270F" w:rsidRDefault="004B2368" w:rsidP="004B2368">
            <w:pPr>
              <w:jc w:val="center"/>
              <w:rPr>
                <w:sz w:val="22"/>
                <w:szCs w:val="22"/>
              </w:rPr>
            </w:pPr>
            <w:r w:rsidRPr="0044270F">
              <w:rPr>
                <w:sz w:val="22"/>
                <w:szCs w:val="22"/>
              </w:rPr>
              <w:t>15.5 ± 7.81</w:t>
            </w:r>
          </w:p>
        </w:tc>
        <w:tc>
          <w:tcPr>
            <w:tcW w:w="2016" w:type="dxa"/>
            <w:tcBorders>
              <w:top w:val="nil"/>
              <w:left w:val="nil"/>
              <w:bottom w:val="nil"/>
              <w:right w:val="nil"/>
            </w:tcBorders>
            <w:vAlign w:val="center"/>
          </w:tcPr>
          <w:p w14:paraId="22F004B0" w14:textId="6F3DFFE6" w:rsidR="004B2368" w:rsidRPr="0044270F" w:rsidRDefault="004B2368" w:rsidP="004B2368">
            <w:pPr>
              <w:jc w:val="center"/>
              <w:rPr>
                <w:sz w:val="22"/>
                <w:szCs w:val="22"/>
              </w:rPr>
            </w:pPr>
            <w:r w:rsidRPr="0044270F">
              <w:rPr>
                <w:sz w:val="22"/>
                <w:szCs w:val="22"/>
              </w:rPr>
              <w:t>16.5 ± 6.50</w:t>
            </w:r>
          </w:p>
        </w:tc>
        <w:tc>
          <w:tcPr>
            <w:tcW w:w="2358" w:type="dxa"/>
            <w:tcBorders>
              <w:top w:val="nil"/>
              <w:left w:val="nil"/>
              <w:bottom w:val="nil"/>
            </w:tcBorders>
            <w:vAlign w:val="center"/>
          </w:tcPr>
          <w:p w14:paraId="6CF093D9" w14:textId="37EB9379" w:rsidR="004B2368" w:rsidRPr="0044270F" w:rsidRDefault="004B2368" w:rsidP="004B2368">
            <w:pPr>
              <w:jc w:val="center"/>
              <w:rPr>
                <w:sz w:val="22"/>
                <w:szCs w:val="22"/>
              </w:rPr>
            </w:pPr>
            <w:r w:rsidRPr="0044270F">
              <w:rPr>
                <w:sz w:val="22"/>
                <w:szCs w:val="22"/>
              </w:rPr>
              <w:t>19.1 ± 3.88</w:t>
            </w:r>
          </w:p>
        </w:tc>
      </w:tr>
      <w:tr w:rsidR="0044270F" w14:paraId="5EDCFB3C" w14:textId="77777777" w:rsidTr="005953B1">
        <w:trPr>
          <w:trHeight w:val="461"/>
          <w:jc w:val="center"/>
        </w:trPr>
        <w:tc>
          <w:tcPr>
            <w:tcW w:w="1710" w:type="dxa"/>
            <w:tcBorders>
              <w:top w:val="nil"/>
              <w:bottom w:val="nil"/>
              <w:right w:val="nil"/>
            </w:tcBorders>
            <w:vAlign w:val="center"/>
          </w:tcPr>
          <w:p w14:paraId="0E66CAF4" w14:textId="796CB1B8" w:rsidR="004B2368" w:rsidRPr="007973D9" w:rsidRDefault="004B2368" w:rsidP="004B2368">
            <w:pPr>
              <w:jc w:val="center"/>
              <w:rPr>
                <w:b/>
                <w:bCs/>
                <w:sz w:val="22"/>
                <w:szCs w:val="22"/>
              </w:rPr>
            </w:pPr>
            <w:r w:rsidRPr="007973D9">
              <w:rPr>
                <w:b/>
                <w:bCs/>
                <w:sz w:val="22"/>
                <w:szCs w:val="22"/>
              </w:rPr>
              <w:t>LRA</w:t>
            </w:r>
          </w:p>
        </w:tc>
        <w:tc>
          <w:tcPr>
            <w:tcW w:w="2016" w:type="dxa"/>
            <w:tcBorders>
              <w:top w:val="nil"/>
              <w:left w:val="nil"/>
              <w:bottom w:val="nil"/>
              <w:right w:val="nil"/>
            </w:tcBorders>
            <w:vAlign w:val="center"/>
          </w:tcPr>
          <w:p w14:paraId="1884B255" w14:textId="0059AAC4" w:rsidR="004B2368" w:rsidRPr="0044270F" w:rsidRDefault="004B2368" w:rsidP="004B2368">
            <w:pPr>
              <w:jc w:val="center"/>
              <w:rPr>
                <w:sz w:val="22"/>
                <w:szCs w:val="22"/>
              </w:rPr>
            </w:pPr>
            <w:r w:rsidRPr="0044270F">
              <w:rPr>
                <w:sz w:val="22"/>
                <w:szCs w:val="22"/>
              </w:rPr>
              <w:t>5.00 ± 3.40</w:t>
            </w:r>
          </w:p>
        </w:tc>
        <w:tc>
          <w:tcPr>
            <w:tcW w:w="2016" w:type="dxa"/>
            <w:tcBorders>
              <w:top w:val="nil"/>
              <w:left w:val="nil"/>
              <w:bottom w:val="nil"/>
              <w:right w:val="nil"/>
            </w:tcBorders>
            <w:vAlign w:val="center"/>
          </w:tcPr>
          <w:p w14:paraId="35BA297E" w14:textId="4979676C" w:rsidR="004B2368" w:rsidRPr="0044270F" w:rsidRDefault="004B2368" w:rsidP="004B2368">
            <w:pPr>
              <w:jc w:val="center"/>
              <w:rPr>
                <w:sz w:val="22"/>
                <w:szCs w:val="22"/>
              </w:rPr>
            </w:pPr>
            <w:r w:rsidRPr="0044270F">
              <w:rPr>
                <w:sz w:val="22"/>
                <w:szCs w:val="22"/>
              </w:rPr>
              <w:t>6.40 ± 2.73</w:t>
            </w:r>
          </w:p>
        </w:tc>
        <w:tc>
          <w:tcPr>
            <w:tcW w:w="2358" w:type="dxa"/>
            <w:tcBorders>
              <w:top w:val="nil"/>
              <w:left w:val="nil"/>
              <w:bottom w:val="nil"/>
            </w:tcBorders>
            <w:vAlign w:val="center"/>
          </w:tcPr>
          <w:p w14:paraId="41D68C9B" w14:textId="09B27A7D" w:rsidR="004B2368" w:rsidRPr="0044270F" w:rsidRDefault="004B2368" w:rsidP="004B2368">
            <w:pPr>
              <w:jc w:val="center"/>
              <w:rPr>
                <w:sz w:val="22"/>
                <w:szCs w:val="22"/>
              </w:rPr>
            </w:pPr>
            <w:r w:rsidRPr="0044270F">
              <w:rPr>
                <w:sz w:val="22"/>
                <w:szCs w:val="22"/>
              </w:rPr>
              <w:t>6.68 ± 8.44</w:t>
            </w:r>
          </w:p>
        </w:tc>
      </w:tr>
      <w:tr w:rsidR="0044270F" w14:paraId="2B34DE6A" w14:textId="77777777" w:rsidTr="005953B1">
        <w:trPr>
          <w:trHeight w:val="461"/>
          <w:jc w:val="center"/>
        </w:trPr>
        <w:tc>
          <w:tcPr>
            <w:tcW w:w="1710" w:type="dxa"/>
            <w:tcBorders>
              <w:top w:val="nil"/>
              <w:bottom w:val="nil"/>
              <w:right w:val="nil"/>
            </w:tcBorders>
            <w:vAlign w:val="center"/>
          </w:tcPr>
          <w:p w14:paraId="5E9F2056" w14:textId="59EAC72B" w:rsidR="004B2368" w:rsidRPr="007973D9" w:rsidRDefault="004B2368" w:rsidP="004B2368">
            <w:pPr>
              <w:jc w:val="center"/>
              <w:rPr>
                <w:b/>
                <w:bCs/>
                <w:sz w:val="22"/>
                <w:szCs w:val="22"/>
              </w:rPr>
            </w:pPr>
            <w:r w:rsidRPr="007973D9">
              <w:rPr>
                <w:b/>
                <w:bCs/>
                <w:sz w:val="22"/>
                <w:szCs w:val="22"/>
              </w:rPr>
              <w:t>RRA</w:t>
            </w:r>
          </w:p>
        </w:tc>
        <w:tc>
          <w:tcPr>
            <w:tcW w:w="2016" w:type="dxa"/>
            <w:tcBorders>
              <w:top w:val="nil"/>
              <w:left w:val="nil"/>
              <w:bottom w:val="nil"/>
              <w:right w:val="nil"/>
            </w:tcBorders>
            <w:vAlign w:val="center"/>
          </w:tcPr>
          <w:p w14:paraId="19A86088" w14:textId="7756D29A" w:rsidR="004B2368" w:rsidRPr="0044270F" w:rsidRDefault="004B2368" w:rsidP="004B2368">
            <w:pPr>
              <w:jc w:val="center"/>
              <w:rPr>
                <w:sz w:val="22"/>
                <w:szCs w:val="22"/>
              </w:rPr>
            </w:pPr>
            <w:r w:rsidRPr="0044270F">
              <w:rPr>
                <w:sz w:val="22"/>
                <w:szCs w:val="22"/>
              </w:rPr>
              <w:t>4.85 ± 2.42</w:t>
            </w:r>
          </w:p>
        </w:tc>
        <w:tc>
          <w:tcPr>
            <w:tcW w:w="2016" w:type="dxa"/>
            <w:tcBorders>
              <w:top w:val="nil"/>
              <w:left w:val="nil"/>
              <w:bottom w:val="nil"/>
              <w:right w:val="nil"/>
            </w:tcBorders>
            <w:vAlign w:val="center"/>
          </w:tcPr>
          <w:p w14:paraId="6B8BFA59" w14:textId="74849829" w:rsidR="004B2368" w:rsidRPr="0044270F" w:rsidRDefault="004B2368" w:rsidP="004B2368">
            <w:pPr>
              <w:jc w:val="center"/>
              <w:rPr>
                <w:sz w:val="22"/>
                <w:szCs w:val="22"/>
              </w:rPr>
            </w:pPr>
            <w:r w:rsidRPr="0044270F">
              <w:rPr>
                <w:sz w:val="22"/>
                <w:szCs w:val="22"/>
              </w:rPr>
              <w:t>6.18 ± 2.99</w:t>
            </w:r>
          </w:p>
        </w:tc>
        <w:tc>
          <w:tcPr>
            <w:tcW w:w="2358" w:type="dxa"/>
            <w:tcBorders>
              <w:top w:val="nil"/>
              <w:left w:val="nil"/>
              <w:bottom w:val="nil"/>
            </w:tcBorders>
            <w:vAlign w:val="center"/>
          </w:tcPr>
          <w:p w14:paraId="74102A54" w14:textId="0A7F3497" w:rsidR="004B2368" w:rsidRPr="0044270F" w:rsidRDefault="004B2368" w:rsidP="004B2368">
            <w:pPr>
              <w:jc w:val="center"/>
              <w:rPr>
                <w:sz w:val="22"/>
                <w:szCs w:val="22"/>
              </w:rPr>
            </w:pPr>
            <w:r w:rsidRPr="0044270F">
              <w:rPr>
                <w:sz w:val="22"/>
                <w:szCs w:val="22"/>
              </w:rPr>
              <w:t>6.01 ± 6.37</w:t>
            </w:r>
          </w:p>
        </w:tc>
      </w:tr>
      <w:tr w:rsidR="0044270F" w14:paraId="367C6B9C" w14:textId="77777777" w:rsidTr="005953B1">
        <w:trPr>
          <w:trHeight w:val="461"/>
          <w:jc w:val="center"/>
        </w:trPr>
        <w:tc>
          <w:tcPr>
            <w:tcW w:w="1710" w:type="dxa"/>
            <w:tcBorders>
              <w:top w:val="nil"/>
              <w:bottom w:val="nil"/>
              <w:right w:val="nil"/>
            </w:tcBorders>
            <w:vAlign w:val="center"/>
          </w:tcPr>
          <w:p w14:paraId="264552C3" w14:textId="1EE7A90B" w:rsidR="004B2368" w:rsidRPr="007973D9" w:rsidRDefault="004B2368" w:rsidP="004B2368">
            <w:pPr>
              <w:jc w:val="center"/>
              <w:rPr>
                <w:b/>
                <w:bCs/>
                <w:sz w:val="22"/>
                <w:szCs w:val="22"/>
              </w:rPr>
            </w:pPr>
            <w:r w:rsidRPr="007973D9">
              <w:rPr>
                <w:b/>
                <w:bCs/>
                <w:sz w:val="22"/>
                <w:szCs w:val="22"/>
              </w:rPr>
              <w:t>SMA</w:t>
            </w:r>
          </w:p>
        </w:tc>
        <w:tc>
          <w:tcPr>
            <w:tcW w:w="2016" w:type="dxa"/>
            <w:tcBorders>
              <w:top w:val="nil"/>
              <w:left w:val="nil"/>
              <w:bottom w:val="nil"/>
              <w:right w:val="nil"/>
            </w:tcBorders>
            <w:vAlign w:val="center"/>
          </w:tcPr>
          <w:p w14:paraId="4C84DCE7" w14:textId="64775EAE" w:rsidR="004B2368" w:rsidRPr="0044270F" w:rsidRDefault="004B2368" w:rsidP="004B2368">
            <w:pPr>
              <w:jc w:val="center"/>
              <w:rPr>
                <w:sz w:val="22"/>
                <w:szCs w:val="22"/>
              </w:rPr>
            </w:pPr>
            <w:r w:rsidRPr="0044270F">
              <w:rPr>
                <w:sz w:val="22"/>
                <w:szCs w:val="22"/>
              </w:rPr>
              <w:t>5.97 ± 3.15</w:t>
            </w:r>
          </w:p>
        </w:tc>
        <w:tc>
          <w:tcPr>
            <w:tcW w:w="2016" w:type="dxa"/>
            <w:tcBorders>
              <w:top w:val="nil"/>
              <w:left w:val="nil"/>
              <w:bottom w:val="nil"/>
              <w:right w:val="nil"/>
            </w:tcBorders>
            <w:vAlign w:val="center"/>
          </w:tcPr>
          <w:p w14:paraId="201B707F" w14:textId="1BF4645B" w:rsidR="004B2368" w:rsidRPr="0044270F" w:rsidRDefault="004B2368" w:rsidP="004B2368">
            <w:pPr>
              <w:jc w:val="center"/>
              <w:rPr>
                <w:sz w:val="22"/>
                <w:szCs w:val="22"/>
              </w:rPr>
            </w:pPr>
            <w:r w:rsidRPr="0044270F">
              <w:rPr>
                <w:sz w:val="22"/>
                <w:szCs w:val="22"/>
              </w:rPr>
              <w:t>8.04 ± 4.35</w:t>
            </w:r>
          </w:p>
        </w:tc>
        <w:tc>
          <w:tcPr>
            <w:tcW w:w="2358" w:type="dxa"/>
            <w:tcBorders>
              <w:top w:val="nil"/>
              <w:left w:val="nil"/>
              <w:bottom w:val="nil"/>
            </w:tcBorders>
            <w:vAlign w:val="center"/>
          </w:tcPr>
          <w:p w14:paraId="57B78529" w14:textId="697720B9" w:rsidR="004B2368" w:rsidRPr="0044270F" w:rsidRDefault="004B2368" w:rsidP="004B2368">
            <w:pPr>
              <w:jc w:val="center"/>
              <w:rPr>
                <w:sz w:val="22"/>
                <w:szCs w:val="22"/>
              </w:rPr>
            </w:pPr>
            <w:r w:rsidRPr="0044270F">
              <w:rPr>
                <w:sz w:val="22"/>
                <w:szCs w:val="22"/>
              </w:rPr>
              <w:t>7.59 ± 3.13</w:t>
            </w:r>
          </w:p>
        </w:tc>
      </w:tr>
      <w:tr w:rsidR="0044270F" w14:paraId="3B610F40" w14:textId="77777777" w:rsidTr="005953B1">
        <w:trPr>
          <w:trHeight w:val="461"/>
          <w:jc w:val="center"/>
        </w:trPr>
        <w:tc>
          <w:tcPr>
            <w:tcW w:w="1710" w:type="dxa"/>
            <w:tcBorders>
              <w:top w:val="nil"/>
              <w:bottom w:val="nil"/>
              <w:right w:val="nil"/>
            </w:tcBorders>
            <w:vAlign w:val="center"/>
          </w:tcPr>
          <w:p w14:paraId="5E3900DC" w14:textId="384CDE78" w:rsidR="004B2368" w:rsidRPr="007973D9" w:rsidRDefault="004B2368" w:rsidP="004B2368">
            <w:pPr>
              <w:jc w:val="center"/>
              <w:rPr>
                <w:b/>
                <w:bCs/>
                <w:sz w:val="22"/>
                <w:szCs w:val="22"/>
              </w:rPr>
            </w:pPr>
            <w:r w:rsidRPr="007973D9">
              <w:rPr>
                <w:b/>
                <w:bCs/>
                <w:sz w:val="22"/>
                <w:szCs w:val="22"/>
              </w:rPr>
              <w:t>CA</w:t>
            </w:r>
          </w:p>
        </w:tc>
        <w:tc>
          <w:tcPr>
            <w:tcW w:w="2016" w:type="dxa"/>
            <w:tcBorders>
              <w:top w:val="nil"/>
              <w:left w:val="nil"/>
              <w:bottom w:val="nil"/>
              <w:right w:val="nil"/>
            </w:tcBorders>
            <w:vAlign w:val="center"/>
          </w:tcPr>
          <w:p w14:paraId="4BE2D2CF" w14:textId="5DAC0EAB" w:rsidR="004B2368" w:rsidRPr="0044270F" w:rsidRDefault="004B2368" w:rsidP="004B2368">
            <w:pPr>
              <w:jc w:val="center"/>
              <w:rPr>
                <w:sz w:val="22"/>
                <w:szCs w:val="22"/>
              </w:rPr>
            </w:pPr>
            <w:r w:rsidRPr="0044270F">
              <w:rPr>
                <w:sz w:val="22"/>
                <w:szCs w:val="22"/>
              </w:rPr>
              <w:t>11.8 ± 7.88</w:t>
            </w:r>
          </w:p>
        </w:tc>
        <w:tc>
          <w:tcPr>
            <w:tcW w:w="2016" w:type="dxa"/>
            <w:tcBorders>
              <w:top w:val="nil"/>
              <w:left w:val="nil"/>
              <w:bottom w:val="nil"/>
              <w:right w:val="nil"/>
            </w:tcBorders>
            <w:vAlign w:val="center"/>
          </w:tcPr>
          <w:p w14:paraId="57BE35B3" w14:textId="408494C6" w:rsidR="004B2368" w:rsidRPr="0044270F" w:rsidRDefault="004B2368" w:rsidP="004B2368">
            <w:pPr>
              <w:jc w:val="center"/>
              <w:rPr>
                <w:sz w:val="22"/>
                <w:szCs w:val="22"/>
              </w:rPr>
            </w:pPr>
            <w:r w:rsidRPr="0044270F">
              <w:rPr>
                <w:b/>
                <w:sz w:val="22"/>
                <w:szCs w:val="22"/>
              </w:rPr>
              <w:t>6.72 ± 3.54</w:t>
            </w:r>
          </w:p>
        </w:tc>
        <w:tc>
          <w:tcPr>
            <w:tcW w:w="2358" w:type="dxa"/>
            <w:tcBorders>
              <w:top w:val="nil"/>
              <w:left w:val="nil"/>
              <w:bottom w:val="nil"/>
            </w:tcBorders>
            <w:vAlign w:val="center"/>
          </w:tcPr>
          <w:p w14:paraId="371F0073" w14:textId="4D88B53E" w:rsidR="004B2368" w:rsidRPr="0044270F" w:rsidRDefault="004B2368" w:rsidP="004B2368">
            <w:pPr>
              <w:jc w:val="center"/>
              <w:rPr>
                <w:sz w:val="22"/>
                <w:szCs w:val="22"/>
              </w:rPr>
            </w:pPr>
            <w:r w:rsidRPr="0044270F">
              <w:rPr>
                <w:sz w:val="22"/>
                <w:szCs w:val="22"/>
              </w:rPr>
              <w:t>7.80 ± 3.51</w:t>
            </w:r>
          </w:p>
        </w:tc>
      </w:tr>
      <w:tr w:rsidR="0044270F" w14:paraId="3DF58DFC" w14:textId="77777777" w:rsidTr="005953B1">
        <w:trPr>
          <w:trHeight w:val="461"/>
          <w:jc w:val="center"/>
        </w:trPr>
        <w:tc>
          <w:tcPr>
            <w:tcW w:w="1710" w:type="dxa"/>
            <w:tcBorders>
              <w:top w:val="nil"/>
              <w:bottom w:val="nil"/>
              <w:right w:val="nil"/>
            </w:tcBorders>
            <w:vAlign w:val="center"/>
          </w:tcPr>
          <w:p w14:paraId="648C7E14" w14:textId="77FF6267" w:rsidR="004B2368" w:rsidRPr="007973D9" w:rsidRDefault="004B2368" w:rsidP="004B2368">
            <w:pPr>
              <w:jc w:val="center"/>
              <w:rPr>
                <w:b/>
                <w:bCs/>
                <w:sz w:val="22"/>
                <w:szCs w:val="22"/>
              </w:rPr>
            </w:pPr>
            <w:r w:rsidRPr="007973D9">
              <w:rPr>
                <w:b/>
                <w:bCs/>
                <w:sz w:val="22"/>
                <w:szCs w:val="22"/>
              </w:rPr>
              <w:t>SMV</w:t>
            </w:r>
          </w:p>
        </w:tc>
        <w:tc>
          <w:tcPr>
            <w:tcW w:w="2016" w:type="dxa"/>
            <w:tcBorders>
              <w:top w:val="nil"/>
              <w:left w:val="nil"/>
              <w:bottom w:val="nil"/>
              <w:right w:val="nil"/>
            </w:tcBorders>
            <w:vAlign w:val="center"/>
          </w:tcPr>
          <w:p w14:paraId="7CCD9EA7" w14:textId="222F815F" w:rsidR="004B2368" w:rsidRPr="0044270F" w:rsidRDefault="004B2368" w:rsidP="004B2368">
            <w:pPr>
              <w:jc w:val="center"/>
              <w:rPr>
                <w:sz w:val="22"/>
                <w:szCs w:val="22"/>
              </w:rPr>
            </w:pPr>
            <w:r w:rsidRPr="0044270F">
              <w:rPr>
                <w:sz w:val="22"/>
                <w:szCs w:val="22"/>
              </w:rPr>
              <w:t>6.61 ± 2.66</w:t>
            </w:r>
          </w:p>
        </w:tc>
        <w:tc>
          <w:tcPr>
            <w:tcW w:w="2016" w:type="dxa"/>
            <w:tcBorders>
              <w:top w:val="nil"/>
              <w:left w:val="nil"/>
              <w:bottom w:val="nil"/>
              <w:right w:val="nil"/>
            </w:tcBorders>
            <w:vAlign w:val="center"/>
          </w:tcPr>
          <w:p w14:paraId="774C6141" w14:textId="78796ED3" w:rsidR="004B2368" w:rsidRPr="0044270F" w:rsidRDefault="004B2368" w:rsidP="004B2368">
            <w:pPr>
              <w:jc w:val="center"/>
              <w:rPr>
                <w:sz w:val="22"/>
                <w:szCs w:val="22"/>
              </w:rPr>
            </w:pPr>
            <w:r w:rsidRPr="0044270F">
              <w:rPr>
                <w:sz w:val="22"/>
                <w:szCs w:val="22"/>
              </w:rPr>
              <w:t>6.89 ± 4.14</w:t>
            </w:r>
          </w:p>
        </w:tc>
        <w:tc>
          <w:tcPr>
            <w:tcW w:w="2358" w:type="dxa"/>
            <w:tcBorders>
              <w:top w:val="nil"/>
              <w:left w:val="nil"/>
              <w:bottom w:val="nil"/>
            </w:tcBorders>
            <w:vAlign w:val="center"/>
          </w:tcPr>
          <w:p w14:paraId="483BECBB" w14:textId="35F74623" w:rsidR="004B2368" w:rsidRPr="0044270F" w:rsidRDefault="004B2368" w:rsidP="004B2368">
            <w:pPr>
              <w:jc w:val="center"/>
              <w:rPr>
                <w:sz w:val="22"/>
                <w:szCs w:val="22"/>
              </w:rPr>
            </w:pPr>
            <w:r w:rsidRPr="0044270F">
              <w:rPr>
                <w:b/>
                <w:sz w:val="22"/>
                <w:szCs w:val="22"/>
              </w:rPr>
              <w:t>10.7 ± 3.64</w:t>
            </w:r>
          </w:p>
        </w:tc>
      </w:tr>
      <w:tr w:rsidR="0044270F" w14:paraId="198FFCE2" w14:textId="77777777" w:rsidTr="005953B1">
        <w:trPr>
          <w:trHeight w:val="461"/>
          <w:jc w:val="center"/>
        </w:trPr>
        <w:tc>
          <w:tcPr>
            <w:tcW w:w="1710" w:type="dxa"/>
            <w:tcBorders>
              <w:top w:val="nil"/>
              <w:bottom w:val="nil"/>
              <w:right w:val="nil"/>
            </w:tcBorders>
            <w:vAlign w:val="center"/>
          </w:tcPr>
          <w:p w14:paraId="35367C86" w14:textId="1B6F0E32" w:rsidR="004B2368" w:rsidRPr="007973D9" w:rsidRDefault="004B2368" w:rsidP="004B2368">
            <w:pPr>
              <w:jc w:val="center"/>
              <w:rPr>
                <w:b/>
                <w:bCs/>
                <w:sz w:val="22"/>
                <w:szCs w:val="22"/>
              </w:rPr>
            </w:pPr>
            <w:r w:rsidRPr="007973D9">
              <w:rPr>
                <w:b/>
                <w:bCs/>
                <w:sz w:val="22"/>
                <w:szCs w:val="22"/>
              </w:rPr>
              <w:t>SV</w:t>
            </w:r>
          </w:p>
        </w:tc>
        <w:tc>
          <w:tcPr>
            <w:tcW w:w="2016" w:type="dxa"/>
            <w:tcBorders>
              <w:top w:val="nil"/>
              <w:left w:val="nil"/>
              <w:bottom w:val="nil"/>
              <w:right w:val="nil"/>
            </w:tcBorders>
            <w:vAlign w:val="center"/>
          </w:tcPr>
          <w:p w14:paraId="0654022A" w14:textId="661FAB4C" w:rsidR="004B2368" w:rsidRPr="0044270F" w:rsidRDefault="004B2368" w:rsidP="004B2368">
            <w:pPr>
              <w:jc w:val="center"/>
              <w:rPr>
                <w:sz w:val="22"/>
                <w:szCs w:val="22"/>
              </w:rPr>
            </w:pPr>
            <w:r w:rsidRPr="0044270F">
              <w:rPr>
                <w:sz w:val="22"/>
                <w:szCs w:val="22"/>
              </w:rPr>
              <w:t>6.52 ± 4.18</w:t>
            </w:r>
          </w:p>
        </w:tc>
        <w:tc>
          <w:tcPr>
            <w:tcW w:w="2016" w:type="dxa"/>
            <w:tcBorders>
              <w:top w:val="nil"/>
              <w:left w:val="nil"/>
              <w:bottom w:val="nil"/>
              <w:right w:val="nil"/>
            </w:tcBorders>
            <w:vAlign w:val="center"/>
          </w:tcPr>
          <w:p w14:paraId="5FE3C4CC" w14:textId="39BCABD2" w:rsidR="004B2368" w:rsidRPr="0044270F" w:rsidRDefault="004B2368" w:rsidP="004B2368">
            <w:pPr>
              <w:jc w:val="center"/>
              <w:rPr>
                <w:sz w:val="22"/>
                <w:szCs w:val="22"/>
              </w:rPr>
            </w:pPr>
            <w:r w:rsidRPr="0044270F">
              <w:rPr>
                <w:sz w:val="22"/>
                <w:szCs w:val="22"/>
              </w:rPr>
              <w:t>6.46 ± 3.63</w:t>
            </w:r>
          </w:p>
        </w:tc>
        <w:tc>
          <w:tcPr>
            <w:tcW w:w="2358" w:type="dxa"/>
            <w:tcBorders>
              <w:top w:val="nil"/>
              <w:left w:val="nil"/>
              <w:bottom w:val="nil"/>
            </w:tcBorders>
            <w:vAlign w:val="center"/>
          </w:tcPr>
          <w:p w14:paraId="4001A126" w14:textId="1D856FF3" w:rsidR="004B2368" w:rsidRPr="0044270F" w:rsidRDefault="004B2368" w:rsidP="004B2368">
            <w:pPr>
              <w:jc w:val="center"/>
              <w:rPr>
                <w:sz w:val="22"/>
                <w:szCs w:val="22"/>
              </w:rPr>
            </w:pPr>
            <w:r w:rsidRPr="0044270F">
              <w:rPr>
                <w:sz w:val="22"/>
                <w:szCs w:val="22"/>
              </w:rPr>
              <w:t>5.21 ± 1.89</w:t>
            </w:r>
          </w:p>
        </w:tc>
      </w:tr>
      <w:tr w:rsidR="0044270F" w14:paraId="489F1E9A" w14:textId="77777777" w:rsidTr="005953B1">
        <w:trPr>
          <w:trHeight w:val="461"/>
          <w:jc w:val="center"/>
        </w:trPr>
        <w:tc>
          <w:tcPr>
            <w:tcW w:w="1710" w:type="dxa"/>
            <w:tcBorders>
              <w:top w:val="nil"/>
              <w:bottom w:val="single" w:sz="4" w:space="0" w:color="auto"/>
              <w:right w:val="nil"/>
            </w:tcBorders>
            <w:vAlign w:val="center"/>
          </w:tcPr>
          <w:p w14:paraId="2C7C1973" w14:textId="0E80428C" w:rsidR="004B2368" w:rsidRPr="007973D9" w:rsidRDefault="004B2368" w:rsidP="004B2368">
            <w:pPr>
              <w:jc w:val="center"/>
              <w:rPr>
                <w:b/>
                <w:bCs/>
                <w:sz w:val="22"/>
                <w:szCs w:val="22"/>
              </w:rPr>
            </w:pPr>
            <w:r w:rsidRPr="007973D9">
              <w:rPr>
                <w:b/>
                <w:bCs/>
                <w:sz w:val="22"/>
                <w:szCs w:val="22"/>
              </w:rPr>
              <w:t>PV</w:t>
            </w:r>
          </w:p>
        </w:tc>
        <w:tc>
          <w:tcPr>
            <w:tcW w:w="2016" w:type="dxa"/>
            <w:tcBorders>
              <w:top w:val="nil"/>
              <w:left w:val="nil"/>
              <w:bottom w:val="single" w:sz="4" w:space="0" w:color="auto"/>
              <w:right w:val="nil"/>
            </w:tcBorders>
            <w:vAlign w:val="center"/>
          </w:tcPr>
          <w:p w14:paraId="2FE9181C" w14:textId="18032C26" w:rsidR="004B2368" w:rsidRPr="0044270F" w:rsidRDefault="004B2368" w:rsidP="004B2368">
            <w:pPr>
              <w:jc w:val="center"/>
              <w:rPr>
                <w:sz w:val="22"/>
                <w:szCs w:val="22"/>
              </w:rPr>
            </w:pPr>
            <w:r w:rsidRPr="0044270F">
              <w:rPr>
                <w:sz w:val="22"/>
                <w:szCs w:val="22"/>
              </w:rPr>
              <w:t>14.1 ± 5.57</w:t>
            </w:r>
          </w:p>
        </w:tc>
        <w:tc>
          <w:tcPr>
            <w:tcW w:w="2016" w:type="dxa"/>
            <w:tcBorders>
              <w:top w:val="nil"/>
              <w:left w:val="nil"/>
              <w:bottom w:val="single" w:sz="4" w:space="0" w:color="auto"/>
              <w:right w:val="nil"/>
            </w:tcBorders>
            <w:vAlign w:val="center"/>
          </w:tcPr>
          <w:p w14:paraId="1C4EC104" w14:textId="77878F50" w:rsidR="004B2368" w:rsidRPr="0044270F" w:rsidRDefault="004B2368" w:rsidP="004B2368">
            <w:pPr>
              <w:jc w:val="center"/>
              <w:rPr>
                <w:sz w:val="22"/>
                <w:szCs w:val="22"/>
              </w:rPr>
            </w:pPr>
            <w:r w:rsidRPr="0044270F">
              <w:rPr>
                <w:sz w:val="22"/>
                <w:szCs w:val="22"/>
              </w:rPr>
              <w:t>13.5 ± 4.40</w:t>
            </w:r>
          </w:p>
        </w:tc>
        <w:tc>
          <w:tcPr>
            <w:tcW w:w="2358" w:type="dxa"/>
            <w:tcBorders>
              <w:top w:val="nil"/>
              <w:left w:val="nil"/>
              <w:bottom w:val="nil"/>
            </w:tcBorders>
            <w:vAlign w:val="center"/>
          </w:tcPr>
          <w:p w14:paraId="144F7DF0" w14:textId="0CE34C60" w:rsidR="004B2368" w:rsidRPr="0044270F" w:rsidRDefault="004B2368" w:rsidP="004B2368">
            <w:pPr>
              <w:jc w:val="center"/>
              <w:rPr>
                <w:sz w:val="22"/>
                <w:szCs w:val="22"/>
              </w:rPr>
            </w:pPr>
            <w:r w:rsidRPr="0044270F">
              <w:rPr>
                <w:sz w:val="22"/>
                <w:szCs w:val="22"/>
              </w:rPr>
              <w:t>17.7 ± 5.71</w:t>
            </w:r>
          </w:p>
        </w:tc>
      </w:tr>
      <w:tr w:rsidR="0044270F" w14:paraId="77F1396E" w14:textId="77777777" w:rsidTr="005953B1">
        <w:trPr>
          <w:trHeight w:val="1232"/>
          <w:jc w:val="center"/>
        </w:trPr>
        <w:tc>
          <w:tcPr>
            <w:tcW w:w="8100" w:type="dxa"/>
            <w:gridSpan w:val="4"/>
            <w:tcBorders>
              <w:top w:val="single" w:sz="4" w:space="0" w:color="auto"/>
            </w:tcBorders>
            <w:vAlign w:val="center"/>
          </w:tcPr>
          <w:p w14:paraId="04136AB4" w14:textId="7B766C69" w:rsidR="0044270F" w:rsidRPr="007973D9" w:rsidRDefault="0044270F" w:rsidP="0044270F">
            <w:pPr>
              <w:jc w:val="both"/>
              <w:rPr>
                <w:sz w:val="20"/>
                <w:szCs w:val="20"/>
              </w:rPr>
            </w:pPr>
            <w:r w:rsidRPr="007973D9">
              <w:rPr>
                <w:sz w:val="20"/>
                <w:szCs w:val="20"/>
              </w:rPr>
              <w:t xml:space="preserve">Volumetric flow rates are expressed as mean ± 1 standard deviation. </w:t>
            </w:r>
            <w:r w:rsidRPr="007973D9">
              <w:rPr>
                <w:b/>
                <w:sz w:val="20"/>
                <w:szCs w:val="20"/>
              </w:rPr>
              <w:t xml:space="preserve">Bold </w:t>
            </w:r>
            <w:r w:rsidRPr="007973D9">
              <w:rPr>
                <w:sz w:val="20"/>
                <w:szCs w:val="20"/>
              </w:rPr>
              <w:t xml:space="preserve">indicates statistical significance (p &lt; 0.05) compared to controls. </w:t>
            </w:r>
            <w:r w:rsidRPr="007973D9">
              <w:rPr>
                <w:sz w:val="20"/>
                <w:szCs w:val="20"/>
                <w:u w:val="single"/>
              </w:rPr>
              <w:t>Underline</w:t>
            </w:r>
            <w:r w:rsidRPr="007973D9">
              <w:rPr>
                <w:i/>
                <w:sz w:val="20"/>
                <w:szCs w:val="20"/>
              </w:rPr>
              <w:t xml:space="preserve"> </w:t>
            </w:r>
            <w:r w:rsidRPr="007973D9">
              <w:rPr>
                <w:sz w:val="20"/>
                <w:szCs w:val="20"/>
              </w:rPr>
              <w:t>indicates statistical significance (p &lt; 0.05) between CMI</w:t>
            </w:r>
            <w:r w:rsidR="007973D9">
              <w:rPr>
                <w:sz w:val="20"/>
                <w:szCs w:val="20"/>
              </w:rPr>
              <w:t>+ and CMI- groups</w:t>
            </w:r>
            <w:r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5C52CAF5" w14:textId="6979AA43" w:rsidR="002570BA" w:rsidRDefault="002570BA" w:rsidP="002570BA"/>
    <w:p w14:paraId="7B85B829" w14:textId="53F6E558" w:rsidR="00797BCE" w:rsidRDefault="00797BCE" w:rsidP="002570BA"/>
    <w:p w14:paraId="41C942E6" w14:textId="61185AE7" w:rsidR="00797BCE" w:rsidRDefault="00797BCE" w:rsidP="002570BA"/>
    <w:p w14:paraId="7E643897" w14:textId="65DBEF8A" w:rsidR="00797BCE" w:rsidRDefault="00797BCE" w:rsidP="002570BA"/>
    <w:p w14:paraId="4181768C" w14:textId="1EADA48A" w:rsidR="00797BCE" w:rsidRDefault="00797BCE" w:rsidP="002570BA"/>
    <w:p w14:paraId="48907367" w14:textId="65D795AD" w:rsidR="00797BCE" w:rsidRDefault="00797BCE" w:rsidP="002570BA"/>
    <w:p w14:paraId="1A95F6FA" w14:textId="0630823B" w:rsidR="00E27E21" w:rsidRDefault="00E27E21" w:rsidP="002570BA"/>
    <w:p w14:paraId="0E00C7C3" w14:textId="4EFC2B67" w:rsidR="00E27E21" w:rsidRDefault="00E27E21" w:rsidP="002570BA"/>
    <w:p w14:paraId="3B19E4A9" w14:textId="6B6603DB" w:rsidR="00E27E21" w:rsidRDefault="00E27E21" w:rsidP="002570BA"/>
    <w:p w14:paraId="43AEC7F1" w14:textId="23394B3C" w:rsidR="00E27E21" w:rsidRDefault="00E27E21" w:rsidP="002570BA"/>
    <w:p w14:paraId="2FC29F7B" w14:textId="77777777" w:rsidR="00E27E21" w:rsidRDefault="00E27E21" w:rsidP="002570BA"/>
    <w:tbl>
      <w:tblPr>
        <w:tblStyle w:val="TableGrid"/>
        <w:tblW w:w="0" w:type="auto"/>
        <w:jc w:val="center"/>
        <w:tblLook w:val="04A0" w:firstRow="1" w:lastRow="0" w:firstColumn="1" w:lastColumn="0" w:noHBand="0" w:noVBand="1"/>
      </w:tblPr>
      <w:tblGrid>
        <w:gridCol w:w="1710"/>
        <w:gridCol w:w="2016"/>
        <w:gridCol w:w="2016"/>
        <w:gridCol w:w="2358"/>
      </w:tblGrid>
      <w:tr w:rsidR="007973D9" w14:paraId="171FFE39" w14:textId="77777777" w:rsidTr="005953B1">
        <w:trPr>
          <w:trHeight w:val="792"/>
          <w:jc w:val="center"/>
        </w:trPr>
        <w:tc>
          <w:tcPr>
            <w:tcW w:w="8100" w:type="dxa"/>
            <w:gridSpan w:val="4"/>
            <w:vAlign w:val="center"/>
          </w:tcPr>
          <w:p w14:paraId="460A605F" w14:textId="6C61250F" w:rsidR="007973D9" w:rsidRPr="004B2368" w:rsidRDefault="00E27E21" w:rsidP="003C1613">
            <w:pPr>
              <w:jc w:val="center"/>
            </w:pPr>
            <w:r>
              <w:rPr>
                <w:b/>
                <w:sz w:val="28"/>
                <w:szCs w:val="22"/>
              </w:rPr>
              <w:lastRenderedPageBreak/>
              <w:t>T</w:t>
            </w:r>
            <w:r w:rsidR="007973D9" w:rsidRPr="007973D9">
              <w:rPr>
                <w:b/>
                <w:sz w:val="28"/>
                <w:szCs w:val="22"/>
              </w:rPr>
              <w:t xml:space="preserve">able </w:t>
            </w:r>
            <w:r w:rsidR="007973D9">
              <w:rPr>
                <w:b/>
                <w:sz w:val="28"/>
                <w:szCs w:val="22"/>
              </w:rPr>
              <w:t>2</w:t>
            </w:r>
            <w:r w:rsidR="007973D9" w:rsidRPr="007973D9">
              <w:rPr>
                <w:b/>
                <w:sz w:val="28"/>
                <w:szCs w:val="22"/>
              </w:rPr>
              <w:t>:  Average P</w:t>
            </w:r>
            <w:r w:rsidR="007973D9">
              <w:rPr>
                <w:b/>
                <w:sz w:val="28"/>
                <w:szCs w:val="22"/>
              </w:rPr>
              <w:t>ost</w:t>
            </w:r>
            <w:r w:rsidR="007973D9" w:rsidRPr="007973D9">
              <w:rPr>
                <w:b/>
                <w:sz w:val="28"/>
                <w:szCs w:val="22"/>
              </w:rPr>
              <w:t>prandial Volumetric Flow Rates (mL/min/kg)</w:t>
            </w:r>
          </w:p>
        </w:tc>
      </w:tr>
      <w:tr w:rsidR="007973D9" w14:paraId="3BFA8F80" w14:textId="77777777" w:rsidTr="005953B1">
        <w:trPr>
          <w:trHeight w:val="461"/>
          <w:jc w:val="center"/>
        </w:trPr>
        <w:tc>
          <w:tcPr>
            <w:tcW w:w="1710" w:type="dxa"/>
            <w:tcBorders>
              <w:bottom w:val="single" w:sz="12" w:space="0" w:color="auto"/>
              <w:right w:val="nil"/>
            </w:tcBorders>
            <w:vAlign w:val="center"/>
          </w:tcPr>
          <w:p w14:paraId="41687ECA" w14:textId="77777777" w:rsidR="007973D9" w:rsidRPr="0044270F" w:rsidRDefault="007973D9" w:rsidP="003C1613">
            <w:pPr>
              <w:jc w:val="center"/>
              <w:rPr>
                <w:sz w:val="22"/>
                <w:szCs w:val="22"/>
              </w:rPr>
            </w:pPr>
          </w:p>
        </w:tc>
        <w:tc>
          <w:tcPr>
            <w:tcW w:w="2016" w:type="dxa"/>
            <w:tcBorders>
              <w:left w:val="nil"/>
              <w:bottom w:val="single" w:sz="12" w:space="0" w:color="auto"/>
              <w:right w:val="nil"/>
            </w:tcBorders>
            <w:vAlign w:val="center"/>
          </w:tcPr>
          <w:p w14:paraId="60D4DA0E" w14:textId="77777777" w:rsidR="007973D9" w:rsidRPr="007973D9" w:rsidRDefault="007973D9" w:rsidP="003C1613">
            <w:pPr>
              <w:jc w:val="center"/>
              <w:rPr>
                <w:b/>
                <w:bCs/>
                <w:sz w:val="22"/>
                <w:szCs w:val="22"/>
              </w:rPr>
            </w:pPr>
            <w:r w:rsidRPr="007973D9">
              <w:rPr>
                <w:b/>
                <w:bCs/>
                <w:sz w:val="22"/>
                <w:szCs w:val="22"/>
              </w:rPr>
              <w:t>Control</w:t>
            </w:r>
          </w:p>
        </w:tc>
        <w:tc>
          <w:tcPr>
            <w:tcW w:w="2016" w:type="dxa"/>
            <w:tcBorders>
              <w:left w:val="nil"/>
              <w:bottom w:val="single" w:sz="12" w:space="0" w:color="auto"/>
              <w:right w:val="nil"/>
            </w:tcBorders>
            <w:vAlign w:val="center"/>
          </w:tcPr>
          <w:p w14:paraId="60BE40A6" w14:textId="77777777" w:rsidR="007973D9" w:rsidRPr="007973D9" w:rsidRDefault="007973D9" w:rsidP="003C1613">
            <w:pPr>
              <w:jc w:val="center"/>
              <w:rPr>
                <w:b/>
                <w:bCs/>
                <w:sz w:val="22"/>
                <w:szCs w:val="22"/>
              </w:rPr>
            </w:pPr>
            <w:r w:rsidRPr="007973D9">
              <w:rPr>
                <w:b/>
                <w:bCs/>
                <w:sz w:val="22"/>
                <w:szCs w:val="22"/>
              </w:rPr>
              <w:t>CMI-</w:t>
            </w:r>
          </w:p>
        </w:tc>
        <w:tc>
          <w:tcPr>
            <w:tcW w:w="2358" w:type="dxa"/>
            <w:tcBorders>
              <w:left w:val="nil"/>
              <w:bottom w:val="single" w:sz="12" w:space="0" w:color="auto"/>
            </w:tcBorders>
            <w:vAlign w:val="center"/>
          </w:tcPr>
          <w:p w14:paraId="7DC2F9EA" w14:textId="77777777" w:rsidR="007973D9" w:rsidRPr="007973D9" w:rsidRDefault="007973D9" w:rsidP="003C1613">
            <w:pPr>
              <w:jc w:val="center"/>
              <w:rPr>
                <w:b/>
                <w:bCs/>
                <w:sz w:val="22"/>
                <w:szCs w:val="22"/>
              </w:rPr>
            </w:pPr>
            <w:r w:rsidRPr="007973D9">
              <w:rPr>
                <w:b/>
                <w:bCs/>
                <w:sz w:val="22"/>
                <w:szCs w:val="22"/>
              </w:rPr>
              <w:t>CMI+</w:t>
            </w:r>
          </w:p>
        </w:tc>
      </w:tr>
      <w:tr w:rsidR="007973D9" w14:paraId="65B9FCA2" w14:textId="77777777" w:rsidTr="005953B1">
        <w:trPr>
          <w:trHeight w:val="461"/>
          <w:jc w:val="center"/>
        </w:trPr>
        <w:tc>
          <w:tcPr>
            <w:tcW w:w="1710" w:type="dxa"/>
            <w:tcBorders>
              <w:top w:val="single" w:sz="12" w:space="0" w:color="auto"/>
              <w:bottom w:val="nil"/>
              <w:right w:val="nil"/>
            </w:tcBorders>
            <w:vAlign w:val="center"/>
          </w:tcPr>
          <w:p w14:paraId="16600755" w14:textId="77777777" w:rsidR="007973D9" w:rsidRPr="007973D9" w:rsidRDefault="007973D9" w:rsidP="003C1613">
            <w:pPr>
              <w:jc w:val="center"/>
              <w:rPr>
                <w:b/>
                <w:bCs/>
                <w:sz w:val="22"/>
                <w:szCs w:val="22"/>
              </w:rPr>
            </w:pPr>
            <w:r w:rsidRPr="007973D9">
              <w:rPr>
                <w:b/>
                <w:bCs/>
                <w:sz w:val="22"/>
                <w:szCs w:val="22"/>
              </w:rPr>
              <w:t>SCAo</w:t>
            </w:r>
          </w:p>
        </w:tc>
        <w:tc>
          <w:tcPr>
            <w:tcW w:w="2016" w:type="dxa"/>
            <w:tcBorders>
              <w:top w:val="single" w:sz="12" w:space="0" w:color="auto"/>
              <w:left w:val="nil"/>
              <w:bottom w:val="nil"/>
              <w:right w:val="nil"/>
            </w:tcBorders>
            <w:vAlign w:val="center"/>
          </w:tcPr>
          <w:p w14:paraId="7D05F595" w14:textId="71BC97AB" w:rsidR="007973D9" w:rsidRPr="00E27E21" w:rsidRDefault="007973D9" w:rsidP="003C1613">
            <w:pPr>
              <w:jc w:val="center"/>
              <w:rPr>
                <w:sz w:val="22"/>
                <w:szCs w:val="22"/>
              </w:rPr>
            </w:pPr>
            <w:r w:rsidRPr="00E27E21">
              <w:rPr>
                <w:sz w:val="22"/>
                <w:szCs w:val="22"/>
              </w:rPr>
              <w:t>55.3 ± 19.9</w:t>
            </w:r>
          </w:p>
        </w:tc>
        <w:tc>
          <w:tcPr>
            <w:tcW w:w="2016" w:type="dxa"/>
            <w:tcBorders>
              <w:top w:val="single" w:sz="12" w:space="0" w:color="auto"/>
              <w:left w:val="nil"/>
              <w:bottom w:val="nil"/>
              <w:right w:val="nil"/>
            </w:tcBorders>
            <w:vAlign w:val="center"/>
          </w:tcPr>
          <w:p w14:paraId="68AB4DB0" w14:textId="22F1F693" w:rsidR="007973D9" w:rsidRPr="00E27E21" w:rsidRDefault="007973D9" w:rsidP="003C1613">
            <w:pPr>
              <w:jc w:val="center"/>
              <w:rPr>
                <w:sz w:val="22"/>
                <w:szCs w:val="22"/>
              </w:rPr>
            </w:pPr>
            <w:r w:rsidRPr="00E27E21">
              <w:rPr>
                <w:sz w:val="22"/>
                <w:szCs w:val="22"/>
              </w:rPr>
              <w:t>54.2 ± 22.3</w:t>
            </w:r>
          </w:p>
        </w:tc>
        <w:tc>
          <w:tcPr>
            <w:tcW w:w="2358" w:type="dxa"/>
            <w:tcBorders>
              <w:top w:val="single" w:sz="12" w:space="0" w:color="auto"/>
              <w:left w:val="nil"/>
              <w:bottom w:val="nil"/>
            </w:tcBorders>
            <w:vAlign w:val="center"/>
          </w:tcPr>
          <w:p w14:paraId="0ED03CD2" w14:textId="14EB951F" w:rsidR="007973D9" w:rsidRPr="00E27E21" w:rsidRDefault="007973D9" w:rsidP="003C1613">
            <w:pPr>
              <w:jc w:val="center"/>
              <w:rPr>
                <w:sz w:val="22"/>
                <w:szCs w:val="22"/>
              </w:rPr>
            </w:pPr>
            <w:r w:rsidRPr="00E27E21">
              <w:rPr>
                <w:b/>
                <w:sz w:val="22"/>
                <w:szCs w:val="22"/>
                <w:u w:val="single"/>
              </w:rPr>
              <w:t>35.3 ± 11.3</w:t>
            </w:r>
          </w:p>
        </w:tc>
      </w:tr>
      <w:tr w:rsidR="007973D9" w14:paraId="29A94261" w14:textId="77777777" w:rsidTr="005953B1">
        <w:trPr>
          <w:trHeight w:val="461"/>
          <w:jc w:val="center"/>
        </w:trPr>
        <w:tc>
          <w:tcPr>
            <w:tcW w:w="1710" w:type="dxa"/>
            <w:tcBorders>
              <w:top w:val="nil"/>
              <w:bottom w:val="nil"/>
              <w:right w:val="nil"/>
            </w:tcBorders>
            <w:vAlign w:val="center"/>
          </w:tcPr>
          <w:p w14:paraId="2B1DC378" w14:textId="77777777" w:rsidR="007973D9" w:rsidRPr="007973D9" w:rsidRDefault="007973D9" w:rsidP="003C1613">
            <w:pPr>
              <w:jc w:val="center"/>
              <w:rPr>
                <w:b/>
                <w:bCs/>
                <w:sz w:val="22"/>
                <w:szCs w:val="22"/>
              </w:rPr>
            </w:pPr>
            <w:r w:rsidRPr="007973D9">
              <w:rPr>
                <w:b/>
                <w:bCs/>
                <w:sz w:val="22"/>
                <w:szCs w:val="22"/>
              </w:rPr>
              <w:t>IRAo</w:t>
            </w:r>
          </w:p>
        </w:tc>
        <w:tc>
          <w:tcPr>
            <w:tcW w:w="2016" w:type="dxa"/>
            <w:tcBorders>
              <w:top w:val="nil"/>
              <w:left w:val="nil"/>
              <w:bottom w:val="nil"/>
              <w:right w:val="nil"/>
            </w:tcBorders>
            <w:vAlign w:val="center"/>
          </w:tcPr>
          <w:p w14:paraId="2FE0ACA9" w14:textId="4554411F" w:rsidR="007973D9" w:rsidRPr="00E27E21" w:rsidRDefault="007973D9" w:rsidP="003C1613">
            <w:pPr>
              <w:jc w:val="center"/>
              <w:rPr>
                <w:sz w:val="22"/>
                <w:szCs w:val="22"/>
              </w:rPr>
            </w:pPr>
            <w:r w:rsidRPr="00E27E21">
              <w:rPr>
                <w:sz w:val="22"/>
                <w:szCs w:val="22"/>
              </w:rPr>
              <w:t>14.0 ± 6.15</w:t>
            </w:r>
          </w:p>
        </w:tc>
        <w:tc>
          <w:tcPr>
            <w:tcW w:w="2016" w:type="dxa"/>
            <w:tcBorders>
              <w:top w:val="nil"/>
              <w:left w:val="nil"/>
              <w:bottom w:val="nil"/>
              <w:right w:val="nil"/>
            </w:tcBorders>
            <w:vAlign w:val="center"/>
          </w:tcPr>
          <w:p w14:paraId="594C8F9B" w14:textId="417E21D7" w:rsidR="007973D9" w:rsidRPr="00E27E21" w:rsidRDefault="007973D9" w:rsidP="003C1613">
            <w:pPr>
              <w:jc w:val="center"/>
              <w:rPr>
                <w:sz w:val="22"/>
                <w:szCs w:val="22"/>
              </w:rPr>
            </w:pPr>
            <w:r w:rsidRPr="00E27E21">
              <w:rPr>
                <w:sz w:val="22"/>
                <w:szCs w:val="22"/>
              </w:rPr>
              <w:t>19.3 ± 6.93</w:t>
            </w:r>
          </w:p>
        </w:tc>
        <w:tc>
          <w:tcPr>
            <w:tcW w:w="2358" w:type="dxa"/>
            <w:tcBorders>
              <w:top w:val="nil"/>
              <w:left w:val="nil"/>
              <w:bottom w:val="nil"/>
            </w:tcBorders>
            <w:vAlign w:val="center"/>
          </w:tcPr>
          <w:p w14:paraId="692E20B2" w14:textId="0C5DEDDA" w:rsidR="007973D9" w:rsidRPr="00E27E21" w:rsidRDefault="007973D9" w:rsidP="003C1613">
            <w:pPr>
              <w:jc w:val="center"/>
              <w:rPr>
                <w:sz w:val="22"/>
                <w:szCs w:val="22"/>
              </w:rPr>
            </w:pPr>
            <w:r w:rsidRPr="00E27E21">
              <w:rPr>
                <w:sz w:val="22"/>
                <w:szCs w:val="22"/>
              </w:rPr>
              <w:t>18.6 ± 7.00</w:t>
            </w:r>
          </w:p>
        </w:tc>
      </w:tr>
      <w:tr w:rsidR="007973D9" w14:paraId="48828FA0" w14:textId="77777777" w:rsidTr="005953B1">
        <w:trPr>
          <w:trHeight w:val="461"/>
          <w:jc w:val="center"/>
        </w:trPr>
        <w:tc>
          <w:tcPr>
            <w:tcW w:w="1710" w:type="dxa"/>
            <w:tcBorders>
              <w:top w:val="nil"/>
              <w:bottom w:val="nil"/>
              <w:right w:val="nil"/>
            </w:tcBorders>
            <w:vAlign w:val="center"/>
          </w:tcPr>
          <w:p w14:paraId="5D64446D" w14:textId="77777777" w:rsidR="007973D9" w:rsidRPr="007973D9" w:rsidRDefault="007973D9" w:rsidP="003C1613">
            <w:pPr>
              <w:jc w:val="center"/>
              <w:rPr>
                <w:b/>
                <w:bCs/>
                <w:sz w:val="22"/>
                <w:szCs w:val="22"/>
              </w:rPr>
            </w:pPr>
            <w:r w:rsidRPr="007973D9">
              <w:rPr>
                <w:b/>
                <w:bCs/>
                <w:sz w:val="22"/>
                <w:szCs w:val="22"/>
              </w:rPr>
              <w:t>LRA</w:t>
            </w:r>
          </w:p>
        </w:tc>
        <w:tc>
          <w:tcPr>
            <w:tcW w:w="2016" w:type="dxa"/>
            <w:tcBorders>
              <w:top w:val="nil"/>
              <w:left w:val="nil"/>
              <w:bottom w:val="nil"/>
              <w:right w:val="nil"/>
            </w:tcBorders>
            <w:vAlign w:val="center"/>
          </w:tcPr>
          <w:p w14:paraId="6AA1E47C" w14:textId="50717056" w:rsidR="007973D9" w:rsidRPr="00E27E21" w:rsidRDefault="007973D9" w:rsidP="003C1613">
            <w:pPr>
              <w:jc w:val="center"/>
              <w:rPr>
                <w:sz w:val="22"/>
                <w:szCs w:val="22"/>
              </w:rPr>
            </w:pPr>
            <w:r w:rsidRPr="00E27E21">
              <w:rPr>
                <w:sz w:val="22"/>
                <w:szCs w:val="22"/>
              </w:rPr>
              <w:t>4.94 ± 2.91</w:t>
            </w:r>
          </w:p>
        </w:tc>
        <w:tc>
          <w:tcPr>
            <w:tcW w:w="2016" w:type="dxa"/>
            <w:tcBorders>
              <w:top w:val="nil"/>
              <w:left w:val="nil"/>
              <w:bottom w:val="nil"/>
              <w:right w:val="nil"/>
            </w:tcBorders>
            <w:vAlign w:val="center"/>
          </w:tcPr>
          <w:p w14:paraId="5FC74F8C" w14:textId="0A6CAB22" w:rsidR="007973D9" w:rsidRPr="00E27E21" w:rsidRDefault="007973D9" w:rsidP="003C1613">
            <w:pPr>
              <w:jc w:val="center"/>
              <w:rPr>
                <w:sz w:val="22"/>
                <w:szCs w:val="22"/>
              </w:rPr>
            </w:pPr>
            <w:r w:rsidRPr="00E27E21">
              <w:rPr>
                <w:sz w:val="22"/>
                <w:szCs w:val="22"/>
              </w:rPr>
              <w:t>6.33 ± 2.74</w:t>
            </w:r>
          </w:p>
        </w:tc>
        <w:tc>
          <w:tcPr>
            <w:tcW w:w="2358" w:type="dxa"/>
            <w:tcBorders>
              <w:top w:val="nil"/>
              <w:left w:val="nil"/>
              <w:bottom w:val="nil"/>
            </w:tcBorders>
            <w:vAlign w:val="center"/>
          </w:tcPr>
          <w:p w14:paraId="7C439A47" w14:textId="494098AC" w:rsidR="007973D9" w:rsidRPr="00E27E21" w:rsidRDefault="007973D9" w:rsidP="003C1613">
            <w:pPr>
              <w:jc w:val="center"/>
              <w:rPr>
                <w:sz w:val="22"/>
                <w:szCs w:val="22"/>
              </w:rPr>
            </w:pPr>
            <w:r w:rsidRPr="00E27E21">
              <w:rPr>
                <w:sz w:val="22"/>
                <w:szCs w:val="22"/>
              </w:rPr>
              <w:t>6.37 ± 9.29</w:t>
            </w:r>
          </w:p>
        </w:tc>
      </w:tr>
      <w:tr w:rsidR="007973D9" w14:paraId="1A0A6DA5" w14:textId="77777777" w:rsidTr="005953B1">
        <w:trPr>
          <w:trHeight w:val="461"/>
          <w:jc w:val="center"/>
        </w:trPr>
        <w:tc>
          <w:tcPr>
            <w:tcW w:w="1710" w:type="dxa"/>
            <w:tcBorders>
              <w:top w:val="nil"/>
              <w:bottom w:val="nil"/>
              <w:right w:val="nil"/>
            </w:tcBorders>
            <w:vAlign w:val="center"/>
          </w:tcPr>
          <w:p w14:paraId="53CCD473" w14:textId="77777777" w:rsidR="007973D9" w:rsidRPr="007973D9" w:rsidRDefault="007973D9" w:rsidP="007973D9">
            <w:pPr>
              <w:jc w:val="center"/>
              <w:rPr>
                <w:b/>
                <w:bCs/>
                <w:sz w:val="22"/>
                <w:szCs w:val="22"/>
              </w:rPr>
            </w:pPr>
            <w:r w:rsidRPr="007973D9">
              <w:rPr>
                <w:b/>
                <w:bCs/>
                <w:sz w:val="22"/>
                <w:szCs w:val="22"/>
              </w:rPr>
              <w:t>RRA</w:t>
            </w:r>
          </w:p>
        </w:tc>
        <w:tc>
          <w:tcPr>
            <w:tcW w:w="2016" w:type="dxa"/>
            <w:tcBorders>
              <w:top w:val="nil"/>
              <w:left w:val="nil"/>
              <w:bottom w:val="nil"/>
              <w:right w:val="nil"/>
            </w:tcBorders>
            <w:vAlign w:val="center"/>
          </w:tcPr>
          <w:p w14:paraId="73FF2C1F" w14:textId="6BAD8E08" w:rsidR="007973D9" w:rsidRPr="00E27E21" w:rsidRDefault="007973D9" w:rsidP="007973D9">
            <w:pPr>
              <w:jc w:val="center"/>
              <w:rPr>
                <w:sz w:val="22"/>
                <w:szCs w:val="22"/>
              </w:rPr>
            </w:pPr>
            <w:r w:rsidRPr="00E27E21">
              <w:rPr>
                <w:sz w:val="22"/>
                <w:szCs w:val="22"/>
              </w:rPr>
              <w:t>5.21 ± 2.72</w:t>
            </w:r>
          </w:p>
        </w:tc>
        <w:tc>
          <w:tcPr>
            <w:tcW w:w="2016" w:type="dxa"/>
            <w:tcBorders>
              <w:top w:val="nil"/>
              <w:left w:val="nil"/>
              <w:bottom w:val="nil"/>
              <w:right w:val="nil"/>
            </w:tcBorders>
            <w:vAlign w:val="center"/>
          </w:tcPr>
          <w:p w14:paraId="1F4C9421" w14:textId="787C86AA" w:rsidR="007973D9" w:rsidRPr="00E27E21" w:rsidRDefault="007973D9" w:rsidP="007973D9">
            <w:pPr>
              <w:jc w:val="center"/>
              <w:rPr>
                <w:sz w:val="22"/>
                <w:szCs w:val="22"/>
              </w:rPr>
            </w:pPr>
            <w:r w:rsidRPr="00E27E21">
              <w:rPr>
                <w:sz w:val="22"/>
                <w:szCs w:val="22"/>
              </w:rPr>
              <w:t>6.33 ± 3.70</w:t>
            </w:r>
          </w:p>
        </w:tc>
        <w:tc>
          <w:tcPr>
            <w:tcW w:w="2358" w:type="dxa"/>
            <w:tcBorders>
              <w:top w:val="nil"/>
              <w:left w:val="nil"/>
              <w:bottom w:val="nil"/>
            </w:tcBorders>
            <w:vAlign w:val="center"/>
          </w:tcPr>
          <w:p w14:paraId="57DB7AFF" w14:textId="573ACED1" w:rsidR="007973D9" w:rsidRPr="00E27E21" w:rsidRDefault="007973D9" w:rsidP="007973D9">
            <w:pPr>
              <w:jc w:val="center"/>
              <w:rPr>
                <w:sz w:val="22"/>
                <w:szCs w:val="22"/>
              </w:rPr>
            </w:pPr>
            <w:r w:rsidRPr="00E27E21">
              <w:rPr>
                <w:sz w:val="22"/>
                <w:szCs w:val="22"/>
              </w:rPr>
              <w:t>3.82 ± 4.18</w:t>
            </w:r>
          </w:p>
        </w:tc>
      </w:tr>
      <w:tr w:rsidR="007973D9" w14:paraId="25BE88E2" w14:textId="77777777" w:rsidTr="005953B1">
        <w:trPr>
          <w:trHeight w:val="461"/>
          <w:jc w:val="center"/>
        </w:trPr>
        <w:tc>
          <w:tcPr>
            <w:tcW w:w="1710" w:type="dxa"/>
            <w:tcBorders>
              <w:top w:val="nil"/>
              <w:bottom w:val="nil"/>
              <w:right w:val="nil"/>
            </w:tcBorders>
            <w:vAlign w:val="center"/>
          </w:tcPr>
          <w:p w14:paraId="1D1D00BA" w14:textId="77777777" w:rsidR="007973D9" w:rsidRPr="007973D9" w:rsidRDefault="007973D9" w:rsidP="007973D9">
            <w:pPr>
              <w:jc w:val="center"/>
              <w:rPr>
                <w:b/>
                <w:bCs/>
                <w:sz w:val="22"/>
                <w:szCs w:val="22"/>
              </w:rPr>
            </w:pPr>
            <w:r w:rsidRPr="007973D9">
              <w:rPr>
                <w:b/>
                <w:bCs/>
                <w:sz w:val="22"/>
                <w:szCs w:val="22"/>
              </w:rPr>
              <w:t>SMA</w:t>
            </w:r>
          </w:p>
        </w:tc>
        <w:tc>
          <w:tcPr>
            <w:tcW w:w="2016" w:type="dxa"/>
            <w:tcBorders>
              <w:top w:val="nil"/>
              <w:left w:val="nil"/>
              <w:bottom w:val="nil"/>
              <w:right w:val="nil"/>
            </w:tcBorders>
            <w:vAlign w:val="center"/>
          </w:tcPr>
          <w:p w14:paraId="7CB1925E" w14:textId="652C47D0" w:rsidR="007973D9" w:rsidRPr="00E27E21" w:rsidRDefault="007973D9" w:rsidP="007973D9">
            <w:pPr>
              <w:jc w:val="center"/>
              <w:rPr>
                <w:sz w:val="22"/>
                <w:szCs w:val="22"/>
              </w:rPr>
            </w:pPr>
            <w:r w:rsidRPr="00E27E21">
              <w:rPr>
                <w:sz w:val="22"/>
                <w:szCs w:val="22"/>
              </w:rPr>
              <w:t>11.1 ± 5.00</w:t>
            </w:r>
          </w:p>
        </w:tc>
        <w:tc>
          <w:tcPr>
            <w:tcW w:w="2016" w:type="dxa"/>
            <w:tcBorders>
              <w:top w:val="nil"/>
              <w:left w:val="nil"/>
              <w:bottom w:val="nil"/>
              <w:right w:val="nil"/>
            </w:tcBorders>
            <w:vAlign w:val="center"/>
          </w:tcPr>
          <w:p w14:paraId="43492632" w14:textId="3151822F" w:rsidR="007973D9" w:rsidRPr="00E27E21" w:rsidRDefault="007973D9" w:rsidP="007973D9">
            <w:pPr>
              <w:jc w:val="center"/>
              <w:rPr>
                <w:sz w:val="22"/>
                <w:szCs w:val="22"/>
              </w:rPr>
            </w:pPr>
            <w:r w:rsidRPr="00E27E21">
              <w:rPr>
                <w:sz w:val="22"/>
                <w:szCs w:val="22"/>
              </w:rPr>
              <w:t>12.5 ± 6.40</w:t>
            </w:r>
          </w:p>
        </w:tc>
        <w:tc>
          <w:tcPr>
            <w:tcW w:w="2358" w:type="dxa"/>
            <w:tcBorders>
              <w:top w:val="nil"/>
              <w:left w:val="nil"/>
              <w:bottom w:val="nil"/>
            </w:tcBorders>
            <w:vAlign w:val="center"/>
          </w:tcPr>
          <w:p w14:paraId="684B245A" w14:textId="0FA3399A" w:rsidR="007973D9" w:rsidRPr="00E27E21" w:rsidRDefault="007973D9" w:rsidP="007973D9">
            <w:pPr>
              <w:jc w:val="center"/>
              <w:rPr>
                <w:sz w:val="22"/>
                <w:szCs w:val="22"/>
              </w:rPr>
            </w:pPr>
            <w:r w:rsidRPr="00E27E21">
              <w:rPr>
                <w:sz w:val="22"/>
                <w:szCs w:val="22"/>
              </w:rPr>
              <w:t>9.37 ± 4.52</w:t>
            </w:r>
          </w:p>
        </w:tc>
      </w:tr>
      <w:tr w:rsidR="007973D9" w14:paraId="60C70AF2" w14:textId="77777777" w:rsidTr="005953B1">
        <w:trPr>
          <w:trHeight w:val="461"/>
          <w:jc w:val="center"/>
        </w:trPr>
        <w:tc>
          <w:tcPr>
            <w:tcW w:w="1710" w:type="dxa"/>
            <w:tcBorders>
              <w:top w:val="nil"/>
              <w:bottom w:val="nil"/>
              <w:right w:val="nil"/>
            </w:tcBorders>
            <w:vAlign w:val="center"/>
          </w:tcPr>
          <w:p w14:paraId="19960711" w14:textId="77777777" w:rsidR="007973D9" w:rsidRPr="007973D9" w:rsidRDefault="007973D9" w:rsidP="007973D9">
            <w:pPr>
              <w:jc w:val="center"/>
              <w:rPr>
                <w:b/>
                <w:bCs/>
                <w:sz w:val="22"/>
                <w:szCs w:val="22"/>
              </w:rPr>
            </w:pPr>
            <w:r w:rsidRPr="007973D9">
              <w:rPr>
                <w:b/>
                <w:bCs/>
                <w:sz w:val="22"/>
                <w:szCs w:val="22"/>
              </w:rPr>
              <w:t>CA</w:t>
            </w:r>
          </w:p>
        </w:tc>
        <w:tc>
          <w:tcPr>
            <w:tcW w:w="2016" w:type="dxa"/>
            <w:tcBorders>
              <w:top w:val="nil"/>
              <w:left w:val="nil"/>
              <w:bottom w:val="nil"/>
              <w:right w:val="nil"/>
            </w:tcBorders>
            <w:vAlign w:val="center"/>
          </w:tcPr>
          <w:p w14:paraId="2B99DD29" w14:textId="735D0B5E" w:rsidR="007973D9" w:rsidRPr="00E27E21" w:rsidRDefault="007973D9" w:rsidP="007973D9">
            <w:pPr>
              <w:jc w:val="center"/>
              <w:rPr>
                <w:sz w:val="22"/>
                <w:szCs w:val="22"/>
              </w:rPr>
            </w:pPr>
            <w:r w:rsidRPr="00E27E21">
              <w:rPr>
                <w:sz w:val="22"/>
                <w:szCs w:val="22"/>
              </w:rPr>
              <w:t>11.0 ± 7.00</w:t>
            </w:r>
          </w:p>
        </w:tc>
        <w:tc>
          <w:tcPr>
            <w:tcW w:w="2016" w:type="dxa"/>
            <w:tcBorders>
              <w:top w:val="nil"/>
              <w:left w:val="nil"/>
              <w:bottom w:val="nil"/>
              <w:right w:val="nil"/>
            </w:tcBorders>
            <w:vAlign w:val="center"/>
          </w:tcPr>
          <w:p w14:paraId="48C63A65" w14:textId="19994165" w:rsidR="007973D9" w:rsidRPr="00E27E21" w:rsidRDefault="007973D9" w:rsidP="007973D9">
            <w:pPr>
              <w:jc w:val="center"/>
              <w:rPr>
                <w:sz w:val="22"/>
                <w:szCs w:val="22"/>
              </w:rPr>
            </w:pPr>
            <w:r w:rsidRPr="00E27E21">
              <w:rPr>
                <w:sz w:val="22"/>
                <w:szCs w:val="22"/>
              </w:rPr>
              <w:t>7.00 ± 4.42</w:t>
            </w:r>
          </w:p>
        </w:tc>
        <w:tc>
          <w:tcPr>
            <w:tcW w:w="2358" w:type="dxa"/>
            <w:tcBorders>
              <w:top w:val="nil"/>
              <w:left w:val="nil"/>
              <w:bottom w:val="nil"/>
            </w:tcBorders>
            <w:vAlign w:val="center"/>
          </w:tcPr>
          <w:p w14:paraId="77BB1FFC" w14:textId="7DF40DC7" w:rsidR="007973D9" w:rsidRPr="00E27E21" w:rsidRDefault="007973D9" w:rsidP="007973D9">
            <w:pPr>
              <w:jc w:val="center"/>
              <w:rPr>
                <w:sz w:val="22"/>
                <w:szCs w:val="22"/>
              </w:rPr>
            </w:pPr>
            <w:r w:rsidRPr="00E27E21">
              <w:rPr>
                <w:sz w:val="22"/>
                <w:szCs w:val="22"/>
              </w:rPr>
              <w:t>8.17 ± 3.96</w:t>
            </w:r>
          </w:p>
        </w:tc>
      </w:tr>
      <w:tr w:rsidR="007973D9" w14:paraId="5211AEE2" w14:textId="77777777" w:rsidTr="005953B1">
        <w:trPr>
          <w:trHeight w:val="461"/>
          <w:jc w:val="center"/>
        </w:trPr>
        <w:tc>
          <w:tcPr>
            <w:tcW w:w="1710" w:type="dxa"/>
            <w:tcBorders>
              <w:top w:val="nil"/>
              <w:bottom w:val="nil"/>
              <w:right w:val="nil"/>
            </w:tcBorders>
            <w:vAlign w:val="center"/>
          </w:tcPr>
          <w:p w14:paraId="4EFBBE41" w14:textId="77777777" w:rsidR="007973D9" w:rsidRPr="007973D9" w:rsidRDefault="007973D9" w:rsidP="007973D9">
            <w:pPr>
              <w:jc w:val="center"/>
              <w:rPr>
                <w:b/>
                <w:bCs/>
                <w:sz w:val="22"/>
                <w:szCs w:val="22"/>
              </w:rPr>
            </w:pPr>
            <w:r w:rsidRPr="007973D9">
              <w:rPr>
                <w:b/>
                <w:bCs/>
                <w:sz w:val="22"/>
                <w:szCs w:val="22"/>
              </w:rPr>
              <w:t>SMV</w:t>
            </w:r>
          </w:p>
        </w:tc>
        <w:tc>
          <w:tcPr>
            <w:tcW w:w="2016" w:type="dxa"/>
            <w:tcBorders>
              <w:top w:val="nil"/>
              <w:left w:val="nil"/>
              <w:bottom w:val="nil"/>
              <w:right w:val="nil"/>
            </w:tcBorders>
            <w:vAlign w:val="center"/>
          </w:tcPr>
          <w:p w14:paraId="2ABEA360" w14:textId="74B62BCA" w:rsidR="007973D9" w:rsidRPr="00E27E21" w:rsidRDefault="007973D9" w:rsidP="007973D9">
            <w:pPr>
              <w:jc w:val="center"/>
              <w:rPr>
                <w:sz w:val="22"/>
                <w:szCs w:val="22"/>
              </w:rPr>
            </w:pPr>
            <w:r w:rsidRPr="00E27E21">
              <w:rPr>
                <w:sz w:val="22"/>
                <w:szCs w:val="22"/>
              </w:rPr>
              <w:t>14.2 ± 4.56</w:t>
            </w:r>
          </w:p>
        </w:tc>
        <w:tc>
          <w:tcPr>
            <w:tcW w:w="2016" w:type="dxa"/>
            <w:tcBorders>
              <w:top w:val="nil"/>
              <w:left w:val="nil"/>
              <w:bottom w:val="nil"/>
              <w:right w:val="nil"/>
            </w:tcBorders>
            <w:vAlign w:val="center"/>
          </w:tcPr>
          <w:p w14:paraId="6E8E5298" w14:textId="29FE6D0F" w:rsidR="007973D9" w:rsidRPr="00E27E21" w:rsidRDefault="007973D9" w:rsidP="007973D9">
            <w:pPr>
              <w:jc w:val="center"/>
              <w:rPr>
                <w:sz w:val="22"/>
                <w:szCs w:val="22"/>
              </w:rPr>
            </w:pPr>
            <w:r w:rsidRPr="00E27E21">
              <w:rPr>
                <w:sz w:val="22"/>
                <w:szCs w:val="22"/>
              </w:rPr>
              <w:t>16.7 ± 7.23</w:t>
            </w:r>
          </w:p>
        </w:tc>
        <w:tc>
          <w:tcPr>
            <w:tcW w:w="2358" w:type="dxa"/>
            <w:tcBorders>
              <w:top w:val="nil"/>
              <w:left w:val="nil"/>
              <w:bottom w:val="nil"/>
            </w:tcBorders>
            <w:vAlign w:val="center"/>
          </w:tcPr>
          <w:p w14:paraId="65037E50" w14:textId="32D1AEA5" w:rsidR="007973D9" w:rsidRPr="00E27E21" w:rsidRDefault="00E27E21" w:rsidP="007973D9">
            <w:pPr>
              <w:jc w:val="center"/>
              <w:rPr>
                <w:sz w:val="22"/>
                <w:szCs w:val="22"/>
              </w:rPr>
            </w:pPr>
            <w:r w:rsidRPr="00E27E21">
              <w:rPr>
                <w:sz w:val="22"/>
                <w:szCs w:val="22"/>
              </w:rPr>
              <w:t>15.5 ± 8.60</w:t>
            </w:r>
          </w:p>
        </w:tc>
      </w:tr>
      <w:tr w:rsidR="007973D9" w14:paraId="72C4947A" w14:textId="77777777" w:rsidTr="005953B1">
        <w:trPr>
          <w:trHeight w:val="461"/>
          <w:jc w:val="center"/>
        </w:trPr>
        <w:tc>
          <w:tcPr>
            <w:tcW w:w="1710" w:type="dxa"/>
            <w:tcBorders>
              <w:top w:val="nil"/>
              <w:bottom w:val="nil"/>
              <w:right w:val="nil"/>
            </w:tcBorders>
            <w:vAlign w:val="center"/>
          </w:tcPr>
          <w:p w14:paraId="0B6EFC8E" w14:textId="77777777" w:rsidR="007973D9" w:rsidRPr="007973D9" w:rsidRDefault="007973D9" w:rsidP="007973D9">
            <w:pPr>
              <w:jc w:val="center"/>
              <w:rPr>
                <w:b/>
                <w:bCs/>
                <w:sz w:val="22"/>
                <w:szCs w:val="22"/>
              </w:rPr>
            </w:pPr>
            <w:r w:rsidRPr="007973D9">
              <w:rPr>
                <w:b/>
                <w:bCs/>
                <w:sz w:val="22"/>
                <w:szCs w:val="22"/>
              </w:rPr>
              <w:t>SV</w:t>
            </w:r>
          </w:p>
        </w:tc>
        <w:tc>
          <w:tcPr>
            <w:tcW w:w="2016" w:type="dxa"/>
            <w:tcBorders>
              <w:top w:val="nil"/>
              <w:left w:val="nil"/>
              <w:bottom w:val="nil"/>
              <w:right w:val="nil"/>
            </w:tcBorders>
            <w:vAlign w:val="center"/>
          </w:tcPr>
          <w:p w14:paraId="3BDB8F01" w14:textId="24D4AF69" w:rsidR="007973D9" w:rsidRPr="00E27E21" w:rsidRDefault="00E27E21" w:rsidP="007973D9">
            <w:pPr>
              <w:jc w:val="center"/>
              <w:rPr>
                <w:sz w:val="22"/>
                <w:szCs w:val="22"/>
              </w:rPr>
            </w:pPr>
            <w:r w:rsidRPr="00E27E21">
              <w:rPr>
                <w:sz w:val="22"/>
                <w:szCs w:val="22"/>
              </w:rPr>
              <w:t>5.80 ± 2.52</w:t>
            </w:r>
          </w:p>
        </w:tc>
        <w:tc>
          <w:tcPr>
            <w:tcW w:w="2016" w:type="dxa"/>
            <w:tcBorders>
              <w:top w:val="nil"/>
              <w:left w:val="nil"/>
              <w:bottom w:val="nil"/>
              <w:right w:val="nil"/>
            </w:tcBorders>
            <w:vAlign w:val="center"/>
          </w:tcPr>
          <w:p w14:paraId="7109F4C6" w14:textId="495022D8" w:rsidR="007973D9" w:rsidRPr="00E27E21" w:rsidRDefault="00E27E21" w:rsidP="007973D9">
            <w:pPr>
              <w:jc w:val="center"/>
              <w:rPr>
                <w:sz w:val="22"/>
                <w:szCs w:val="22"/>
              </w:rPr>
            </w:pPr>
            <w:r w:rsidRPr="00E27E21">
              <w:rPr>
                <w:sz w:val="22"/>
                <w:szCs w:val="22"/>
              </w:rPr>
              <w:t>5.94 ± 3.85</w:t>
            </w:r>
          </w:p>
        </w:tc>
        <w:tc>
          <w:tcPr>
            <w:tcW w:w="2358" w:type="dxa"/>
            <w:tcBorders>
              <w:top w:val="nil"/>
              <w:left w:val="nil"/>
              <w:bottom w:val="nil"/>
            </w:tcBorders>
            <w:vAlign w:val="center"/>
          </w:tcPr>
          <w:p w14:paraId="260040D9" w14:textId="4E4038C7" w:rsidR="007973D9" w:rsidRPr="00E27E21" w:rsidRDefault="00E27E21" w:rsidP="007973D9">
            <w:pPr>
              <w:jc w:val="center"/>
              <w:rPr>
                <w:sz w:val="22"/>
                <w:szCs w:val="22"/>
              </w:rPr>
            </w:pPr>
            <w:r w:rsidRPr="00E27E21">
              <w:rPr>
                <w:sz w:val="22"/>
                <w:szCs w:val="22"/>
              </w:rPr>
              <w:t>4.46 ± 1.67</w:t>
            </w:r>
          </w:p>
        </w:tc>
      </w:tr>
      <w:tr w:rsidR="007973D9" w14:paraId="055CA943" w14:textId="77777777" w:rsidTr="005953B1">
        <w:trPr>
          <w:trHeight w:val="461"/>
          <w:jc w:val="center"/>
        </w:trPr>
        <w:tc>
          <w:tcPr>
            <w:tcW w:w="1710" w:type="dxa"/>
            <w:tcBorders>
              <w:top w:val="nil"/>
              <w:bottom w:val="single" w:sz="4" w:space="0" w:color="auto"/>
              <w:right w:val="nil"/>
            </w:tcBorders>
            <w:vAlign w:val="center"/>
          </w:tcPr>
          <w:p w14:paraId="7A810FBE" w14:textId="77777777" w:rsidR="007973D9" w:rsidRPr="007973D9" w:rsidRDefault="007973D9" w:rsidP="007973D9">
            <w:pPr>
              <w:jc w:val="center"/>
              <w:rPr>
                <w:b/>
                <w:bCs/>
                <w:sz w:val="22"/>
                <w:szCs w:val="22"/>
              </w:rPr>
            </w:pPr>
            <w:r w:rsidRPr="007973D9">
              <w:rPr>
                <w:b/>
                <w:bCs/>
                <w:sz w:val="22"/>
                <w:szCs w:val="22"/>
              </w:rPr>
              <w:t>PV</w:t>
            </w:r>
          </w:p>
        </w:tc>
        <w:tc>
          <w:tcPr>
            <w:tcW w:w="2016" w:type="dxa"/>
            <w:tcBorders>
              <w:top w:val="nil"/>
              <w:left w:val="nil"/>
              <w:bottom w:val="single" w:sz="4" w:space="0" w:color="auto"/>
              <w:right w:val="nil"/>
            </w:tcBorders>
            <w:vAlign w:val="center"/>
          </w:tcPr>
          <w:p w14:paraId="4445DCF1" w14:textId="6095AF11" w:rsidR="007973D9" w:rsidRPr="00E27E21" w:rsidRDefault="00E27E21" w:rsidP="007973D9">
            <w:pPr>
              <w:jc w:val="center"/>
              <w:rPr>
                <w:sz w:val="22"/>
                <w:szCs w:val="22"/>
              </w:rPr>
            </w:pPr>
            <w:r w:rsidRPr="00E27E21">
              <w:rPr>
                <w:sz w:val="22"/>
                <w:szCs w:val="22"/>
              </w:rPr>
              <w:t>20.6 ± 5.91</w:t>
            </w:r>
          </w:p>
        </w:tc>
        <w:tc>
          <w:tcPr>
            <w:tcW w:w="2016" w:type="dxa"/>
            <w:tcBorders>
              <w:top w:val="nil"/>
              <w:left w:val="nil"/>
              <w:bottom w:val="single" w:sz="4" w:space="0" w:color="auto"/>
              <w:right w:val="nil"/>
            </w:tcBorders>
            <w:vAlign w:val="center"/>
          </w:tcPr>
          <w:p w14:paraId="4739D933" w14:textId="475F6A2C" w:rsidR="007973D9" w:rsidRPr="00E27E21" w:rsidRDefault="00E27E21" w:rsidP="007973D9">
            <w:pPr>
              <w:jc w:val="center"/>
              <w:rPr>
                <w:sz w:val="22"/>
                <w:szCs w:val="22"/>
              </w:rPr>
            </w:pPr>
            <w:r w:rsidRPr="00E27E21">
              <w:rPr>
                <w:sz w:val="22"/>
                <w:szCs w:val="22"/>
              </w:rPr>
              <w:t>23.1 ± 6.56</w:t>
            </w:r>
          </w:p>
        </w:tc>
        <w:tc>
          <w:tcPr>
            <w:tcW w:w="2358" w:type="dxa"/>
            <w:tcBorders>
              <w:top w:val="nil"/>
              <w:left w:val="nil"/>
              <w:bottom w:val="nil"/>
            </w:tcBorders>
            <w:vAlign w:val="center"/>
          </w:tcPr>
          <w:p w14:paraId="114E5697" w14:textId="0E4104E6" w:rsidR="007973D9" w:rsidRPr="00E27E21" w:rsidRDefault="00E27E21" w:rsidP="007973D9">
            <w:pPr>
              <w:jc w:val="center"/>
              <w:rPr>
                <w:sz w:val="22"/>
                <w:szCs w:val="22"/>
              </w:rPr>
            </w:pPr>
            <w:r w:rsidRPr="00E27E21">
              <w:rPr>
                <w:sz w:val="22"/>
                <w:szCs w:val="22"/>
              </w:rPr>
              <w:t>20.8 ± 10.3</w:t>
            </w:r>
          </w:p>
        </w:tc>
      </w:tr>
      <w:tr w:rsidR="007973D9" w14:paraId="0A21C529" w14:textId="77777777" w:rsidTr="005953B1">
        <w:trPr>
          <w:trHeight w:val="1232"/>
          <w:jc w:val="center"/>
        </w:trPr>
        <w:tc>
          <w:tcPr>
            <w:tcW w:w="8100" w:type="dxa"/>
            <w:gridSpan w:val="4"/>
            <w:tcBorders>
              <w:top w:val="single" w:sz="4" w:space="0" w:color="auto"/>
            </w:tcBorders>
            <w:vAlign w:val="center"/>
          </w:tcPr>
          <w:p w14:paraId="4ED630FA" w14:textId="77777777" w:rsidR="007973D9" w:rsidRPr="007973D9" w:rsidRDefault="007973D9" w:rsidP="007973D9">
            <w:pPr>
              <w:jc w:val="both"/>
              <w:rPr>
                <w:sz w:val="20"/>
                <w:szCs w:val="20"/>
              </w:rPr>
            </w:pPr>
            <w:r w:rsidRPr="007973D9">
              <w:rPr>
                <w:sz w:val="20"/>
                <w:szCs w:val="20"/>
              </w:rPr>
              <w:t xml:space="preserve">Volumetric flow rates are expressed as mean ± 1 standard deviation. </w:t>
            </w:r>
            <w:r w:rsidRPr="007973D9">
              <w:rPr>
                <w:b/>
                <w:sz w:val="20"/>
                <w:szCs w:val="20"/>
              </w:rPr>
              <w:t xml:space="preserve">Bold </w:t>
            </w:r>
            <w:r w:rsidRPr="007973D9">
              <w:rPr>
                <w:sz w:val="20"/>
                <w:szCs w:val="20"/>
              </w:rPr>
              <w:t xml:space="preserve">indicates statistical significance (p &lt; 0.05) compared to controls. </w:t>
            </w:r>
            <w:r w:rsidRPr="007973D9">
              <w:rPr>
                <w:sz w:val="20"/>
                <w:szCs w:val="20"/>
                <w:u w:val="single"/>
              </w:rPr>
              <w:t>Underline</w:t>
            </w:r>
            <w:r w:rsidRPr="007973D9">
              <w:rPr>
                <w:i/>
                <w:sz w:val="20"/>
                <w:szCs w:val="20"/>
              </w:rPr>
              <w:t xml:space="preserve"> </w:t>
            </w:r>
            <w:r w:rsidRPr="007973D9">
              <w:rPr>
                <w:sz w:val="20"/>
                <w:szCs w:val="20"/>
              </w:rPr>
              <w:t>indicates statistical significance (p &lt; 0.05) between CMI</w:t>
            </w:r>
            <w:r>
              <w:rPr>
                <w:sz w:val="20"/>
                <w:szCs w:val="20"/>
              </w:rPr>
              <w:t>+ and CMI- groups</w:t>
            </w:r>
            <w:r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743A336D" w14:textId="77D3CA37" w:rsidR="00797BCE" w:rsidRDefault="00797BCE" w:rsidP="002570BA"/>
    <w:p w14:paraId="1301964C" w14:textId="3EEF8DE4" w:rsidR="00797BCE" w:rsidRDefault="00797BCE" w:rsidP="002570BA"/>
    <w:p w14:paraId="07234B15" w14:textId="700423A4" w:rsidR="00797BCE" w:rsidRDefault="00797BCE" w:rsidP="002570BA"/>
    <w:p w14:paraId="69D84190" w14:textId="28581C3D" w:rsidR="00797BCE" w:rsidRDefault="00797BCE" w:rsidP="002570BA"/>
    <w:p w14:paraId="57400B5A" w14:textId="4F006891" w:rsidR="00797BCE" w:rsidRDefault="00797BCE" w:rsidP="002570BA"/>
    <w:p w14:paraId="5DB85997" w14:textId="0451EAAC" w:rsidR="00797BCE" w:rsidRDefault="00797BCE" w:rsidP="002570BA"/>
    <w:p w14:paraId="55A482C7" w14:textId="2339F246" w:rsidR="00797BCE" w:rsidRDefault="00797BCE" w:rsidP="002570BA"/>
    <w:p w14:paraId="01102314" w14:textId="631E59DB" w:rsidR="00797BCE" w:rsidRDefault="00797BCE" w:rsidP="002570BA"/>
    <w:p w14:paraId="1E6A0B1E" w14:textId="653933B2" w:rsidR="00797BCE" w:rsidRDefault="00797BCE" w:rsidP="002570BA"/>
    <w:p w14:paraId="5E811D89" w14:textId="1A5703DD" w:rsidR="00797BCE" w:rsidRDefault="00797BCE" w:rsidP="002570BA"/>
    <w:p w14:paraId="173BE8C4" w14:textId="705D5282" w:rsidR="00797BCE" w:rsidRDefault="00797BCE" w:rsidP="002570BA"/>
    <w:p w14:paraId="473344FB" w14:textId="14EA1F7D" w:rsidR="00797BCE" w:rsidRDefault="00797BCE" w:rsidP="002570BA"/>
    <w:p w14:paraId="74C6AAC4" w14:textId="04920F6D" w:rsidR="00797BCE" w:rsidRDefault="00797BCE" w:rsidP="002570BA"/>
    <w:p w14:paraId="72668390" w14:textId="61D229A4" w:rsidR="00797BCE" w:rsidRDefault="00797BCE" w:rsidP="002570BA"/>
    <w:p w14:paraId="736FEBD1" w14:textId="002375A7" w:rsidR="00C92E2D" w:rsidRDefault="00C92E2D"/>
    <w:tbl>
      <w:tblPr>
        <w:tblStyle w:val="TableGrid"/>
        <w:tblW w:w="8745" w:type="dxa"/>
        <w:jc w:val="center"/>
        <w:tblLook w:val="04A0" w:firstRow="1" w:lastRow="0" w:firstColumn="1" w:lastColumn="0" w:noHBand="0" w:noVBand="1"/>
      </w:tblPr>
      <w:tblGrid>
        <w:gridCol w:w="1995"/>
        <w:gridCol w:w="2250"/>
        <w:gridCol w:w="2250"/>
        <w:gridCol w:w="2250"/>
      </w:tblGrid>
      <w:tr w:rsidR="00E27E21" w14:paraId="59E6C59C" w14:textId="77777777" w:rsidTr="0020720C">
        <w:trPr>
          <w:trHeight w:val="792"/>
          <w:jc w:val="center"/>
        </w:trPr>
        <w:tc>
          <w:tcPr>
            <w:tcW w:w="8745" w:type="dxa"/>
            <w:gridSpan w:val="4"/>
            <w:vAlign w:val="center"/>
          </w:tcPr>
          <w:p w14:paraId="3D82B1AB" w14:textId="34921733" w:rsidR="00E27E21" w:rsidRPr="004B2368" w:rsidRDefault="00E27E21" w:rsidP="003C1613">
            <w:pPr>
              <w:jc w:val="center"/>
            </w:pPr>
            <w:r>
              <w:rPr>
                <w:b/>
                <w:sz w:val="28"/>
                <w:szCs w:val="22"/>
              </w:rPr>
              <w:t>T</w:t>
            </w:r>
            <w:r w:rsidRPr="007973D9">
              <w:rPr>
                <w:b/>
                <w:sz w:val="28"/>
                <w:szCs w:val="22"/>
              </w:rPr>
              <w:t xml:space="preserve">able </w:t>
            </w:r>
            <w:r>
              <w:rPr>
                <w:b/>
                <w:sz w:val="28"/>
                <w:szCs w:val="22"/>
              </w:rPr>
              <w:t>3</w:t>
            </w:r>
            <w:r w:rsidRPr="007973D9">
              <w:rPr>
                <w:b/>
                <w:sz w:val="28"/>
                <w:szCs w:val="22"/>
              </w:rPr>
              <w:t xml:space="preserve">:  Average </w:t>
            </w:r>
            <w:r>
              <w:rPr>
                <w:b/>
                <w:sz w:val="28"/>
                <w:szCs w:val="22"/>
              </w:rPr>
              <w:t>Percent Change in Flow (%)</w:t>
            </w:r>
          </w:p>
        </w:tc>
      </w:tr>
      <w:tr w:rsidR="005953B1" w14:paraId="2C221A6F" w14:textId="77777777" w:rsidTr="0020720C">
        <w:trPr>
          <w:trHeight w:val="864"/>
          <w:jc w:val="center"/>
        </w:trPr>
        <w:tc>
          <w:tcPr>
            <w:tcW w:w="1995" w:type="dxa"/>
            <w:tcBorders>
              <w:bottom w:val="single" w:sz="12" w:space="0" w:color="auto"/>
              <w:right w:val="nil"/>
            </w:tcBorders>
            <w:vAlign w:val="center"/>
          </w:tcPr>
          <w:p w14:paraId="0537DF5F" w14:textId="77777777" w:rsidR="00E27E21" w:rsidRPr="0044270F" w:rsidRDefault="00E27E21" w:rsidP="003C1613">
            <w:pPr>
              <w:jc w:val="center"/>
              <w:rPr>
                <w:sz w:val="22"/>
                <w:szCs w:val="22"/>
              </w:rPr>
            </w:pPr>
          </w:p>
        </w:tc>
        <w:tc>
          <w:tcPr>
            <w:tcW w:w="2250" w:type="dxa"/>
            <w:tcBorders>
              <w:left w:val="nil"/>
              <w:bottom w:val="single" w:sz="12" w:space="0" w:color="auto"/>
              <w:right w:val="nil"/>
            </w:tcBorders>
            <w:vAlign w:val="center"/>
          </w:tcPr>
          <w:p w14:paraId="20A1A412" w14:textId="77777777" w:rsidR="00E27E21" w:rsidRDefault="00E27E21" w:rsidP="003C1613">
            <w:pPr>
              <w:jc w:val="center"/>
              <w:rPr>
                <w:b/>
                <w:bCs/>
                <w:sz w:val="22"/>
                <w:szCs w:val="22"/>
              </w:rPr>
            </w:pPr>
            <w:r w:rsidRPr="007973D9">
              <w:rPr>
                <w:b/>
                <w:bCs/>
                <w:sz w:val="22"/>
                <w:szCs w:val="22"/>
              </w:rPr>
              <w:t>Control</w:t>
            </w:r>
          </w:p>
          <w:p w14:paraId="4B80EFFD" w14:textId="53C51FC3" w:rsidR="00E27E21" w:rsidRPr="00221402" w:rsidRDefault="00221402" w:rsidP="003C1613">
            <w:pPr>
              <w:jc w:val="center"/>
              <w:rPr>
                <w:i/>
                <w:iCs/>
                <w:sz w:val="22"/>
                <w:szCs w:val="22"/>
              </w:rPr>
            </w:pPr>
            <w:r w:rsidRPr="00221402">
              <w:rPr>
                <w:i/>
                <w:iCs/>
                <w:sz w:val="22"/>
                <w:szCs w:val="22"/>
              </w:rPr>
              <w:t>(</w:t>
            </w:r>
            <w:r w:rsidR="00E27E21" w:rsidRPr="00221402">
              <w:rPr>
                <w:i/>
                <w:iCs/>
                <w:sz w:val="22"/>
                <w:szCs w:val="22"/>
              </w:rPr>
              <w:t xml:space="preserve"># Vessels </w:t>
            </w:r>
            <w:r w:rsidR="005953B1">
              <w:rPr>
                <w:i/>
                <w:iCs/>
                <w:sz w:val="22"/>
                <w:szCs w:val="22"/>
              </w:rPr>
              <w:t>v</w:t>
            </w:r>
            <w:r w:rsidR="00E27E21" w:rsidRPr="00221402">
              <w:rPr>
                <w:i/>
                <w:iCs/>
                <w:sz w:val="22"/>
                <w:szCs w:val="22"/>
              </w:rPr>
              <w:t>isualized</w:t>
            </w:r>
            <w:r w:rsidR="005953B1">
              <w:rPr>
                <w:i/>
                <w:iCs/>
                <w:sz w:val="22"/>
                <w:szCs w:val="22"/>
              </w:rPr>
              <w:t xml:space="preserve"> out of </w:t>
            </w:r>
            <w:r w:rsidR="00E27E21" w:rsidRPr="00221402">
              <w:rPr>
                <w:i/>
                <w:iCs/>
                <w:sz w:val="22"/>
                <w:szCs w:val="22"/>
              </w:rPr>
              <w:t>20</w:t>
            </w:r>
            <w:r w:rsidRPr="00221402">
              <w:rPr>
                <w:i/>
                <w:iCs/>
                <w:sz w:val="22"/>
                <w:szCs w:val="22"/>
              </w:rPr>
              <w:t>)</w:t>
            </w:r>
          </w:p>
        </w:tc>
        <w:tc>
          <w:tcPr>
            <w:tcW w:w="2250" w:type="dxa"/>
            <w:tcBorders>
              <w:left w:val="nil"/>
              <w:bottom w:val="single" w:sz="12" w:space="0" w:color="auto"/>
              <w:right w:val="nil"/>
            </w:tcBorders>
            <w:vAlign w:val="center"/>
          </w:tcPr>
          <w:p w14:paraId="04706735" w14:textId="77777777" w:rsidR="00E27E21" w:rsidRDefault="00E27E21" w:rsidP="003C1613">
            <w:pPr>
              <w:jc w:val="center"/>
              <w:rPr>
                <w:b/>
                <w:bCs/>
                <w:sz w:val="22"/>
                <w:szCs w:val="22"/>
              </w:rPr>
            </w:pPr>
            <w:r w:rsidRPr="007973D9">
              <w:rPr>
                <w:b/>
                <w:bCs/>
                <w:sz w:val="22"/>
                <w:szCs w:val="22"/>
              </w:rPr>
              <w:t>CMI-</w:t>
            </w:r>
          </w:p>
          <w:p w14:paraId="2C83AAC2" w14:textId="2A923A0B" w:rsidR="00221402" w:rsidRPr="007973D9" w:rsidRDefault="00221402" w:rsidP="003C1613">
            <w:pPr>
              <w:jc w:val="center"/>
              <w:rPr>
                <w:b/>
                <w:bCs/>
                <w:sz w:val="22"/>
                <w:szCs w:val="22"/>
              </w:rPr>
            </w:pPr>
            <w:r w:rsidRPr="00221402">
              <w:rPr>
                <w:i/>
                <w:iCs/>
                <w:sz w:val="22"/>
                <w:szCs w:val="22"/>
              </w:rPr>
              <w:t xml:space="preserve">(# Vessels </w:t>
            </w:r>
            <w:r w:rsidR="005953B1">
              <w:rPr>
                <w:i/>
                <w:iCs/>
                <w:sz w:val="22"/>
                <w:szCs w:val="22"/>
              </w:rPr>
              <w:t>v</w:t>
            </w:r>
            <w:r w:rsidRPr="00221402">
              <w:rPr>
                <w:i/>
                <w:iCs/>
                <w:sz w:val="22"/>
                <w:szCs w:val="22"/>
              </w:rPr>
              <w:t xml:space="preserve">isualized out of </w:t>
            </w:r>
            <w:r>
              <w:rPr>
                <w:i/>
                <w:iCs/>
                <w:sz w:val="22"/>
                <w:szCs w:val="22"/>
              </w:rPr>
              <w:t>13</w:t>
            </w:r>
            <w:r w:rsidRPr="00221402">
              <w:rPr>
                <w:i/>
                <w:iCs/>
                <w:sz w:val="22"/>
                <w:szCs w:val="22"/>
              </w:rPr>
              <w:t>)</w:t>
            </w:r>
          </w:p>
        </w:tc>
        <w:tc>
          <w:tcPr>
            <w:tcW w:w="2250" w:type="dxa"/>
            <w:tcBorders>
              <w:left w:val="nil"/>
              <w:bottom w:val="single" w:sz="12" w:space="0" w:color="auto"/>
            </w:tcBorders>
            <w:vAlign w:val="center"/>
          </w:tcPr>
          <w:p w14:paraId="55F2CBC4" w14:textId="77777777" w:rsidR="00E27E21" w:rsidRDefault="00E27E21" w:rsidP="003C1613">
            <w:pPr>
              <w:jc w:val="center"/>
              <w:rPr>
                <w:b/>
                <w:bCs/>
                <w:sz w:val="22"/>
                <w:szCs w:val="22"/>
              </w:rPr>
            </w:pPr>
            <w:r w:rsidRPr="007973D9">
              <w:rPr>
                <w:b/>
                <w:bCs/>
                <w:sz w:val="22"/>
                <w:szCs w:val="22"/>
              </w:rPr>
              <w:t>CMI+</w:t>
            </w:r>
          </w:p>
          <w:p w14:paraId="523A92E4" w14:textId="4A1AF348" w:rsidR="00221402" w:rsidRPr="007973D9" w:rsidRDefault="00221402" w:rsidP="003C1613">
            <w:pPr>
              <w:jc w:val="center"/>
              <w:rPr>
                <w:b/>
                <w:bCs/>
                <w:sz w:val="22"/>
                <w:szCs w:val="22"/>
              </w:rPr>
            </w:pPr>
            <w:r w:rsidRPr="00221402">
              <w:rPr>
                <w:i/>
                <w:iCs/>
                <w:sz w:val="22"/>
                <w:szCs w:val="22"/>
              </w:rPr>
              <w:t xml:space="preserve">(# Vessels Visualized out of </w:t>
            </w:r>
            <w:r>
              <w:rPr>
                <w:i/>
                <w:iCs/>
                <w:sz w:val="22"/>
                <w:szCs w:val="22"/>
              </w:rPr>
              <w:t>6</w:t>
            </w:r>
            <w:r w:rsidRPr="00221402">
              <w:rPr>
                <w:i/>
                <w:iCs/>
                <w:sz w:val="22"/>
                <w:szCs w:val="22"/>
              </w:rPr>
              <w:t>)</w:t>
            </w:r>
          </w:p>
        </w:tc>
      </w:tr>
      <w:tr w:rsidR="005953B1" w14:paraId="059A25A1" w14:textId="77777777" w:rsidTr="0020720C">
        <w:trPr>
          <w:trHeight w:val="605"/>
          <w:jc w:val="center"/>
        </w:trPr>
        <w:tc>
          <w:tcPr>
            <w:tcW w:w="1995" w:type="dxa"/>
            <w:tcBorders>
              <w:top w:val="single" w:sz="12" w:space="0" w:color="auto"/>
              <w:bottom w:val="nil"/>
              <w:right w:val="nil"/>
            </w:tcBorders>
            <w:vAlign w:val="center"/>
          </w:tcPr>
          <w:p w14:paraId="0F33D346" w14:textId="77777777" w:rsidR="00E27E21" w:rsidRDefault="00E27E21" w:rsidP="003C1613">
            <w:pPr>
              <w:jc w:val="center"/>
              <w:rPr>
                <w:b/>
                <w:bCs/>
                <w:sz w:val="22"/>
                <w:szCs w:val="22"/>
              </w:rPr>
            </w:pPr>
            <w:r w:rsidRPr="007973D9">
              <w:rPr>
                <w:b/>
                <w:bCs/>
                <w:sz w:val="22"/>
                <w:szCs w:val="22"/>
              </w:rPr>
              <w:t>SCAo</w:t>
            </w:r>
          </w:p>
          <w:p w14:paraId="335CD37D" w14:textId="2DF79C4C" w:rsidR="005953B1" w:rsidRPr="007973D9" w:rsidRDefault="005953B1" w:rsidP="003C1613">
            <w:pPr>
              <w:jc w:val="center"/>
              <w:rPr>
                <w:b/>
                <w:bCs/>
                <w:sz w:val="22"/>
                <w:szCs w:val="22"/>
              </w:rPr>
            </w:pPr>
          </w:p>
        </w:tc>
        <w:tc>
          <w:tcPr>
            <w:tcW w:w="2250" w:type="dxa"/>
            <w:tcBorders>
              <w:top w:val="single" w:sz="12" w:space="0" w:color="auto"/>
              <w:left w:val="nil"/>
              <w:bottom w:val="nil"/>
              <w:right w:val="nil"/>
            </w:tcBorders>
            <w:vAlign w:val="center"/>
          </w:tcPr>
          <w:p w14:paraId="73BD35D2" w14:textId="77777777" w:rsidR="00E27E21" w:rsidRDefault="00E27E21" w:rsidP="003C1613">
            <w:pPr>
              <w:jc w:val="center"/>
              <w:rPr>
                <w:sz w:val="22"/>
                <w:szCs w:val="22"/>
              </w:rPr>
            </w:pPr>
            <w:r w:rsidRPr="00E27E21">
              <w:rPr>
                <w:sz w:val="22"/>
                <w:szCs w:val="22"/>
              </w:rPr>
              <w:t>15.7 ± 14.8</w:t>
            </w:r>
          </w:p>
          <w:p w14:paraId="0B2A40F9" w14:textId="42D54489" w:rsidR="00221402" w:rsidRPr="00221402" w:rsidRDefault="00221402" w:rsidP="003C1613">
            <w:pPr>
              <w:jc w:val="center"/>
              <w:rPr>
                <w:i/>
                <w:iCs/>
                <w:sz w:val="22"/>
                <w:szCs w:val="22"/>
              </w:rPr>
            </w:pPr>
            <w:r>
              <w:rPr>
                <w:i/>
                <w:iCs/>
                <w:sz w:val="22"/>
                <w:szCs w:val="22"/>
              </w:rPr>
              <w:t>(20)</w:t>
            </w:r>
          </w:p>
        </w:tc>
        <w:tc>
          <w:tcPr>
            <w:tcW w:w="2250" w:type="dxa"/>
            <w:tcBorders>
              <w:top w:val="single" w:sz="12" w:space="0" w:color="auto"/>
              <w:left w:val="nil"/>
              <w:bottom w:val="nil"/>
              <w:right w:val="nil"/>
            </w:tcBorders>
            <w:vAlign w:val="center"/>
          </w:tcPr>
          <w:p w14:paraId="1CB3606D" w14:textId="77777777" w:rsidR="00E27E21" w:rsidRDefault="00E27E21" w:rsidP="003C1613">
            <w:pPr>
              <w:jc w:val="center"/>
              <w:rPr>
                <w:sz w:val="22"/>
                <w:szCs w:val="22"/>
              </w:rPr>
            </w:pPr>
            <w:r w:rsidRPr="00E27E21">
              <w:rPr>
                <w:sz w:val="22"/>
                <w:szCs w:val="22"/>
              </w:rPr>
              <w:t>21.1 ± 16.6</w:t>
            </w:r>
          </w:p>
          <w:p w14:paraId="6F0B4CC6" w14:textId="32B79BD2" w:rsidR="005953B1" w:rsidRPr="005953B1" w:rsidRDefault="005953B1" w:rsidP="003C1613">
            <w:pPr>
              <w:jc w:val="center"/>
              <w:rPr>
                <w:i/>
                <w:iCs/>
                <w:sz w:val="22"/>
                <w:szCs w:val="22"/>
              </w:rPr>
            </w:pPr>
            <w:r w:rsidRPr="005953B1">
              <w:rPr>
                <w:i/>
                <w:iCs/>
                <w:sz w:val="22"/>
                <w:szCs w:val="22"/>
              </w:rPr>
              <w:t>(13)</w:t>
            </w:r>
          </w:p>
        </w:tc>
        <w:tc>
          <w:tcPr>
            <w:tcW w:w="2250" w:type="dxa"/>
            <w:tcBorders>
              <w:top w:val="single" w:sz="12" w:space="0" w:color="auto"/>
              <w:left w:val="nil"/>
              <w:bottom w:val="nil"/>
            </w:tcBorders>
            <w:vAlign w:val="center"/>
          </w:tcPr>
          <w:p w14:paraId="4F4B01B9" w14:textId="77777777" w:rsidR="00E27E21" w:rsidRDefault="00E27E21" w:rsidP="003C1613">
            <w:pPr>
              <w:jc w:val="center"/>
              <w:rPr>
                <w:b/>
                <w:sz w:val="22"/>
                <w:szCs w:val="22"/>
                <w:u w:val="single"/>
              </w:rPr>
            </w:pPr>
            <w:r w:rsidRPr="00E27E21">
              <w:rPr>
                <w:b/>
                <w:sz w:val="22"/>
                <w:szCs w:val="22"/>
                <w:u w:val="single"/>
              </w:rPr>
              <w:t>-2.57 ± 12.1</w:t>
            </w:r>
          </w:p>
          <w:p w14:paraId="1F8D2A3D" w14:textId="5B0166B2" w:rsidR="005953B1" w:rsidRPr="005953B1" w:rsidRDefault="005953B1" w:rsidP="003C1613">
            <w:pPr>
              <w:jc w:val="center"/>
              <w:rPr>
                <w:i/>
                <w:iCs/>
                <w:sz w:val="22"/>
                <w:szCs w:val="22"/>
              </w:rPr>
            </w:pPr>
            <w:r>
              <w:rPr>
                <w:i/>
                <w:iCs/>
                <w:sz w:val="22"/>
                <w:szCs w:val="22"/>
              </w:rPr>
              <w:t>(5)</w:t>
            </w:r>
          </w:p>
        </w:tc>
      </w:tr>
      <w:tr w:rsidR="005953B1" w14:paraId="478D35F0" w14:textId="77777777" w:rsidTr="0020720C">
        <w:trPr>
          <w:trHeight w:val="605"/>
          <w:jc w:val="center"/>
        </w:trPr>
        <w:tc>
          <w:tcPr>
            <w:tcW w:w="1995" w:type="dxa"/>
            <w:tcBorders>
              <w:top w:val="nil"/>
              <w:bottom w:val="nil"/>
              <w:right w:val="nil"/>
            </w:tcBorders>
            <w:vAlign w:val="center"/>
          </w:tcPr>
          <w:p w14:paraId="03534F89" w14:textId="77777777" w:rsidR="00E27E21" w:rsidRDefault="00E27E21" w:rsidP="003C1613">
            <w:pPr>
              <w:jc w:val="center"/>
              <w:rPr>
                <w:b/>
                <w:bCs/>
                <w:sz w:val="22"/>
                <w:szCs w:val="22"/>
              </w:rPr>
            </w:pPr>
            <w:r w:rsidRPr="007973D9">
              <w:rPr>
                <w:b/>
                <w:bCs/>
                <w:sz w:val="22"/>
                <w:szCs w:val="22"/>
              </w:rPr>
              <w:t>IRAo</w:t>
            </w:r>
          </w:p>
          <w:p w14:paraId="05A23F33" w14:textId="523CD8BB" w:rsidR="005953B1" w:rsidRPr="007973D9" w:rsidRDefault="005953B1" w:rsidP="003C1613">
            <w:pPr>
              <w:jc w:val="center"/>
              <w:rPr>
                <w:b/>
                <w:bCs/>
                <w:sz w:val="22"/>
                <w:szCs w:val="22"/>
              </w:rPr>
            </w:pPr>
          </w:p>
        </w:tc>
        <w:tc>
          <w:tcPr>
            <w:tcW w:w="2250" w:type="dxa"/>
            <w:tcBorders>
              <w:top w:val="nil"/>
              <w:left w:val="nil"/>
              <w:bottom w:val="nil"/>
              <w:right w:val="nil"/>
            </w:tcBorders>
            <w:vAlign w:val="center"/>
          </w:tcPr>
          <w:p w14:paraId="3B770CBD" w14:textId="77777777" w:rsidR="00E27E21" w:rsidRDefault="00E27E21" w:rsidP="003C1613">
            <w:pPr>
              <w:jc w:val="center"/>
              <w:rPr>
                <w:sz w:val="22"/>
                <w:szCs w:val="22"/>
              </w:rPr>
            </w:pPr>
            <w:r w:rsidRPr="00E27E21">
              <w:rPr>
                <w:sz w:val="22"/>
                <w:szCs w:val="22"/>
              </w:rPr>
              <w:t>-7.03 ± 24.4</w:t>
            </w:r>
          </w:p>
          <w:p w14:paraId="3C5F335C" w14:textId="7309E39C" w:rsidR="005953B1" w:rsidRPr="005953B1" w:rsidRDefault="005953B1" w:rsidP="003C1613">
            <w:pPr>
              <w:jc w:val="center"/>
              <w:rPr>
                <w:i/>
                <w:iCs/>
                <w:sz w:val="22"/>
                <w:szCs w:val="22"/>
              </w:rPr>
            </w:pPr>
            <w:r w:rsidRPr="005953B1">
              <w:rPr>
                <w:i/>
                <w:iCs/>
                <w:sz w:val="22"/>
                <w:szCs w:val="22"/>
              </w:rPr>
              <w:t>(18)</w:t>
            </w:r>
          </w:p>
        </w:tc>
        <w:tc>
          <w:tcPr>
            <w:tcW w:w="2250" w:type="dxa"/>
            <w:tcBorders>
              <w:top w:val="nil"/>
              <w:left w:val="nil"/>
              <w:bottom w:val="nil"/>
              <w:right w:val="nil"/>
            </w:tcBorders>
            <w:vAlign w:val="center"/>
          </w:tcPr>
          <w:p w14:paraId="122329D8" w14:textId="77777777" w:rsidR="00E27E21" w:rsidRDefault="00E27E21" w:rsidP="003C1613">
            <w:pPr>
              <w:jc w:val="center"/>
              <w:rPr>
                <w:sz w:val="22"/>
                <w:szCs w:val="22"/>
              </w:rPr>
            </w:pPr>
            <w:r w:rsidRPr="00E27E21">
              <w:rPr>
                <w:sz w:val="22"/>
                <w:szCs w:val="22"/>
              </w:rPr>
              <w:t>13.0 ± 31.1</w:t>
            </w:r>
          </w:p>
          <w:p w14:paraId="2B42343A" w14:textId="59A3CE32" w:rsidR="005953B1" w:rsidRPr="005953B1" w:rsidRDefault="005953B1" w:rsidP="003C1613">
            <w:pPr>
              <w:jc w:val="center"/>
              <w:rPr>
                <w:i/>
                <w:iCs/>
                <w:sz w:val="22"/>
                <w:szCs w:val="22"/>
              </w:rPr>
            </w:pPr>
            <w:r w:rsidRPr="005953B1">
              <w:rPr>
                <w:i/>
                <w:iCs/>
                <w:sz w:val="22"/>
                <w:szCs w:val="22"/>
              </w:rPr>
              <w:t>(12)</w:t>
            </w:r>
          </w:p>
        </w:tc>
        <w:tc>
          <w:tcPr>
            <w:tcW w:w="2250" w:type="dxa"/>
            <w:tcBorders>
              <w:top w:val="nil"/>
              <w:left w:val="nil"/>
              <w:bottom w:val="nil"/>
            </w:tcBorders>
            <w:vAlign w:val="center"/>
          </w:tcPr>
          <w:p w14:paraId="6EF1B193" w14:textId="77777777" w:rsidR="00E27E21" w:rsidRDefault="00E27E21" w:rsidP="003C1613">
            <w:pPr>
              <w:jc w:val="center"/>
              <w:rPr>
                <w:sz w:val="22"/>
                <w:szCs w:val="22"/>
              </w:rPr>
            </w:pPr>
            <w:r w:rsidRPr="00E27E21">
              <w:rPr>
                <w:sz w:val="22"/>
                <w:szCs w:val="22"/>
              </w:rPr>
              <w:t>-3.16 ± 27.1</w:t>
            </w:r>
          </w:p>
          <w:p w14:paraId="25DA6CD0" w14:textId="53D1D722" w:rsidR="005953B1" w:rsidRPr="005953B1" w:rsidRDefault="005953B1" w:rsidP="003C1613">
            <w:pPr>
              <w:jc w:val="center"/>
              <w:rPr>
                <w:sz w:val="22"/>
                <w:szCs w:val="22"/>
              </w:rPr>
            </w:pPr>
            <w:r>
              <w:rPr>
                <w:i/>
                <w:iCs/>
                <w:sz w:val="22"/>
                <w:szCs w:val="22"/>
              </w:rPr>
              <w:t>(5)</w:t>
            </w:r>
          </w:p>
        </w:tc>
      </w:tr>
      <w:tr w:rsidR="005953B1" w14:paraId="2D0D28AD" w14:textId="77777777" w:rsidTr="0020720C">
        <w:trPr>
          <w:trHeight w:val="605"/>
          <w:jc w:val="center"/>
        </w:trPr>
        <w:tc>
          <w:tcPr>
            <w:tcW w:w="1995" w:type="dxa"/>
            <w:tcBorders>
              <w:top w:val="nil"/>
              <w:bottom w:val="nil"/>
              <w:right w:val="nil"/>
            </w:tcBorders>
            <w:vAlign w:val="center"/>
          </w:tcPr>
          <w:p w14:paraId="728A255D" w14:textId="77777777" w:rsidR="00E27E21" w:rsidRDefault="00E27E21" w:rsidP="003C1613">
            <w:pPr>
              <w:jc w:val="center"/>
              <w:rPr>
                <w:b/>
                <w:bCs/>
                <w:sz w:val="22"/>
                <w:szCs w:val="22"/>
              </w:rPr>
            </w:pPr>
            <w:r w:rsidRPr="007973D9">
              <w:rPr>
                <w:b/>
                <w:bCs/>
                <w:sz w:val="22"/>
                <w:szCs w:val="22"/>
              </w:rPr>
              <w:t>LRA</w:t>
            </w:r>
          </w:p>
          <w:p w14:paraId="0F5B11E1" w14:textId="2E1EE6D4" w:rsidR="005953B1" w:rsidRPr="007973D9" w:rsidRDefault="005953B1" w:rsidP="003C1613">
            <w:pPr>
              <w:jc w:val="center"/>
              <w:rPr>
                <w:b/>
                <w:bCs/>
                <w:sz w:val="22"/>
                <w:szCs w:val="22"/>
              </w:rPr>
            </w:pPr>
          </w:p>
        </w:tc>
        <w:tc>
          <w:tcPr>
            <w:tcW w:w="2250" w:type="dxa"/>
            <w:tcBorders>
              <w:top w:val="nil"/>
              <w:left w:val="nil"/>
              <w:bottom w:val="nil"/>
              <w:right w:val="nil"/>
            </w:tcBorders>
            <w:vAlign w:val="center"/>
          </w:tcPr>
          <w:p w14:paraId="57113FF3" w14:textId="77777777" w:rsidR="00E27E21" w:rsidRDefault="00E27E21" w:rsidP="003C1613">
            <w:pPr>
              <w:jc w:val="center"/>
              <w:rPr>
                <w:sz w:val="22"/>
                <w:szCs w:val="22"/>
              </w:rPr>
            </w:pPr>
            <w:r w:rsidRPr="00E27E21">
              <w:rPr>
                <w:sz w:val="22"/>
                <w:szCs w:val="22"/>
              </w:rPr>
              <w:t>3.58 ± 15.4</w:t>
            </w:r>
          </w:p>
          <w:p w14:paraId="33C9A879" w14:textId="5DD4C789" w:rsidR="005953B1" w:rsidRPr="005953B1" w:rsidRDefault="005953B1" w:rsidP="003C1613">
            <w:pPr>
              <w:jc w:val="center"/>
              <w:rPr>
                <w:i/>
                <w:iCs/>
                <w:sz w:val="22"/>
                <w:szCs w:val="22"/>
              </w:rPr>
            </w:pPr>
            <w:r w:rsidRPr="005953B1">
              <w:rPr>
                <w:i/>
                <w:iCs/>
                <w:sz w:val="22"/>
                <w:szCs w:val="22"/>
              </w:rPr>
              <w:t>(19)</w:t>
            </w:r>
          </w:p>
        </w:tc>
        <w:tc>
          <w:tcPr>
            <w:tcW w:w="2250" w:type="dxa"/>
            <w:tcBorders>
              <w:top w:val="nil"/>
              <w:left w:val="nil"/>
              <w:bottom w:val="nil"/>
              <w:right w:val="nil"/>
            </w:tcBorders>
            <w:vAlign w:val="center"/>
          </w:tcPr>
          <w:p w14:paraId="7D529E92" w14:textId="77777777" w:rsidR="00E27E21" w:rsidRDefault="00E27E21" w:rsidP="003C1613">
            <w:pPr>
              <w:jc w:val="center"/>
              <w:rPr>
                <w:sz w:val="22"/>
                <w:szCs w:val="22"/>
              </w:rPr>
            </w:pPr>
            <w:r w:rsidRPr="00E27E21">
              <w:rPr>
                <w:sz w:val="22"/>
                <w:szCs w:val="22"/>
              </w:rPr>
              <w:t>2.03 ± 21.0</w:t>
            </w:r>
          </w:p>
          <w:p w14:paraId="5A510B96" w14:textId="0C0BECB1" w:rsidR="005953B1" w:rsidRPr="005953B1" w:rsidRDefault="005953B1" w:rsidP="003C1613">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4097303D" w14:textId="77777777" w:rsidR="00E27E21" w:rsidRDefault="00E27E21" w:rsidP="003C1613">
            <w:pPr>
              <w:jc w:val="center"/>
              <w:rPr>
                <w:sz w:val="22"/>
                <w:szCs w:val="22"/>
              </w:rPr>
            </w:pPr>
            <w:r w:rsidRPr="00E27E21">
              <w:rPr>
                <w:sz w:val="22"/>
                <w:szCs w:val="22"/>
              </w:rPr>
              <w:t>-19.9 ± 26.1</w:t>
            </w:r>
          </w:p>
          <w:p w14:paraId="72366D54" w14:textId="64CB69BB" w:rsidR="005953B1" w:rsidRPr="005953B1" w:rsidRDefault="005953B1" w:rsidP="003C1613">
            <w:pPr>
              <w:jc w:val="center"/>
              <w:rPr>
                <w:i/>
                <w:iCs/>
                <w:sz w:val="22"/>
                <w:szCs w:val="22"/>
              </w:rPr>
            </w:pPr>
            <w:r>
              <w:rPr>
                <w:i/>
                <w:iCs/>
                <w:sz w:val="22"/>
                <w:szCs w:val="22"/>
              </w:rPr>
              <w:t>(6)</w:t>
            </w:r>
          </w:p>
        </w:tc>
      </w:tr>
      <w:tr w:rsidR="00221402" w14:paraId="59C08883" w14:textId="77777777" w:rsidTr="0020720C">
        <w:trPr>
          <w:trHeight w:val="605"/>
          <w:jc w:val="center"/>
        </w:trPr>
        <w:tc>
          <w:tcPr>
            <w:tcW w:w="1995" w:type="dxa"/>
            <w:tcBorders>
              <w:top w:val="nil"/>
              <w:bottom w:val="nil"/>
              <w:right w:val="nil"/>
            </w:tcBorders>
            <w:vAlign w:val="center"/>
          </w:tcPr>
          <w:p w14:paraId="75C58F20" w14:textId="77777777" w:rsidR="00E27E21" w:rsidRDefault="00E27E21" w:rsidP="003C1613">
            <w:pPr>
              <w:jc w:val="center"/>
              <w:rPr>
                <w:b/>
                <w:bCs/>
                <w:sz w:val="22"/>
                <w:szCs w:val="22"/>
              </w:rPr>
            </w:pPr>
            <w:r w:rsidRPr="007973D9">
              <w:rPr>
                <w:b/>
                <w:bCs/>
                <w:sz w:val="22"/>
                <w:szCs w:val="22"/>
              </w:rPr>
              <w:t>RRA</w:t>
            </w:r>
          </w:p>
          <w:p w14:paraId="6CDE43BF" w14:textId="38C8432B" w:rsidR="005953B1" w:rsidRPr="007973D9" w:rsidRDefault="005953B1" w:rsidP="003C1613">
            <w:pPr>
              <w:jc w:val="center"/>
              <w:rPr>
                <w:b/>
                <w:bCs/>
                <w:sz w:val="22"/>
                <w:szCs w:val="22"/>
              </w:rPr>
            </w:pPr>
          </w:p>
        </w:tc>
        <w:tc>
          <w:tcPr>
            <w:tcW w:w="2250" w:type="dxa"/>
            <w:tcBorders>
              <w:top w:val="nil"/>
              <w:left w:val="nil"/>
              <w:bottom w:val="nil"/>
              <w:right w:val="nil"/>
            </w:tcBorders>
            <w:vAlign w:val="center"/>
          </w:tcPr>
          <w:p w14:paraId="28BF3629" w14:textId="77777777" w:rsidR="00E27E21" w:rsidRDefault="00E27E21" w:rsidP="003C1613">
            <w:pPr>
              <w:jc w:val="center"/>
              <w:rPr>
                <w:sz w:val="22"/>
                <w:szCs w:val="22"/>
              </w:rPr>
            </w:pPr>
            <w:r w:rsidRPr="00E27E21">
              <w:rPr>
                <w:sz w:val="22"/>
                <w:szCs w:val="22"/>
              </w:rPr>
              <w:t>6.97 ± 17.5</w:t>
            </w:r>
          </w:p>
          <w:p w14:paraId="25D9DA7E" w14:textId="442430EE" w:rsidR="005953B1" w:rsidRPr="005953B1" w:rsidRDefault="005953B1" w:rsidP="003C1613">
            <w:pPr>
              <w:jc w:val="center"/>
              <w:rPr>
                <w:i/>
                <w:iCs/>
                <w:sz w:val="22"/>
                <w:szCs w:val="22"/>
              </w:rPr>
            </w:pPr>
            <w:r w:rsidRPr="005953B1">
              <w:rPr>
                <w:i/>
                <w:iCs/>
                <w:sz w:val="22"/>
                <w:szCs w:val="22"/>
              </w:rPr>
              <w:t>(20)</w:t>
            </w:r>
          </w:p>
        </w:tc>
        <w:tc>
          <w:tcPr>
            <w:tcW w:w="2250" w:type="dxa"/>
            <w:tcBorders>
              <w:top w:val="nil"/>
              <w:left w:val="nil"/>
              <w:bottom w:val="nil"/>
              <w:right w:val="nil"/>
            </w:tcBorders>
            <w:vAlign w:val="center"/>
          </w:tcPr>
          <w:p w14:paraId="2198438B" w14:textId="77777777" w:rsidR="00E27E21" w:rsidRDefault="00E27E21" w:rsidP="003C1613">
            <w:pPr>
              <w:jc w:val="center"/>
              <w:rPr>
                <w:sz w:val="22"/>
                <w:szCs w:val="22"/>
              </w:rPr>
            </w:pPr>
            <w:r w:rsidRPr="00E27E21">
              <w:rPr>
                <w:sz w:val="22"/>
                <w:szCs w:val="22"/>
              </w:rPr>
              <w:t>-0.95 ± 19.0</w:t>
            </w:r>
          </w:p>
          <w:p w14:paraId="319FE107" w14:textId="30AB8235" w:rsidR="005953B1" w:rsidRPr="005953B1" w:rsidRDefault="005953B1" w:rsidP="003C1613">
            <w:pPr>
              <w:jc w:val="center"/>
              <w:rPr>
                <w:i/>
                <w:iCs/>
                <w:sz w:val="22"/>
                <w:szCs w:val="22"/>
              </w:rPr>
            </w:pPr>
            <w:r w:rsidRPr="005953B1">
              <w:rPr>
                <w:i/>
                <w:iCs/>
                <w:sz w:val="22"/>
                <w:szCs w:val="22"/>
              </w:rPr>
              <w:t>(11)</w:t>
            </w:r>
          </w:p>
        </w:tc>
        <w:tc>
          <w:tcPr>
            <w:tcW w:w="2250" w:type="dxa"/>
            <w:tcBorders>
              <w:top w:val="nil"/>
              <w:left w:val="nil"/>
              <w:bottom w:val="nil"/>
            </w:tcBorders>
            <w:vAlign w:val="center"/>
          </w:tcPr>
          <w:p w14:paraId="3440701B" w14:textId="77777777" w:rsidR="00E27E21" w:rsidRDefault="00E27E21" w:rsidP="003C1613">
            <w:pPr>
              <w:jc w:val="center"/>
              <w:rPr>
                <w:sz w:val="22"/>
                <w:szCs w:val="22"/>
              </w:rPr>
            </w:pPr>
            <w:r w:rsidRPr="00E27E21">
              <w:rPr>
                <w:sz w:val="22"/>
                <w:szCs w:val="22"/>
              </w:rPr>
              <w:t>-35.7 ± 37.1</w:t>
            </w:r>
          </w:p>
          <w:p w14:paraId="5D88876F" w14:textId="6EA1C2EA" w:rsidR="005953B1" w:rsidRPr="005953B1" w:rsidRDefault="005953B1" w:rsidP="003C1613">
            <w:pPr>
              <w:jc w:val="center"/>
              <w:rPr>
                <w:i/>
                <w:iCs/>
                <w:sz w:val="22"/>
                <w:szCs w:val="22"/>
              </w:rPr>
            </w:pPr>
            <w:r>
              <w:rPr>
                <w:i/>
                <w:iCs/>
                <w:sz w:val="22"/>
                <w:szCs w:val="22"/>
              </w:rPr>
              <w:t>(5)</w:t>
            </w:r>
          </w:p>
        </w:tc>
      </w:tr>
      <w:tr w:rsidR="00221402" w14:paraId="7798A333" w14:textId="77777777" w:rsidTr="0020720C">
        <w:trPr>
          <w:trHeight w:val="605"/>
          <w:jc w:val="center"/>
        </w:trPr>
        <w:tc>
          <w:tcPr>
            <w:tcW w:w="1995" w:type="dxa"/>
            <w:tcBorders>
              <w:top w:val="nil"/>
              <w:bottom w:val="nil"/>
              <w:right w:val="nil"/>
            </w:tcBorders>
            <w:vAlign w:val="center"/>
          </w:tcPr>
          <w:p w14:paraId="180581BC" w14:textId="77777777" w:rsidR="00E27E21" w:rsidRDefault="00E27E21" w:rsidP="00E27E21">
            <w:pPr>
              <w:jc w:val="center"/>
              <w:rPr>
                <w:b/>
                <w:bCs/>
                <w:sz w:val="22"/>
                <w:szCs w:val="22"/>
              </w:rPr>
            </w:pPr>
            <w:r w:rsidRPr="007973D9">
              <w:rPr>
                <w:b/>
                <w:bCs/>
                <w:sz w:val="22"/>
                <w:szCs w:val="22"/>
              </w:rPr>
              <w:t>SMA</w:t>
            </w:r>
          </w:p>
          <w:p w14:paraId="4A41E59A" w14:textId="3710BBE8"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38F8CAD3" w14:textId="77777777" w:rsidR="00E27E21" w:rsidRDefault="00E27E21" w:rsidP="00E27E21">
            <w:pPr>
              <w:jc w:val="center"/>
              <w:rPr>
                <w:sz w:val="22"/>
                <w:szCs w:val="22"/>
              </w:rPr>
            </w:pPr>
            <w:r w:rsidRPr="00E27E21">
              <w:rPr>
                <w:sz w:val="22"/>
                <w:szCs w:val="22"/>
              </w:rPr>
              <w:t>98.8 ± 80.7</w:t>
            </w:r>
          </w:p>
          <w:p w14:paraId="5D1220E2" w14:textId="2A9DC03A" w:rsidR="005953B1" w:rsidRPr="005953B1" w:rsidRDefault="005953B1" w:rsidP="00E27E21">
            <w:pPr>
              <w:jc w:val="center"/>
              <w:rPr>
                <w:i/>
                <w:iCs/>
                <w:sz w:val="22"/>
                <w:szCs w:val="22"/>
              </w:rPr>
            </w:pPr>
            <w:r w:rsidRPr="005953B1">
              <w:rPr>
                <w:i/>
                <w:iCs/>
                <w:sz w:val="22"/>
                <w:szCs w:val="22"/>
              </w:rPr>
              <w:t>(20)</w:t>
            </w:r>
          </w:p>
        </w:tc>
        <w:tc>
          <w:tcPr>
            <w:tcW w:w="2250" w:type="dxa"/>
            <w:tcBorders>
              <w:top w:val="nil"/>
              <w:left w:val="nil"/>
              <w:bottom w:val="nil"/>
              <w:right w:val="nil"/>
            </w:tcBorders>
            <w:vAlign w:val="center"/>
          </w:tcPr>
          <w:p w14:paraId="59CB0DC1" w14:textId="77777777" w:rsidR="00E27E21" w:rsidRDefault="00E27E21" w:rsidP="00E27E21">
            <w:pPr>
              <w:jc w:val="center"/>
              <w:rPr>
                <w:sz w:val="22"/>
                <w:szCs w:val="22"/>
              </w:rPr>
            </w:pPr>
            <w:r w:rsidRPr="00E27E21">
              <w:rPr>
                <w:sz w:val="22"/>
                <w:szCs w:val="22"/>
              </w:rPr>
              <w:t>62.7 ± 66.5</w:t>
            </w:r>
          </w:p>
          <w:p w14:paraId="1B845313" w14:textId="52B82F82"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2294C7AA" w14:textId="77777777" w:rsidR="00E27E21" w:rsidRDefault="00E27E21" w:rsidP="00E27E21">
            <w:pPr>
              <w:jc w:val="center"/>
              <w:rPr>
                <w:b/>
                <w:sz w:val="22"/>
                <w:szCs w:val="22"/>
              </w:rPr>
            </w:pPr>
            <w:r w:rsidRPr="00E27E21">
              <w:rPr>
                <w:b/>
                <w:sz w:val="22"/>
                <w:szCs w:val="22"/>
              </w:rPr>
              <w:t>23.5 ± 32.7</w:t>
            </w:r>
          </w:p>
          <w:p w14:paraId="3E73B2A1" w14:textId="4CB868B0" w:rsidR="005953B1" w:rsidRPr="005953B1" w:rsidRDefault="005953B1" w:rsidP="00E27E21">
            <w:pPr>
              <w:jc w:val="center"/>
              <w:rPr>
                <w:bCs/>
                <w:i/>
                <w:iCs/>
                <w:sz w:val="22"/>
                <w:szCs w:val="22"/>
              </w:rPr>
            </w:pPr>
            <w:r>
              <w:rPr>
                <w:bCs/>
                <w:i/>
                <w:iCs/>
                <w:sz w:val="22"/>
                <w:szCs w:val="22"/>
              </w:rPr>
              <w:t>(6)</w:t>
            </w:r>
          </w:p>
        </w:tc>
      </w:tr>
      <w:tr w:rsidR="00221402" w14:paraId="78C02B60" w14:textId="77777777" w:rsidTr="0020720C">
        <w:trPr>
          <w:trHeight w:val="605"/>
          <w:jc w:val="center"/>
        </w:trPr>
        <w:tc>
          <w:tcPr>
            <w:tcW w:w="1995" w:type="dxa"/>
            <w:tcBorders>
              <w:top w:val="nil"/>
              <w:bottom w:val="nil"/>
              <w:right w:val="nil"/>
            </w:tcBorders>
            <w:vAlign w:val="center"/>
          </w:tcPr>
          <w:p w14:paraId="36B25DD5" w14:textId="77777777" w:rsidR="00E27E21" w:rsidRDefault="00E27E21" w:rsidP="00E27E21">
            <w:pPr>
              <w:jc w:val="center"/>
              <w:rPr>
                <w:b/>
                <w:bCs/>
                <w:sz w:val="22"/>
                <w:szCs w:val="22"/>
              </w:rPr>
            </w:pPr>
            <w:r w:rsidRPr="007973D9">
              <w:rPr>
                <w:b/>
                <w:bCs/>
                <w:sz w:val="22"/>
                <w:szCs w:val="22"/>
              </w:rPr>
              <w:t>CA</w:t>
            </w:r>
          </w:p>
          <w:p w14:paraId="35B9DE21" w14:textId="264EC398"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15CBB57" w14:textId="77777777" w:rsidR="00E27E21" w:rsidRDefault="00E27E21" w:rsidP="00E27E21">
            <w:pPr>
              <w:jc w:val="center"/>
              <w:rPr>
                <w:sz w:val="22"/>
                <w:szCs w:val="22"/>
              </w:rPr>
            </w:pPr>
            <w:r w:rsidRPr="00E27E21">
              <w:rPr>
                <w:sz w:val="22"/>
                <w:szCs w:val="22"/>
              </w:rPr>
              <w:t>-3.73 ± 18.9</w:t>
            </w:r>
          </w:p>
          <w:p w14:paraId="368B628B" w14:textId="545BB6D5" w:rsidR="005953B1" w:rsidRPr="005953B1" w:rsidRDefault="005953B1" w:rsidP="00E27E21">
            <w:pPr>
              <w:jc w:val="center"/>
              <w:rPr>
                <w:i/>
                <w:iCs/>
                <w:sz w:val="22"/>
                <w:szCs w:val="22"/>
              </w:rPr>
            </w:pPr>
            <w:r w:rsidRPr="005953B1">
              <w:rPr>
                <w:i/>
                <w:iCs/>
                <w:sz w:val="22"/>
                <w:szCs w:val="22"/>
              </w:rPr>
              <w:t>(19)</w:t>
            </w:r>
          </w:p>
        </w:tc>
        <w:tc>
          <w:tcPr>
            <w:tcW w:w="2250" w:type="dxa"/>
            <w:tcBorders>
              <w:top w:val="nil"/>
              <w:left w:val="nil"/>
              <w:bottom w:val="nil"/>
              <w:right w:val="nil"/>
            </w:tcBorders>
            <w:vAlign w:val="center"/>
          </w:tcPr>
          <w:p w14:paraId="422C154B" w14:textId="77777777" w:rsidR="00E27E21" w:rsidRDefault="00E27E21" w:rsidP="00E27E21">
            <w:pPr>
              <w:jc w:val="center"/>
              <w:rPr>
                <w:sz w:val="22"/>
                <w:szCs w:val="22"/>
              </w:rPr>
            </w:pPr>
            <w:r w:rsidRPr="00E27E21">
              <w:rPr>
                <w:sz w:val="22"/>
                <w:szCs w:val="22"/>
              </w:rPr>
              <w:t>0.93 ± 35.6</w:t>
            </w:r>
          </w:p>
          <w:p w14:paraId="1C503E13" w14:textId="3A37DD2C" w:rsidR="005953B1" w:rsidRPr="005953B1" w:rsidRDefault="005953B1" w:rsidP="00E27E21">
            <w:pPr>
              <w:jc w:val="center"/>
              <w:rPr>
                <w:i/>
                <w:iCs/>
                <w:sz w:val="22"/>
                <w:szCs w:val="22"/>
              </w:rPr>
            </w:pPr>
            <w:r w:rsidRPr="005953B1">
              <w:rPr>
                <w:i/>
                <w:iCs/>
                <w:sz w:val="22"/>
                <w:szCs w:val="22"/>
              </w:rPr>
              <w:t>(12)</w:t>
            </w:r>
          </w:p>
        </w:tc>
        <w:tc>
          <w:tcPr>
            <w:tcW w:w="2250" w:type="dxa"/>
            <w:tcBorders>
              <w:top w:val="nil"/>
              <w:left w:val="nil"/>
              <w:bottom w:val="nil"/>
            </w:tcBorders>
            <w:vAlign w:val="center"/>
          </w:tcPr>
          <w:p w14:paraId="477A1E0C" w14:textId="77777777" w:rsidR="00E27E21" w:rsidRDefault="00E27E21" w:rsidP="00E27E21">
            <w:pPr>
              <w:jc w:val="center"/>
              <w:rPr>
                <w:sz w:val="22"/>
                <w:szCs w:val="22"/>
              </w:rPr>
            </w:pPr>
            <w:r w:rsidRPr="00E27E21">
              <w:rPr>
                <w:sz w:val="22"/>
                <w:szCs w:val="22"/>
              </w:rPr>
              <w:t>4.52 ± 8.53</w:t>
            </w:r>
          </w:p>
          <w:p w14:paraId="4D6A0EA2" w14:textId="78B4F8CA" w:rsidR="005953B1" w:rsidRPr="005953B1" w:rsidRDefault="005953B1" w:rsidP="00E27E21">
            <w:pPr>
              <w:jc w:val="center"/>
              <w:rPr>
                <w:i/>
                <w:iCs/>
                <w:sz w:val="22"/>
                <w:szCs w:val="22"/>
              </w:rPr>
            </w:pPr>
            <w:r>
              <w:rPr>
                <w:i/>
                <w:iCs/>
                <w:sz w:val="22"/>
                <w:szCs w:val="22"/>
              </w:rPr>
              <w:t>(6)</w:t>
            </w:r>
          </w:p>
        </w:tc>
      </w:tr>
      <w:tr w:rsidR="005953B1" w14:paraId="2A07D617" w14:textId="77777777" w:rsidTr="0020720C">
        <w:trPr>
          <w:trHeight w:val="605"/>
          <w:jc w:val="center"/>
        </w:trPr>
        <w:tc>
          <w:tcPr>
            <w:tcW w:w="1995" w:type="dxa"/>
            <w:tcBorders>
              <w:top w:val="nil"/>
              <w:bottom w:val="nil"/>
              <w:right w:val="nil"/>
            </w:tcBorders>
            <w:vAlign w:val="center"/>
          </w:tcPr>
          <w:p w14:paraId="24841DEC" w14:textId="77777777" w:rsidR="00E27E21" w:rsidRDefault="00E27E21" w:rsidP="00E27E21">
            <w:pPr>
              <w:jc w:val="center"/>
              <w:rPr>
                <w:b/>
                <w:bCs/>
                <w:sz w:val="22"/>
                <w:szCs w:val="22"/>
              </w:rPr>
            </w:pPr>
            <w:r w:rsidRPr="007973D9">
              <w:rPr>
                <w:b/>
                <w:bCs/>
                <w:sz w:val="22"/>
                <w:szCs w:val="22"/>
              </w:rPr>
              <w:t>SMV</w:t>
            </w:r>
          </w:p>
          <w:p w14:paraId="7F4CE97F" w14:textId="73C69662"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9D739F2" w14:textId="77777777" w:rsidR="00E27E21" w:rsidRDefault="00E27E21" w:rsidP="00E27E21">
            <w:pPr>
              <w:jc w:val="center"/>
              <w:rPr>
                <w:sz w:val="22"/>
                <w:szCs w:val="22"/>
              </w:rPr>
            </w:pPr>
            <w:r w:rsidRPr="00E27E21">
              <w:rPr>
                <w:sz w:val="22"/>
                <w:szCs w:val="22"/>
              </w:rPr>
              <w:t>132 ± 80.7</w:t>
            </w:r>
          </w:p>
          <w:p w14:paraId="44A6B56E" w14:textId="47C2EFA7" w:rsidR="005953B1" w:rsidRPr="005953B1" w:rsidRDefault="005953B1" w:rsidP="00E27E21">
            <w:pPr>
              <w:jc w:val="center"/>
              <w:rPr>
                <w:i/>
                <w:iCs/>
                <w:sz w:val="22"/>
                <w:szCs w:val="22"/>
              </w:rPr>
            </w:pPr>
            <w:r w:rsidRPr="005953B1">
              <w:rPr>
                <w:i/>
                <w:iCs/>
                <w:sz w:val="22"/>
                <w:szCs w:val="22"/>
              </w:rPr>
              <w:t>(</w:t>
            </w:r>
            <w:r>
              <w:rPr>
                <w:i/>
                <w:iCs/>
                <w:sz w:val="22"/>
                <w:szCs w:val="22"/>
              </w:rPr>
              <w:t>19</w:t>
            </w:r>
            <w:r w:rsidRPr="005953B1">
              <w:rPr>
                <w:i/>
                <w:iCs/>
                <w:sz w:val="22"/>
                <w:szCs w:val="22"/>
              </w:rPr>
              <w:t>)</w:t>
            </w:r>
          </w:p>
        </w:tc>
        <w:tc>
          <w:tcPr>
            <w:tcW w:w="2250" w:type="dxa"/>
            <w:tcBorders>
              <w:top w:val="nil"/>
              <w:left w:val="nil"/>
              <w:bottom w:val="nil"/>
              <w:right w:val="nil"/>
            </w:tcBorders>
            <w:vAlign w:val="center"/>
          </w:tcPr>
          <w:p w14:paraId="2C77FD3C" w14:textId="77777777" w:rsidR="00E27E21" w:rsidRDefault="00E27E21" w:rsidP="00E27E21">
            <w:pPr>
              <w:jc w:val="center"/>
              <w:rPr>
                <w:sz w:val="22"/>
                <w:szCs w:val="22"/>
              </w:rPr>
            </w:pPr>
            <w:r w:rsidRPr="00E27E21">
              <w:rPr>
                <w:sz w:val="22"/>
                <w:szCs w:val="22"/>
              </w:rPr>
              <w:t>178 ± 147</w:t>
            </w:r>
          </w:p>
          <w:p w14:paraId="4A8B2662" w14:textId="33A409D4"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4D178E62" w14:textId="77777777" w:rsidR="00E27E21" w:rsidRDefault="00E27E21" w:rsidP="00E27E21">
            <w:pPr>
              <w:jc w:val="center"/>
              <w:rPr>
                <w:b/>
                <w:sz w:val="22"/>
                <w:szCs w:val="22"/>
                <w:u w:val="single"/>
              </w:rPr>
            </w:pPr>
            <w:r w:rsidRPr="00E27E21">
              <w:rPr>
                <w:b/>
                <w:sz w:val="22"/>
                <w:szCs w:val="22"/>
                <w:u w:val="single"/>
              </w:rPr>
              <w:t>40.3 ± 55.6</w:t>
            </w:r>
          </w:p>
          <w:p w14:paraId="574C6D3E" w14:textId="6E8D0334" w:rsidR="005953B1" w:rsidRPr="005953B1" w:rsidRDefault="005953B1" w:rsidP="00E27E21">
            <w:pPr>
              <w:jc w:val="center"/>
              <w:rPr>
                <w:bCs/>
                <w:i/>
                <w:iCs/>
                <w:sz w:val="22"/>
                <w:szCs w:val="22"/>
              </w:rPr>
            </w:pPr>
            <w:r>
              <w:rPr>
                <w:bCs/>
                <w:i/>
                <w:iCs/>
                <w:sz w:val="22"/>
                <w:szCs w:val="22"/>
              </w:rPr>
              <w:t>(6)</w:t>
            </w:r>
          </w:p>
        </w:tc>
      </w:tr>
      <w:tr w:rsidR="005953B1" w14:paraId="1B9ECF3B" w14:textId="77777777" w:rsidTr="0020720C">
        <w:trPr>
          <w:trHeight w:val="605"/>
          <w:jc w:val="center"/>
        </w:trPr>
        <w:tc>
          <w:tcPr>
            <w:tcW w:w="1995" w:type="dxa"/>
            <w:tcBorders>
              <w:top w:val="nil"/>
              <w:bottom w:val="nil"/>
              <w:right w:val="nil"/>
            </w:tcBorders>
            <w:vAlign w:val="center"/>
          </w:tcPr>
          <w:p w14:paraId="77D2C8AA" w14:textId="77777777" w:rsidR="00E27E21" w:rsidRDefault="00E27E21" w:rsidP="00E27E21">
            <w:pPr>
              <w:jc w:val="center"/>
              <w:rPr>
                <w:b/>
                <w:bCs/>
                <w:sz w:val="22"/>
                <w:szCs w:val="22"/>
              </w:rPr>
            </w:pPr>
            <w:r w:rsidRPr="007973D9">
              <w:rPr>
                <w:b/>
                <w:bCs/>
                <w:sz w:val="22"/>
                <w:szCs w:val="22"/>
              </w:rPr>
              <w:t>SV</w:t>
            </w:r>
          </w:p>
          <w:p w14:paraId="09ACFFC8" w14:textId="7B7CA4FF"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C968CB0" w14:textId="77777777" w:rsidR="00E27E21" w:rsidRDefault="00E27E21" w:rsidP="00E27E21">
            <w:pPr>
              <w:jc w:val="center"/>
              <w:rPr>
                <w:sz w:val="22"/>
                <w:szCs w:val="22"/>
              </w:rPr>
            </w:pPr>
            <w:r w:rsidRPr="00E27E21">
              <w:rPr>
                <w:sz w:val="22"/>
                <w:szCs w:val="22"/>
              </w:rPr>
              <w:t>-4.76 ± 32.3</w:t>
            </w:r>
          </w:p>
          <w:p w14:paraId="4CDD63D0" w14:textId="0F4D8EB9" w:rsidR="005953B1" w:rsidRPr="005953B1" w:rsidRDefault="005953B1" w:rsidP="00E27E21">
            <w:pPr>
              <w:jc w:val="center"/>
              <w:rPr>
                <w:i/>
                <w:iCs/>
                <w:sz w:val="22"/>
                <w:szCs w:val="22"/>
              </w:rPr>
            </w:pPr>
            <w:r w:rsidRPr="005953B1">
              <w:rPr>
                <w:i/>
                <w:iCs/>
                <w:sz w:val="22"/>
                <w:szCs w:val="22"/>
              </w:rPr>
              <w:t>(17)</w:t>
            </w:r>
          </w:p>
        </w:tc>
        <w:tc>
          <w:tcPr>
            <w:tcW w:w="2250" w:type="dxa"/>
            <w:tcBorders>
              <w:top w:val="nil"/>
              <w:left w:val="nil"/>
              <w:bottom w:val="nil"/>
              <w:right w:val="nil"/>
            </w:tcBorders>
            <w:vAlign w:val="center"/>
          </w:tcPr>
          <w:p w14:paraId="72FFEB80" w14:textId="77777777" w:rsidR="00E27E21" w:rsidRDefault="00E27E21" w:rsidP="00E27E21">
            <w:pPr>
              <w:jc w:val="center"/>
              <w:rPr>
                <w:sz w:val="22"/>
                <w:szCs w:val="22"/>
              </w:rPr>
            </w:pPr>
            <w:r w:rsidRPr="00E27E21">
              <w:rPr>
                <w:sz w:val="22"/>
                <w:szCs w:val="22"/>
              </w:rPr>
              <w:t>-3.77 ± 36.0</w:t>
            </w:r>
          </w:p>
          <w:p w14:paraId="644AF954" w14:textId="1D512766"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2916ADDA" w14:textId="77777777" w:rsidR="00E27E21" w:rsidRDefault="00E27E21" w:rsidP="00E27E21">
            <w:pPr>
              <w:jc w:val="center"/>
              <w:rPr>
                <w:sz w:val="22"/>
                <w:szCs w:val="22"/>
              </w:rPr>
            </w:pPr>
            <w:r w:rsidRPr="00E27E21">
              <w:rPr>
                <w:sz w:val="22"/>
                <w:szCs w:val="22"/>
              </w:rPr>
              <w:t>-11.7 ± 19.4</w:t>
            </w:r>
          </w:p>
          <w:p w14:paraId="2B4BF265" w14:textId="7403A66A" w:rsidR="005953B1" w:rsidRPr="005953B1" w:rsidRDefault="005953B1" w:rsidP="00E27E21">
            <w:pPr>
              <w:jc w:val="center"/>
              <w:rPr>
                <w:i/>
                <w:iCs/>
                <w:sz w:val="22"/>
                <w:szCs w:val="22"/>
              </w:rPr>
            </w:pPr>
            <w:r>
              <w:rPr>
                <w:i/>
                <w:iCs/>
                <w:sz w:val="22"/>
                <w:szCs w:val="22"/>
              </w:rPr>
              <w:t>(6)</w:t>
            </w:r>
          </w:p>
        </w:tc>
      </w:tr>
      <w:tr w:rsidR="00244284" w14:paraId="64F7F902" w14:textId="77777777" w:rsidTr="0020720C">
        <w:trPr>
          <w:trHeight w:val="605"/>
          <w:jc w:val="center"/>
        </w:trPr>
        <w:tc>
          <w:tcPr>
            <w:tcW w:w="1995" w:type="dxa"/>
            <w:tcBorders>
              <w:top w:val="nil"/>
              <w:bottom w:val="single" w:sz="4" w:space="0" w:color="auto"/>
              <w:right w:val="nil"/>
            </w:tcBorders>
            <w:vAlign w:val="center"/>
          </w:tcPr>
          <w:p w14:paraId="158B4BAC" w14:textId="77777777" w:rsidR="00E27E21" w:rsidRDefault="00E27E21" w:rsidP="00E27E21">
            <w:pPr>
              <w:jc w:val="center"/>
              <w:rPr>
                <w:b/>
                <w:bCs/>
                <w:sz w:val="22"/>
                <w:szCs w:val="22"/>
              </w:rPr>
            </w:pPr>
            <w:r w:rsidRPr="007973D9">
              <w:rPr>
                <w:b/>
                <w:bCs/>
                <w:sz w:val="22"/>
                <w:szCs w:val="22"/>
              </w:rPr>
              <w:t>PV</w:t>
            </w:r>
          </w:p>
          <w:p w14:paraId="3680C94D" w14:textId="6C690FAD" w:rsidR="005953B1" w:rsidRPr="007973D9" w:rsidRDefault="005953B1" w:rsidP="00E27E21">
            <w:pPr>
              <w:jc w:val="center"/>
              <w:rPr>
                <w:b/>
                <w:bCs/>
                <w:sz w:val="22"/>
                <w:szCs w:val="22"/>
              </w:rPr>
            </w:pPr>
          </w:p>
        </w:tc>
        <w:tc>
          <w:tcPr>
            <w:tcW w:w="2250" w:type="dxa"/>
            <w:tcBorders>
              <w:top w:val="nil"/>
              <w:left w:val="nil"/>
              <w:bottom w:val="single" w:sz="4" w:space="0" w:color="auto"/>
              <w:right w:val="nil"/>
            </w:tcBorders>
            <w:vAlign w:val="center"/>
          </w:tcPr>
          <w:p w14:paraId="2EE3D8E8" w14:textId="77777777" w:rsidR="00E27E21" w:rsidRDefault="00E27E21" w:rsidP="00E27E21">
            <w:pPr>
              <w:jc w:val="center"/>
              <w:rPr>
                <w:sz w:val="22"/>
                <w:szCs w:val="22"/>
              </w:rPr>
            </w:pPr>
            <w:r w:rsidRPr="00E27E21">
              <w:rPr>
                <w:sz w:val="22"/>
                <w:szCs w:val="22"/>
              </w:rPr>
              <w:t>56.7 ± 47.9</w:t>
            </w:r>
          </w:p>
          <w:p w14:paraId="05B751AA" w14:textId="4AC63B3D" w:rsidR="005953B1" w:rsidRPr="005953B1" w:rsidRDefault="005953B1" w:rsidP="00E27E21">
            <w:pPr>
              <w:jc w:val="center"/>
              <w:rPr>
                <w:i/>
                <w:iCs/>
                <w:sz w:val="22"/>
                <w:szCs w:val="22"/>
              </w:rPr>
            </w:pPr>
            <w:r w:rsidRPr="005953B1">
              <w:rPr>
                <w:i/>
                <w:iCs/>
                <w:sz w:val="22"/>
                <w:szCs w:val="22"/>
              </w:rPr>
              <w:t>(19)</w:t>
            </w:r>
          </w:p>
        </w:tc>
        <w:tc>
          <w:tcPr>
            <w:tcW w:w="2250" w:type="dxa"/>
            <w:tcBorders>
              <w:top w:val="nil"/>
              <w:left w:val="nil"/>
              <w:bottom w:val="single" w:sz="4" w:space="0" w:color="auto"/>
              <w:right w:val="nil"/>
            </w:tcBorders>
            <w:vAlign w:val="center"/>
          </w:tcPr>
          <w:p w14:paraId="268C17AC" w14:textId="77777777" w:rsidR="00E27E21" w:rsidRDefault="00E27E21" w:rsidP="00E27E21">
            <w:pPr>
              <w:jc w:val="center"/>
              <w:rPr>
                <w:sz w:val="22"/>
                <w:szCs w:val="22"/>
              </w:rPr>
            </w:pPr>
            <w:r w:rsidRPr="00E27E21">
              <w:rPr>
                <w:sz w:val="22"/>
                <w:szCs w:val="22"/>
              </w:rPr>
              <w:t>72.1 ± 50.4</w:t>
            </w:r>
          </w:p>
          <w:p w14:paraId="64C48D32" w14:textId="3E690D20"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5D4AAE25" w14:textId="77777777" w:rsidR="00E27E21" w:rsidRDefault="00E27E21" w:rsidP="00E27E21">
            <w:pPr>
              <w:jc w:val="center"/>
              <w:rPr>
                <w:b/>
                <w:sz w:val="22"/>
                <w:szCs w:val="22"/>
                <w:u w:val="single"/>
              </w:rPr>
            </w:pPr>
            <w:r w:rsidRPr="00E27E21">
              <w:rPr>
                <w:b/>
                <w:sz w:val="22"/>
                <w:szCs w:val="22"/>
                <w:u w:val="single"/>
              </w:rPr>
              <w:t>11.7 ± 30.9</w:t>
            </w:r>
          </w:p>
          <w:p w14:paraId="636997F8" w14:textId="667C9843" w:rsidR="005953B1" w:rsidRPr="005953B1" w:rsidRDefault="005953B1" w:rsidP="00E27E21">
            <w:pPr>
              <w:jc w:val="center"/>
              <w:rPr>
                <w:bCs/>
                <w:i/>
                <w:iCs/>
                <w:sz w:val="22"/>
                <w:szCs w:val="22"/>
              </w:rPr>
            </w:pPr>
            <w:r>
              <w:rPr>
                <w:bCs/>
                <w:i/>
                <w:iCs/>
                <w:sz w:val="22"/>
                <w:szCs w:val="22"/>
              </w:rPr>
              <w:t>(6)</w:t>
            </w:r>
          </w:p>
        </w:tc>
      </w:tr>
      <w:tr w:rsidR="00E27E21" w14:paraId="0311FB7B" w14:textId="77777777" w:rsidTr="0020720C">
        <w:trPr>
          <w:trHeight w:val="1232"/>
          <w:jc w:val="center"/>
        </w:trPr>
        <w:tc>
          <w:tcPr>
            <w:tcW w:w="8745" w:type="dxa"/>
            <w:gridSpan w:val="4"/>
            <w:tcBorders>
              <w:top w:val="single" w:sz="4" w:space="0" w:color="auto"/>
            </w:tcBorders>
            <w:vAlign w:val="center"/>
          </w:tcPr>
          <w:p w14:paraId="18189B7E" w14:textId="6C2A062B" w:rsidR="00E27E21" w:rsidRPr="007973D9" w:rsidRDefault="0020720C" w:rsidP="00E27E21">
            <w:pPr>
              <w:jc w:val="both"/>
              <w:rPr>
                <w:sz w:val="20"/>
                <w:szCs w:val="20"/>
              </w:rPr>
            </w:pPr>
            <w:r>
              <w:rPr>
                <w:sz w:val="20"/>
                <w:szCs w:val="20"/>
              </w:rPr>
              <w:t xml:space="preserve">Percentages </w:t>
            </w:r>
            <w:r w:rsidR="00E27E21" w:rsidRPr="007973D9">
              <w:rPr>
                <w:sz w:val="20"/>
                <w:szCs w:val="20"/>
              </w:rPr>
              <w:t>are expressed as mean ± 1</w:t>
            </w:r>
            <w:r>
              <w:rPr>
                <w:sz w:val="20"/>
                <w:szCs w:val="20"/>
              </w:rPr>
              <w:t xml:space="preserve"> standard deviation</w:t>
            </w:r>
            <w:r w:rsidR="00E27E21" w:rsidRPr="007973D9">
              <w:rPr>
                <w:sz w:val="20"/>
                <w:szCs w:val="20"/>
              </w:rPr>
              <w:t xml:space="preserve">. </w:t>
            </w:r>
            <w:r w:rsidR="00E27E21" w:rsidRPr="007973D9">
              <w:rPr>
                <w:b/>
                <w:sz w:val="20"/>
                <w:szCs w:val="20"/>
              </w:rPr>
              <w:t xml:space="preserve">Bold </w:t>
            </w:r>
            <w:r w:rsidR="00E27E21" w:rsidRPr="007973D9">
              <w:rPr>
                <w:sz w:val="20"/>
                <w:szCs w:val="20"/>
              </w:rPr>
              <w:t xml:space="preserve">indicates statistical significance (p &lt; 0.05) compared to controls. </w:t>
            </w:r>
            <w:r w:rsidR="00E27E21" w:rsidRPr="007973D9">
              <w:rPr>
                <w:sz w:val="20"/>
                <w:szCs w:val="20"/>
                <w:u w:val="single"/>
              </w:rPr>
              <w:t>Underline</w:t>
            </w:r>
            <w:r w:rsidR="00E27E21" w:rsidRPr="007973D9">
              <w:rPr>
                <w:i/>
                <w:sz w:val="20"/>
                <w:szCs w:val="20"/>
              </w:rPr>
              <w:t xml:space="preserve"> </w:t>
            </w:r>
            <w:r w:rsidR="00E27E21" w:rsidRPr="007973D9">
              <w:rPr>
                <w:sz w:val="20"/>
                <w:szCs w:val="20"/>
              </w:rPr>
              <w:t>indicates statistical significance (p &lt; 0.05) between CMI</w:t>
            </w:r>
            <w:r w:rsidR="00E27E21">
              <w:rPr>
                <w:sz w:val="20"/>
                <w:szCs w:val="20"/>
              </w:rPr>
              <w:t>+ and CMI- groups</w:t>
            </w:r>
            <w:r w:rsidR="00E27E21"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5571BD76" w14:textId="4F7E9885" w:rsidR="00DF7821" w:rsidRDefault="00DF7821">
      <w:pPr>
        <w:rPr>
          <w:rFonts w:eastAsiaTheme="majorEastAsia" w:cstheme="majorBidi"/>
          <w:b/>
          <w:sz w:val="28"/>
          <w:szCs w:val="32"/>
        </w:rPr>
      </w:pPr>
      <w:r>
        <w:br w:type="page"/>
      </w:r>
    </w:p>
    <w:p w14:paraId="641A357D" w14:textId="149A93FE" w:rsidR="00CA5AE8" w:rsidRDefault="00CA5AE8" w:rsidP="00C92E2D">
      <w:pPr>
        <w:pStyle w:val="Heading1"/>
      </w:pPr>
      <w:r>
        <w:lastRenderedPageBreak/>
        <w:t>Figure Legends:</w:t>
      </w:r>
    </w:p>
    <w:p w14:paraId="092C33E5" w14:textId="77777777" w:rsidR="00797BCE" w:rsidRPr="00797BCE" w:rsidRDefault="00797BCE" w:rsidP="00797BCE"/>
    <w:p w14:paraId="24C1CB9B" w14:textId="5AD26631" w:rsidR="00F3645B" w:rsidRDefault="00F3645B"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54A743C3" w14:textId="77777777" w:rsidR="00F3645B" w:rsidRPr="00F3645B" w:rsidRDefault="00F3645B" w:rsidP="00F3645B"/>
    <w:p w14:paraId="33AC2751" w14:textId="2FDF6123" w:rsidR="00F3645B" w:rsidRDefault="00F3645B" w:rsidP="00F3645B">
      <w:pPr>
        <w:pStyle w:val="Caption"/>
        <w:rPr>
          <w:sz w:val="24"/>
          <w:szCs w:val="24"/>
        </w:rPr>
      </w:pPr>
      <w:r w:rsidRPr="007E0F1C">
        <w:rPr>
          <w:sz w:val="24"/>
          <w:szCs w:val="24"/>
        </w:rPr>
        <w:t xml:space="preserve">Figure </w:t>
      </w:r>
      <w:r w:rsidRPr="007E0F1C">
        <w:rPr>
          <w:noProof/>
          <w:sz w:val="24"/>
          <w:szCs w:val="24"/>
        </w:rPr>
        <w:t>2</w:t>
      </w:r>
      <w:r w:rsidRPr="007E0F1C">
        <w:rPr>
          <w:sz w:val="24"/>
          <w:szCs w:val="24"/>
        </w:rPr>
        <w:t xml:space="preserve">: (a) Velocity color-coded </w:t>
      </w:r>
      <w:proofErr w:type="spellStart"/>
      <w:r w:rsidRPr="007E0F1C">
        <w:rPr>
          <w:sz w:val="24"/>
          <w:szCs w:val="24"/>
        </w:rPr>
        <w:t>pathlines</w:t>
      </w:r>
      <w:proofErr w:type="spellEnd"/>
      <w:r w:rsidRPr="007E0F1C">
        <w:rPr>
          <w:sz w:val="24"/>
          <w:szCs w:val="24"/>
        </w:rPr>
        <w:t xml:space="preserve"> soon after systole in the arterial vasculature of a healthy (</w:t>
      </w:r>
      <w:r w:rsidRPr="007E0F1C">
        <w:rPr>
          <w:noProof/>
          <w:sz w:val="24"/>
          <w:szCs w:val="24"/>
        </w:rPr>
        <w:t>61-year-old</w:t>
      </w:r>
      <w:r w:rsidRPr="007E0F1C">
        <w:rPr>
          <w:sz w:val="24"/>
          <w:szCs w:val="24"/>
        </w:rPr>
        <w:t>, male) control subject. (b) Velocity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Pr>
          <w:sz w:val="24"/>
          <w:szCs w:val="24"/>
        </w:rPr>
        <w:t>,</w:t>
      </w:r>
      <w:r w:rsidRPr="007E0F1C">
        <w:rPr>
          <w:sz w:val="24"/>
          <w:szCs w:val="24"/>
        </w:rPr>
        <w:t xml:space="preserve"> manual segmentation</w:t>
      </w:r>
      <w:r>
        <w:rPr>
          <w:sz w:val="24"/>
          <w:szCs w:val="24"/>
        </w:rPr>
        <w:t xml:space="preserve"> </w:t>
      </w:r>
      <w:r w:rsidRPr="007E0F1C">
        <w:rPr>
          <w:sz w:val="24"/>
          <w:szCs w:val="24"/>
        </w:rPr>
        <w:t xml:space="preserve">of </w:t>
      </w:r>
      <w:r>
        <w:rPr>
          <w:sz w:val="24"/>
          <w:szCs w:val="24"/>
        </w:rPr>
        <w:t xml:space="preserve">the CA </w:t>
      </w:r>
      <w:r w:rsidRPr="007E0F1C">
        <w:rPr>
          <w:sz w:val="24"/>
          <w:szCs w:val="24"/>
        </w:rPr>
        <w:t>in a customized software package</w:t>
      </w:r>
      <w:r>
        <w:rPr>
          <w:sz w:val="24"/>
          <w:szCs w:val="24"/>
        </w:rPr>
        <w:t>.</w:t>
      </w:r>
    </w:p>
    <w:p w14:paraId="279E58A1" w14:textId="77777777" w:rsidR="00F3645B" w:rsidRPr="00F3645B" w:rsidRDefault="00F3645B" w:rsidP="00F3645B"/>
    <w:p w14:paraId="6C5B2E1F" w14:textId="00BAD4F6" w:rsidR="00F3645B" w:rsidRDefault="00F3645B" w:rsidP="00F3645B">
      <w:pPr>
        <w:pStyle w:val="Caption"/>
        <w:rPr>
          <w:sz w:val="24"/>
          <w:szCs w:val="24"/>
        </w:rPr>
      </w:pPr>
      <w:r w:rsidRPr="007E0F1C">
        <w:rPr>
          <w:sz w:val="24"/>
          <w:szCs w:val="24"/>
        </w:rPr>
        <w:t xml:space="preserve">Figure </w:t>
      </w:r>
      <w:r w:rsidRPr="007E0F1C">
        <w:rPr>
          <w:noProof/>
          <w:sz w:val="24"/>
          <w:szCs w:val="24"/>
        </w:rPr>
        <w:t>3</w:t>
      </w:r>
      <w:r w:rsidRPr="007E0F1C">
        <w:rPr>
          <w:sz w:val="24"/>
          <w:szCs w:val="24"/>
        </w:rPr>
        <w:t>: Average percent changes in blood flow for each subgroup. * indicates statistical significance (p&lt;0.05).</w:t>
      </w:r>
    </w:p>
    <w:p w14:paraId="1A8884E3" w14:textId="77777777" w:rsidR="00F3645B" w:rsidRPr="00F3645B" w:rsidRDefault="00F3645B" w:rsidP="00F3645B"/>
    <w:p w14:paraId="462DEEFE" w14:textId="75BAD232" w:rsidR="00F3645B" w:rsidRDefault="00F3645B" w:rsidP="00F3645B">
      <w:pPr>
        <w:pStyle w:val="Caption"/>
        <w:rPr>
          <w:rFonts w:eastAsiaTheme="minorEastAsia"/>
          <w:sz w:val="24"/>
          <w:szCs w:val="24"/>
        </w:rPr>
      </w:pPr>
      <w:r w:rsidRPr="007E0F1C">
        <w:rPr>
          <w:sz w:val="24"/>
          <w:szCs w:val="24"/>
        </w:rPr>
        <w:t xml:space="preserve">Figure </w:t>
      </w:r>
      <w:r w:rsidRPr="007E0F1C">
        <w:rPr>
          <w:noProof/>
          <w:sz w:val="24"/>
          <w:szCs w:val="24"/>
        </w:rPr>
        <w:t>4</w:t>
      </w:r>
      <w:r w:rsidRPr="007E0F1C">
        <w:rPr>
          <w:sz w:val="24"/>
          <w:szCs w:val="24"/>
        </w:rPr>
        <w:t xml:space="preserve">: </w:t>
      </w:r>
      <w:r w:rsidR="00D41C35">
        <w:rPr>
          <w:sz w:val="24"/>
          <w:szCs w:val="24"/>
        </w:rPr>
        <w:t>C</w:t>
      </w:r>
      <w:r>
        <w:rPr>
          <w:sz w:val="24"/>
          <w:szCs w:val="24"/>
        </w:rPr>
        <w:t xml:space="preserve">orrelation </w:t>
      </w:r>
      <w:r w:rsidRPr="007E0F1C">
        <w:rPr>
          <w:sz w:val="24"/>
          <w:szCs w:val="24"/>
        </w:rPr>
        <w:t>analysis of venous and arterial flow measurements.</w:t>
      </w:r>
      <w:r>
        <w:rPr>
          <w:sz w:val="24"/>
          <w:szCs w:val="24"/>
        </w:rPr>
        <w:t xml:space="preserve"> (Left) 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gray line represents true conservation of </w:t>
      </w:r>
      <w:r>
        <w:rPr>
          <w:rFonts w:eastAsiaTheme="minorEastAsia"/>
          <w:sz w:val="24"/>
          <w:szCs w:val="24"/>
        </w:rPr>
        <w:t>flow (i.e. one-to-one correlation)</w:t>
      </w:r>
      <w:r w:rsidRPr="007E0F1C">
        <w:rPr>
          <w:rFonts w:eastAsiaTheme="minorEastAsia"/>
          <w:sz w:val="24"/>
          <w:szCs w:val="24"/>
        </w:rPr>
        <w:t xml:space="preserve">. </w:t>
      </w:r>
      <w:r>
        <w:rPr>
          <w:rFonts w:eastAsiaTheme="minorEastAsia"/>
          <w:sz w:val="24"/>
          <w:szCs w:val="24"/>
        </w:rPr>
        <w:t>(Right)</w:t>
      </w:r>
      <w:r w:rsidRPr="007E0F1C">
        <w:rPr>
          <w:rFonts w:eastAsiaTheme="minorEastAsia"/>
          <w:sz w:val="24"/>
          <w:szCs w:val="24"/>
        </w:rPr>
        <w:t xml:space="preserve"> </w:t>
      </w:r>
      <w:r>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Pr>
          <w:rFonts w:eastAsiaTheme="minorEastAsia"/>
          <w:sz w:val="24"/>
          <w:szCs w:val="24"/>
        </w:rPr>
        <w:t xml:space="preserve">flow from the </w:t>
      </w:r>
      <w:r w:rsidRPr="007E0F1C">
        <w:rPr>
          <w:rFonts w:eastAsiaTheme="minorEastAsia"/>
          <w:sz w:val="24"/>
          <w:szCs w:val="24"/>
        </w:rPr>
        <w:t>splenic and superior mesenteric vein</w:t>
      </w:r>
      <w:r>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0586D343" w14:textId="77777777" w:rsidR="00F3645B" w:rsidRPr="00F3645B" w:rsidRDefault="00F3645B" w:rsidP="00F3645B"/>
    <w:p w14:paraId="22315D3B" w14:textId="77777777" w:rsidR="00F3645B" w:rsidRPr="00BB3D55" w:rsidRDefault="00F3645B" w:rsidP="00F3645B">
      <w:pPr>
        <w:pStyle w:val="Caption"/>
        <w:rPr>
          <w:sz w:val="24"/>
          <w:szCs w:val="24"/>
        </w:rPr>
      </w:pPr>
      <w:r w:rsidRPr="00BB3D55">
        <w:rPr>
          <w:sz w:val="24"/>
          <w:szCs w:val="24"/>
        </w:rPr>
        <w:t>Figure 5: (a) CA compression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(b) SMA occlusion</w:t>
      </w:r>
      <w:r>
        <w:rPr>
          <w:sz w:val="24"/>
          <w:szCs w:val="24"/>
        </w:rPr>
        <w:t xml:space="preserve"> and celiac narrowing</w:t>
      </w:r>
      <w:r w:rsidRPr="00BB3D55">
        <w:rPr>
          <w:sz w:val="24"/>
          <w:szCs w:val="24"/>
        </w:rPr>
        <w:t xml:space="preserve"> in a fasting 42-year-old male with CMI. Numerous collaterals from the IMA, via the Arc of Riolan, and CA, via the pancreaticoduodenal arcades, supply blood to the SMA. The </w:t>
      </w:r>
      <w:r>
        <w:rPr>
          <w:sz w:val="24"/>
          <w:szCs w:val="24"/>
        </w:rPr>
        <w:t xml:space="preserve">proximal </w:t>
      </w:r>
      <w:r w:rsidRPr="00BB3D55">
        <w:rPr>
          <w:sz w:val="24"/>
          <w:szCs w:val="24"/>
        </w:rPr>
        <w:t xml:space="preserve">SMA cannot be visualized on the PC angiogram due to </w:t>
      </w:r>
      <w:r w:rsidRPr="00BB3D55">
        <w:rPr>
          <w:noProof/>
          <w:sz w:val="24"/>
          <w:szCs w:val="24"/>
        </w:rPr>
        <w:t>absence</w:t>
      </w:r>
      <w:r w:rsidRPr="00BB3D55">
        <w:rPr>
          <w:sz w:val="24"/>
          <w:szCs w:val="24"/>
        </w:rPr>
        <w:t xml:space="preserve"> of flo</w:t>
      </w:r>
      <w:r>
        <w:rPr>
          <w:sz w:val="24"/>
          <w:szCs w:val="24"/>
        </w:rPr>
        <w:t>w</w:t>
      </w:r>
      <w:r w:rsidRPr="00BB3D55">
        <w:rPr>
          <w:sz w:val="24"/>
          <w:szCs w:val="24"/>
        </w:rPr>
        <w:t xml:space="preserve">. Note that the IMA was included in the field of view in this patient and can be seen at the bottom of the figure. Image inset shows an abnormality in the aorta (situated </w:t>
      </w:r>
      <w:r w:rsidRPr="00BB3D55">
        <w:rPr>
          <w:noProof/>
          <w:sz w:val="24"/>
          <w:szCs w:val="24"/>
        </w:rPr>
        <w:t>superoposterior</w:t>
      </w:r>
      <w:r w:rsidRPr="00BB3D55">
        <w:rPr>
          <w:sz w:val="24"/>
          <w:szCs w:val="24"/>
        </w:rPr>
        <w:t xml:space="preserve"> to the celiac root), likely a developing atherosclerotic lesion. </w:t>
      </w:r>
    </w:p>
    <w:p w14:paraId="67AA9A1F" w14:textId="50651A28" w:rsidR="009D284F" w:rsidRPr="009D284F" w:rsidRDefault="009D284F" w:rsidP="004F3F3E">
      <w:pPr>
        <w:pStyle w:val="Caption"/>
      </w:pPr>
    </w:p>
    <w:p w14:paraId="4A04FB1B" w14:textId="77777777" w:rsidR="002570BA" w:rsidRPr="002570BA" w:rsidRDefault="002570BA" w:rsidP="002570BA"/>
    <w:p w14:paraId="0A7B4CE7" w14:textId="1C8E2F1F" w:rsidR="00CA5AE8" w:rsidRDefault="00CA5AE8" w:rsidP="00CA5AE8"/>
    <w:p w14:paraId="0A0A105F" w14:textId="206364C8" w:rsidR="00BD469E" w:rsidRDefault="00BD469E">
      <w:pPr>
        <w:rPr>
          <w:rFonts w:eastAsiaTheme="majorEastAsia" w:cstheme="majorBidi"/>
          <w:b/>
          <w:sz w:val="28"/>
          <w:szCs w:val="32"/>
        </w:rPr>
      </w:pPr>
    </w:p>
    <w:p w14:paraId="07E9E77B" w14:textId="1EAAAFD9" w:rsidR="0038606A" w:rsidRDefault="00CA5AE8" w:rsidP="0038606A">
      <w:pPr>
        <w:pStyle w:val="Heading1"/>
      </w:pPr>
      <w:bookmarkStart w:id="88" w:name="_Figures:"/>
      <w:bookmarkEnd w:id="88"/>
      <w:r>
        <w:t xml:space="preserve">Figures: </w:t>
      </w:r>
    </w:p>
    <w:p w14:paraId="2E84151B" w14:textId="7B6109FA" w:rsidR="00B528C0" w:rsidRPr="00B528C0" w:rsidRDefault="00FB7747" w:rsidP="00B528C0">
      <w:r>
        <w:rPr>
          <w:noProof/>
        </w:rPr>
        <w:drawing>
          <wp:inline distT="0" distB="0" distL="0" distR="0" wp14:anchorId="0AC384BE" wp14:editId="34D09945">
            <wp:extent cx="5943600" cy="2847975"/>
            <wp:effectExtent l="0" t="0" r="0" b="9525"/>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13">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1F11D1A2" w14:textId="77777777" w:rsidR="005223E8" w:rsidRPr="007E0F1C" w:rsidRDefault="005223E8"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0E9F61FC" w14:textId="538CCE4E" w:rsidR="00BD469E" w:rsidRDefault="00BD469E" w:rsidP="00BD469E">
      <w:pPr>
        <w:tabs>
          <w:tab w:val="left" w:pos="2719"/>
        </w:tabs>
      </w:pPr>
    </w:p>
    <w:p w14:paraId="7E37A293" w14:textId="0F541517" w:rsidR="00BD469E" w:rsidRDefault="00BD469E" w:rsidP="00BD469E">
      <w:pPr>
        <w:tabs>
          <w:tab w:val="left" w:pos="2719"/>
        </w:tabs>
      </w:pPr>
    </w:p>
    <w:p w14:paraId="31BD2540" w14:textId="0C3FB5F0" w:rsidR="00BD469E" w:rsidRDefault="00BD469E" w:rsidP="00BD469E">
      <w:pPr>
        <w:tabs>
          <w:tab w:val="left" w:pos="2719"/>
        </w:tabs>
      </w:pPr>
    </w:p>
    <w:p w14:paraId="4D548344" w14:textId="336958F7" w:rsidR="00BD469E" w:rsidRPr="00BD469E" w:rsidRDefault="00BD469E" w:rsidP="00BD469E">
      <w:pPr>
        <w:tabs>
          <w:tab w:val="left" w:pos="2719"/>
        </w:tabs>
      </w:pPr>
    </w:p>
    <w:p w14:paraId="3BAC0CCF" w14:textId="46F4B83D" w:rsidR="00BD469E" w:rsidRPr="00BD469E" w:rsidRDefault="00BD469E" w:rsidP="00BD469E"/>
    <w:p w14:paraId="4D3E0082" w14:textId="1F93525C" w:rsidR="00BD469E" w:rsidRPr="00BD469E" w:rsidRDefault="00BD469E" w:rsidP="00BD469E"/>
    <w:p w14:paraId="2C96304F" w14:textId="565BA71A" w:rsidR="00BD469E" w:rsidRPr="00BD469E" w:rsidRDefault="00BD469E" w:rsidP="00BD469E"/>
    <w:p w14:paraId="4DA6E18F" w14:textId="5F583804" w:rsidR="00BD469E" w:rsidRPr="00BD469E" w:rsidRDefault="00BD469E" w:rsidP="00BD469E"/>
    <w:p w14:paraId="1871E960" w14:textId="3ED48E05" w:rsidR="00BD469E" w:rsidRPr="00BD469E" w:rsidRDefault="00BD469E" w:rsidP="00BD469E"/>
    <w:p w14:paraId="1E11362F" w14:textId="3729E5AC" w:rsidR="00BD469E" w:rsidRPr="00BD469E" w:rsidRDefault="00BD469E" w:rsidP="00BD469E"/>
    <w:p w14:paraId="111ABE30" w14:textId="7AA5669D" w:rsidR="0038606A" w:rsidRDefault="0038606A" w:rsidP="004F3F3E">
      <w:pPr>
        <w:pStyle w:val="Caption"/>
      </w:pPr>
    </w:p>
    <w:p w14:paraId="5386E4AE" w14:textId="77777777" w:rsidR="0038606A" w:rsidRDefault="0038606A" w:rsidP="004F3F3E">
      <w:pPr>
        <w:pStyle w:val="Caption"/>
      </w:pPr>
    </w:p>
    <w:p w14:paraId="068CA22D" w14:textId="77777777" w:rsidR="0038606A" w:rsidRDefault="0038606A" w:rsidP="004F3F3E">
      <w:pPr>
        <w:pStyle w:val="Caption"/>
      </w:pPr>
    </w:p>
    <w:p w14:paraId="27EB47A4" w14:textId="77777777" w:rsidR="0038606A" w:rsidRDefault="0038606A" w:rsidP="004F3F3E">
      <w:pPr>
        <w:pStyle w:val="Caption"/>
      </w:pPr>
    </w:p>
    <w:p w14:paraId="0557A89B" w14:textId="77777777" w:rsidR="0038606A" w:rsidRDefault="0038606A" w:rsidP="004F3F3E">
      <w:pPr>
        <w:pStyle w:val="Caption"/>
      </w:pPr>
    </w:p>
    <w:p w14:paraId="0C9FF8F0" w14:textId="77777777" w:rsidR="0038606A" w:rsidRDefault="0038606A" w:rsidP="004F3F3E">
      <w:pPr>
        <w:pStyle w:val="Caption"/>
      </w:pPr>
    </w:p>
    <w:p w14:paraId="40C7852C" w14:textId="77777777" w:rsidR="0038606A" w:rsidRDefault="0038606A" w:rsidP="004F3F3E">
      <w:pPr>
        <w:pStyle w:val="Caption"/>
      </w:pPr>
    </w:p>
    <w:p w14:paraId="378D7954" w14:textId="77777777" w:rsidR="0038606A" w:rsidRDefault="0038606A" w:rsidP="004F3F3E">
      <w:pPr>
        <w:pStyle w:val="Caption"/>
      </w:pPr>
    </w:p>
    <w:p w14:paraId="69643139" w14:textId="5417E174" w:rsidR="0038606A" w:rsidRDefault="007E0F1C" w:rsidP="004F3F3E">
      <w:pPr>
        <w:pStyle w:val="Caption"/>
      </w:pPr>
      <w:r>
        <w:rPr>
          <w:noProof/>
        </w:rPr>
        <w:drawing>
          <wp:inline distT="0" distB="0" distL="0" distR="0" wp14:anchorId="57BD2E56" wp14:editId="7FB1690C">
            <wp:extent cx="5943600" cy="3343275"/>
            <wp:effectExtent l="0" t="0" r="0" b="9525"/>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52C9C8" w14:textId="6B54510F" w:rsidR="004F3F3E" w:rsidRPr="007E0F1C" w:rsidRDefault="007D5E81" w:rsidP="004F3F3E">
      <w:pPr>
        <w:pStyle w:val="Caption"/>
        <w:rPr>
          <w:sz w:val="24"/>
          <w:szCs w:val="24"/>
        </w:rPr>
      </w:pPr>
      <w:r w:rsidRPr="007E0F1C">
        <w:rPr>
          <w:sz w:val="24"/>
          <w:szCs w:val="24"/>
        </w:rPr>
        <w:t xml:space="preserve">Figure </w:t>
      </w:r>
      <w:r w:rsidR="002A4EBF" w:rsidRPr="007E0F1C">
        <w:rPr>
          <w:noProof/>
          <w:sz w:val="24"/>
          <w:szCs w:val="24"/>
        </w:rPr>
        <w:t>2</w:t>
      </w:r>
      <w:r w:rsidRPr="007E0F1C">
        <w:rPr>
          <w:sz w:val="24"/>
          <w:szCs w:val="24"/>
        </w:rPr>
        <w:t xml:space="preserve">: </w:t>
      </w:r>
      <w:r w:rsidR="00007F18" w:rsidRPr="007E0F1C">
        <w:rPr>
          <w:sz w:val="24"/>
          <w:szCs w:val="24"/>
        </w:rPr>
        <w:t xml:space="preserve">(a) </w:t>
      </w:r>
      <w:r w:rsidR="00D062D3" w:rsidRPr="007E0F1C">
        <w:rPr>
          <w:sz w:val="24"/>
          <w:szCs w:val="24"/>
        </w:rPr>
        <w:t>V</w:t>
      </w:r>
      <w:r w:rsidRPr="007E0F1C">
        <w:rPr>
          <w:sz w:val="24"/>
          <w:szCs w:val="24"/>
        </w:rPr>
        <w:t xml:space="preserve">elocity color-coded </w:t>
      </w:r>
      <w:proofErr w:type="spellStart"/>
      <w:r w:rsidRPr="007E0F1C">
        <w:rPr>
          <w:sz w:val="24"/>
          <w:szCs w:val="24"/>
        </w:rPr>
        <w:t>pathline</w:t>
      </w:r>
      <w:r w:rsidR="000C4D43" w:rsidRPr="007E0F1C">
        <w:rPr>
          <w:sz w:val="24"/>
          <w:szCs w:val="24"/>
        </w:rPr>
        <w:t>s</w:t>
      </w:r>
      <w:proofErr w:type="spellEnd"/>
      <w:r w:rsidRPr="007E0F1C">
        <w:rPr>
          <w:sz w:val="24"/>
          <w:szCs w:val="24"/>
        </w:rPr>
        <w:t xml:space="preserve"> </w:t>
      </w:r>
      <w:r w:rsidR="000C4D43" w:rsidRPr="007E0F1C">
        <w:rPr>
          <w:sz w:val="24"/>
          <w:szCs w:val="24"/>
        </w:rPr>
        <w:t xml:space="preserve">soon after systole </w:t>
      </w:r>
      <w:r w:rsidRPr="007E0F1C">
        <w:rPr>
          <w:sz w:val="24"/>
          <w:szCs w:val="24"/>
        </w:rPr>
        <w:t xml:space="preserve">in the arterial vasculature </w:t>
      </w:r>
      <w:r w:rsidR="000C4D43" w:rsidRPr="007E0F1C">
        <w:rPr>
          <w:sz w:val="24"/>
          <w:szCs w:val="24"/>
        </w:rPr>
        <w:t>of</w:t>
      </w:r>
      <w:r w:rsidRPr="007E0F1C">
        <w:rPr>
          <w:sz w:val="24"/>
          <w:szCs w:val="24"/>
        </w:rPr>
        <w:t xml:space="preserve"> a healthy (</w:t>
      </w:r>
      <w:r w:rsidRPr="007E0F1C">
        <w:rPr>
          <w:noProof/>
          <w:sz w:val="24"/>
          <w:szCs w:val="24"/>
        </w:rPr>
        <w:t>61-year-old</w:t>
      </w:r>
      <w:r w:rsidRPr="007E0F1C">
        <w:rPr>
          <w:sz w:val="24"/>
          <w:szCs w:val="24"/>
        </w:rPr>
        <w:t xml:space="preserve">, male) control subject. </w:t>
      </w:r>
      <w:r w:rsidR="00007F18" w:rsidRPr="007E0F1C">
        <w:rPr>
          <w:sz w:val="24"/>
          <w:szCs w:val="24"/>
        </w:rPr>
        <w:t xml:space="preserve">(b) </w:t>
      </w:r>
      <w:r w:rsidR="00D062D3" w:rsidRPr="007E0F1C">
        <w:rPr>
          <w:sz w:val="24"/>
          <w:szCs w:val="24"/>
        </w:rPr>
        <w:t>V</w:t>
      </w:r>
      <w:r w:rsidRPr="007E0F1C">
        <w:rPr>
          <w:sz w:val="24"/>
          <w:szCs w:val="24"/>
        </w:rPr>
        <w:t>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sidR="007E0F1C">
        <w:rPr>
          <w:sz w:val="24"/>
          <w:szCs w:val="24"/>
        </w:rPr>
        <w:t>,</w:t>
      </w:r>
      <w:r w:rsidRPr="007E0F1C">
        <w:rPr>
          <w:sz w:val="24"/>
          <w:szCs w:val="24"/>
        </w:rPr>
        <w:t xml:space="preserve"> manual segmentation</w:t>
      </w:r>
      <w:r w:rsidR="007E0F1C">
        <w:rPr>
          <w:sz w:val="24"/>
          <w:szCs w:val="24"/>
        </w:rPr>
        <w:t xml:space="preserve"> </w:t>
      </w:r>
      <w:r w:rsidR="007E0F1C" w:rsidRPr="007E0F1C">
        <w:rPr>
          <w:sz w:val="24"/>
          <w:szCs w:val="24"/>
        </w:rPr>
        <w:t xml:space="preserve">of </w:t>
      </w:r>
      <w:r w:rsidR="007E0F1C">
        <w:rPr>
          <w:sz w:val="24"/>
          <w:szCs w:val="24"/>
        </w:rPr>
        <w:t xml:space="preserve">the CA </w:t>
      </w:r>
      <w:r w:rsidR="007E0F1C" w:rsidRPr="007E0F1C">
        <w:rPr>
          <w:sz w:val="24"/>
          <w:szCs w:val="24"/>
        </w:rPr>
        <w:t>in a customized software package</w:t>
      </w:r>
      <w:r w:rsidR="007E0F1C">
        <w:rPr>
          <w:sz w:val="24"/>
          <w:szCs w:val="24"/>
        </w:rPr>
        <w:t>.</w:t>
      </w:r>
    </w:p>
    <w:p w14:paraId="77459871" w14:textId="77777777" w:rsidR="007E0F1C" w:rsidRDefault="007E0F1C" w:rsidP="004F3F3E">
      <w:pPr>
        <w:pStyle w:val="Caption"/>
      </w:pPr>
    </w:p>
    <w:p w14:paraId="52FC9500" w14:textId="77777777" w:rsidR="007E0F1C" w:rsidRDefault="007E0F1C" w:rsidP="004F3F3E">
      <w:pPr>
        <w:pStyle w:val="Caption"/>
      </w:pPr>
    </w:p>
    <w:p w14:paraId="2617A7FE" w14:textId="77777777" w:rsidR="007E0F1C" w:rsidRDefault="007E0F1C" w:rsidP="004F3F3E">
      <w:pPr>
        <w:pStyle w:val="Caption"/>
      </w:pPr>
    </w:p>
    <w:p w14:paraId="009708D4" w14:textId="77777777" w:rsidR="007E0F1C" w:rsidRDefault="007E0F1C" w:rsidP="004F3F3E">
      <w:pPr>
        <w:pStyle w:val="Caption"/>
      </w:pPr>
    </w:p>
    <w:p w14:paraId="0138EE9C" w14:textId="77777777" w:rsidR="007E0F1C" w:rsidRDefault="007E0F1C" w:rsidP="004F3F3E">
      <w:pPr>
        <w:pStyle w:val="Caption"/>
      </w:pPr>
    </w:p>
    <w:p w14:paraId="60AB8FB1" w14:textId="77777777" w:rsidR="007E0F1C" w:rsidRDefault="007E0F1C" w:rsidP="004F3F3E">
      <w:pPr>
        <w:pStyle w:val="Caption"/>
      </w:pPr>
    </w:p>
    <w:p w14:paraId="155A065B" w14:textId="77777777" w:rsidR="007E0F1C" w:rsidRDefault="007E0F1C" w:rsidP="004F3F3E">
      <w:pPr>
        <w:pStyle w:val="Caption"/>
      </w:pPr>
    </w:p>
    <w:p w14:paraId="142B240F" w14:textId="77777777" w:rsidR="007E0F1C" w:rsidRDefault="007E0F1C" w:rsidP="004F3F3E">
      <w:pPr>
        <w:pStyle w:val="Caption"/>
      </w:pPr>
    </w:p>
    <w:p w14:paraId="25A293B4" w14:textId="1C680504" w:rsidR="007E0F1C" w:rsidRDefault="00482BD6" w:rsidP="004F3F3E">
      <w:pPr>
        <w:pStyle w:val="Caption"/>
      </w:pPr>
      <w:r>
        <w:rPr>
          <w:noProof/>
        </w:rPr>
        <w:lastRenderedPageBreak/>
        <w:drawing>
          <wp:anchor distT="0" distB="0" distL="114300" distR="114300" simplePos="0" relativeHeight="251658240" behindDoc="0" locked="0" layoutInCell="1" allowOverlap="1" wp14:anchorId="0F6D4D06" wp14:editId="45B4F8D9">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5">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3DE1C860" w14:textId="6ED612F8" w:rsidR="004F3F3E" w:rsidRPr="007E0F1C" w:rsidRDefault="004F3F3E" w:rsidP="004F3F3E">
      <w:pPr>
        <w:pStyle w:val="Caption"/>
        <w:rPr>
          <w:sz w:val="24"/>
          <w:szCs w:val="24"/>
        </w:rPr>
      </w:pPr>
      <w:r w:rsidRPr="007E0F1C">
        <w:rPr>
          <w:sz w:val="24"/>
          <w:szCs w:val="24"/>
        </w:rPr>
        <w:t xml:space="preserve">Figure </w:t>
      </w:r>
      <w:r w:rsidR="002A4EBF" w:rsidRPr="007E0F1C">
        <w:rPr>
          <w:noProof/>
          <w:sz w:val="24"/>
          <w:szCs w:val="24"/>
        </w:rPr>
        <w:t>3</w:t>
      </w:r>
      <w:r w:rsidRPr="007E0F1C">
        <w:rPr>
          <w:sz w:val="24"/>
          <w:szCs w:val="24"/>
        </w:rPr>
        <w:t>: Average percent changes in blood flow for each subgroup. * indicates statistical significance (p&lt;0.05).</w:t>
      </w:r>
    </w:p>
    <w:p w14:paraId="6760EB61" w14:textId="0026B1AA" w:rsidR="002570BA" w:rsidRDefault="002570BA" w:rsidP="002570BA"/>
    <w:p w14:paraId="677A6F71" w14:textId="41BF48BE" w:rsidR="007E0F1C" w:rsidRDefault="007E0F1C" w:rsidP="002570BA"/>
    <w:p w14:paraId="6256838D" w14:textId="2C01B2F5" w:rsidR="007E0F1C" w:rsidRDefault="007E0F1C" w:rsidP="002570BA"/>
    <w:p w14:paraId="583B28B6" w14:textId="7095A16F" w:rsidR="007E0F1C" w:rsidRDefault="007E0F1C" w:rsidP="002570BA"/>
    <w:p w14:paraId="375F1EEE" w14:textId="573250D3" w:rsidR="007E0F1C" w:rsidRDefault="007E0F1C" w:rsidP="002570BA"/>
    <w:p w14:paraId="4053899E" w14:textId="5FD33981" w:rsidR="007E0F1C" w:rsidRDefault="007E0F1C" w:rsidP="002570BA"/>
    <w:p w14:paraId="4551F22A" w14:textId="73C4091A" w:rsidR="007E0F1C" w:rsidRDefault="007E0F1C" w:rsidP="002570BA"/>
    <w:p w14:paraId="429E0E1A" w14:textId="448FC566" w:rsidR="007E0F1C" w:rsidRDefault="007E0F1C" w:rsidP="002570BA"/>
    <w:p w14:paraId="5A94BE9B" w14:textId="1761375F" w:rsidR="007E0F1C" w:rsidRDefault="007E0F1C" w:rsidP="002570BA"/>
    <w:p w14:paraId="0796030B" w14:textId="20FF7412" w:rsidR="007E0F1C" w:rsidRDefault="007E0F1C" w:rsidP="002570BA"/>
    <w:p w14:paraId="03149D6D" w14:textId="48E80BA1" w:rsidR="007E0F1C" w:rsidRDefault="007E0F1C" w:rsidP="002570BA"/>
    <w:p w14:paraId="0912FFB4" w14:textId="38E84933" w:rsidR="007E0F1C" w:rsidRDefault="007E0F1C" w:rsidP="002570BA"/>
    <w:p w14:paraId="424CF4D5" w14:textId="1D5957E9" w:rsidR="007E0F1C" w:rsidRDefault="007E0F1C" w:rsidP="002570BA"/>
    <w:p w14:paraId="078E58E5" w14:textId="7AF4F519" w:rsidR="007E0F1C" w:rsidRDefault="007E0F1C" w:rsidP="002570BA"/>
    <w:p w14:paraId="226BAADB" w14:textId="17866742" w:rsidR="007E0F1C" w:rsidRDefault="007E0F1C" w:rsidP="002570BA"/>
    <w:p w14:paraId="35E55DF7" w14:textId="6DB8B61B" w:rsidR="007E0F1C" w:rsidRPr="002570BA" w:rsidRDefault="007E0F1C" w:rsidP="002570BA">
      <w:r>
        <w:rPr>
          <w:noProof/>
        </w:rPr>
        <w:lastRenderedPageBreak/>
        <w:drawing>
          <wp:inline distT="0" distB="0" distL="0" distR="0" wp14:anchorId="622F0A8A" wp14:editId="4375CCDF">
            <wp:extent cx="5943600" cy="3219450"/>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6">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5EF67CB8" w14:textId="1AF4A8F6" w:rsidR="004F3F3E" w:rsidRPr="007E0F1C" w:rsidRDefault="004F3F3E" w:rsidP="004F3F3E">
      <w:pPr>
        <w:pStyle w:val="Caption"/>
        <w:rPr>
          <w:rFonts w:eastAsiaTheme="minorEastAsia"/>
          <w:sz w:val="24"/>
          <w:szCs w:val="24"/>
        </w:rPr>
      </w:pPr>
      <w:r w:rsidRPr="007E0F1C">
        <w:rPr>
          <w:sz w:val="24"/>
          <w:szCs w:val="24"/>
        </w:rPr>
        <w:t xml:space="preserve">Figure </w:t>
      </w:r>
      <w:r w:rsidR="002A4EBF" w:rsidRPr="007E0F1C">
        <w:rPr>
          <w:noProof/>
          <w:sz w:val="24"/>
          <w:szCs w:val="24"/>
        </w:rPr>
        <w:t>4</w:t>
      </w:r>
      <w:r w:rsidRPr="007E0F1C">
        <w:rPr>
          <w:sz w:val="24"/>
          <w:szCs w:val="24"/>
        </w:rPr>
        <w:t xml:space="preserve">: </w:t>
      </w:r>
      <w:r w:rsidR="00D41C35">
        <w:rPr>
          <w:sz w:val="24"/>
          <w:szCs w:val="24"/>
        </w:rPr>
        <w:t>C</w:t>
      </w:r>
      <w:r w:rsidR="007E0F1C">
        <w:rPr>
          <w:sz w:val="24"/>
          <w:szCs w:val="24"/>
        </w:rPr>
        <w:t xml:space="preserve">orrelation </w:t>
      </w:r>
      <w:r w:rsidRPr="007E0F1C">
        <w:rPr>
          <w:sz w:val="24"/>
          <w:szCs w:val="24"/>
        </w:rPr>
        <w:t>analysis of venous and arterial flow measurements.</w:t>
      </w:r>
      <w:r w:rsidR="007E0F1C">
        <w:rPr>
          <w:sz w:val="24"/>
          <w:szCs w:val="24"/>
        </w:rPr>
        <w:t xml:space="preserve"> </w:t>
      </w:r>
      <w:r w:rsidR="00BB3D55">
        <w:rPr>
          <w:sz w:val="24"/>
          <w:szCs w:val="24"/>
        </w:rPr>
        <w:t xml:space="preserve">(Left) </w:t>
      </w:r>
      <w:r w:rsidR="007E0F1C">
        <w:rPr>
          <w:sz w:val="24"/>
          <w:szCs w:val="24"/>
        </w:rPr>
        <w:t>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w:t>
      </w:r>
      <w:r w:rsidR="00A22EAA" w:rsidRPr="007E0F1C">
        <w:rPr>
          <w:rFonts w:eastAsiaTheme="minorEastAsia"/>
          <w:sz w:val="24"/>
          <w:szCs w:val="24"/>
        </w:rPr>
        <w:t>gray</w:t>
      </w:r>
      <w:r w:rsidRPr="007E0F1C">
        <w:rPr>
          <w:rFonts w:eastAsiaTheme="minorEastAsia"/>
          <w:sz w:val="24"/>
          <w:szCs w:val="24"/>
        </w:rPr>
        <w:t xml:space="preserve"> line represents true conservation of </w:t>
      </w:r>
      <w:r w:rsidR="00BB3D55">
        <w:rPr>
          <w:rFonts w:eastAsiaTheme="minorEastAsia"/>
          <w:sz w:val="24"/>
          <w:szCs w:val="24"/>
        </w:rPr>
        <w:t>flow (i.e. one-to-one correlation)</w:t>
      </w:r>
      <w:r w:rsidRPr="007E0F1C">
        <w:rPr>
          <w:rFonts w:eastAsiaTheme="minorEastAsia"/>
          <w:sz w:val="24"/>
          <w:szCs w:val="24"/>
        </w:rPr>
        <w:t xml:space="preserve">. </w:t>
      </w:r>
      <w:r w:rsidR="00BB3D55">
        <w:rPr>
          <w:rFonts w:eastAsiaTheme="minorEastAsia"/>
          <w:sz w:val="24"/>
          <w:szCs w:val="24"/>
        </w:rPr>
        <w:t>(Right)</w:t>
      </w:r>
      <w:r w:rsidRPr="007E0F1C">
        <w:rPr>
          <w:rFonts w:eastAsiaTheme="minorEastAsia"/>
          <w:sz w:val="24"/>
          <w:szCs w:val="24"/>
        </w:rPr>
        <w:t xml:space="preserve"> </w:t>
      </w:r>
      <w:r w:rsidR="00BB3D55">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the </w:t>
      </w:r>
      <w:r w:rsidRPr="007E0F1C">
        <w:rPr>
          <w:rFonts w:eastAsiaTheme="minorEastAsia"/>
          <w:sz w:val="24"/>
          <w:szCs w:val="24"/>
        </w:rPr>
        <w:t>splenic and superior mesenteric vein</w:t>
      </w:r>
      <w:r w:rsidR="00BB3D55">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7FD22D09" w14:textId="47A5790C" w:rsidR="002A4EBF" w:rsidRDefault="002A4EBF" w:rsidP="002570BA"/>
    <w:p w14:paraId="3221ABE9" w14:textId="50CCC85C" w:rsidR="007E0F1C" w:rsidRDefault="007E0F1C" w:rsidP="002570BA"/>
    <w:p w14:paraId="5B2F4C89" w14:textId="4097F8D0" w:rsidR="007E0F1C" w:rsidRDefault="007E0F1C" w:rsidP="002570BA"/>
    <w:p w14:paraId="2131239F" w14:textId="75305F5A" w:rsidR="007E0F1C" w:rsidRDefault="007E0F1C" w:rsidP="002570BA"/>
    <w:p w14:paraId="5BC702AB" w14:textId="7CBE4770" w:rsidR="007E0F1C" w:rsidRDefault="007E0F1C" w:rsidP="002570BA"/>
    <w:p w14:paraId="2AC7946A" w14:textId="459582BF" w:rsidR="007E0F1C" w:rsidRDefault="007E0F1C" w:rsidP="002570BA"/>
    <w:p w14:paraId="13C5A3DE" w14:textId="202C4442" w:rsidR="007E0F1C" w:rsidRDefault="007E0F1C" w:rsidP="002570BA"/>
    <w:p w14:paraId="5D434BD3" w14:textId="79C0D22A" w:rsidR="007E0F1C" w:rsidRDefault="007E0F1C" w:rsidP="002570BA"/>
    <w:p w14:paraId="754B8067" w14:textId="6C89E607" w:rsidR="007E0F1C" w:rsidRDefault="007E0F1C" w:rsidP="002570BA"/>
    <w:p w14:paraId="014A8911" w14:textId="237901A8" w:rsidR="007E0F1C" w:rsidRDefault="007E0F1C" w:rsidP="002570BA"/>
    <w:p w14:paraId="74415183" w14:textId="08E0FEE0" w:rsidR="007E0F1C" w:rsidRDefault="007E0F1C" w:rsidP="002570BA"/>
    <w:p w14:paraId="3A9E7F03" w14:textId="6D7B734C" w:rsidR="007E0F1C" w:rsidRDefault="007E0F1C" w:rsidP="002570BA"/>
    <w:p w14:paraId="34032950" w14:textId="7854C1E5" w:rsidR="007E0F1C" w:rsidRDefault="007E0F1C" w:rsidP="002570BA"/>
    <w:p w14:paraId="1DE52F14" w14:textId="025B16C9" w:rsidR="007E0F1C" w:rsidRPr="002570BA" w:rsidRDefault="007E0F1C" w:rsidP="002570BA">
      <w:r>
        <w:rPr>
          <w:noProof/>
        </w:rPr>
        <w:lastRenderedPageBreak/>
        <w:drawing>
          <wp:inline distT="0" distB="0" distL="0" distR="0" wp14:anchorId="7B85CCE5" wp14:editId="5422D576">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7">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649299BE" w14:textId="7472B507" w:rsidR="00FC1AB8" w:rsidRPr="00BB3D55" w:rsidRDefault="00983D54" w:rsidP="000C73F0">
      <w:pPr>
        <w:pStyle w:val="Caption"/>
        <w:rPr>
          <w:sz w:val="24"/>
          <w:szCs w:val="24"/>
        </w:rPr>
      </w:pPr>
      <w:r w:rsidRPr="00BB3D55">
        <w:rPr>
          <w:sz w:val="24"/>
          <w:szCs w:val="24"/>
        </w:rPr>
        <w:t>Figure 5</w:t>
      </w:r>
      <w:r w:rsidR="00357A53" w:rsidRPr="00BB3D55">
        <w:rPr>
          <w:sz w:val="24"/>
          <w:szCs w:val="24"/>
        </w:rPr>
        <w:t xml:space="preserve">: (a) CA compression from </w:t>
      </w:r>
      <w:r w:rsidR="00BB3D55" w:rsidRPr="00BB3D55">
        <w:rPr>
          <w:sz w:val="24"/>
          <w:szCs w:val="24"/>
        </w:rPr>
        <w:t>median arcuate ligament syndrome</w:t>
      </w:r>
      <w:r w:rsidR="00357A53" w:rsidRPr="00BB3D55">
        <w:rPr>
          <w:sz w:val="24"/>
          <w:szCs w:val="24"/>
        </w:rPr>
        <w:t xml:space="preserve"> with collateral compensation from SMA in a fasting 29-year-old female. Flow from the SMA is redirected through the pancreaticoduodenal arcade to</w:t>
      </w:r>
      <w:r w:rsidR="00BB3D55" w:rsidRPr="00BB3D55">
        <w:rPr>
          <w:sz w:val="24"/>
          <w:szCs w:val="24"/>
        </w:rPr>
        <w:t xml:space="preserve"> supply</w:t>
      </w:r>
      <w:r w:rsidR="00357A53" w:rsidRPr="00BB3D55">
        <w:rPr>
          <w:sz w:val="24"/>
          <w:szCs w:val="24"/>
        </w:rPr>
        <w:t xml:space="preserve"> the splenic and left gastric branches of the CA. In the PC angiogram, the CA cannot be visualized due to flow obstruction in this vessel. (b) SMA occlusion</w:t>
      </w:r>
      <w:r w:rsidR="00BB3D55">
        <w:rPr>
          <w:sz w:val="24"/>
          <w:szCs w:val="24"/>
        </w:rPr>
        <w:t xml:space="preserve"> and celiac narrowing</w:t>
      </w:r>
      <w:r w:rsidR="00357A53" w:rsidRPr="00BB3D55">
        <w:rPr>
          <w:sz w:val="24"/>
          <w:szCs w:val="24"/>
        </w:rPr>
        <w:t xml:space="preserve"> in a fasting 42-year-old male with CMI. Numerous collaterals from the IMA, via the Arc of Riolan, and CA, via the pancreaticoduodenal arcades, supply blood to the SMA. The </w:t>
      </w:r>
      <w:r w:rsidR="00BB3D55">
        <w:rPr>
          <w:sz w:val="24"/>
          <w:szCs w:val="24"/>
        </w:rPr>
        <w:t xml:space="preserve">proximal </w:t>
      </w:r>
      <w:r w:rsidR="00357A53" w:rsidRPr="00BB3D55">
        <w:rPr>
          <w:sz w:val="24"/>
          <w:szCs w:val="24"/>
        </w:rPr>
        <w:t xml:space="preserve">SMA cannot be visualized on the PC angiogram due to </w:t>
      </w:r>
      <w:r w:rsidR="00357A53" w:rsidRPr="00BB3D55">
        <w:rPr>
          <w:noProof/>
          <w:sz w:val="24"/>
          <w:szCs w:val="24"/>
        </w:rPr>
        <w:t>absence</w:t>
      </w:r>
      <w:r w:rsidR="00357A53" w:rsidRPr="00BB3D55">
        <w:rPr>
          <w:sz w:val="24"/>
          <w:szCs w:val="24"/>
        </w:rPr>
        <w:t xml:space="preserve"> of flo</w:t>
      </w:r>
      <w:r w:rsidR="00BB3D55">
        <w:rPr>
          <w:sz w:val="24"/>
          <w:szCs w:val="24"/>
        </w:rPr>
        <w:t>w</w:t>
      </w:r>
      <w:r w:rsidR="00357A53" w:rsidRPr="00BB3D55">
        <w:rPr>
          <w:sz w:val="24"/>
          <w:szCs w:val="24"/>
        </w:rPr>
        <w:t xml:space="preserve">. Note that the IMA was included in the field of view in this patient and can be seen at the bottom of the figure. Image inset shows an abnormality in the aorta (situated </w:t>
      </w:r>
      <w:r w:rsidR="00357A53" w:rsidRPr="00BB3D55">
        <w:rPr>
          <w:noProof/>
          <w:sz w:val="24"/>
          <w:szCs w:val="24"/>
        </w:rPr>
        <w:t>superoposterior</w:t>
      </w:r>
      <w:r w:rsidR="00357A53" w:rsidRPr="00BB3D55">
        <w:rPr>
          <w:sz w:val="24"/>
          <w:szCs w:val="24"/>
        </w:rPr>
        <w:t xml:space="preserve"> to the celiac root), likely a developing atherosclerotic lesion. </w:t>
      </w:r>
    </w:p>
    <w:p w14:paraId="75FE48D9" w14:textId="680380CA" w:rsidR="00FC1AB8" w:rsidRPr="00FC1AB8" w:rsidRDefault="00FC1AB8" w:rsidP="00FC1AB8"/>
    <w:p w14:paraId="53D94761" w14:textId="7772A601" w:rsidR="00FC1AB8" w:rsidRPr="00FC1AB8" w:rsidRDefault="00FC1AB8" w:rsidP="00FC1AB8"/>
    <w:p w14:paraId="3C81E965" w14:textId="4F656B24" w:rsidR="00FC1AB8" w:rsidRPr="00FC1AB8" w:rsidRDefault="00FC1AB8" w:rsidP="00FC1AB8"/>
    <w:p w14:paraId="3B62564C" w14:textId="7AC117C2" w:rsidR="00FC1AB8" w:rsidRPr="00FC1AB8" w:rsidRDefault="00FC1AB8" w:rsidP="00FC1AB8"/>
    <w:p w14:paraId="71264B81" w14:textId="77777777" w:rsidR="00FC1AB8" w:rsidRPr="00FC1AB8" w:rsidRDefault="00FC1AB8" w:rsidP="00FC1AB8"/>
    <w:p w14:paraId="53608768" w14:textId="6F886595" w:rsidR="00FC1AB8" w:rsidRPr="00FC1AB8" w:rsidRDefault="00FC1AB8" w:rsidP="00FC1AB8"/>
    <w:p w14:paraId="3A8FBFB2" w14:textId="21DDE1AC" w:rsidR="00FC1AB8" w:rsidRDefault="00FC1AB8" w:rsidP="00FC1AB8"/>
    <w:p w14:paraId="52234B40" w14:textId="77777777" w:rsidR="0002205E" w:rsidRDefault="00FC1AB8" w:rsidP="00FC1AB8">
      <w:pPr>
        <w:tabs>
          <w:tab w:val="left" w:pos="1335"/>
        </w:tabs>
      </w:pPr>
      <w:r>
        <w:tab/>
      </w:r>
    </w:p>
    <w:p w14:paraId="3F12861B" w14:textId="637CDCC7" w:rsidR="00CA5AE8" w:rsidRPr="00FC1AB8" w:rsidRDefault="00CA5AE8" w:rsidP="00FC1AB8">
      <w:pPr>
        <w:tabs>
          <w:tab w:val="left" w:pos="1335"/>
        </w:tabs>
      </w:pPr>
    </w:p>
    <w:sectPr w:rsidR="00CA5AE8" w:rsidRPr="00FC1AB8" w:rsidSect="001E7A05">
      <w:headerReference w:type="default" r:id="rId18"/>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rant Steven Roberts" w:date="2020-06-02T16:40:00Z" w:initials="GSR">
    <w:p w14:paraId="56EC9CCF" w14:textId="77777777" w:rsidR="004C102E" w:rsidRDefault="004C102E" w:rsidP="005E6880">
      <w:pPr>
        <w:pStyle w:val="PlainText"/>
      </w:pPr>
      <w:r>
        <w:rPr>
          <w:rStyle w:val="CommentReference"/>
        </w:rPr>
        <w:annotationRef/>
      </w:r>
      <w:r>
        <w:t xml:space="preserve">Editor in Chief: </w:t>
      </w:r>
    </w:p>
    <w:p w14:paraId="22491EB8" w14:textId="1647AE0B" w:rsidR="004C102E" w:rsidRDefault="004C102E" w:rsidP="005E6880">
      <w:pPr>
        <w:pStyle w:val="PlainText"/>
      </w:pPr>
      <w:r>
        <w:t>There were three main reasons for the lower priority for publication</w:t>
      </w:r>
    </w:p>
    <w:p w14:paraId="6A2C2D4B" w14:textId="77777777" w:rsidR="004C102E" w:rsidRDefault="004C102E" w:rsidP="005E6880">
      <w:pPr>
        <w:pStyle w:val="PlainText"/>
      </w:pPr>
      <w:r>
        <w:t>1.- Modest clinical utility</w:t>
      </w:r>
    </w:p>
    <w:p w14:paraId="3BD275C8" w14:textId="77777777" w:rsidR="004C102E" w:rsidRDefault="004C102E" w:rsidP="005E6880">
      <w:pPr>
        <w:pStyle w:val="PlainText"/>
      </w:pPr>
      <w:r>
        <w:t>2.- Verification bias</w:t>
      </w:r>
    </w:p>
    <w:p w14:paraId="13FD43D7" w14:textId="77777777" w:rsidR="004C102E" w:rsidRDefault="004C102E" w:rsidP="005E6880">
      <w:pPr>
        <w:pStyle w:val="PlainText"/>
      </w:pPr>
      <w:r>
        <w:t>3.- Described as a retrospective study, but the health control group must have been accrued prospectively.  I do not see how they could undergo the exact same protocol without ethics approval.</w:t>
      </w:r>
    </w:p>
    <w:p w14:paraId="57BBAF2D" w14:textId="76203BD6" w:rsidR="004C102E" w:rsidRDefault="004C102E">
      <w:pPr>
        <w:pStyle w:val="CommentText"/>
      </w:pPr>
    </w:p>
  </w:comment>
  <w:comment w:id="2" w:author="Grant Steven Roberts" w:date="2020-06-01T21:27:00Z" w:initials="GSR">
    <w:p w14:paraId="4500925D" w14:textId="75ACC7F4" w:rsidR="004C102E" w:rsidRDefault="004C102E" w:rsidP="00EF5143">
      <w:pPr>
        <w:pStyle w:val="PlainText"/>
      </w:pPr>
      <w:r>
        <w:rPr>
          <w:rStyle w:val="CommentReference"/>
        </w:rPr>
        <w:annotationRef/>
      </w:r>
      <w:r>
        <w:t>Reviewer 2: “The guidelines advised Doppler-Ultrasound as first screening tool”</w:t>
      </w:r>
    </w:p>
    <w:p w14:paraId="4B0C2FFB" w14:textId="41FBC371" w:rsidR="004C102E" w:rsidRDefault="004C102E">
      <w:pPr>
        <w:pStyle w:val="CommentText"/>
      </w:pPr>
    </w:p>
  </w:comment>
  <w:comment w:id="3" w:author="Grant Steven Roberts" w:date="2020-06-04T12:30:00Z" w:initials="GSR">
    <w:p w14:paraId="7A55A422" w14:textId="77777777" w:rsidR="005F5C80" w:rsidRDefault="005F5C80">
      <w:pPr>
        <w:pStyle w:val="CommentText"/>
      </w:pPr>
      <w:r>
        <w:rPr>
          <w:rStyle w:val="CommentReference"/>
        </w:rPr>
        <w:annotationRef/>
      </w:r>
      <w:proofErr w:type="gramStart"/>
      <w:r>
        <w:t>No</w:t>
      </w:r>
      <w:proofErr w:type="gramEnd"/>
      <w:r>
        <w:t xml:space="preserve"> they didn’t. They stated multiple times that CTA is recommended as a first-line alternative to angiography for diagnostic purpose.</w:t>
      </w:r>
    </w:p>
    <w:p w14:paraId="64EFB7D6" w14:textId="7BC99AC1" w:rsidR="005F5C80" w:rsidRDefault="005F5C80">
      <w:pPr>
        <w:pStyle w:val="CommentText"/>
      </w:pPr>
      <w:r>
        <w:t>Leaving as is.</w:t>
      </w:r>
    </w:p>
  </w:comment>
  <w:comment w:id="4" w:author="Grant Steven Roberts" w:date="2020-06-01T21:30:00Z" w:initials="GSR">
    <w:p w14:paraId="4438BE2E" w14:textId="042B420A" w:rsidR="004C102E" w:rsidRDefault="004C102E">
      <w:pPr>
        <w:pStyle w:val="CommentText"/>
      </w:pPr>
      <w:r>
        <w:rPr>
          <w:rStyle w:val="CommentReference"/>
        </w:rPr>
        <w:annotationRef/>
      </w:r>
      <w:r>
        <w:t>Reviewer 2: “What do you mean with “compared to those who were symptomatic but did not have CMI”. Patients with symptoms and stenosis but no ischemia or patients with symptoms without stenosis with or without ischemia or patients with stenosis without symptoms and ischemia? Please rephrase.”</w:t>
      </w:r>
    </w:p>
  </w:comment>
  <w:comment w:id="11" w:author="Grant Steven Roberts" w:date="2020-06-01T21:32:00Z" w:initials="GSR">
    <w:p w14:paraId="6B104485" w14:textId="4A0485A5" w:rsidR="004C102E" w:rsidRDefault="004C102E">
      <w:pPr>
        <w:pStyle w:val="CommentText"/>
      </w:pPr>
      <w:r>
        <w:rPr>
          <w:rStyle w:val="CommentReference"/>
        </w:rPr>
        <w:annotationRef/>
      </w:r>
      <w:r>
        <w:t>Reviewer 2: “I assume that the scans were prospectively gathered and retrospectively analyzed?”</w:t>
      </w:r>
    </w:p>
  </w:comment>
  <w:comment w:id="12" w:author="Grant Steven Roberts" w:date="2020-06-04T13:47:00Z" w:initials="GSR">
    <w:p w14:paraId="2ABAE639" w14:textId="2F2097F4" w:rsidR="00523D6A" w:rsidRDefault="00523D6A">
      <w:pPr>
        <w:pStyle w:val="CommentText"/>
      </w:pPr>
      <w:r>
        <w:rPr>
          <w:rStyle w:val="CommentReference"/>
        </w:rPr>
        <w:annotationRef/>
      </w:r>
      <w:r>
        <w:t xml:space="preserve">Yes, this is correct and is an important distinction. </w:t>
      </w:r>
    </w:p>
  </w:comment>
  <w:comment w:id="14" w:author="Grant Steven Roberts" w:date="2020-06-01T21:32:00Z" w:initials="GSR">
    <w:p w14:paraId="285ABD7F" w14:textId="4964D9B2" w:rsidR="004C102E" w:rsidRDefault="004C102E" w:rsidP="00EF5143">
      <w:pPr>
        <w:pStyle w:val="PlainText"/>
      </w:pPr>
      <w:r>
        <w:rPr>
          <w:rStyle w:val="CommentReference"/>
        </w:rPr>
        <w:annotationRef/>
      </w:r>
      <w:r>
        <w:t>Reviewer 2: “Is it possible to report the BMI including the range?”</w:t>
      </w:r>
    </w:p>
    <w:p w14:paraId="1D22D5F6" w14:textId="3C248CA0" w:rsidR="004C102E" w:rsidRDefault="004C102E">
      <w:pPr>
        <w:pStyle w:val="CommentText"/>
      </w:pPr>
    </w:p>
  </w:comment>
  <w:comment w:id="15" w:author="Grant Steven Roberts" w:date="2020-06-04T12:19:00Z" w:initials="GSR">
    <w:p w14:paraId="42F3C628" w14:textId="3C8C6101" w:rsidR="004C102E" w:rsidRDefault="004C102E">
      <w:pPr>
        <w:pStyle w:val="CommentText"/>
      </w:pPr>
      <w:r>
        <w:rPr>
          <w:rStyle w:val="CommentReference"/>
        </w:rPr>
        <w:annotationRef/>
      </w:r>
      <w:r>
        <w:t xml:space="preserve">Not currently, I </w:t>
      </w:r>
      <w:proofErr w:type="gramStart"/>
      <w:r>
        <w:t>don’t</w:t>
      </w:r>
      <w:proofErr w:type="gramEnd"/>
      <w:r>
        <w:t xml:space="preserve"> have patient height information.</w:t>
      </w:r>
    </w:p>
  </w:comment>
  <w:comment w:id="17" w:author="Grant Steven Roberts" w:date="2020-06-01T21:22:00Z" w:initials="GSR">
    <w:p w14:paraId="1BC883D8" w14:textId="3287D4F7" w:rsidR="004C102E" w:rsidRDefault="004C102E">
      <w:pPr>
        <w:pStyle w:val="CommentText"/>
      </w:pPr>
      <w:r>
        <w:rPr>
          <w:rStyle w:val="CommentReference"/>
        </w:rPr>
        <w:annotationRef/>
      </w:r>
      <w:r>
        <w:t>Reviewer 1: “The authors mention that it is difficult to diagnose CMI (“the proper diagnosis of CMI is difficult and requires a high index of clinical suspicion with currently no well-established diagnostic criteria”, page 4, line 36f), and they acknowledge as a limitation of the study that “classifying patients as ischemic versus non-ischemic based on MRA stenoses measurements and clinical findings may be prone to error due to the lack of a widely-accepted gold standard imaging method” (page 17, line 20ff), but they never present any other clinical criteria for a CMI diagnosis. In essence, I wonder whether the CMI diagnosis based “2 or more primary vessel occlusions of grade 2 or higher” and “clinical findings strongly suggested CMI” (page 6, line 53) is sufficient.”</w:t>
      </w:r>
    </w:p>
  </w:comment>
  <w:comment w:id="18" w:author="Grant Steven Roberts" w:date="2020-06-02T17:06:00Z" w:initials="GSR">
    <w:p w14:paraId="3B1EF774" w14:textId="22AF9C73" w:rsidR="004C102E" w:rsidRDefault="004C102E">
      <w:pPr>
        <w:pStyle w:val="CommentText"/>
      </w:pPr>
      <w:r>
        <w:rPr>
          <w:rStyle w:val="CommentReference"/>
        </w:rPr>
        <w:annotationRef/>
      </w:r>
      <w:r>
        <w:t>Reviewer 2: “The diagnosis of CMI is notoriously challenging in 1-vessel disease. The a priori chance in two vessel disease with symptoms fitting to CMI is doable. So, the present study, although very valuable, is only a ‘proof of principle’”</w:t>
      </w:r>
    </w:p>
  </w:comment>
  <w:comment w:id="20" w:author="Grant Steven Roberts" w:date="2020-06-02T17:15:00Z" w:initials="GSR">
    <w:p w14:paraId="029F1B33" w14:textId="2594BFF6" w:rsidR="004C102E" w:rsidRDefault="004C102E">
      <w:pPr>
        <w:pStyle w:val="CommentText"/>
      </w:pPr>
      <w:r>
        <w:rPr>
          <w:rStyle w:val="CommentReference"/>
        </w:rPr>
        <w:annotationRef/>
      </w:r>
      <w:r>
        <w:t>Reviewer 2: “Were the controls completely free of mesenteric artery stenosis?”</w:t>
      </w:r>
    </w:p>
  </w:comment>
  <w:comment w:id="21" w:author="Grant Steven Roberts" w:date="2020-06-04T13:58:00Z" w:initials="GSR">
    <w:p w14:paraId="4FD0658E" w14:textId="18458DA3" w:rsidR="00691F75" w:rsidRDefault="00691F75">
      <w:pPr>
        <w:pStyle w:val="CommentText"/>
      </w:pPr>
      <w:r>
        <w:rPr>
          <w:rStyle w:val="CommentReference"/>
        </w:rPr>
        <w:annotationRef/>
      </w:r>
      <w:r>
        <w:t xml:space="preserve">Can I say that these controls are free of mesenteric artery stenoses? It is fairly common for older individuals to have some degree of stenoses, and we do have some older healthy controls. </w:t>
      </w:r>
      <w:r>
        <w:t>Chris, could you comment on this?</w:t>
      </w:r>
    </w:p>
  </w:comment>
  <w:comment w:id="23" w:author="Grant Steven Roberts" w:date="2020-06-01T20:43:00Z" w:initials="GSR">
    <w:p w14:paraId="51A7AF7B" w14:textId="50BA286A" w:rsidR="004C102E" w:rsidRDefault="004C102E">
      <w:pPr>
        <w:pStyle w:val="CommentText"/>
      </w:pPr>
      <w:r>
        <w:rPr>
          <w:rStyle w:val="CommentReference"/>
        </w:rPr>
        <w:annotationRef/>
      </w:r>
      <w:r>
        <w:t>Reviewer 1: “I do not understand this concept of giving the same amount of food to every subject, while later flow values are normalized to the body weight. I would have expected that the amount of food is also adjusted to the body weight. Please comment.”</w:t>
      </w:r>
    </w:p>
  </w:comment>
  <w:comment w:id="24" w:author="Grant Steven Roberts" w:date="2020-06-04T13:17:00Z" w:initials="GSR">
    <w:p w14:paraId="1B8DBF4E" w14:textId="5D8755E1" w:rsidR="00443586" w:rsidRDefault="00443586">
      <w:pPr>
        <w:pStyle w:val="CommentText"/>
      </w:pPr>
      <w:r>
        <w:rPr>
          <w:rStyle w:val="CommentReference"/>
        </w:rPr>
        <w:annotationRef/>
      </w:r>
      <w:r>
        <w:t xml:space="preserve">This is another good point. </w:t>
      </w:r>
      <w:r w:rsidR="00D10031">
        <w:t>I do not have a solid answer, other than this exact design was (including normalizing flow to body weight) done in several other studies:</w:t>
      </w:r>
    </w:p>
    <w:p w14:paraId="70FE2564" w14:textId="7828AEDA" w:rsidR="00D10031" w:rsidRDefault="00D10031">
      <w:pPr>
        <w:pStyle w:val="CommentText"/>
      </w:pPr>
      <w:hyperlink r:id="rId1" w:history="1">
        <w:r w:rsidRPr="00FF2BF6">
          <w:rPr>
            <w:rStyle w:val="Hyperlink"/>
          </w:rPr>
          <w:t>https://pubmed.ncbi.nlm.nih.gov/7862982/</w:t>
        </w:r>
      </w:hyperlink>
    </w:p>
    <w:p w14:paraId="0DE65F4C" w14:textId="4BC8CA3F" w:rsidR="00D10031" w:rsidRDefault="00D10031">
      <w:pPr>
        <w:pStyle w:val="CommentText"/>
      </w:pPr>
      <w:hyperlink r:id="rId2" w:history="1">
        <w:r w:rsidRPr="00FF2BF6">
          <w:rPr>
            <w:rStyle w:val="Hyperlink"/>
          </w:rPr>
          <w:t>https://pubs.rsna.org/doi/10.1148/radiology.194.2.7824706</w:t>
        </w:r>
      </w:hyperlink>
    </w:p>
    <w:p w14:paraId="71039FD6" w14:textId="4580707C" w:rsidR="00D10031" w:rsidRDefault="00D10031">
      <w:pPr>
        <w:pStyle w:val="CommentText"/>
      </w:pPr>
      <w:hyperlink r:id="rId3" w:history="1">
        <w:r>
          <w:rPr>
            <w:rStyle w:val="Hyperlink"/>
          </w:rPr>
          <w:t>https://pubmed.ncbi.nlm.nih.gov/8901747/</w:t>
        </w:r>
      </w:hyperlink>
    </w:p>
    <w:p w14:paraId="4A4F4F21" w14:textId="2491307E" w:rsidR="00D10031" w:rsidRDefault="00D10031">
      <w:pPr>
        <w:pStyle w:val="CommentText"/>
      </w:pPr>
    </w:p>
  </w:comment>
  <w:comment w:id="25" w:author="Grant Steven Roberts" w:date="2020-06-02T17:16:00Z" w:initials="GSR">
    <w:p w14:paraId="3EE2D1CC" w14:textId="3AA9E13F" w:rsidR="004C102E" w:rsidRDefault="004C102E">
      <w:pPr>
        <w:pStyle w:val="CommentText"/>
      </w:pPr>
      <w:r>
        <w:rPr>
          <w:rStyle w:val="CommentReference"/>
        </w:rPr>
        <w:annotationRef/>
      </w:r>
      <w:r>
        <w:t>Reviewer 2: “Did the patients reported symptoms according to CMI 20 minutes after the test meal?”</w:t>
      </w:r>
    </w:p>
  </w:comment>
  <w:comment w:id="26" w:author="Grant Steven Roberts" w:date="2020-06-04T13:17:00Z" w:initials="GSR">
    <w:p w14:paraId="0AC9D953" w14:textId="2F0D5F86" w:rsidR="00443586" w:rsidRDefault="00443586">
      <w:pPr>
        <w:pStyle w:val="CommentText"/>
      </w:pPr>
      <w:r>
        <w:rPr>
          <w:rStyle w:val="CommentReference"/>
        </w:rPr>
        <w:annotationRef/>
      </w:r>
      <w:r>
        <w:t xml:space="preserve">This is an excellent question. Unfortunately, I do not have this information. Perhaps Chris could </w:t>
      </w:r>
      <w:r w:rsidR="000244B0">
        <w:t>comment?</w:t>
      </w:r>
      <w:r>
        <w:t xml:space="preserve"> </w:t>
      </w:r>
    </w:p>
  </w:comment>
  <w:comment w:id="27" w:author="Grant Steven Roberts" w:date="2020-06-02T17:08:00Z" w:initials="GSR">
    <w:p w14:paraId="3C355517" w14:textId="1330D0CF" w:rsidR="004C102E" w:rsidRDefault="004C102E">
      <w:pPr>
        <w:pStyle w:val="CommentText"/>
      </w:pPr>
      <w:r>
        <w:rPr>
          <w:rStyle w:val="CommentReference"/>
        </w:rPr>
        <w:annotationRef/>
      </w:r>
      <w:r>
        <w:t>Reviewer 2: “Normal respiration during scanning allowed? That means that you missed the CA compression only during deep expiration (the real MALS).”</w:t>
      </w:r>
    </w:p>
  </w:comment>
  <w:comment w:id="28" w:author="Grant Steven Roberts" w:date="2020-06-04T15:52:00Z" w:initials="GSR">
    <w:p w14:paraId="0B341D43" w14:textId="2CF395F5" w:rsidR="00377F9D" w:rsidRDefault="00377F9D">
      <w:pPr>
        <w:pStyle w:val="CommentText"/>
      </w:pPr>
      <w:r>
        <w:rPr>
          <w:rStyle w:val="CommentReference"/>
        </w:rPr>
        <w:annotationRef/>
      </w:r>
      <w:r>
        <w:t>Should I reanalyze data on expiration? My intuition is that the pre/post prandial flow rates would still likely be similar. Thoughts?</w:t>
      </w:r>
    </w:p>
  </w:comment>
  <w:comment w:id="29" w:author="Grant Steven Roberts" w:date="2020-06-01T20:39:00Z" w:initials="GSR">
    <w:p w14:paraId="702598C4" w14:textId="4E488F9C" w:rsidR="004C102E" w:rsidRDefault="004C102E">
      <w:pPr>
        <w:pStyle w:val="CommentText"/>
      </w:pPr>
      <w:r>
        <w:rPr>
          <w:rStyle w:val="CommentReference"/>
        </w:rPr>
        <w:annotationRef/>
      </w:r>
      <w:r>
        <w:t xml:space="preserve">Reviewer 1: “… Thus, the optimal flip angle for the TR = 7.5 </w:t>
      </w:r>
      <w:proofErr w:type="spellStart"/>
      <w:r>
        <w:t>ms</w:t>
      </w:r>
      <w:proofErr w:type="spellEnd"/>
      <w:r>
        <w:t xml:space="preserve"> used here is on the order of 17°-20°, and not 14° as was used in the study. Is this choice of the flip angle motivated by SAR limits?”</w:t>
      </w:r>
    </w:p>
  </w:comment>
  <w:comment w:id="30" w:author="Grant Steven Roberts" w:date="2020-06-04T15:54:00Z" w:initials="GSR">
    <w:p w14:paraId="17CCAA94" w14:textId="49F8989C" w:rsidR="00377F9D" w:rsidRDefault="00377F9D">
      <w:pPr>
        <w:pStyle w:val="CommentText"/>
      </w:pPr>
      <w:r>
        <w:rPr>
          <w:rStyle w:val="CommentReference"/>
        </w:rPr>
        <w:annotationRef/>
      </w:r>
      <w:r>
        <w:t>Astute observation. I am unsure if that was the case, most of the scans were done at 15 degrees, with a few at 10. Comments?</w:t>
      </w:r>
    </w:p>
  </w:comment>
  <w:comment w:id="31" w:author="Grant Steven Roberts" w:date="2020-06-02T17:16:00Z" w:initials="GSR">
    <w:p w14:paraId="0BA9A0D8" w14:textId="5D41DED0" w:rsidR="004C102E" w:rsidRDefault="004C102E">
      <w:pPr>
        <w:pStyle w:val="CommentText"/>
      </w:pPr>
      <w:r>
        <w:rPr>
          <w:rStyle w:val="CommentReference"/>
        </w:rPr>
        <w:annotationRef/>
      </w:r>
      <w:r>
        <w:t>Reviewer 2: “All cut-planes were placed at least 3 diameters away from either a confluence or bifurcation to avoid regions of highly disturbed flow due to entrance effects.””  That means that the CA was at least 6 cm long and the SMA also between the origin and the first side branch. Please explain, because in my view the anatomy you described is very rare/ not present in human.”</w:t>
      </w:r>
    </w:p>
  </w:comment>
  <w:comment w:id="32" w:author="Grant Steven Roberts" w:date="2020-06-01T21:13:00Z" w:initials="GSR">
    <w:p w14:paraId="2485C37A" w14:textId="7E26F616" w:rsidR="004C102E" w:rsidRDefault="004C102E">
      <w:pPr>
        <w:pStyle w:val="CommentText"/>
      </w:pPr>
      <w:r>
        <w:rPr>
          <w:rStyle w:val="CommentReference"/>
        </w:rPr>
        <w:annotationRef/>
      </w:r>
      <w:r>
        <w:t>Reviewer 1: “In the description of the consistency measurements it should be mentioned that the volume flow Q is given by the velocity v times the cross-sectional area A”</w:t>
      </w:r>
    </w:p>
  </w:comment>
  <w:comment w:id="33" w:author="Grant Steven Roberts" w:date="2020-06-01T21:06:00Z" w:initials="GSR">
    <w:p w14:paraId="13D638D0" w14:textId="5C4B39DC" w:rsidR="004C102E" w:rsidRDefault="004C102E">
      <w:pPr>
        <w:pStyle w:val="CommentText"/>
      </w:pPr>
      <w:r>
        <w:rPr>
          <w:rStyle w:val="CommentReference"/>
        </w:rPr>
        <w:annotationRef/>
      </w:r>
      <w:r>
        <w:t>Reviewer 1: “This is the definition of a percent change and can be deleted”.</w:t>
      </w:r>
    </w:p>
  </w:comment>
  <w:comment w:id="35" w:author="Grant Steven Roberts" w:date="2020-06-01T21:24:00Z" w:initials="GSR">
    <w:p w14:paraId="4774E89F" w14:textId="09FAF435" w:rsidR="004C102E" w:rsidRDefault="004C102E">
      <w:pPr>
        <w:pStyle w:val="CommentText"/>
      </w:pPr>
      <w:r>
        <w:rPr>
          <w:rStyle w:val="CommentReference"/>
        </w:rPr>
        <w:annotationRef/>
      </w:r>
      <w:r>
        <w:t xml:space="preserve">Reviewer 1: “… This mass conservation is actually known as </w:t>
      </w:r>
      <w:proofErr w:type="spellStart"/>
      <w:r>
        <w:t>Kirchhoffs</w:t>
      </w:r>
      <w:proofErr w:type="spellEnd"/>
      <w:r>
        <w:t xml:space="preserve"> law (#1).”</w:t>
      </w:r>
    </w:p>
  </w:comment>
  <w:comment w:id="37" w:author="Grant Steven Roberts" w:date="2020-06-01T21:02:00Z" w:initials="GSR">
    <w:p w14:paraId="54DF3C45" w14:textId="63B08CE1" w:rsidR="004C102E" w:rsidRDefault="004C102E">
      <w:pPr>
        <w:pStyle w:val="CommentText"/>
      </w:pPr>
      <w:r>
        <w:rPr>
          <w:rStyle w:val="CommentReference"/>
        </w:rPr>
        <w:annotationRef/>
      </w:r>
      <w:r>
        <w:t>Reviewer 1: “Mean flow rates are a good in quantifying blood flow to the small intestine. The authors mention that CMI is potentially caused by stenotic changes of the supplying arteries – in many other cases such as renal artery stenosis changes of the mean flow are only a good indicator for stenotic changes when the vessel lumen is reduced by more than 70%. Smaller stenotic changes, however, can be found by analyzing the changes in the flow curves which is often done with Doppler US. This information is also available here – I would really like to see exemplary flow-time curves (rather than streamlines) as they might contain additional information (e.g., the absence of an early systolic peak in mildly stenosed vessels).”</w:t>
      </w:r>
    </w:p>
  </w:comment>
  <w:comment w:id="38" w:author="Grant Steven Roberts" w:date="2020-06-02T17:18:00Z" w:initials="GSR">
    <w:p w14:paraId="4CC50D8B" w14:textId="41A923F4" w:rsidR="004C102E" w:rsidRDefault="004C102E">
      <w:pPr>
        <w:pStyle w:val="CommentText"/>
      </w:pPr>
      <w:r>
        <w:rPr>
          <w:rStyle w:val="CommentReference"/>
        </w:rPr>
        <w:annotationRef/>
      </w:r>
      <w:r>
        <w:t>Reviewer 2: “I missed the infrarenal aortic measurements of the different cohorts in the result section”</w:t>
      </w:r>
    </w:p>
  </w:comment>
  <w:comment w:id="39" w:author="Grant Steven Roberts" w:date="2020-06-02T17:21:00Z" w:initials="GSR">
    <w:p w14:paraId="1C5CB5F4" w14:textId="50C3B021" w:rsidR="004C102E" w:rsidRDefault="004C102E">
      <w:pPr>
        <w:pStyle w:val="CommentText"/>
      </w:pPr>
      <w:r>
        <w:rPr>
          <w:rStyle w:val="CommentReference"/>
        </w:rPr>
        <w:annotationRef/>
      </w:r>
      <w:r>
        <w:t>Reviewer 2: “That is remarkable because the inflow increases in the CM(-) cohort and does not increase in the CMI(+) cohort and in the next paragraph you demonstrated a differences in portal vein flow increase between the cohorts.”</w:t>
      </w:r>
    </w:p>
  </w:comment>
  <w:comment w:id="40" w:author="Grant Steven Roberts" w:date="2020-06-02T17:24:00Z" w:initials="GSR">
    <w:p w14:paraId="7E48C318" w14:textId="447E9D9A" w:rsidR="004C102E" w:rsidRDefault="004C102E">
      <w:pPr>
        <w:pStyle w:val="CommentText"/>
      </w:pPr>
      <w:r>
        <w:rPr>
          <w:rStyle w:val="CommentReference"/>
        </w:rPr>
        <w:annotationRef/>
      </w:r>
      <w:r>
        <w:t>Reviewer 2: “Is this in line with your results (SMV?)”</w:t>
      </w:r>
    </w:p>
  </w:comment>
  <w:comment w:id="41" w:author="Grant Steven Roberts" w:date="2020-06-02T17:25:00Z" w:initials="GSR">
    <w:p w14:paraId="7E0567AE" w14:textId="5DD8988E" w:rsidR="004C102E" w:rsidRDefault="004C102E">
      <w:pPr>
        <w:pStyle w:val="CommentText"/>
      </w:pPr>
      <w:r>
        <w:rPr>
          <w:rStyle w:val="CommentReference"/>
        </w:rPr>
        <w:annotationRef/>
      </w:r>
      <w:r>
        <w:t xml:space="preserve">Reviewer 2: “Most patients with multivessel CMI experienced postprandial pain for at least one hour after a normal meal. Is your test meal the explanation for your observation? Is reactive SMA outflow vasoconstriction the explanation? </w:t>
      </w:r>
      <w:proofErr w:type="spellStart"/>
      <w:r>
        <w:t>Geelkerken</w:t>
      </w:r>
      <w:proofErr w:type="spellEnd"/>
      <w:r>
        <w:t xml:space="preserve"> RH, et al. Ultrasound Med Biol. 1998 Nov;24(9):1351-6.”</w:t>
      </w:r>
    </w:p>
  </w:comment>
  <w:comment w:id="42" w:author="Grant Steven Roberts" w:date="2020-06-02T17:26:00Z" w:initials="GSR">
    <w:p w14:paraId="33A354E1" w14:textId="7DE4F29F" w:rsidR="004C102E" w:rsidRDefault="004C102E">
      <w:pPr>
        <w:pStyle w:val="CommentText"/>
      </w:pPr>
      <w:r>
        <w:rPr>
          <w:rStyle w:val="CommentReference"/>
        </w:rPr>
        <w:annotationRef/>
      </w:r>
      <w:r>
        <w:t xml:space="preserve">Reviewer 2: “I agree that compensatory increase in the SMA in patients with one vessel AC CMI is reported (van Petersen AS, et al. J </w:t>
      </w:r>
      <w:proofErr w:type="spellStart"/>
      <w:r>
        <w:t>Vasc</w:t>
      </w:r>
      <w:proofErr w:type="spellEnd"/>
      <w:r>
        <w:t xml:space="preserve"> Surg. 2017 May;65(5):1366-1374 and J </w:t>
      </w:r>
      <w:proofErr w:type="spellStart"/>
      <w:r>
        <w:t>Vasc</w:t>
      </w:r>
      <w:proofErr w:type="spellEnd"/>
      <w:r>
        <w:t xml:space="preserve"> Surg. 2014 Jul;60(1):111-9)  but is this also the case in multivessel CMI? Does that mean that multivessel in the present study means CA and IMA stenosis with </w:t>
      </w:r>
      <w:proofErr w:type="gramStart"/>
      <w:r>
        <w:t>an</w:t>
      </w:r>
      <w:proofErr w:type="gramEnd"/>
      <w:r>
        <w:t xml:space="preserve"> normal SMA? How do you explain a significant increase in flow in a severely stenoses SMA?”</w:t>
      </w:r>
    </w:p>
  </w:comment>
  <w:comment w:id="43" w:author="Grant Steven Roberts" w:date="2020-06-02T17:30:00Z" w:initials="GSR">
    <w:p w14:paraId="07F5E5D4" w14:textId="3DDEA22D" w:rsidR="004C102E" w:rsidRDefault="004C102E">
      <w:pPr>
        <w:pStyle w:val="CommentText"/>
      </w:pPr>
      <w:r>
        <w:rPr>
          <w:rStyle w:val="CommentReference"/>
        </w:rPr>
        <w:annotationRef/>
      </w:r>
      <w:r>
        <w:t xml:space="preserve">Reviewer 2: “The proof of the pudding is </w:t>
      </w:r>
      <w:proofErr w:type="gramStart"/>
      <w:r>
        <w:t>a</w:t>
      </w:r>
      <w:proofErr w:type="gramEnd"/>
      <w:r>
        <w:t xml:space="preserve"> RCT based on the outcome of the MRI test </w:t>
      </w:r>
      <w:proofErr w:type="spellStart"/>
      <w:r>
        <w:t>focussing</w:t>
      </w:r>
      <w:proofErr w:type="spellEnd"/>
      <w:r>
        <w:t xml:space="preserve"> on the clinically most demanding diagnosis of 1 vessel CMI.”</w:t>
      </w:r>
    </w:p>
  </w:comment>
  <w:comment w:id="44" w:author="Grant Steven Roberts" w:date="2020-06-02T17:30:00Z" w:initials="GSR">
    <w:p w14:paraId="6A3A2CAC" w14:textId="165DF38A" w:rsidR="004C102E" w:rsidRDefault="004C102E">
      <w:pPr>
        <w:pStyle w:val="CommentText"/>
      </w:pPr>
      <w:r>
        <w:rPr>
          <w:rStyle w:val="CommentReference"/>
        </w:rPr>
        <w:annotationRef/>
      </w:r>
      <w:r>
        <w:t xml:space="preserve">Reviewer 2: “The portal vein is the exclusive drain of the bowel, cumulating the flow through the three mesenteric arteries and all the </w:t>
      </w:r>
      <w:proofErr w:type="spellStart"/>
      <w:r>
        <w:t>collatarals</w:t>
      </w:r>
      <w:proofErr w:type="spellEnd"/>
      <w:r>
        <w:t xml:space="preserve"> (also extraordinary mesenteric collaterals via the </w:t>
      </w:r>
      <w:proofErr w:type="spellStart"/>
      <w:r>
        <w:t>hypogastrcis</w:t>
      </w:r>
      <w:proofErr w:type="spellEnd"/>
      <w:r>
        <w:t xml:space="preserve">, the </w:t>
      </w:r>
      <w:proofErr w:type="spellStart"/>
      <w:r>
        <w:t>phrenics</w:t>
      </w:r>
      <w:proofErr w:type="spellEnd"/>
      <w:r>
        <w:t>, the intercostals.) Is PV flow measurements not the way to go?”</w:t>
      </w:r>
    </w:p>
  </w:comment>
  <w:comment w:id="86" w:author="Grant Steven Roberts" w:date="2020-06-02T17:31:00Z" w:initials="GSR">
    <w:p w14:paraId="5A7BBDB5" w14:textId="55396322" w:rsidR="004C102E" w:rsidRDefault="004C102E">
      <w:pPr>
        <w:pStyle w:val="CommentText"/>
      </w:pPr>
      <w:r>
        <w:rPr>
          <w:rStyle w:val="CommentReference"/>
        </w:rPr>
        <w:annotationRef/>
      </w:r>
      <w:r>
        <w:t>Reviewer 2: “Please add the individual P values if significant.”</w:t>
      </w:r>
    </w:p>
  </w:comment>
  <w:comment w:id="87" w:author="Grant Steven Roberts" w:date="2020-06-02T17:31:00Z" w:initials="GSR">
    <w:p w14:paraId="13A96912" w14:textId="77777777" w:rsidR="004C102E" w:rsidRDefault="004C102E">
      <w:pPr>
        <w:pStyle w:val="CommentText"/>
      </w:pPr>
      <w:r>
        <w:rPr>
          <w:rStyle w:val="CommentReference"/>
        </w:rPr>
        <w:annotationRef/>
      </w:r>
      <w:r>
        <w:t>Reviewer 2: “Table 1 and 2 merged into 1 large table is helpful in interpreting the results”</w:t>
      </w:r>
    </w:p>
    <w:p w14:paraId="6CF09B46" w14:textId="6C1C3DAE" w:rsidR="004C102E" w:rsidRDefault="004C102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BBAF2D" w15:done="0"/>
  <w15:commentEx w15:paraId="4B0C2FFB" w15:done="1"/>
  <w15:commentEx w15:paraId="64EFB7D6" w15:paraIdParent="4B0C2FFB" w15:done="1"/>
  <w15:commentEx w15:paraId="4438BE2E" w15:done="1"/>
  <w15:commentEx w15:paraId="6B104485" w15:done="1"/>
  <w15:commentEx w15:paraId="2ABAE639" w15:paraIdParent="6B104485" w15:done="1"/>
  <w15:commentEx w15:paraId="1D22D5F6" w15:done="1"/>
  <w15:commentEx w15:paraId="42F3C628" w15:paraIdParent="1D22D5F6" w15:done="1"/>
  <w15:commentEx w15:paraId="1BC883D8" w15:done="0"/>
  <w15:commentEx w15:paraId="3B1EF774" w15:done="0"/>
  <w15:commentEx w15:paraId="029F1B33" w15:done="0"/>
  <w15:commentEx w15:paraId="4FD0658E" w15:paraIdParent="029F1B33" w15:done="0"/>
  <w15:commentEx w15:paraId="51A7AF7B" w15:done="0"/>
  <w15:commentEx w15:paraId="4A4F4F21" w15:paraIdParent="51A7AF7B" w15:done="0"/>
  <w15:commentEx w15:paraId="3EE2D1CC" w15:done="0"/>
  <w15:commentEx w15:paraId="0AC9D953" w15:paraIdParent="3EE2D1CC" w15:done="0"/>
  <w15:commentEx w15:paraId="3C355517" w15:done="0"/>
  <w15:commentEx w15:paraId="0B341D43" w15:paraIdParent="3C355517" w15:done="0"/>
  <w15:commentEx w15:paraId="702598C4" w15:done="0"/>
  <w15:commentEx w15:paraId="17CCAA94" w15:paraIdParent="702598C4" w15:done="0"/>
  <w15:commentEx w15:paraId="0BA9A0D8" w15:done="0"/>
  <w15:commentEx w15:paraId="2485C37A" w15:done="0"/>
  <w15:commentEx w15:paraId="13D638D0" w15:done="1"/>
  <w15:commentEx w15:paraId="4774E89F" w15:done="1"/>
  <w15:commentEx w15:paraId="54DF3C45" w15:done="0"/>
  <w15:commentEx w15:paraId="4CC50D8B" w15:done="0"/>
  <w15:commentEx w15:paraId="1C5CB5F4" w15:done="0"/>
  <w15:commentEx w15:paraId="7E48C318" w15:done="0"/>
  <w15:commentEx w15:paraId="7E0567AE" w15:done="0"/>
  <w15:commentEx w15:paraId="33A354E1" w15:done="0"/>
  <w15:commentEx w15:paraId="07F5E5D4" w15:done="0"/>
  <w15:commentEx w15:paraId="6A3A2CAC" w15:done="0"/>
  <w15:commentEx w15:paraId="5A7BBDB5" w15:done="0"/>
  <w15:commentEx w15:paraId="6CF09B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FF72" w16cex:dateUtc="2020-06-02T21:40:00Z"/>
  <w16cex:commentExtensible w16cex:durableId="227FF13F" w16cex:dateUtc="2020-06-02T02:27:00Z"/>
  <w16cex:commentExtensible w16cex:durableId="228367F2" w16cex:dateUtc="2020-06-04T17:30:00Z"/>
  <w16cex:commentExtensible w16cex:durableId="227FF1F3" w16cex:dateUtc="2020-06-02T02:30:00Z"/>
  <w16cex:commentExtensible w16cex:durableId="227FF251" w16cex:dateUtc="2020-06-02T02:32:00Z"/>
  <w16cex:commentExtensible w16cex:durableId="228379EB" w16cex:dateUtc="2020-06-04T18:47:00Z"/>
  <w16cex:commentExtensible w16cex:durableId="227FF26C" w16cex:dateUtc="2020-06-02T02:32:00Z"/>
  <w16cex:commentExtensible w16cex:durableId="22836538" w16cex:dateUtc="2020-06-04T17:19:00Z"/>
  <w16cex:commentExtensible w16cex:durableId="227FF009" w16cex:dateUtc="2020-06-02T02:22:00Z"/>
  <w16cex:commentExtensible w16cex:durableId="22810598" w16cex:dateUtc="2020-06-02T22:06:00Z"/>
  <w16cex:commentExtensible w16cex:durableId="228107C6" w16cex:dateUtc="2020-06-02T22:15:00Z"/>
  <w16cex:commentExtensible w16cex:durableId="22837C90" w16cex:dateUtc="2020-06-04T18:58:00Z"/>
  <w16cex:commentExtensible w16cex:durableId="227FE70E" w16cex:dateUtc="2020-06-02T01:43:00Z"/>
  <w16cex:commentExtensible w16cex:durableId="22837305" w16cex:dateUtc="2020-06-04T18:17:00Z"/>
  <w16cex:commentExtensible w16cex:durableId="228107DA" w16cex:dateUtc="2020-06-02T22:16:00Z"/>
  <w16cex:commentExtensible w16cex:durableId="228372CF" w16cex:dateUtc="2020-06-04T18:17:00Z"/>
  <w16cex:commentExtensible w16cex:durableId="2281060C" w16cex:dateUtc="2020-06-02T22:08:00Z"/>
  <w16cex:commentExtensible w16cex:durableId="2283975B" w16cex:dateUtc="2020-06-04T20:52:00Z"/>
  <w16cex:commentExtensible w16cex:durableId="227FE5F7" w16cex:dateUtc="2020-06-02T01:39:00Z"/>
  <w16cex:commentExtensible w16cex:durableId="2283979B" w16cex:dateUtc="2020-06-04T20:54:00Z"/>
  <w16cex:commentExtensible w16cex:durableId="228107FC" w16cex:dateUtc="2020-06-02T22:16:00Z"/>
  <w16cex:commentExtensible w16cex:durableId="227FEE17" w16cex:dateUtc="2020-06-02T02:13:00Z"/>
  <w16cex:commentExtensible w16cex:durableId="227FEC46" w16cex:dateUtc="2020-06-02T02:06:00Z"/>
  <w16cex:commentExtensible w16cex:durableId="227FF091" w16cex:dateUtc="2020-06-02T02:24:00Z"/>
  <w16cex:commentExtensible w16cex:durableId="227FEB7A" w16cex:dateUtc="2020-06-02T02:02:00Z"/>
  <w16cex:commentExtensible w16cex:durableId="2281084B" w16cex:dateUtc="2020-06-02T22:18:00Z"/>
  <w16cex:commentExtensible w16cex:durableId="22810927" w16cex:dateUtc="2020-06-02T22:21:00Z"/>
  <w16cex:commentExtensible w16cex:durableId="228109B9" w16cex:dateUtc="2020-06-02T22:24:00Z"/>
  <w16cex:commentExtensible w16cex:durableId="22810A10" w16cex:dateUtc="2020-06-02T22:25:00Z"/>
  <w16cex:commentExtensible w16cex:durableId="22810A47" w16cex:dateUtc="2020-06-02T22:26:00Z"/>
  <w16cex:commentExtensible w16cex:durableId="22810B18" w16cex:dateUtc="2020-06-02T22:30:00Z"/>
  <w16cex:commentExtensible w16cex:durableId="22810B45" w16cex:dateUtc="2020-06-02T22:30:00Z"/>
  <w16cex:commentExtensible w16cex:durableId="22810B81" w16cex:dateUtc="2020-06-02T22:31:00Z"/>
  <w16cex:commentExtensible w16cex:durableId="22810B5C" w16cex:dateUtc="2020-06-02T2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BBAF2D" w16cid:durableId="2280FF72"/>
  <w16cid:commentId w16cid:paraId="4B0C2FFB" w16cid:durableId="227FF13F"/>
  <w16cid:commentId w16cid:paraId="64EFB7D6" w16cid:durableId="228367F2"/>
  <w16cid:commentId w16cid:paraId="4438BE2E" w16cid:durableId="227FF1F3"/>
  <w16cid:commentId w16cid:paraId="6B104485" w16cid:durableId="227FF251"/>
  <w16cid:commentId w16cid:paraId="2ABAE639" w16cid:durableId="228379EB"/>
  <w16cid:commentId w16cid:paraId="1D22D5F6" w16cid:durableId="227FF26C"/>
  <w16cid:commentId w16cid:paraId="42F3C628" w16cid:durableId="22836538"/>
  <w16cid:commentId w16cid:paraId="1BC883D8" w16cid:durableId="227FF009"/>
  <w16cid:commentId w16cid:paraId="3B1EF774" w16cid:durableId="22810598"/>
  <w16cid:commentId w16cid:paraId="029F1B33" w16cid:durableId="228107C6"/>
  <w16cid:commentId w16cid:paraId="4FD0658E" w16cid:durableId="22837C90"/>
  <w16cid:commentId w16cid:paraId="51A7AF7B" w16cid:durableId="227FE70E"/>
  <w16cid:commentId w16cid:paraId="4A4F4F21" w16cid:durableId="22837305"/>
  <w16cid:commentId w16cid:paraId="3EE2D1CC" w16cid:durableId="228107DA"/>
  <w16cid:commentId w16cid:paraId="0AC9D953" w16cid:durableId="228372CF"/>
  <w16cid:commentId w16cid:paraId="3C355517" w16cid:durableId="2281060C"/>
  <w16cid:commentId w16cid:paraId="0B341D43" w16cid:durableId="2283975B"/>
  <w16cid:commentId w16cid:paraId="702598C4" w16cid:durableId="227FE5F7"/>
  <w16cid:commentId w16cid:paraId="17CCAA94" w16cid:durableId="2283979B"/>
  <w16cid:commentId w16cid:paraId="0BA9A0D8" w16cid:durableId="228107FC"/>
  <w16cid:commentId w16cid:paraId="2485C37A" w16cid:durableId="227FEE17"/>
  <w16cid:commentId w16cid:paraId="13D638D0" w16cid:durableId="227FEC46"/>
  <w16cid:commentId w16cid:paraId="4774E89F" w16cid:durableId="227FF091"/>
  <w16cid:commentId w16cid:paraId="54DF3C45" w16cid:durableId="227FEB7A"/>
  <w16cid:commentId w16cid:paraId="4CC50D8B" w16cid:durableId="2281084B"/>
  <w16cid:commentId w16cid:paraId="1C5CB5F4" w16cid:durableId="22810927"/>
  <w16cid:commentId w16cid:paraId="7E48C318" w16cid:durableId="228109B9"/>
  <w16cid:commentId w16cid:paraId="7E0567AE" w16cid:durableId="22810A10"/>
  <w16cid:commentId w16cid:paraId="33A354E1" w16cid:durableId="22810A47"/>
  <w16cid:commentId w16cid:paraId="07F5E5D4" w16cid:durableId="22810B18"/>
  <w16cid:commentId w16cid:paraId="6A3A2CAC" w16cid:durableId="22810B45"/>
  <w16cid:commentId w16cid:paraId="5A7BBDB5" w16cid:durableId="22810B81"/>
  <w16cid:commentId w16cid:paraId="6CF09B46" w16cid:durableId="22810B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FBD9E" w14:textId="77777777" w:rsidR="000F7F9F" w:rsidRDefault="000F7F9F" w:rsidP="002570BA">
      <w:pPr>
        <w:spacing w:after="0" w:line="240" w:lineRule="auto"/>
      </w:pPr>
      <w:r>
        <w:separator/>
      </w:r>
    </w:p>
  </w:endnote>
  <w:endnote w:type="continuationSeparator" w:id="0">
    <w:p w14:paraId="44B9E236" w14:textId="77777777" w:rsidR="000F7F9F" w:rsidRDefault="000F7F9F" w:rsidP="00257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57742" w14:textId="77777777" w:rsidR="000F7F9F" w:rsidRDefault="000F7F9F" w:rsidP="002570BA">
      <w:pPr>
        <w:spacing w:after="0" w:line="240" w:lineRule="auto"/>
      </w:pPr>
      <w:r>
        <w:separator/>
      </w:r>
    </w:p>
  </w:footnote>
  <w:footnote w:type="continuationSeparator" w:id="0">
    <w:p w14:paraId="047F5154" w14:textId="77777777" w:rsidR="000F7F9F" w:rsidRDefault="000F7F9F" w:rsidP="00257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061771"/>
      <w:docPartObj>
        <w:docPartGallery w:val="Page Numbers (Top of Page)"/>
        <w:docPartUnique/>
      </w:docPartObj>
    </w:sdtPr>
    <w:sdtEndPr>
      <w:rPr>
        <w:noProof/>
      </w:rPr>
    </w:sdtEndPr>
    <w:sdtContent>
      <w:p w14:paraId="31598303" w14:textId="1107F96A" w:rsidR="004C102E" w:rsidRDefault="004C102E" w:rsidP="0086687E">
        <w:pPr>
          <w:jc w:val="right"/>
        </w:pPr>
        <w:r>
          <w:t xml:space="preserve">Assessing Mesenteric Blood Flow with 4D Flow MR:  </w:t>
        </w:r>
        <w:r>
          <w:fldChar w:fldCharType="begin"/>
        </w:r>
        <w:r>
          <w:instrText xml:space="preserve"> PAGE   \* MERGEFORMAT </w:instrText>
        </w:r>
        <w:r>
          <w:fldChar w:fldCharType="separate"/>
        </w:r>
        <w:r>
          <w:rPr>
            <w:noProof/>
          </w:rPr>
          <w:t>4</w:t>
        </w:r>
        <w:r>
          <w:rPr>
            <w:noProof/>
          </w:rPr>
          <w:fldChar w:fldCharType="end"/>
        </w:r>
      </w:p>
    </w:sdtContent>
  </w:sdt>
  <w:p w14:paraId="4F5186C7" w14:textId="77777777" w:rsidR="004C102E" w:rsidRDefault="004C10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FB0415"/>
    <w:multiLevelType w:val="hybridMultilevel"/>
    <w:tmpl w:val="B150C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7474D0"/>
    <w:multiLevelType w:val="hybridMultilevel"/>
    <w:tmpl w:val="95E60552"/>
    <w:lvl w:ilvl="0" w:tplc="822C62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C9C6C48"/>
    <w:multiLevelType w:val="hybridMultilevel"/>
    <w:tmpl w:val="07B85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E1729"/>
    <w:multiLevelType w:val="hybridMultilevel"/>
    <w:tmpl w:val="4CD6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191D61"/>
    <w:multiLevelType w:val="hybridMultilevel"/>
    <w:tmpl w:val="4F96B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6" w:nlCheck="1" w:checkStyle="1"/>
  <w:activeWritingStyle w:appName="MSWord" w:lang="en-US" w:vendorID="64" w:dllVersion="4096" w:nlCheck="1" w:checkStyle="0"/>
  <w:proofState w:spelling="clean" w:grammar="clean"/>
  <w:trackRevisions/>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wNTE1NzY3sjQ0MDZR0lEKTi0uzszPAymwMKgFAF6U5wAtAAAA"/>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record-ids&gt;&lt;/item&gt;&lt;/Libraries&gt;"/>
  </w:docVars>
  <w:rsids>
    <w:rsidRoot w:val="00D02C24"/>
    <w:rsid w:val="00001CE9"/>
    <w:rsid w:val="000031DB"/>
    <w:rsid w:val="000056D7"/>
    <w:rsid w:val="00006490"/>
    <w:rsid w:val="00006EF1"/>
    <w:rsid w:val="00007F18"/>
    <w:rsid w:val="00011078"/>
    <w:rsid w:val="00011344"/>
    <w:rsid w:val="00011D42"/>
    <w:rsid w:val="000131C9"/>
    <w:rsid w:val="000138CA"/>
    <w:rsid w:val="00014CAA"/>
    <w:rsid w:val="000179EA"/>
    <w:rsid w:val="0002205E"/>
    <w:rsid w:val="0002357A"/>
    <w:rsid w:val="000244B0"/>
    <w:rsid w:val="0002493F"/>
    <w:rsid w:val="00024F1E"/>
    <w:rsid w:val="000270A1"/>
    <w:rsid w:val="000271DE"/>
    <w:rsid w:val="000274DF"/>
    <w:rsid w:val="000304FA"/>
    <w:rsid w:val="00030A30"/>
    <w:rsid w:val="000342FD"/>
    <w:rsid w:val="00034965"/>
    <w:rsid w:val="00037E0D"/>
    <w:rsid w:val="00042325"/>
    <w:rsid w:val="00042800"/>
    <w:rsid w:val="000437C0"/>
    <w:rsid w:val="00043BA7"/>
    <w:rsid w:val="00044B90"/>
    <w:rsid w:val="00045053"/>
    <w:rsid w:val="00045124"/>
    <w:rsid w:val="00050067"/>
    <w:rsid w:val="00050195"/>
    <w:rsid w:val="000504F0"/>
    <w:rsid w:val="0005184F"/>
    <w:rsid w:val="0005232A"/>
    <w:rsid w:val="0005268A"/>
    <w:rsid w:val="00053B9E"/>
    <w:rsid w:val="000548ED"/>
    <w:rsid w:val="00054FF8"/>
    <w:rsid w:val="00057247"/>
    <w:rsid w:val="00057B08"/>
    <w:rsid w:val="000608E8"/>
    <w:rsid w:val="00061398"/>
    <w:rsid w:val="000615BB"/>
    <w:rsid w:val="00065FDA"/>
    <w:rsid w:val="00066506"/>
    <w:rsid w:val="000675DB"/>
    <w:rsid w:val="00067E97"/>
    <w:rsid w:val="00070D4F"/>
    <w:rsid w:val="00071450"/>
    <w:rsid w:val="000723D1"/>
    <w:rsid w:val="000735B4"/>
    <w:rsid w:val="00073BB7"/>
    <w:rsid w:val="000745FB"/>
    <w:rsid w:val="00080461"/>
    <w:rsid w:val="000804AB"/>
    <w:rsid w:val="000805C2"/>
    <w:rsid w:val="00081594"/>
    <w:rsid w:val="0008442C"/>
    <w:rsid w:val="00086D7B"/>
    <w:rsid w:val="0009067E"/>
    <w:rsid w:val="0009098A"/>
    <w:rsid w:val="000A49EE"/>
    <w:rsid w:val="000A7641"/>
    <w:rsid w:val="000B2E2B"/>
    <w:rsid w:val="000B32AE"/>
    <w:rsid w:val="000B6F7C"/>
    <w:rsid w:val="000C050B"/>
    <w:rsid w:val="000C0993"/>
    <w:rsid w:val="000C0DAA"/>
    <w:rsid w:val="000C3499"/>
    <w:rsid w:val="000C3899"/>
    <w:rsid w:val="000C4700"/>
    <w:rsid w:val="000C4AF0"/>
    <w:rsid w:val="000C4D43"/>
    <w:rsid w:val="000C73F0"/>
    <w:rsid w:val="000C7BA6"/>
    <w:rsid w:val="000D0CC4"/>
    <w:rsid w:val="000D1E4E"/>
    <w:rsid w:val="000D5243"/>
    <w:rsid w:val="000D5384"/>
    <w:rsid w:val="000E2F29"/>
    <w:rsid w:val="000E425E"/>
    <w:rsid w:val="000E60DF"/>
    <w:rsid w:val="000E7C34"/>
    <w:rsid w:val="000F03B7"/>
    <w:rsid w:val="000F0842"/>
    <w:rsid w:val="000F2CC1"/>
    <w:rsid w:val="000F3765"/>
    <w:rsid w:val="000F39AA"/>
    <w:rsid w:val="000F588B"/>
    <w:rsid w:val="000F63C5"/>
    <w:rsid w:val="000F70B1"/>
    <w:rsid w:val="000F7242"/>
    <w:rsid w:val="000F7B1A"/>
    <w:rsid w:val="000F7F9F"/>
    <w:rsid w:val="00100CBB"/>
    <w:rsid w:val="00102048"/>
    <w:rsid w:val="00103FCA"/>
    <w:rsid w:val="0010651C"/>
    <w:rsid w:val="00106890"/>
    <w:rsid w:val="00106C4F"/>
    <w:rsid w:val="001147D3"/>
    <w:rsid w:val="0011515C"/>
    <w:rsid w:val="001152C0"/>
    <w:rsid w:val="00115BEC"/>
    <w:rsid w:val="001162A5"/>
    <w:rsid w:val="00116CEE"/>
    <w:rsid w:val="00122698"/>
    <w:rsid w:val="0012357F"/>
    <w:rsid w:val="00124154"/>
    <w:rsid w:val="00124557"/>
    <w:rsid w:val="00125CFD"/>
    <w:rsid w:val="0012716B"/>
    <w:rsid w:val="00130FE4"/>
    <w:rsid w:val="00132659"/>
    <w:rsid w:val="00132F18"/>
    <w:rsid w:val="001334BC"/>
    <w:rsid w:val="0013509B"/>
    <w:rsid w:val="001400AD"/>
    <w:rsid w:val="001412F1"/>
    <w:rsid w:val="00141E53"/>
    <w:rsid w:val="00143300"/>
    <w:rsid w:val="001443FD"/>
    <w:rsid w:val="00144CFF"/>
    <w:rsid w:val="00145F61"/>
    <w:rsid w:val="00146222"/>
    <w:rsid w:val="0014709F"/>
    <w:rsid w:val="001524C2"/>
    <w:rsid w:val="001528E8"/>
    <w:rsid w:val="00152CD5"/>
    <w:rsid w:val="00157FB9"/>
    <w:rsid w:val="001611BD"/>
    <w:rsid w:val="001612F6"/>
    <w:rsid w:val="00162433"/>
    <w:rsid w:val="0016365F"/>
    <w:rsid w:val="00165B37"/>
    <w:rsid w:val="001663ED"/>
    <w:rsid w:val="00167120"/>
    <w:rsid w:val="00170A7F"/>
    <w:rsid w:val="00171260"/>
    <w:rsid w:val="00171455"/>
    <w:rsid w:val="00171EDE"/>
    <w:rsid w:val="001728D6"/>
    <w:rsid w:val="00172F1B"/>
    <w:rsid w:val="001740CD"/>
    <w:rsid w:val="0017641F"/>
    <w:rsid w:val="00180A87"/>
    <w:rsid w:val="00180F60"/>
    <w:rsid w:val="001818ED"/>
    <w:rsid w:val="00181AA3"/>
    <w:rsid w:val="0018423D"/>
    <w:rsid w:val="00184FDA"/>
    <w:rsid w:val="00185C8A"/>
    <w:rsid w:val="0018604C"/>
    <w:rsid w:val="001877B1"/>
    <w:rsid w:val="00187CD8"/>
    <w:rsid w:val="00193D6B"/>
    <w:rsid w:val="001974D9"/>
    <w:rsid w:val="001A29C1"/>
    <w:rsid w:val="001A2EBF"/>
    <w:rsid w:val="001A5BA3"/>
    <w:rsid w:val="001A6421"/>
    <w:rsid w:val="001A6DA4"/>
    <w:rsid w:val="001A6E01"/>
    <w:rsid w:val="001B0741"/>
    <w:rsid w:val="001B304E"/>
    <w:rsid w:val="001B33D0"/>
    <w:rsid w:val="001C2A74"/>
    <w:rsid w:val="001C2F24"/>
    <w:rsid w:val="001C3072"/>
    <w:rsid w:val="001C736C"/>
    <w:rsid w:val="001D02B2"/>
    <w:rsid w:val="001D2037"/>
    <w:rsid w:val="001D50A7"/>
    <w:rsid w:val="001D6FF5"/>
    <w:rsid w:val="001E19F3"/>
    <w:rsid w:val="001E36FF"/>
    <w:rsid w:val="001E47B6"/>
    <w:rsid w:val="001E51EA"/>
    <w:rsid w:val="001E5604"/>
    <w:rsid w:val="001E58BA"/>
    <w:rsid w:val="001E6427"/>
    <w:rsid w:val="001E7A05"/>
    <w:rsid w:val="001F182E"/>
    <w:rsid w:val="001F2E53"/>
    <w:rsid w:val="001F47E7"/>
    <w:rsid w:val="00200EB0"/>
    <w:rsid w:val="00202A7E"/>
    <w:rsid w:val="00203972"/>
    <w:rsid w:val="00205584"/>
    <w:rsid w:val="002056A3"/>
    <w:rsid w:val="00206C81"/>
    <w:rsid w:val="0020720C"/>
    <w:rsid w:val="002073EC"/>
    <w:rsid w:val="00211EAB"/>
    <w:rsid w:val="00214A00"/>
    <w:rsid w:val="00215773"/>
    <w:rsid w:val="00221402"/>
    <w:rsid w:val="00221403"/>
    <w:rsid w:val="00223AAF"/>
    <w:rsid w:val="00224F00"/>
    <w:rsid w:val="002252B0"/>
    <w:rsid w:val="00225465"/>
    <w:rsid w:val="00226C58"/>
    <w:rsid w:val="0022737A"/>
    <w:rsid w:val="0023198F"/>
    <w:rsid w:val="00233366"/>
    <w:rsid w:val="00234FC5"/>
    <w:rsid w:val="00240172"/>
    <w:rsid w:val="002413A9"/>
    <w:rsid w:val="0024299D"/>
    <w:rsid w:val="002429AC"/>
    <w:rsid w:val="00244162"/>
    <w:rsid w:val="00244284"/>
    <w:rsid w:val="00247392"/>
    <w:rsid w:val="002524A1"/>
    <w:rsid w:val="00252E1B"/>
    <w:rsid w:val="00253B92"/>
    <w:rsid w:val="00255A58"/>
    <w:rsid w:val="002564E4"/>
    <w:rsid w:val="002570BA"/>
    <w:rsid w:val="00257746"/>
    <w:rsid w:val="00260035"/>
    <w:rsid w:val="002620E2"/>
    <w:rsid w:val="00262875"/>
    <w:rsid w:val="00262B53"/>
    <w:rsid w:val="002665A2"/>
    <w:rsid w:val="00267ACD"/>
    <w:rsid w:val="00270859"/>
    <w:rsid w:val="00271658"/>
    <w:rsid w:val="00271AD5"/>
    <w:rsid w:val="00273AC8"/>
    <w:rsid w:val="00274DE4"/>
    <w:rsid w:val="002760EE"/>
    <w:rsid w:val="002779DC"/>
    <w:rsid w:val="00277AEF"/>
    <w:rsid w:val="00280EF4"/>
    <w:rsid w:val="00283BA9"/>
    <w:rsid w:val="002840E6"/>
    <w:rsid w:val="00290D07"/>
    <w:rsid w:val="0029350E"/>
    <w:rsid w:val="002949C0"/>
    <w:rsid w:val="00294B2B"/>
    <w:rsid w:val="0029571A"/>
    <w:rsid w:val="00295D78"/>
    <w:rsid w:val="0029652F"/>
    <w:rsid w:val="00296E11"/>
    <w:rsid w:val="00297A2D"/>
    <w:rsid w:val="00297BC1"/>
    <w:rsid w:val="002A191A"/>
    <w:rsid w:val="002A2512"/>
    <w:rsid w:val="002A44B0"/>
    <w:rsid w:val="002A4EBF"/>
    <w:rsid w:val="002A76A1"/>
    <w:rsid w:val="002A7C7E"/>
    <w:rsid w:val="002B0579"/>
    <w:rsid w:val="002B08DB"/>
    <w:rsid w:val="002B2AD6"/>
    <w:rsid w:val="002B2F0B"/>
    <w:rsid w:val="002B43CC"/>
    <w:rsid w:val="002B6654"/>
    <w:rsid w:val="002B7C74"/>
    <w:rsid w:val="002C0422"/>
    <w:rsid w:val="002C391D"/>
    <w:rsid w:val="002D241B"/>
    <w:rsid w:val="002D4017"/>
    <w:rsid w:val="002D5E21"/>
    <w:rsid w:val="002D61FE"/>
    <w:rsid w:val="002E104E"/>
    <w:rsid w:val="002E379C"/>
    <w:rsid w:val="002E394D"/>
    <w:rsid w:val="002E3DCA"/>
    <w:rsid w:val="002E4DFD"/>
    <w:rsid w:val="002E5EEC"/>
    <w:rsid w:val="002E7062"/>
    <w:rsid w:val="002F01F1"/>
    <w:rsid w:val="002F0528"/>
    <w:rsid w:val="002F09E7"/>
    <w:rsid w:val="002F2CC0"/>
    <w:rsid w:val="002F3347"/>
    <w:rsid w:val="002F47D3"/>
    <w:rsid w:val="00300848"/>
    <w:rsid w:val="00301864"/>
    <w:rsid w:val="003039A8"/>
    <w:rsid w:val="00303FD7"/>
    <w:rsid w:val="0030490B"/>
    <w:rsid w:val="00304EC5"/>
    <w:rsid w:val="00304FDC"/>
    <w:rsid w:val="00305019"/>
    <w:rsid w:val="00306C42"/>
    <w:rsid w:val="00306DC2"/>
    <w:rsid w:val="00307E7D"/>
    <w:rsid w:val="00310815"/>
    <w:rsid w:val="00314C18"/>
    <w:rsid w:val="00315186"/>
    <w:rsid w:val="00316A78"/>
    <w:rsid w:val="00317625"/>
    <w:rsid w:val="00320208"/>
    <w:rsid w:val="0032047C"/>
    <w:rsid w:val="00320C7D"/>
    <w:rsid w:val="003256D6"/>
    <w:rsid w:val="00326868"/>
    <w:rsid w:val="00326F54"/>
    <w:rsid w:val="00330361"/>
    <w:rsid w:val="003323A2"/>
    <w:rsid w:val="0033373A"/>
    <w:rsid w:val="00335BE2"/>
    <w:rsid w:val="00336460"/>
    <w:rsid w:val="00337AEB"/>
    <w:rsid w:val="00337D83"/>
    <w:rsid w:val="00337E65"/>
    <w:rsid w:val="00342548"/>
    <w:rsid w:val="00345500"/>
    <w:rsid w:val="003460D2"/>
    <w:rsid w:val="00346221"/>
    <w:rsid w:val="00346700"/>
    <w:rsid w:val="003478A3"/>
    <w:rsid w:val="0035040D"/>
    <w:rsid w:val="003510E7"/>
    <w:rsid w:val="00351749"/>
    <w:rsid w:val="0035224D"/>
    <w:rsid w:val="00352ABD"/>
    <w:rsid w:val="003541F8"/>
    <w:rsid w:val="00354A22"/>
    <w:rsid w:val="00357A53"/>
    <w:rsid w:val="00362FF0"/>
    <w:rsid w:val="0036327F"/>
    <w:rsid w:val="00363806"/>
    <w:rsid w:val="0036583F"/>
    <w:rsid w:val="0036774D"/>
    <w:rsid w:val="0037150D"/>
    <w:rsid w:val="00373302"/>
    <w:rsid w:val="0037375A"/>
    <w:rsid w:val="00374C75"/>
    <w:rsid w:val="00375FEF"/>
    <w:rsid w:val="00377917"/>
    <w:rsid w:val="00377F9D"/>
    <w:rsid w:val="0038606A"/>
    <w:rsid w:val="003925CD"/>
    <w:rsid w:val="00395D63"/>
    <w:rsid w:val="00396325"/>
    <w:rsid w:val="00396CEF"/>
    <w:rsid w:val="0039711D"/>
    <w:rsid w:val="00397C11"/>
    <w:rsid w:val="003A02F7"/>
    <w:rsid w:val="003A36ED"/>
    <w:rsid w:val="003B1B30"/>
    <w:rsid w:val="003B2824"/>
    <w:rsid w:val="003B2A16"/>
    <w:rsid w:val="003B2BF8"/>
    <w:rsid w:val="003B3B10"/>
    <w:rsid w:val="003B50D5"/>
    <w:rsid w:val="003B548F"/>
    <w:rsid w:val="003B7073"/>
    <w:rsid w:val="003C1613"/>
    <w:rsid w:val="003C333C"/>
    <w:rsid w:val="003C3FC1"/>
    <w:rsid w:val="003C4D97"/>
    <w:rsid w:val="003C6D17"/>
    <w:rsid w:val="003C7511"/>
    <w:rsid w:val="003C765C"/>
    <w:rsid w:val="003D0CFA"/>
    <w:rsid w:val="003E1851"/>
    <w:rsid w:val="003E3502"/>
    <w:rsid w:val="003E43F2"/>
    <w:rsid w:val="003E493B"/>
    <w:rsid w:val="003E4B49"/>
    <w:rsid w:val="003E6CD9"/>
    <w:rsid w:val="003F07CF"/>
    <w:rsid w:val="003F5192"/>
    <w:rsid w:val="003F6184"/>
    <w:rsid w:val="00400C4A"/>
    <w:rsid w:val="00401644"/>
    <w:rsid w:val="00402840"/>
    <w:rsid w:val="00404FCC"/>
    <w:rsid w:val="0040585E"/>
    <w:rsid w:val="00411408"/>
    <w:rsid w:val="00416875"/>
    <w:rsid w:val="00417CB2"/>
    <w:rsid w:val="0042010B"/>
    <w:rsid w:val="00420FA7"/>
    <w:rsid w:val="004245D0"/>
    <w:rsid w:val="00425E85"/>
    <w:rsid w:val="00426910"/>
    <w:rsid w:val="00427208"/>
    <w:rsid w:val="00434915"/>
    <w:rsid w:val="00440A1E"/>
    <w:rsid w:val="0044270F"/>
    <w:rsid w:val="0044333D"/>
    <w:rsid w:val="00443586"/>
    <w:rsid w:val="00443E08"/>
    <w:rsid w:val="00444186"/>
    <w:rsid w:val="00444E8B"/>
    <w:rsid w:val="004452FA"/>
    <w:rsid w:val="00445A9C"/>
    <w:rsid w:val="00445CCA"/>
    <w:rsid w:val="0045103B"/>
    <w:rsid w:val="0045349E"/>
    <w:rsid w:val="00453A70"/>
    <w:rsid w:val="00453FC0"/>
    <w:rsid w:val="00454777"/>
    <w:rsid w:val="004551AC"/>
    <w:rsid w:val="00455FCE"/>
    <w:rsid w:val="00457610"/>
    <w:rsid w:val="00457A64"/>
    <w:rsid w:val="004600D5"/>
    <w:rsid w:val="00461865"/>
    <w:rsid w:val="00461C39"/>
    <w:rsid w:val="00461CB5"/>
    <w:rsid w:val="00462461"/>
    <w:rsid w:val="004625DF"/>
    <w:rsid w:val="00462825"/>
    <w:rsid w:val="00462AE9"/>
    <w:rsid w:val="00464FE8"/>
    <w:rsid w:val="0046520D"/>
    <w:rsid w:val="00465975"/>
    <w:rsid w:val="00466883"/>
    <w:rsid w:val="00473C53"/>
    <w:rsid w:val="004742A1"/>
    <w:rsid w:val="004752D9"/>
    <w:rsid w:val="0047576C"/>
    <w:rsid w:val="00475DF6"/>
    <w:rsid w:val="00476335"/>
    <w:rsid w:val="00476D80"/>
    <w:rsid w:val="00482343"/>
    <w:rsid w:val="00482BD6"/>
    <w:rsid w:val="00482CDB"/>
    <w:rsid w:val="004840A0"/>
    <w:rsid w:val="004858CB"/>
    <w:rsid w:val="00491799"/>
    <w:rsid w:val="00494B64"/>
    <w:rsid w:val="004954EF"/>
    <w:rsid w:val="00496B18"/>
    <w:rsid w:val="004A02B2"/>
    <w:rsid w:val="004A3662"/>
    <w:rsid w:val="004A675A"/>
    <w:rsid w:val="004A737B"/>
    <w:rsid w:val="004A7746"/>
    <w:rsid w:val="004B2368"/>
    <w:rsid w:val="004B25CF"/>
    <w:rsid w:val="004B2ADC"/>
    <w:rsid w:val="004B6E36"/>
    <w:rsid w:val="004B7D41"/>
    <w:rsid w:val="004C102E"/>
    <w:rsid w:val="004C2C96"/>
    <w:rsid w:val="004C322B"/>
    <w:rsid w:val="004C3DB8"/>
    <w:rsid w:val="004C4DEF"/>
    <w:rsid w:val="004C730B"/>
    <w:rsid w:val="004C7452"/>
    <w:rsid w:val="004C7701"/>
    <w:rsid w:val="004D1451"/>
    <w:rsid w:val="004D24E2"/>
    <w:rsid w:val="004D35D0"/>
    <w:rsid w:val="004D4019"/>
    <w:rsid w:val="004D45C2"/>
    <w:rsid w:val="004D4B94"/>
    <w:rsid w:val="004D6119"/>
    <w:rsid w:val="004D6F35"/>
    <w:rsid w:val="004D795B"/>
    <w:rsid w:val="004E327F"/>
    <w:rsid w:val="004E659B"/>
    <w:rsid w:val="004E7030"/>
    <w:rsid w:val="004E7393"/>
    <w:rsid w:val="004F0FCD"/>
    <w:rsid w:val="004F2A8D"/>
    <w:rsid w:val="004F3CB1"/>
    <w:rsid w:val="004F3F3E"/>
    <w:rsid w:val="004F454A"/>
    <w:rsid w:val="004F57F7"/>
    <w:rsid w:val="004F5961"/>
    <w:rsid w:val="004F68EB"/>
    <w:rsid w:val="004F77BF"/>
    <w:rsid w:val="00500DFB"/>
    <w:rsid w:val="0051070D"/>
    <w:rsid w:val="00515981"/>
    <w:rsid w:val="005208AE"/>
    <w:rsid w:val="005223E8"/>
    <w:rsid w:val="00522B0E"/>
    <w:rsid w:val="00523114"/>
    <w:rsid w:val="00523260"/>
    <w:rsid w:val="00523D6A"/>
    <w:rsid w:val="00525D0C"/>
    <w:rsid w:val="0052676D"/>
    <w:rsid w:val="005311D3"/>
    <w:rsid w:val="00531F59"/>
    <w:rsid w:val="005411F0"/>
    <w:rsid w:val="005420EA"/>
    <w:rsid w:val="00543037"/>
    <w:rsid w:val="00544014"/>
    <w:rsid w:val="005444C9"/>
    <w:rsid w:val="00550075"/>
    <w:rsid w:val="0055211F"/>
    <w:rsid w:val="00552A10"/>
    <w:rsid w:val="00553217"/>
    <w:rsid w:val="005539EA"/>
    <w:rsid w:val="00557BE6"/>
    <w:rsid w:val="005601D0"/>
    <w:rsid w:val="00563287"/>
    <w:rsid w:val="005638F8"/>
    <w:rsid w:val="00564103"/>
    <w:rsid w:val="00564F15"/>
    <w:rsid w:val="00572FCD"/>
    <w:rsid w:val="0057374C"/>
    <w:rsid w:val="00585A11"/>
    <w:rsid w:val="00591244"/>
    <w:rsid w:val="00592FA2"/>
    <w:rsid w:val="005953B1"/>
    <w:rsid w:val="005A0ED3"/>
    <w:rsid w:val="005A18BF"/>
    <w:rsid w:val="005A3CE3"/>
    <w:rsid w:val="005A425F"/>
    <w:rsid w:val="005A4921"/>
    <w:rsid w:val="005A6D59"/>
    <w:rsid w:val="005B16BA"/>
    <w:rsid w:val="005B5F6A"/>
    <w:rsid w:val="005B6456"/>
    <w:rsid w:val="005C13AD"/>
    <w:rsid w:val="005C286B"/>
    <w:rsid w:val="005C2C84"/>
    <w:rsid w:val="005C333D"/>
    <w:rsid w:val="005D3769"/>
    <w:rsid w:val="005D38DF"/>
    <w:rsid w:val="005D399C"/>
    <w:rsid w:val="005D5A44"/>
    <w:rsid w:val="005D5DE1"/>
    <w:rsid w:val="005D6800"/>
    <w:rsid w:val="005D6959"/>
    <w:rsid w:val="005D72C7"/>
    <w:rsid w:val="005E0236"/>
    <w:rsid w:val="005E0F63"/>
    <w:rsid w:val="005E1836"/>
    <w:rsid w:val="005E3216"/>
    <w:rsid w:val="005E3449"/>
    <w:rsid w:val="005E3A8B"/>
    <w:rsid w:val="005E4D31"/>
    <w:rsid w:val="005E6880"/>
    <w:rsid w:val="005F0E05"/>
    <w:rsid w:val="005F2E0A"/>
    <w:rsid w:val="005F497C"/>
    <w:rsid w:val="005F526B"/>
    <w:rsid w:val="005F5C80"/>
    <w:rsid w:val="005F61F8"/>
    <w:rsid w:val="005F7B10"/>
    <w:rsid w:val="005F7D58"/>
    <w:rsid w:val="006040A8"/>
    <w:rsid w:val="00606A29"/>
    <w:rsid w:val="00610015"/>
    <w:rsid w:val="00610415"/>
    <w:rsid w:val="00611F2B"/>
    <w:rsid w:val="006130F5"/>
    <w:rsid w:val="00616EDC"/>
    <w:rsid w:val="006175C7"/>
    <w:rsid w:val="00620BB2"/>
    <w:rsid w:val="006217A2"/>
    <w:rsid w:val="00621C86"/>
    <w:rsid w:val="00623833"/>
    <w:rsid w:val="0063118F"/>
    <w:rsid w:val="00632BB0"/>
    <w:rsid w:val="00632E64"/>
    <w:rsid w:val="006356BB"/>
    <w:rsid w:val="00635999"/>
    <w:rsid w:val="0064143B"/>
    <w:rsid w:val="00641532"/>
    <w:rsid w:val="00641CFC"/>
    <w:rsid w:val="0064350A"/>
    <w:rsid w:val="00643C0F"/>
    <w:rsid w:val="00644A98"/>
    <w:rsid w:val="00645A8C"/>
    <w:rsid w:val="00647A86"/>
    <w:rsid w:val="00647B8E"/>
    <w:rsid w:val="00650D54"/>
    <w:rsid w:val="0065267F"/>
    <w:rsid w:val="00652CF8"/>
    <w:rsid w:val="00656042"/>
    <w:rsid w:val="006620D7"/>
    <w:rsid w:val="00662DEA"/>
    <w:rsid w:val="00663B15"/>
    <w:rsid w:val="00664DCB"/>
    <w:rsid w:val="00665F96"/>
    <w:rsid w:val="00666A22"/>
    <w:rsid w:val="006721A4"/>
    <w:rsid w:val="006722B6"/>
    <w:rsid w:val="00672A72"/>
    <w:rsid w:val="00672C1B"/>
    <w:rsid w:val="00673728"/>
    <w:rsid w:val="00674111"/>
    <w:rsid w:val="006744B0"/>
    <w:rsid w:val="00674675"/>
    <w:rsid w:val="006766B1"/>
    <w:rsid w:val="00676AB7"/>
    <w:rsid w:val="00680BE7"/>
    <w:rsid w:val="00682328"/>
    <w:rsid w:val="00683207"/>
    <w:rsid w:val="006836B8"/>
    <w:rsid w:val="006845BD"/>
    <w:rsid w:val="00687045"/>
    <w:rsid w:val="00691484"/>
    <w:rsid w:val="00691F75"/>
    <w:rsid w:val="006925C0"/>
    <w:rsid w:val="00693254"/>
    <w:rsid w:val="00695E29"/>
    <w:rsid w:val="006A01DB"/>
    <w:rsid w:val="006A1215"/>
    <w:rsid w:val="006A2BDA"/>
    <w:rsid w:val="006A44E9"/>
    <w:rsid w:val="006A5A6B"/>
    <w:rsid w:val="006A5C5C"/>
    <w:rsid w:val="006A5E23"/>
    <w:rsid w:val="006A6D42"/>
    <w:rsid w:val="006B6E34"/>
    <w:rsid w:val="006B6E70"/>
    <w:rsid w:val="006B6EBE"/>
    <w:rsid w:val="006C1697"/>
    <w:rsid w:val="006C23B7"/>
    <w:rsid w:val="006C2465"/>
    <w:rsid w:val="006C3710"/>
    <w:rsid w:val="006C6577"/>
    <w:rsid w:val="006C68C3"/>
    <w:rsid w:val="006D0B7C"/>
    <w:rsid w:val="006D14A4"/>
    <w:rsid w:val="006D214B"/>
    <w:rsid w:val="006D2729"/>
    <w:rsid w:val="006D6145"/>
    <w:rsid w:val="006D61D8"/>
    <w:rsid w:val="006D7B96"/>
    <w:rsid w:val="006E0A7D"/>
    <w:rsid w:val="006E1045"/>
    <w:rsid w:val="006E2867"/>
    <w:rsid w:val="006E28E6"/>
    <w:rsid w:val="006E64A9"/>
    <w:rsid w:val="006E7743"/>
    <w:rsid w:val="006F11CC"/>
    <w:rsid w:val="006F1256"/>
    <w:rsid w:val="006F16E2"/>
    <w:rsid w:val="006F4ADF"/>
    <w:rsid w:val="006F4F3D"/>
    <w:rsid w:val="006F5716"/>
    <w:rsid w:val="006F588A"/>
    <w:rsid w:val="006F6C77"/>
    <w:rsid w:val="006F6E6E"/>
    <w:rsid w:val="007003C7"/>
    <w:rsid w:val="00701CF4"/>
    <w:rsid w:val="00703911"/>
    <w:rsid w:val="00705CE5"/>
    <w:rsid w:val="007078F6"/>
    <w:rsid w:val="00711D7C"/>
    <w:rsid w:val="007122C1"/>
    <w:rsid w:val="00712C8B"/>
    <w:rsid w:val="00712D12"/>
    <w:rsid w:val="00716723"/>
    <w:rsid w:val="00721CD4"/>
    <w:rsid w:val="0072309F"/>
    <w:rsid w:val="00723B42"/>
    <w:rsid w:val="00724201"/>
    <w:rsid w:val="00724756"/>
    <w:rsid w:val="00725072"/>
    <w:rsid w:val="0072617A"/>
    <w:rsid w:val="00727487"/>
    <w:rsid w:val="0073053B"/>
    <w:rsid w:val="00730ECD"/>
    <w:rsid w:val="00731EAA"/>
    <w:rsid w:val="00737962"/>
    <w:rsid w:val="007412DE"/>
    <w:rsid w:val="00741826"/>
    <w:rsid w:val="00742662"/>
    <w:rsid w:val="00746E39"/>
    <w:rsid w:val="00747DD7"/>
    <w:rsid w:val="00752BAF"/>
    <w:rsid w:val="00753EF5"/>
    <w:rsid w:val="0075458D"/>
    <w:rsid w:val="00754614"/>
    <w:rsid w:val="00754D41"/>
    <w:rsid w:val="007566C9"/>
    <w:rsid w:val="00757F16"/>
    <w:rsid w:val="00761CA8"/>
    <w:rsid w:val="00762641"/>
    <w:rsid w:val="00762E5C"/>
    <w:rsid w:val="007635E5"/>
    <w:rsid w:val="00765D8B"/>
    <w:rsid w:val="007701BF"/>
    <w:rsid w:val="00770A30"/>
    <w:rsid w:val="00772903"/>
    <w:rsid w:val="00774AB7"/>
    <w:rsid w:val="007757EC"/>
    <w:rsid w:val="0078114C"/>
    <w:rsid w:val="00781459"/>
    <w:rsid w:val="0078560F"/>
    <w:rsid w:val="00786CD2"/>
    <w:rsid w:val="007875C6"/>
    <w:rsid w:val="00791259"/>
    <w:rsid w:val="0079141C"/>
    <w:rsid w:val="00791CCB"/>
    <w:rsid w:val="007946DB"/>
    <w:rsid w:val="00794D7A"/>
    <w:rsid w:val="007954E1"/>
    <w:rsid w:val="00796F5F"/>
    <w:rsid w:val="007973D9"/>
    <w:rsid w:val="00797BCE"/>
    <w:rsid w:val="007A12E5"/>
    <w:rsid w:val="007A2AC0"/>
    <w:rsid w:val="007A31CC"/>
    <w:rsid w:val="007A3B9E"/>
    <w:rsid w:val="007A5037"/>
    <w:rsid w:val="007A5BC8"/>
    <w:rsid w:val="007B3CF9"/>
    <w:rsid w:val="007B51FE"/>
    <w:rsid w:val="007C4832"/>
    <w:rsid w:val="007D3D11"/>
    <w:rsid w:val="007D5E81"/>
    <w:rsid w:val="007D6248"/>
    <w:rsid w:val="007D7069"/>
    <w:rsid w:val="007D7355"/>
    <w:rsid w:val="007D7B42"/>
    <w:rsid w:val="007E0F1C"/>
    <w:rsid w:val="007E11A6"/>
    <w:rsid w:val="007E14EB"/>
    <w:rsid w:val="007E1CBA"/>
    <w:rsid w:val="007E4AE7"/>
    <w:rsid w:val="007E6A21"/>
    <w:rsid w:val="007E6B44"/>
    <w:rsid w:val="007E7310"/>
    <w:rsid w:val="007F0120"/>
    <w:rsid w:val="007F017E"/>
    <w:rsid w:val="007F1099"/>
    <w:rsid w:val="007F4DD7"/>
    <w:rsid w:val="007F7450"/>
    <w:rsid w:val="007F7D26"/>
    <w:rsid w:val="008008BE"/>
    <w:rsid w:val="008024F3"/>
    <w:rsid w:val="008046FC"/>
    <w:rsid w:val="00804BC2"/>
    <w:rsid w:val="00804CC8"/>
    <w:rsid w:val="00805D8C"/>
    <w:rsid w:val="00807853"/>
    <w:rsid w:val="00810AAC"/>
    <w:rsid w:val="00811335"/>
    <w:rsid w:val="008113DD"/>
    <w:rsid w:val="00811DD1"/>
    <w:rsid w:val="00813CAE"/>
    <w:rsid w:val="00815618"/>
    <w:rsid w:val="008175EF"/>
    <w:rsid w:val="00821270"/>
    <w:rsid w:val="00821F83"/>
    <w:rsid w:val="00822478"/>
    <w:rsid w:val="00826A4E"/>
    <w:rsid w:val="008272E1"/>
    <w:rsid w:val="00827F7C"/>
    <w:rsid w:val="00830A65"/>
    <w:rsid w:val="008317CB"/>
    <w:rsid w:val="00832290"/>
    <w:rsid w:val="0083737B"/>
    <w:rsid w:val="00845BF9"/>
    <w:rsid w:val="008460D3"/>
    <w:rsid w:val="008464F6"/>
    <w:rsid w:val="00846B88"/>
    <w:rsid w:val="0084774C"/>
    <w:rsid w:val="00850EB1"/>
    <w:rsid w:val="00853A5E"/>
    <w:rsid w:val="008554B1"/>
    <w:rsid w:val="00856490"/>
    <w:rsid w:val="008611D7"/>
    <w:rsid w:val="008638A7"/>
    <w:rsid w:val="00863BFB"/>
    <w:rsid w:val="0086687E"/>
    <w:rsid w:val="008704FD"/>
    <w:rsid w:val="0087089A"/>
    <w:rsid w:val="008709A4"/>
    <w:rsid w:val="008715C0"/>
    <w:rsid w:val="008744B8"/>
    <w:rsid w:val="0087477D"/>
    <w:rsid w:val="008753D5"/>
    <w:rsid w:val="00875C2C"/>
    <w:rsid w:val="00882208"/>
    <w:rsid w:val="00884CE9"/>
    <w:rsid w:val="00885C24"/>
    <w:rsid w:val="00887DD1"/>
    <w:rsid w:val="008931F0"/>
    <w:rsid w:val="008975AE"/>
    <w:rsid w:val="008A0FC7"/>
    <w:rsid w:val="008A2021"/>
    <w:rsid w:val="008A3003"/>
    <w:rsid w:val="008B1D7B"/>
    <w:rsid w:val="008B7BE8"/>
    <w:rsid w:val="008C0BF3"/>
    <w:rsid w:val="008C1B55"/>
    <w:rsid w:val="008C285B"/>
    <w:rsid w:val="008C4B68"/>
    <w:rsid w:val="008C6158"/>
    <w:rsid w:val="008C7A36"/>
    <w:rsid w:val="008D0DF0"/>
    <w:rsid w:val="008D1027"/>
    <w:rsid w:val="008D2C98"/>
    <w:rsid w:val="008D2FFB"/>
    <w:rsid w:val="008E1D6F"/>
    <w:rsid w:val="008E7224"/>
    <w:rsid w:val="008E7EB6"/>
    <w:rsid w:val="008F205D"/>
    <w:rsid w:val="009037BA"/>
    <w:rsid w:val="00905B98"/>
    <w:rsid w:val="00906EFD"/>
    <w:rsid w:val="00907A4A"/>
    <w:rsid w:val="00911CBF"/>
    <w:rsid w:val="0091384B"/>
    <w:rsid w:val="009149EB"/>
    <w:rsid w:val="00916C30"/>
    <w:rsid w:val="00920058"/>
    <w:rsid w:val="0092728A"/>
    <w:rsid w:val="00927DC8"/>
    <w:rsid w:val="00927F66"/>
    <w:rsid w:val="00930E6B"/>
    <w:rsid w:val="009312E2"/>
    <w:rsid w:val="00933D6A"/>
    <w:rsid w:val="009347F5"/>
    <w:rsid w:val="00937997"/>
    <w:rsid w:val="0094083A"/>
    <w:rsid w:val="00940861"/>
    <w:rsid w:val="00943986"/>
    <w:rsid w:val="00944286"/>
    <w:rsid w:val="00944545"/>
    <w:rsid w:val="00944B68"/>
    <w:rsid w:val="009454DB"/>
    <w:rsid w:val="00947586"/>
    <w:rsid w:val="00950B06"/>
    <w:rsid w:val="0095170D"/>
    <w:rsid w:val="0095351B"/>
    <w:rsid w:val="00955EE1"/>
    <w:rsid w:val="00956775"/>
    <w:rsid w:val="00961FD2"/>
    <w:rsid w:val="00965A36"/>
    <w:rsid w:val="00966618"/>
    <w:rsid w:val="00966867"/>
    <w:rsid w:val="00967341"/>
    <w:rsid w:val="0097552C"/>
    <w:rsid w:val="009778AC"/>
    <w:rsid w:val="00981B3F"/>
    <w:rsid w:val="0098203F"/>
    <w:rsid w:val="0098256C"/>
    <w:rsid w:val="00982E82"/>
    <w:rsid w:val="009830A5"/>
    <w:rsid w:val="009830AF"/>
    <w:rsid w:val="00983D54"/>
    <w:rsid w:val="00984354"/>
    <w:rsid w:val="00985048"/>
    <w:rsid w:val="009857F0"/>
    <w:rsid w:val="00985990"/>
    <w:rsid w:val="009872BE"/>
    <w:rsid w:val="009923A4"/>
    <w:rsid w:val="009954CD"/>
    <w:rsid w:val="009955BD"/>
    <w:rsid w:val="00996F88"/>
    <w:rsid w:val="00997143"/>
    <w:rsid w:val="009A258C"/>
    <w:rsid w:val="009A27DA"/>
    <w:rsid w:val="009A407E"/>
    <w:rsid w:val="009A4B0E"/>
    <w:rsid w:val="009A6422"/>
    <w:rsid w:val="009B0BFE"/>
    <w:rsid w:val="009B1E55"/>
    <w:rsid w:val="009B2987"/>
    <w:rsid w:val="009B574A"/>
    <w:rsid w:val="009B6909"/>
    <w:rsid w:val="009B7388"/>
    <w:rsid w:val="009C0FF6"/>
    <w:rsid w:val="009C22E7"/>
    <w:rsid w:val="009C240F"/>
    <w:rsid w:val="009C76B9"/>
    <w:rsid w:val="009C7D6E"/>
    <w:rsid w:val="009D188D"/>
    <w:rsid w:val="009D284F"/>
    <w:rsid w:val="009D30D8"/>
    <w:rsid w:val="009D34EF"/>
    <w:rsid w:val="009D572B"/>
    <w:rsid w:val="009D67E4"/>
    <w:rsid w:val="009E0DE4"/>
    <w:rsid w:val="009E19E6"/>
    <w:rsid w:val="009E1B2C"/>
    <w:rsid w:val="009E32A5"/>
    <w:rsid w:val="009E474D"/>
    <w:rsid w:val="009E7586"/>
    <w:rsid w:val="009E7958"/>
    <w:rsid w:val="009E7EBE"/>
    <w:rsid w:val="009F2037"/>
    <w:rsid w:val="009F2230"/>
    <w:rsid w:val="00A00FE2"/>
    <w:rsid w:val="00A032CC"/>
    <w:rsid w:val="00A05EB9"/>
    <w:rsid w:val="00A11567"/>
    <w:rsid w:val="00A1166F"/>
    <w:rsid w:val="00A12054"/>
    <w:rsid w:val="00A13B16"/>
    <w:rsid w:val="00A14B74"/>
    <w:rsid w:val="00A150EE"/>
    <w:rsid w:val="00A161A7"/>
    <w:rsid w:val="00A16AD2"/>
    <w:rsid w:val="00A200B4"/>
    <w:rsid w:val="00A20D22"/>
    <w:rsid w:val="00A2100B"/>
    <w:rsid w:val="00A21FFC"/>
    <w:rsid w:val="00A2245F"/>
    <w:rsid w:val="00A22EAA"/>
    <w:rsid w:val="00A23D09"/>
    <w:rsid w:val="00A306A0"/>
    <w:rsid w:val="00A3262E"/>
    <w:rsid w:val="00A335E5"/>
    <w:rsid w:val="00A33E71"/>
    <w:rsid w:val="00A34F18"/>
    <w:rsid w:val="00A36DA7"/>
    <w:rsid w:val="00A40E1C"/>
    <w:rsid w:val="00A4185E"/>
    <w:rsid w:val="00A448C5"/>
    <w:rsid w:val="00A44D3E"/>
    <w:rsid w:val="00A515AB"/>
    <w:rsid w:val="00A55A63"/>
    <w:rsid w:val="00A60128"/>
    <w:rsid w:val="00A6096C"/>
    <w:rsid w:val="00A65E2A"/>
    <w:rsid w:val="00A667AC"/>
    <w:rsid w:val="00A72277"/>
    <w:rsid w:val="00A73380"/>
    <w:rsid w:val="00A75A49"/>
    <w:rsid w:val="00A7611A"/>
    <w:rsid w:val="00A7641C"/>
    <w:rsid w:val="00A800DC"/>
    <w:rsid w:val="00A81712"/>
    <w:rsid w:val="00A840FA"/>
    <w:rsid w:val="00A85576"/>
    <w:rsid w:val="00A870FC"/>
    <w:rsid w:val="00AA00D4"/>
    <w:rsid w:val="00AA4118"/>
    <w:rsid w:val="00AA52C1"/>
    <w:rsid w:val="00AA56A2"/>
    <w:rsid w:val="00AA66D5"/>
    <w:rsid w:val="00AA7E28"/>
    <w:rsid w:val="00AB0514"/>
    <w:rsid w:val="00AB1CD8"/>
    <w:rsid w:val="00AB1DD5"/>
    <w:rsid w:val="00AB2005"/>
    <w:rsid w:val="00AB4B99"/>
    <w:rsid w:val="00AB6950"/>
    <w:rsid w:val="00AC0DB5"/>
    <w:rsid w:val="00AC2E68"/>
    <w:rsid w:val="00AC418A"/>
    <w:rsid w:val="00AC67BA"/>
    <w:rsid w:val="00AD0D20"/>
    <w:rsid w:val="00AD528F"/>
    <w:rsid w:val="00AD643B"/>
    <w:rsid w:val="00AD6FD5"/>
    <w:rsid w:val="00AD7725"/>
    <w:rsid w:val="00AE1C04"/>
    <w:rsid w:val="00AE4424"/>
    <w:rsid w:val="00AE46CD"/>
    <w:rsid w:val="00AE5866"/>
    <w:rsid w:val="00AF26AD"/>
    <w:rsid w:val="00AF3F02"/>
    <w:rsid w:val="00AF5654"/>
    <w:rsid w:val="00AF6E95"/>
    <w:rsid w:val="00AF6EFD"/>
    <w:rsid w:val="00AF7216"/>
    <w:rsid w:val="00B021FD"/>
    <w:rsid w:val="00B0421C"/>
    <w:rsid w:val="00B0427C"/>
    <w:rsid w:val="00B055C5"/>
    <w:rsid w:val="00B0574E"/>
    <w:rsid w:val="00B06D9D"/>
    <w:rsid w:val="00B07F5D"/>
    <w:rsid w:val="00B10718"/>
    <w:rsid w:val="00B10EE0"/>
    <w:rsid w:val="00B1107C"/>
    <w:rsid w:val="00B112B0"/>
    <w:rsid w:val="00B11EDC"/>
    <w:rsid w:val="00B1262E"/>
    <w:rsid w:val="00B12BD9"/>
    <w:rsid w:val="00B13715"/>
    <w:rsid w:val="00B15E5C"/>
    <w:rsid w:val="00B213F7"/>
    <w:rsid w:val="00B2288A"/>
    <w:rsid w:val="00B26735"/>
    <w:rsid w:val="00B37437"/>
    <w:rsid w:val="00B37447"/>
    <w:rsid w:val="00B423D8"/>
    <w:rsid w:val="00B42CEF"/>
    <w:rsid w:val="00B435E7"/>
    <w:rsid w:val="00B43D0D"/>
    <w:rsid w:val="00B44702"/>
    <w:rsid w:val="00B44B86"/>
    <w:rsid w:val="00B4555E"/>
    <w:rsid w:val="00B50B83"/>
    <w:rsid w:val="00B5150B"/>
    <w:rsid w:val="00B522A0"/>
    <w:rsid w:val="00B528C0"/>
    <w:rsid w:val="00B52D48"/>
    <w:rsid w:val="00B53E04"/>
    <w:rsid w:val="00B550C3"/>
    <w:rsid w:val="00B55252"/>
    <w:rsid w:val="00B60A40"/>
    <w:rsid w:val="00B61EC5"/>
    <w:rsid w:val="00B62052"/>
    <w:rsid w:val="00B64979"/>
    <w:rsid w:val="00B66B17"/>
    <w:rsid w:val="00B66E24"/>
    <w:rsid w:val="00B66E2B"/>
    <w:rsid w:val="00B67E4A"/>
    <w:rsid w:val="00B7094B"/>
    <w:rsid w:val="00B72DAD"/>
    <w:rsid w:val="00B73B6B"/>
    <w:rsid w:val="00B75FA4"/>
    <w:rsid w:val="00B8141A"/>
    <w:rsid w:val="00B82D59"/>
    <w:rsid w:val="00B84D41"/>
    <w:rsid w:val="00B87055"/>
    <w:rsid w:val="00B90492"/>
    <w:rsid w:val="00B947E0"/>
    <w:rsid w:val="00BA3EBA"/>
    <w:rsid w:val="00BA4A52"/>
    <w:rsid w:val="00BA5AB2"/>
    <w:rsid w:val="00BA5C18"/>
    <w:rsid w:val="00BA7B7B"/>
    <w:rsid w:val="00BB3490"/>
    <w:rsid w:val="00BB3D55"/>
    <w:rsid w:val="00BB6064"/>
    <w:rsid w:val="00BB7AA3"/>
    <w:rsid w:val="00BC01D7"/>
    <w:rsid w:val="00BC3021"/>
    <w:rsid w:val="00BC3DA1"/>
    <w:rsid w:val="00BC5C6C"/>
    <w:rsid w:val="00BD0038"/>
    <w:rsid w:val="00BD03A0"/>
    <w:rsid w:val="00BD07AE"/>
    <w:rsid w:val="00BD0E85"/>
    <w:rsid w:val="00BD198C"/>
    <w:rsid w:val="00BD2E24"/>
    <w:rsid w:val="00BD4366"/>
    <w:rsid w:val="00BD469E"/>
    <w:rsid w:val="00BD4EC3"/>
    <w:rsid w:val="00BD5992"/>
    <w:rsid w:val="00BD5D5B"/>
    <w:rsid w:val="00BD63E6"/>
    <w:rsid w:val="00BE263E"/>
    <w:rsid w:val="00BE28D2"/>
    <w:rsid w:val="00BE530C"/>
    <w:rsid w:val="00BE5E46"/>
    <w:rsid w:val="00BE71B9"/>
    <w:rsid w:val="00BE7369"/>
    <w:rsid w:val="00BE7D0D"/>
    <w:rsid w:val="00BF393D"/>
    <w:rsid w:val="00BF54AB"/>
    <w:rsid w:val="00BF54EE"/>
    <w:rsid w:val="00C01740"/>
    <w:rsid w:val="00C03004"/>
    <w:rsid w:val="00C04C9C"/>
    <w:rsid w:val="00C10B33"/>
    <w:rsid w:val="00C10D9D"/>
    <w:rsid w:val="00C1535B"/>
    <w:rsid w:val="00C17E16"/>
    <w:rsid w:val="00C20289"/>
    <w:rsid w:val="00C20EE8"/>
    <w:rsid w:val="00C227A9"/>
    <w:rsid w:val="00C2304B"/>
    <w:rsid w:val="00C26BE6"/>
    <w:rsid w:val="00C3605D"/>
    <w:rsid w:val="00C37077"/>
    <w:rsid w:val="00C40354"/>
    <w:rsid w:val="00C45487"/>
    <w:rsid w:val="00C539B3"/>
    <w:rsid w:val="00C602EC"/>
    <w:rsid w:val="00C602EE"/>
    <w:rsid w:val="00C61AA4"/>
    <w:rsid w:val="00C61DCD"/>
    <w:rsid w:val="00C62653"/>
    <w:rsid w:val="00C66BFB"/>
    <w:rsid w:val="00C72352"/>
    <w:rsid w:val="00C72D27"/>
    <w:rsid w:val="00C734BF"/>
    <w:rsid w:val="00C745E2"/>
    <w:rsid w:val="00C7667C"/>
    <w:rsid w:val="00C777AC"/>
    <w:rsid w:val="00C77ABB"/>
    <w:rsid w:val="00C8073E"/>
    <w:rsid w:val="00C820A8"/>
    <w:rsid w:val="00C85313"/>
    <w:rsid w:val="00C85D5A"/>
    <w:rsid w:val="00C87098"/>
    <w:rsid w:val="00C90E37"/>
    <w:rsid w:val="00C9134C"/>
    <w:rsid w:val="00C92E2D"/>
    <w:rsid w:val="00C96144"/>
    <w:rsid w:val="00C96AC3"/>
    <w:rsid w:val="00C96F7F"/>
    <w:rsid w:val="00C97A0D"/>
    <w:rsid w:val="00CA06C7"/>
    <w:rsid w:val="00CA2788"/>
    <w:rsid w:val="00CA4668"/>
    <w:rsid w:val="00CA5AE8"/>
    <w:rsid w:val="00CB110F"/>
    <w:rsid w:val="00CB3FFA"/>
    <w:rsid w:val="00CB48A4"/>
    <w:rsid w:val="00CB4F19"/>
    <w:rsid w:val="00CC085E"/>
    <w:rsid w:val="00CC0C22"/>
    <w:rsid w:val="00CC12B3"/>
    <w:rsid w:val="00CC1908"/>
    <w:rsid w:val="00CC1C65"/>
    <w:rsid w:val="00CC628A"/>
    <w:rsid w:val="00CC7894"/>
    <w:rsid w:val="00CC7900"/>
    <w:rsid w:val="00CD1C8E"/>
    <w:rsid w:val="00CD2528"/>
    <w:rsid w:val="00CD3F33"/>
    <w:rsid w:val="00CE17FE"/>
    <w:rsid w:val="00CE3ED8"/>
    <w:rsid w:val="00CE3F77"/>
    <w:rsid w:val="00CE6CA8"/>
    <w:rsid w:val="00CE75CC"/>
    <w:rsid w:val="00CF0383"/>
    <w:rsid w:val="00CF0FB9"/>
    <w:rsid w:val="00CF11C8"/>
    <w:rsid w:val="00CF1CF0"/>
    <w:rsid w:val="00CF27E6"/>
    <w:rsid w:val="00CF3A1C"/>
    <w:rsid w:val="00D00F3C"/>
    <w:rsid w:val="00D02C24"/>
    <w:rsid w:val="00D062D3"/>
    <w:rsid w:val="00D06A93"/>
    <w:rsid w:val="00D10031"/>
    <w:rsid w:val="00D105F0"/>
    <w:rsid w:val="00D1493B"/>
    <w:rsid w:val="00D15667"/>
    <w:rsid w:val="00D20550"/>
    <w:rsid w:val="00D2067E"/>
    <w:rsid w:val="00D206BF"/>
    <w:rsid w:val="00D21ECE"/>
    <w:rsid w:val="00D22797"/>
    <w:rsid w:val="00D26C7C"/>
    <w:rsid w:val="00D27505"/>
    <w:rsid w:val="00D32676"/>
    <w:rsid w:val="00D32F67"/>
    <w:rsid w:val="00D3581F"/>
    <w:rsid w:val="00D35D3D"/>
    <w:rsid w:val="00D37A4E"/>
    <w:rsid w:val="00D404A2"/>
    <w:rsid w:val="00D40C16"/>
    <w:rsid w:val="00D40C7C"/>
    <w:rsid w:val="00D41295"/>
    <w:rsid w:val="00D41C35"/>
    <w:rsid w:val="00D431B9"/>
    <w:rsid w:val="00D44337"/>
    <w:rsid w:val="00D46637"/>
    <w:rsid w:val="00D50DA0"/>
    <w:rsid w:val="00D5116D"/>
    <w:rsid w:val="00D51D4D"/>
    <w:rsid w:val="00D5257D"/>
    <w:rsid w:val="00D547AA"/>
    <w:rsid w:val="00D5539E"/>
    <w:rsid w:val="00D5653E"/>
    <w:rsid w:val="00D576AD"/>
    <w:rsid w:val="00D5789D"/>
    <w:rsid w:val="00D57FE8"/>
    <w:rsid w:val="00D60FC9"/>
    <w:rsid w:val="00D628A5"/>
    <w:rsid w:val="00D64553"/>
    <w:rsid w:val="00D646FC"/>
    <w:rsid w:val="00D64896"/>
    <w:rsid w:val="00D70123"/>
    <w:rsid w:val="00D70BC5"/>
    <w:rsid w:val="00D71B48"/>
    <w:rsid w:val="00D74A33"/>
    <w:rsid w:val="00D74C52"/>
    <w:rsid w:val="00D76560"/>
    <w:rsid w:val="00D77300"/>
    <w:rsid w:val="00D77547"/>
    <w:rsid w:val="00D77B09"/>
    <w:rsid w:val="00D809BB"/>
    <w:rsid w:val="00D81F71"/>
    <w:rsid w:val="00D82416"/>
    <w:rsid w:val="00D82A9A"/>
    <w:rsid w:val="00D8656C"/>
    <w:rsid w:val="00D91649"/>
    <w:rsid w:val="00D9595B"/>
    <w:rsid w:val="00DA07FD"/>
    <w:rsid w:val="00DA161E"/>
    <w:rsid w:val="00DA4664"/>
    <w:rsid w:val="00DA683F"/>
    <w:rsid w:val="00DB033B"/>
    <w:rsid w:val="00DB16D9"/>
    <w:rsid w:val="00DB1A1C"/>
    <w:rsid w:val="00DB39DD"/>
    <w:rsid w:val="00DC3C1F"/>
    <w:rsid w:val="00DC5ED8"/>
    <w:rsid w:val="00DD0C36"/>
    <w:rsid w:val="00DD1C0A"/>
    <w:rsid w:val="00DD3127"/>
    <w:rsid w:val="00DD6388"/>
    <w:rsid w:val="00DD64B1"/>
    <w:rsid w:val="00DE0557"/>
    <w:rsid w:val="00DE3215"/>
    <w:rsid w:val="00DE325B"/>
    <w:rsid w:val="00DE33B5"/>
    <w:rsid w:val="00DE390E"/>
    <w:rsid w:val="00DE4191"/>
    <w:rsid w:val="00DE4B6D"/>
    <w:rsid w:val="00DE51B9"/>
    <w:rsid w:val="00DE6781"/>
    <w:rsid w:val="00DE6BB0"/>
    <w:rsid w:val="00DE7255"/>
    <w:rsid w:val="00DF0BE5"/>
    <w:rsid w:val="00DF2648"/>
    <w:rsid w:val="00DF2F01"/>
    <w:rsid w:val="00DF64BA"/>
    <w:rsid w:val="00DF6584"/>
    <w:rsid w:val="00DF7821"/>
    <w:rsid w:val="00E01D36"/>
    <w:rsid w:val="00E0210A"/>
    <w:rsid w:val="00E030CC"/>
    <w:rsid w:val="00E04285"/>
    <w:rsid w:val="00E06094"/>
    <w:rsid w:val="00E0717A"/>
    <w:rsid w:val="00E122F6"/>
    <w:rsid w:val="00E13BA6"/>
    <w:rsid w:val="00E14033"/>
    <w:rsid w:val="00E16251"/>
    <w:rsid w:val="00E16596"/>
    <w:rsid w:val="00E17175"/>
    <w:rsid w:val="00E20690"/>
    <w:rsid w:val="00E226D5"/>
    <w:rsid w:val="00E2287F"/>
    <w:rsid w:val="00E22AE9"/>
    <w:rsid w:val="00E26858"/>
    <w:rsid w:val="00E27E21"/>
    <w:rsid w:val="00E32792"/>
    <w:rsid w:val="00E32EC8"/>
    <w:rsid w:val="00E32F73"/>
    <w:rsid w:val="00E33416"/>
    <w:rsid w:val="00E349DB"/>
    <w:rsid w:val="00E37149"/>
    <w:rsid w:val="00E40411"/>
    <w:rsid w:val="00E405CD"/>
    <w:rsid w:val="00E42826"/>
    <w:rsid w:val="00E42D11"/>
    <w:rsid w:val="00E448BF"/>
    <w:rsid w:val="00E44C85"/>
    <w:rsid w:val="00E45090"/>
    <w:rsid w:val="00E4581A"/>
    <w:rsid w:val="00E46F49"/>
    <w:rsid w:val="00E4779F"/>
    <w:rsid w:val="00E52332"/>
    <w:rsid w:val="00E52403"/>
    <w:rsid w:val="00E5328C"/>
    <w:rsid w:val="00E5479A"/>
    <w:rsid w:val="00E54A1B"/>
    <w:rsid w:val="00E567EC"/>
    <w:rsid w:val="00E63431"/>
    <w:rsid w:val="00E64129"/>
    <w:rsid w:val="00E65CEF"/>
    <w:rsid w:val="00E67D39"/>
    <w:rsid w:val="00E70EB0"/>
    <w:rsid w:val="00E71157"/>
    <w:rsid w:val="00E739E0"/>
    <w:rsid w:val="00E73D7F"/>
    <w:rsid w:val="00E75C2E"/>
    <w:rsid w:val="00E7731E"/>
    <w:rsid w:val="00E773E5"/>
    <w:rsid w:val="00E77465"/>
    <w:rsid w:val="00E81C83"/>
    <w:rsid w:val="00E828C7"/>
    <w:rsid w:val="00E856EF"/>
    <w:rsid w:val="00E923E2"/>
    <w:rsid w:val="00E944F9"/>
    <w:rsid w:val="00EA2EA9"/>
    <w:rsid w:val="00EA333D"/>
    <w:rsid w:val="00EB0B7D"/>
    <w:rsid w:val="00EB22FB"/>
    <w:rsid w:val="00EB26B7"/>
    <w:rsid w:val="00EB2C9F"/>
    <w:rsid w:val="00EB4393"/>
    <w:rsid w:val="00EC3AE4"/>
    <w:rsid w:val="00EC42A0"/>
    <w:rsid w:val="00ED34FB"/>
    <w:rsid w:val="00ED44D1"/>
    <w:rsid w:val="00ED5C32"/>
    <w:rsid w:val="00EE2BAB"/>
    <w:rsid w:val="00EE300A"/>
    <w:rsid w:val="00EE30C2"/>
    <w:rsid w:val="00EE3EB3"/>
    <w:rsid w:val="00EE6CB1"/>
    <w:rsid w:val="00EE7BBE"/>
    <w:rsid w:val="00EE7E7B"/>
    <w:rsid w:val="00EF0972"/>
    <w:rsid w:val="00EF208D"/>
    <w:rsid w:val="00EF4895"/>
    <w:rsid w:val="00EF4FE9"/>
    <w:rsid w:val="00EF5143"/>
    <w:rsid w:val="00EF67B3"/>
    <w:rsid w:val="00EF6EE6"/>
    <w:rsid w:val="00F02750"/>
    <w:rsid w:val="00F02C7A"/>
    <w:rsid w:val="00F037A8"/>
    <w:rsid w:val="00F0479B"/>
    <w:rsid w:val="00F061DB"/>
    <w:rsid w:val="00F066D4"/>
    <w:rsid w:val="00F11642"/>
    <w:rsid w:val="00F11BF9"/>
    <w:rsid w:val="00F1337A"/>
    <w:rsid w:val="00F14086"/>
    <w:rsid w:val="00F16C58"/>
    <w:rsid w:val="00F20250"/>
    <w:rsid w:val="00F21097"/>
    <w:rsid w:val="00F2274D"/>
    <w:rsid w:val="00F23E26"/>
    <w:rsid w:val="00F263C9"/>
    <w:rsid w:val="00F3034A"/>
    <w:rsid w:val="00F30E0B"/>
    <w:rsid w:val="00F32A72"/>
    <w:rsid w:val="00F35E59"/>
    <w:rsid w:val="00F3645B"/>
    <w:rsid w:val="00F377AC"/>
    <w:rsid w:val="00F409E6"/>
    <w:rsid w:val="00F40A0E"/>
    <w:rsid w:val="00F41DE5"/>
    <w:rsid w:val="00F431D9"/>
    <w:rsid w:val="00F431F2"/>
    <w:rsid w:val="00F436BA"/>
    <w:rsid w:val="00F44D5E"/>
    <w:rsid w:val="00F46324"/>
    <w:rsid w:val="00F50240"/>
    <w:rsid w:val="00F504D4"/>
    <w:rsid w:val="00F51EE5"/>
    <w:rsid w:val="00F523FD"/>
    <w:rsid w:val="00F52756"/>
    <w:rsid w:val="00F5313F"/>
    <w:rsid w:val="00F567DB"/>
    <w:rsid w:val="00F56CAA"/>
    <w:rsid w:val="00F57AAE"/>
    <w:rsid w:val="00F60359"/>
    <w:rsid w:val="00F619D7"/>
    <w:rsid w:val="00F646D6"/>
    <w:rsid w:val="00F661B2"/>
    <w:rsid w:val="00F67E4F"/>
    <w:rsid w:val="00F67EFB"/>
    <w:rsid w:val="00F72002"/>
    <w:rsid w:val="00F7689B"/>
    <w:rsid w:val="00F77D81"/>
    <w:rsid w:val="00F77F68"/>
    <w:rsid w:val="00F8088F"/>
    <w:rsid w:val="00F815F6"/>
    <w:rsid w:val="00F91E1A"/>
    <w:rsid w:val="00F93A1B"/>
    <w:rsid w:val="00F94A1D"/>
    <w:rsid w:val="00F96345"/>
    <w:rsid w:val="00F97F1F"/>
    <w:rsid w:val="00FA0EA3"/>
    <w:rsid w:val="00FA1680"/>
    <w:rsid w:val="00FA338B"/>
    <w:rsid w:val="00FB28DF"/>
    <w:rsid w:val="00FB2D59"/>
    <w:rsid w:val="00FB7747"/>
    <w:rsid w:val="00FC17B2"/>
    <w:rsid w:val="00FC1AB8"/>
    <w:rsid w:val="00FC6022"/>
    <w:rsid w:val="00FC619F"/>
    <w:rsid w:val="00FC67BC"/>
    <w:rsid w:val="00FC7AA7"/>
    <w:rsid w:val="00FD5800"/>
    <w:rsid w:val="00FE0585"/>
    <w:rsid w:val="00FE0843"/>
    <w:rsid w:val="00FE2DD1"/>
    <w:rsid w:val="00FE4007"/>
    <w:rsid w:val="00FE5276"/>
    <w:rsid w:val="00FE6849"/>
    <w:rsid w:val="00FE6BFA"/>
    <w:rsid w:val="00FF1EFB"/>
    <w:rsid w:val="00FF3A70"/>
    <w:rsid w:val="00FF4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C8F75"/>
  <w15:chartTrackingRefBased/>
  <w15:docId w15:val="{39E75B6C-C175-46EC-A2CE-A08F310E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C24"/>
    <w:rPr>
      <w:rFonts w:ascii="Times New Roman" w:hAnsi="Times New Roman" w:cs="Times New Roman"/>
      <w:sz w:val="24"/>
      <w:szCs w:val="24"/>
    </w:rPr>
  </w:style>
  <w:style w:type="paragraph" w:styleId="Heading1">
    <w:name w:val="heading 1"/>
    <w:basedOn w:val="Normal"/>
    <w:next w:val="Normal"/>
    <w:link w:val="Heading1Char"/>
    <w:uiPriority w:val="9"/>
    <w:qFormat/>
    <w:rsid w:val="00E2685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E530C"/>
    <w:pPr>
      <w:keepNext/>
      <w:keepLines/>
      <w:spacing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202A7E"/>
    <w:pPr>
      <w:keepNext/>
      <w:keepLines/>
      <w:spacing w:before="40" w:after="0"/>
      <w:outlineLvl w:val="2"/>
    </w:pPr>
    <w:rPr>
      <w:rFonts w:eastAsiaTheme="majorEastAsia" w:cstheme="majorBidi"/>
      <w:b/>
      <w:u w:val="single"/>
    </w:rPr>
  </w:style>
  <w:style w:type="paragraph" w:styleId="Heading4">
    <w:name w:val="heading 4"/>
    <w:basedOn w:val="Normal"/>
    <w:next w:val="Normal"/>
    <w:link w:val="Heading4Char"/>
    <w:uiPriority w:val="9"/>
    <w:unhideWhenUsed/>
    <w:qFormat/>
    <w:rsid w:val="00141E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41E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2352"/>
    <w:rPr>
      <w:sz w:val="16"/>
      <w:szCs w:val="16"/>
    </w:rPr>
  </w:style>
  <w:style w:type="paragraph" w:styleId="CommentText">
    <w:name w:val="annotation text"/>
    <w:basedOn w:val="Normal"/>
    <w:link w:val="CommentTextChar"/>
    <w:uiPriority w:val="99"/>
    <w:unhideWhenUsed/>
    <w:rsid w:val="00C72352"/>
    <w:pPr>
      <w:spacing w:line="240" w:lineRule="auto"/>
    </w:pPr>
    <w:rPr>
      <w:sz w:val="20"/>
      <w:szCs w:val="20"/>
    </w:rPr>
  </w:style>
  <w:style w:type="character" w:customStyle="1" w:styleId="CommentTextChar">
    <w:name w:val="Comment Text Char"/>
    <w:basedOn w:val="DefaultParagraphFont"/>
    <w:link w:val="CommentText"/>
    <w:uiPriority w:val="99"/>
    <w:rsid w:val="00C7235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72352"/>
    <w:rPr>
      <w:b/>
      <w:bCs/>
    </w:rPr>
  </w:style>
  <w:style w:type="character" w:customStyle="1" w:styleId="CommentSubjectChar">
    <w:name w:val="Comment Subject Char"/>
    <w:basedOn w:val="CommentTextChar"/>
    <w:link w:val="CommentSubject"/>
    <w:uiPriority w:val="99"/>
    <w:semiHidden/>
    <w:rsid w:val="00C7235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723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352"/>
    <w:rPr>
      <w:rFonts w:ascii="Segoe UI" w:hAnsi="Segoe UI" w:cs="Segoe UI"/>
      <w:sz w:val="18"/>
      <w:szCs w:val="18"/>
    </w:rPr>
  </w:style>
  <w:style w:type="character" w:customStyle="1" w:styleId="Heading1Char">
    <w:name w:val="Heading 1 Char"/>
    <w:basedOn w:val="DefaultParagraphFont"/>
    <w:link w:val="Heading1"/>
    <w:uiPriority w:val="9"/>
    <w:rsid w:val="00E2685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E530C"/>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202A7E"/>
    <w:rPr>
      <w:rFonts w:ascii="Times New Roman" w:eastAsiaTheme="majorEastAsia" w:hAnsi="Times New Roman" w:cstheme="majorBidi"/>
      <w:b/>
      <w:sz w:val="24"/>
      <w:szCs w:val="24"/>
      <w:u w:val="single"/>
    </w:rPr>
  </w:style>
  <w:style w:type="character" w:customStyle="1" w:styleId="Heading4Char">
    <w:name w:val="Heading 4 Char"/>
    <w:basedOn w:val="DefaultParagraphFont"/>
    <w:link w:val="Heading4"/>
    <w:uiPriority w:val="9"/>
    <w:rsid w:val="00141E5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141E53"/>
    <w:rPr>
      <w:rFonts w:asciiTheme="majorHAnsi" w:eastAsiaTheme="majorEastAsia" w:hAnsiTheme="majorHAnsi" w:cstheme="majorBidi"/>
      <w:color w:val="2E74B5" w:themeColor="accent1" w:themeShade="BF"/>
      <w:sz w:val="24"/>
      <w:szCs w:val="24"/>
    </w:rPr>
  </w:style>
  <w:style w:type="paragraph" w:styleId="Title">
    <w:name w:val="Title"/>
    <w:basedOn w:val="Normal"/>
    <w:next w:val="Normal"/>
    <w:link w:val="TitleChar"/>
    <w:uiPriority w:val="10"/>
    <w:qFormat/>
    <w:rsid w:val="00141E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E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E53"/>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41E53"/>
    <w:rPr>
      <w:rFonts w:eastAsiaTheme="minorEastAsia"/>
      <w:color w:val="5A5A5A" w:themeColor="text1" w:themeTint="A5"/>
      <w:spacing w:val="15"/>
    </w:rPr>
  </w:style>
  <w:style w:type="character" w:styleId="SubtleEmphasis">
    <w:name w:val="Subtle Emphasis"/>
    <w:basedOn w:val="DefaultParagraphFont"/>
    <w:uiPriority w:val="19"/>
    <w:qFormat/>
    <w:rsid w:val="00141E53"/>
    <w:rPr>
      <w:i/>
      <w:iCs/>
      <w:color w:val="404040" w:themeColor="text1" w:themeTint="BF"/>
    </w:rPr>
  </w:style>
  <w:style w:type="character" w:styleId="Emphasis">
    <w:name w:val="Emphasis"/>
    <w:basedOn w:val="DefaultParagraphFont"/>
    <w:uiPriority w:val="20"/>
    <w:qFormat/>
    <w:rsid w:val="00141E53"/>
    <w:rPr>
      <w:i/>
      <w:iCs/>
    </w:rPr>
  </w:style>
  <w:style w:type="character" w:styleId="IntenseEmphasis">
    <w:name w:val="Intense Emphasis"/>
    <w:basedOn w:val="DefaultParagraphFont"/>
    <w:uiPriority w:val="21"/>
    <w:qFormat/>
    <w:rsid w:val="00141E53"/>
    <w:rPr>
      <w:i/>
      <w:iCs/>
      <w:color w:val="5B9BD5" w:themeColor="accent1"/>
    </w:rPr>
  </w:style>
  <w:style w:type="paragraph" w:styleId="Caption">
    <w:name w:val="caption"/>
    <w:basedOn w:val="Normal"/>
    <w:next w:val="Normal"/>
    <w:uiPriority w:val="35"/>
    <w:unhideWhenUsed/>
    <w:qFormat/>
    <w:rsid w:val="001974D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4B99"/>
    <w:rPr>
      <w:color w:val="808080"/>
    </w:rPr>
  </w:style>
  <w:style w:type="table" w:styleId="TableGrid">
    <w:name w:val="Table Grid"/>
    <w:basedOn w:val="TableNormal"/>
    <w:uiPriority w:val="39"/>
    <w:rsid w:val="004E7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6F35"/>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AE46CD"/>
    <w:rPr>
      <w:color w:val="0563C1" w:themeColor="hyperlink"/>
      <w:u w:val="single"/>
    </w:rPr>
  </w:style>
  <w:style w:type="paragraph" w:styleId="Header">
    <w:name w:val="header"/>
    <w:basedOn w:val="Normal"/>
    <w:link w:val="HeaderChar"/>
    <w:uiPriority w:val="99"/>
    <w:unhideWhenUsed/>
    <w:rsid w:val="00257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0BA"/>
    <w:rPr>
      <w:rFonts w:ascii="Times New Roman" w:hAnsi="Times New Roman" w:cs="Times New Roman"/>
      <w:sz w:val="24"/>
      <w:szCs w:val="24"/>
    </w:rPr>
  </w:style>
  <w:style w:type="paragraph" w:styleId="Footer">
    <w:name w:val="footer"/>
    <w:basedOn w:val="Normal"/>
    <w:link w:val="FooterChar"/>
    <w:uiPriority w:val="99"/>
    <w:unhideWhenUsed/>
    <w:rsid w:val="00257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0BA"/>
    <w:rPr>
      <w:rFonts w:ascii="Times New Roman" w:hAnsi="Times New Roman" w:cs="Times New Roman"/>
      <w:sz w:val="24"/>
      <w:szCs w:val="24"/>
    </w:rPr>
  </w:style>
  <w:style w:type="paragraph" w:styleId="NormalWeb">
    <w:name w:val="Normal (Web)"/>
    <w:basedOn w:val="Normal"/>
    <w:uiPriority w:val="99"/>
    <w:unhideWhenUsed/>
    <w:rsid w:val="000504F0"/>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5D6800"/>
    <w:rPr>
      <w:color w:val="954F72" w:themeColor="followedHyperlink"/>
      <w:u w:val="single"/>
    </w:rPr>
  </w:style>
  <w:style w:type="character" w:customStyle="1" w:styleId="UnresolvedMention1">
    <w:name w:val="Unresolved Mention1"/>
    <w:basedOn w:val="DefaultParagraphFont"/>
    <w:uiPriority w:val="99"/>
    <w:semiHidden/>
    <w:unhideWhenUsed/>
    <w:rsid w:val="0017641F"/>
    <w:rPr>
      <w:color w:val="605E5C"/>
      <w:shd w:val="clear" w:color="auto" w:fill="E1DFDD"/>
    </w:rPr>
  </w:style>
  <w:style w:type="character" w:customStyle="1" w:styleId="UnresolvedMention2">
    <w:name w:val="Unresolved Mention2"/>
    <w:basedOn w:val="DefaultParagraphFont"/>
    <w:uiPriority w:val="99"/>
    <w:semiHidden/>
    <w:unhideWhenUsed/>
    <w:rsid w:val="00AB1CD8"/>
    <w:rPr>
      <w:color w:val="605E5C"/>
      <w:shd w:val="clear" w:color="auto" w:fill="E1DFDD"/>
    </w:rPr>
  </w:style>
  <w:style w:type="paragraph" w:customStyle="1" w:styleId="Title1">
    <w:name w:val="Title1"/>
    <w:basedOn w:val="Normal"/>
    <w:rsid w:val="00F8088F"/>
    <w:pPr>
      <w:spacing w:before="100" w:beforeAutospacing="1" w:after="100" w:afterAutospacing="1" w:line="240" w:lineRule="auto"/>
    </w:pPr>
    <w:rPr>
      <w:rFonts w:eastAsia="Times New Roman"/>
    </w:rPr>
  </w:style>
  <w:style w:type="paragraph" w:customStyle="1" w:styleId="desc">
    <w:name w:val="desc"/>
    <w:basedOn w:val="Normal"/>
    <w:rsid w:val="00F8088F"/>
    <w:pPr>
      <w:spacing w:before="100" w:beforeAutospacing="1" w:after="100" w:afterAutospacing="1" w:line="240" w:lineRule="auto"/>
    </w:pPr>
    <w:rPr>
      <w:rFonts w:eastAsia="Times New Roman"/>
    </w:rPr>
  </w:style>
  <w:style w:type="paragraph" w:customStyle="1" w:styleId="details">
    <w:name w:val="details"/>
    <w:basedOn w:val="Normal"/>
    <w:rsid w:val="00F8088F"/>
    <w:pPr>
      <w:spacing w:before="100" w:beforeAutospacing="1" w:after="100" w:afterAutospacing="1" w:line="240" w:lineRule="auto"/>
    </w:pPr>
    <w:rPr>
      <w:rFonts w:eastAsia="Times New Roman"/>
    </w:rPr>
  </w:style>
  <w:style w:type="character" w:customStyle="1" w:styleId="jrnl">
    <w:name w:val="jrnl"/>
    <w:basedOn w:val="DefaultParagraphFont"/>
    <w:rsid w:val="00F8088F"/>
  </w:style>
  <w:style w:type="paragraph" w:customStyle="1" w:styleId="EndNoteBibliographyTitle">
    <w:name w:val="EndNote Bibliography Title"/>
    <w:basedOn w:val="Normal"/>
    <w:link w:val="EndNoteBibliographyTitleChar"/>
    <w:rsid w:val="0002205E"/>
    <w:pPr>
      <w:spacing w:after="0"/>
      <w:jc w:val="center"/>
    </w:pPr>
    <w:rPr>
      <w:noProof/>
    </w:rPr>
  </w:style>
  <w:style w:type="character" w:customStyle="1" w:styleId="EndNoteBibliographyTitleChar">
    <w:name w:val="EndNote Bibliography Title Char"/>
    <w:basedOn w:val="DefaultParagraphFont"/>
    <w:link w:val="EndNoteBibliographyTitle"/>
    <w:rsid w:val="0002205E"/>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02205E"/>
    <w:pPr>
      <w:spacing w:line="240" w:lineRule="auto"/>
    </w:pPr>
    <w:rPr>
      <w:noProof/>
    </w:rPr>
  </w:style>
  <w:style w:type="character" w:customStyle="1" w:styleId="EndNoteBibliographyChar">
    <w:name w:val="EndNote Bibliography Char"/>
    <w:basedOn w:val="DefaultParagraphFont"/>
    <w:link w:val="EndNoteBibliography"/>
    <w:rsid w:val="0002205E"/>
    <w:rPr>
      <w:rFonts w:ascii="Times New Roman" w:hAnsi="Times New Roman" w:cs="Times New Roman"/>
      <w:noProof/>
      <w:sz w:val="24"/>
      <w:szCs w:val="24"/>
    </w:rPr>
  </w:style>
  <w:style w:type="character" w:styleId="UnresolvedMention">
    <w:name w:val="Unresolved Mention"/>
    <w:basedOn w:val="DefaultParagraphFont"/>
    <w:uiPriority w:val="99"/>
    <w:semiHidden/>
    <w:unhideWhenUsed/>
    <w:rsid w:val="00BD07AE"/>
    <w:rPr>
      <w:color w:val="605E5C"/>
      <w:shd w:val="clear" w:color="auto" w:fill="E1DFDD"/>
    </w:rPr>
  </w:style>
  <w:style w:type="character" w:customStyle="1" w:styleId="NoSpacingChar">
    <w:name w:val="No Spacing Char"/>
    <w:basedOn w:val="DefaultParagraphFont"/>
    <w:link w:val="NoSpacing"/>
    <w:uiPriority w:val="1"/>
    <w:rsid w:val="002056A3"/>
    <w:rPr>
      <w:rFonts w:ascii="Times New Roman" w:hAnsi="Times New Roman" w:cs="Times New Roman"/>
      <w:sz w:val="24"/>
      <w:szCs w:val="24"/>
    </w:rPr>
  </w:style>
  <w:style w:type="paragraph" w:styleId="PlainText">
    <w:name w:val="Plain Text"/>
    <w:basedOn w:val="Normal"/>
    <w:link w:val="PlainTextChar"/>
    <w:uiPriority w:val="99"/>
    <w:semiHidden/>
    <w:unhideWhenUsed/>
    <w:rsid w:val="00EF5143"/>
    <w:pPr>
      <w:spacing w:after="0" w:line="240" w:lineRule="auto"/>
    </w:pPr>
    <w:rPr>
      <w:rFonts w:ascii="Calibri" w:hAnsi="Calibri" w:cstheme="minorBidi"/>
      <w:sz w:val="22"/>
      <w:szCs w:val="21"/>
    </w:rPr>
  </w:style>
  <w:style w:type="character" w:customStyle="1" w:styleId="PlainTextChar">
    <w:name w:val="Plain Text Char"/>
    <w:basedOn w:val="DefaultParagraphFont"/>
    <w:link w:val="PlainText"/>
    <w:uiPriority w:val="99"/>
    <w:semiHidden/>
    <w:rsid w:val="00EF5143"/>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7814">
      <w:bodyDiv w:val="1"/>
      <w:marLeft w:val="0"/>
      <w:marRight w:val="0"/>
      <w:marTop w:val="0"/>
      <w:marBottom w:val="0"/>
      <w:divBdr>
        <w:top w:val="none" w:sz="0" w:space="0" w:color="auto"/>
        <w:left w:val="none" w:sz="0" w:space="0" w:color="auto"/>
        <w:bottom w:val="none" w:sz="0" w:space="0" w:color="auto"/>
        <w:right w:val="none" w:sz="0" w:space="0" w:color="auto"/>
      </w:divBdr>
    </w:div>
    <w:div w:id="598954963">
      <w:bodyDiv w:val="1"/>
      <w:marLeft w:val="0"/>
      <w:marRight w:val="0"/>
      <w:marTop w:val="0"/>
      <w:marBottom w:val="0"/>
      <w:divBdr>
        <w:top w:val="none" w:sz="0" w:space="0" w:color="auto"/>
        <w:left w:val="none" w:sz="0" w:space="0" w:color="auto"/>
        <w:bottom w:val="none" w:sz="0" w:space="0" w:color="auto"/>
        <w:right w:val="none" w:sz="0" w:space="0" w:color="auto"/>
      </w:divBdr>
    </w:div>
    <w:div w:id="624503552">
      <w:bodyDiv w:val="1"/>
      <w:marLeft w:val="0"/>
      <w:marRight w:val="0"/>
      <w:marTop w:val="0"/>
      <w:marBottom w:val="0"/>
      <w:divBdr>
        <w:top w:val="none" w:sz="0" w:space="0" w:color="auto"/>
        <w:left w:val="none" w:sz="0" w:space="0" w:color="auto"/>
        <w:bottom w:val="none" w:sz="0" w:space="0" w:color="auto"/>
        <w:right w:val="none" w:sz="0" w:space="0" w:color="auto"/>
      </w:divBdr>
    </w:div>
    <w:div w:id="647704851">
      <w:bodyDiv w:val="1"/>
      <w:marLeft w:val="0"/>
      <w:marRight w:val="0"/>
      <w:marTop w:val="0"/>
      <w:marBottom w:val="0"/>
      <w:divBdr>
        <w:top w:val="none" w:sz="0" w:space="0" w:color="auto"/>
        <w:left w:val="none" w:sz="0" w:space="0" w:color="auto"/>
        <w:bottom w:val="none" w:sz="0" w:space="0" w:color="auto"/>
        <w:right w:val="none" w:sz="0" w:space="0" w:color="auto"/>
      </w:divBdr>
    </w:div>
    <w:div w:id="751783309">
      <w:bodyDiv w:val="1"/>
      <w:marLeft w:val="0"/>
      <w:marRight w:val="0"/>
      <w:marTop w:val="0"/>
      <w:marBottom w:val="0"/>
      <w:divBdr>
        <w:top w:val="none" w:sz="0" w:space="0" w:color="auto"/>
        <w:left w:val="none" w:sz="0" w:space="0" w:color="auto"/>
        <w:bottom w:val="none" w:sz="0" w:space="0" w:color="auto"/>
        <w:right w:val="none" w:sz="0" w:space="0" w:color="auto"/>
      </w:divBdr>
    </w:div>
    <w:div w:id="971205581">
      <w:bodyDiv w:val="1"/>
      <w:marLeft w:val="0"/>
      <w:marRight w:val="0"/>
      <w:marTop w:val="0"/>
      <w:marBottom w:val="0"/>
      <w:divBdr>
        <w:top w:val="none" w:sz="0" w:space="0" w:color="auto"/>
        <w:left w:val="none" w:sz="0" w:space="0" w:color="auto"/>
        <w:bottom w:val="none" w:sz="0" w:space="0" w:color="auto"/>
        <w:right w:val="none" w:sz="0" w:space="0" w:color="auto"/>
      </w:divBdr>
    </w:div>
    <w:div w:id="1000473636">
      <w:bodyDiv w:val="1"/>
      <w:marLeft w:val="0"/>
      <w:marRight w:val="0"/>
      <w:marTop w:val="0"/>
      <w:marBottom w:val="0"/>
      <w:divBdr>
        <w:top w:val="none" w:sz="0" w:space="0" w:color="auto"/>
        <w:left w:val="none" w:sz="0" w:space="0" w:color="auto"/>
        <w:bottom w:val="none" w:sz="0" w:space="0" w:color="auto"/>
        <w:right w:val="none" w:sz="0" w:space="0" w:color="auto"/>
      </w:divBdr>
      <w:divsChild>
        <w:div w:id="845094316">
          <w:marLeft w:val="0"/>
          <w:marRight w:val="0"/>
          <w:marTop w:val="150"/>
          <w:marBottom w:val="270"/>
          <w:divBdr>
            <w:top w:val="none" w:sz="0" w:space="0" w:color="auto"/>
            <w:left w:val="none" w:sz="0" w:space="0" w:color="auto"/>
            <w:bottom w:val="none" w:sz="0" w:space="0" w:color="auto"/>
            <w:right w:val="none" w:sz="0" w:space="0" w:color="auto"/>
          </w:divBdr>
        </w:div>
        <w:div w:id="1013341544">
          <w:marLeft w:val="0"/>
          <w:marRight w:val="0"/>
          <w:marTop w:val="150"/>
          <w:marBottom w:val="270"/>
          <w:divBdr>
            <w:top w:val="none" w:sz="0" w:space="0" w:color="auto"/>
            <w:left w:val="none" w:sz="0" w:space="0" w:color="auto"/>
            <w:bottom w:val="none" w:sz="0" w:space="0" w:color="auto"/>
            <w:right w:val="none" w:sz="0" w:space="0" w:color="auto"/>
          </w:divBdr>
        </w:div>
        <w:div w:id="1241448775">
          <w:marLeft w:val="0"/>
          <w:marRight w:val="0"/>
          <w:marTop w:val="150"/>
          <w:marBottom w:val="270"/>
          <w:divBdr>
            <w:top w:val="none" w:sz="0" w:space="0" w:color="auto"/>
            <w:left w:val="none" w:sz="0" w:space="0" w:color="auto"/>
            <w:bottom w:val="none" w:sz="0" w:space="0" w:color="auto"/>
            <w:right w:val="none" w:sz="0" w:space="0" w:color="auto"/>
          </w:divBdr>
        </w:div>
        <w:div w:id="1645961638">
          <w:marLeft w:val="0"/>
          <w:marRight w:val="0"/>
          <w:marTop w:val="150"/>
          <w:marBottom w:val="270"/>
          <w:divBdr>
            <w:top w:val="none" w:sz="0" w:space="0" w:color="auto"/>
            <w:left w:val="none" w:sz="0" w:space="0" w:color="auto"/>
            <w:bottom w:val="none" w:sz="0" w:space="0" w:color="auto"/>
            <w:right w:val="none" w:sz="0" w:space="0" w:color="auto"/>
          </w:divBdr>
        </w:div>
        <w:div w:id="1884826822">
          <w:marLeft w:val="0"/>
          <w:marRight w:val="0"/>
          <w:marTop w:val="150"/>
          <w:marBottom w:val="270"/>
          <w:divBdr>
            <w:top w:val="none" w:sz="0" w:space="0" w:color="auto"/>
            <w:left w:val="none" w:sz="0" w:space="0" w:color="auto"/>
            <w:bottom w:val="none" w:sz="0" w:space="0" w:color="auto"/>
            <w:right w:val="none" w:sz="0" w:space="0" w:color="auto"/>
          </w:divBdr>
        </w:div>
        <w:div w:id="2075200291">
          <w:marLeft w:val="0"/>
          <w:marRight w:val="0"/>
          <w:marTop w:val="150"/>
          <w:marBottom w:val="270"/>
          <w:divBdr>
            <w:top w:val="none" w:sz="0" w:space="0" w:color="auto"/>
            <w:left w:val="none" w:sz="0" w:space="0" w:color="auto"/>
            <w:bottom w:val="none" w:sz="0" w:space="0" w:color="auto"/>
            <w:right w:val="none" w:sz="0" w:space="0" w:color="auto"/>
          </w:divBdr>
        </w:div>
      </w:divsChild>
    </w:div>
    <w:div w:id="1166701554">
      <w:bodyDiv w:val="1"/>
      <w:marLeft w:val="0"/>
      <w:marRight w:val="0"/>
      <w:marTop w:val="0"/>
      <w:marBottom w:val="0"/>
      <w:divBdr>
        <w:top w:val="none" w:sz="0" w:space="0" w:color="auto"/>
        <w:left w:val="none" w:sz="0" w:space="0" w:color="auto"/>
        <w:bottom w:val="none" w:sz="0" w:space="0" w:color="auto"/>
        <w:right w:val="none" w:sz="0" w:space="0" w:color="auto"/>
      </w:divBdr>
    </w:div>
    <w:div w:id="1229877085">
      <w:bodyDiv w:val="1"/>
      <w:marLeft w:val="0"/>
      <w:marRight w:val="0"/>
      <w:marTop w:val="0"/>
      <w:marBottom w:val="0"/>
      <w:divBdr>
        <w:top w:val="none" w:sz="0" w:space="0" w:color="auto"/>
        <w:left w:val="none" w:sz="0" w:space="0" w:color="auto"/>
        <w:bottom w:val="none" w:sz="0" w:space="0" w:color="auto"/>
        <w:right w:val="none" w:sz="0" w:space="0" w:color="auto"/>
      </w:divBdr>
    </w:div>
    <w:div w:id="1291479058">
      <w:bodyDiv w:val="1"/>
      <w:marLeft w:val="0"/>
      <w:marRight w:val="0"/>
      <w:marTop w:val="0"/>
      <w:marBottom w:val="0"/>
      <w:divBdr>
        <w:top w:val="none" w:sz="0" w:space="0" w:color="auto"/>
        <w:left w:val="none" w:sz="0" w:space="0" w:color="auto"/>
        <w:bottom w:val="none" w:sz="0" w:space="0" w:color="auto"/>
        <w:right w:val="none" w:sz="0" w:space="0" w:color="auto"/>
      </w:divBdr>
    </w:div>
    <w:div w:id="1405571120">
      <w:bodyDiv w:val="1"/>
      <w:marLeft w:val="0"/>
      <w:marRight w:val="0"/>
      <w:marTop w:val="0"/>
      <w:marBottom w:val="0"/>
      <w:divBdr>
        <w:top w:val="none" w:sz="0" w:space="0" w:color="auto"/>
        <w:left w:val="none" w:sz="0" w:space="0" w:color="auto"/>
        <w:bottom w:val="none" w:sz="0" w:space="0" w:color="auto"/>
        <w:right w:val="none" w:sz="0" w:space="0" w:color="auto"/>
      </w:divBdr>
    </w:div>
    <w:div w:id="1532110723">
      <w:bodyDiv w:val="1"/>
      <w:marLeft w:val="0"/>
      <w:marRight w:val="0"/>
      <w:marTop w:val="0"/>
      <w:marBottom w:val="0"/>
      <w:divBdr>
        <w:top w:val="none" w:sz="0" w:space="0" w:color="auto"/>
        <w:left w:val="none" w:sz="0" w:space="0" w:color="auto"/>
        <w:bottom w:val="none" w:sz="0" w:space="0" w:color="auto"/>
        <w:right w:val="none" w:sz="0" w:space="0" w:color="auto"/>
      </w:divBdr>
      <w:divsChild>
        <w:div w:id="432480988">
          <w:marLeft w:val="0"/>
          <w:marRight w:val="0"/>
          <w:marTop w:val="0"/>
          <w:marBottom w:val="0"/>
          <w:divBdr>
            <w:top w:val="none" w:sz="0" w:space="0" w:color="auto"/>
            <w:left w:val="none" w:sz="0" w:space="0" w:color="auto"/>
            <w:bottom w:val="none" w:sz="0" w:space="0" w:color="auto"/>
            <w:right w:val="none" w:sz="0" w:space="0" w:color="auto"/>
          </w:divBdr>
        </w:div>
        <w:div w:id="1092705117">
          <w:marLeft w:val="0"/>
          <w:marRight w:val="0"/>
          <w:marTop w:val="34"/>
          <w:marBottom w:val="34"/>
          <w:divBdr>
            <w:top w:val="none" w:sz="0" w:space="0" w:color="auto"/>
            <w:left w:val="none" w:sz="0" w:space="0" w:color="auto"/>
            <w:bottom w:val="none" w:sz="0" w:space="0" w:color="auto"/>
            <w:right w:val="none" w:sz="0" w:space="0" w:color="auto"/>
          </w:divBdr>
        </w:div>
      </w:divsChild>
    </w:div>
    <w:div w:id="1533031959">
      <w:bodyDiv w:val="1"/>
      <w:marLeft w:val="0"/>
      <w:marRight w:val="0"/>
      <w:marTop w:val="0"/>
      <w:marBottom w:val="0"/>
      <w:divBdr>
        <w:top w:val="none" w:sz="0" w:space="0" w:color="auto"/>
        <w:left w:val="none" w:sz="0" w:space="0" w:color="auto"/>
        <w:bottom w:val="none" w:sz="0" w:space="0" w:color="auto"/>
        <w:right w:val="none" w:sz="0" w:space="0" w:color="auto"/>
      </w:divBdr>
      <w:divsChild>
        <w:div w:id="127482740">
          <w:marLeft w:val="245"/>
          <w:marRight w:val="101"/>
          <w:marTop w:val="108"/>
          <w:marBottom w:val="0"/>
          <w:divBdr>
            <w:top w:val="none" w:sz="0" w:space="0" w:color="auto"/>
            <w:left w:val="none" w:sz="0" w:space="0" w:color="auto"/>
            <w:bottom w:val="none" w:sz="0" w:space="0" w:color="auto"/>
            <w:right w:val="none" w:sz="0" w:space="0" w:color="auto"/>
          </w:divBdr>
        </w:div>
      </w:divsChild>
    </w:div>
    <w:div w:id="1582060421">
      <w:bodyDiv w:val="1"/>
      <w:marLeft w:val="0"/>
      <w:marRight w:val="0"/>
      <w:marTop w:val="0"/>
      <w:marBottom w:val="0"/>
      <w:divBdr>
        <w:top w:val="none" w:sz="0" w:space="0" w:color="auto"/>
        <w:left w:val="none" w:sz="0" w:space="0" w:color="auto"/>
        <w:bottom w:val="none" w:sz="0" w:space="0" w:color="auto"/>
        <w:right w:val="none" w:sz="0" w:space="0" w:color="auto"/>
      </w:divBdr>
    </w:div>
    <w:div w:id="20187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ubmed.ncbi.nlm.nih.gov/8901747/" TargetMode="External"/><Relationship Id="rId2" Type="http://schemas.openxmlformats.org/officeDocument/2006/relationships/hyperlink" Target="https://pubs.rsna.org/doi/10.1148/radiology.194.2.7824706" TargetMode="External"/><Relationship Id="rId1" Type="http://schemas.openxmlformats.org/officeDocument/2006/relationships/hyperlink" Target="https://pubmed.ncbi.nlm.nih.gov/786298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owieben@wisc.edu" TargetMode="External"/><Relationship Id="rId17"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image" Target="media/image4.TI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24956B-0CC2-4062-8352-7622FE14929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A2B21-35FF-473C-9155-986F69B63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32</Pages>
  <Words>11905</Words>
  <Characters>67865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79611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Steven Roberts</cp:lastModifiedBy>
  <cp:revision>6</cp:revision>
  <cp:lastPrinted>2020-02-06T00:04:00Z</cp:lastPrinted>
  <dcterms:created xsi:type="dcterms:W3CDTF">2020-06-02T02:35:00Z</dcterms:created>
  <dcterms:modified xsi:type="dcterms:W3CDTF">2020-06-04T21:02:00Z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http://www.zotero.org/styles/journal-of-magnetic-resonance-imaging-2017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http://www.zotero.org/styles/journal-of-magnetic-resonance-imaging-2017</vt:lpwstr>
  </property>
  <property fmtid="{D5CDD505-2E9C-101B-9397-08002B2CF9AE}" pid="20" name="Mendeley Recent Style Name 7_1">
    <vt:lpwstr>Journal of Magnetic Resonance Imaging 2017</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