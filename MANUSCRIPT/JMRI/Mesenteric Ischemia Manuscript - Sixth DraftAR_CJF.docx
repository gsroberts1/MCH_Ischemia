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ED418" w14:textId="77777777" w:rsidR="00AE46CD" w:rsidRPr="009E0970" w:rsidRDefault="00AE46CD" w:rsidP="00AE46CD">
      <w:pPr>
        <w:rPr>
          <w:rStyle w:val="Heading1Char"/>
          <w:sz w:val="32"/>
          <w:u w:val="single"/>
        </w:rPr>
      </w:pPr>
      <w:r w:rsidRPr="009E0970">
        <w:rPr>
          <w:rStyle w:val="Heading1Char"/>
          <w:sz w:val="32"/>
          <w:u w:val="single"/>
        </w:rPr>
        <w:t>TITLE PAGE</w:t>
      </w:r>
    </w:p>
    <w:p w14:paraId="48FB6EFD" w14:textId="77777777" w:rsidR="00AE46CD" w:rsidRPr="000735B4" w:rsidRDefault="00AE46CD" w:rsidP="00AE46CD">
      <w:pPr>
        <w:pStyle w:val="Heading1"/>
      </w:pPr>
      <w:r w:rsidRPr="000735B4">
        <w:rPr>
          <w:rStyle w:val="Heading1Char"/>
          <w:b/>
        </w:rPr>
        <w:t>Title</w:t>
      </w:r>
      <w:r w:rsidRPr="000735B4">
        <w:t xml:space="preserve">: </w:t>
      </w:r>
    </w:p>
    <w:p w14:paraId="70DDCAAE" w14:textId="77777777" w:rsidR="00AE46CD" w:rsidRPr="007E7310" w:rsidRDefault="00AE46CD" w:rsidP="00AE46CD">
      <w:r>
        <w:t>Non-invasive Assessment of Mesenteric Hemodynamics in Patients with Suspected Chronic Mesenteric Ischemia using 4D flow MRI</w:t>
      </w:r>
    </w:p>
    <w:p w14:paraId="07B56F33" w14:textId="77777777" w:rsidR="00AE46CD" w:rsidRPr="000735B4" w:rsidRDefault="00AE46CD" w:rsidP="00AE46CD">
      <w:pPr>
        <w:pStyle w:val="Heading1"/>
      </w:pPr>
      <w:r>
        <w:t>Author Names and Degrees</w:t>
      </w:r>
      <w:r w:rsidRPr="000735B4">
        <w:t xml:space="preserve">: </w:t>
      </w:r>
    </w:p>
    <w:p w14:paraId="56779FEA" w14:textId="7B60F0BB" w:rsidR="00AE46CD" w:rsidRPr="008D1027" w:rsidRDefault="00AE46CD" w:rsidP="00AE46CD">
      <w:pPr>
        <w:rPr>
          <w:lang w:val="de-DE"/>
        </w:rPr>
      </w:pPr>
      <w:r w:rsidRPr="008D1027">
        <w:rPr>
          <w:lang w:val="de-DE"/>
        </w:rPr>
        <w:t>Grant S. Roberts, BS,</w:t>
      </w:r>
      <w:r w:rsidRPr="008D1027">
        <w:rPr>
          <w:vertAlign w:val="superscript"/>
          <w:lang w:val="de-DE"/>
        </w:rPr>
        <w:t>1</w:t>
      </w:r>
      <w:r w:rsidRPr="008D1027">
        <w:rPr>
          <w:lang w:val="de-DE"/>
        </w:rPr>
        <w:t xml:space="preserve"> Christopher J. François, MD,</w:t>
      </w:r>
      <w:r w:rsidRPr="008D1027">
        <w:rPr>
          <w:vertAlign w:val="superscript"/>
          <w:lang w:val="de-DE"/>
        </w:rPr>
        <w:t>2</w:t>
      </w:r>
      <w:r w:rsidRPr="008D1027">
        <w:rPr>
          <w:lang w:val="de-DE"/>
        </w:rPr>
        <w:t xml:space="preserve"> Alejandro Roldán-Alzate, </w:t>
      </w:r>
      <w:r w:rsidRPr="008D1027">
        <w:rPr>
          <w:noProof/>
          <w:lang w:val="de-DE"/>
        </w:rPr>
        <w:t>PhD</w:t>
      </w:r>
      <w:r w:rsidR="00A032CC" w:rsidRPr="008D1027">
        <w:rPr>
          <w:lang w:val="de-DE"/>
        </w:rPr>
        <w:t>,</w:t>
      </w:r>
      <w:r w:rsidRPr="008D1027">
        <w:rPr>
          <w:vertAlign w:val="superscript"/>
          <w:lang w:val="de-DE"/>
        </w:rPr>
        <w:t>1,2</w:t>
      </w:r>
      <w:r w:rsidRPr="008D1027">
        <w:rPr>
          <w:lang w:val="de-DE"/>
        </w:rPr>
        <w:t xml:space="preserve"> Oliver Wieben, PhD</w:t>
      </w:r>
      <w:r w:rsidRPr="008D1027">
        <w:rPr>
          <w:vertAlign w:val="superscript"/>
          <w:lang w:val="de-DE"/>
        </w:rPr>
        <w:t>1,2</w:t>
      </w:r>
      <w:r w:rsidR="00AB1CD8" w:rsidRPr="008D1027">
        <w:rPr>
          <w:vertAlign w:val="superscript"/>
          <w:lang w:val="de-DE"/>
        </w:rPr>
        <w:t>*</w:t>
      </w:r>
    </w:p>
    <w:p w14:paraId="463EAA2D" w14:textId="77777777" w:rsidR="00AE46CD" w:rsidRDefault="00AE46CD" w:rsidP="00AE46CD">
      <w:pPr>
        <w:pStyle w:val="Heading1"/>
      </w:pPr>
      <w:r>
        <w:t>Author Affiliations:</w:t>
      </w:r>
    </w:p>
    <w:p w14:paraId="6D1355D7" w14:textId="5C037D5B" w:rsidR="00AE46CD" w:rsidRDefault="00AE46CD" w:rsidP="00AE46CD">
      <w:r>
        <w:rPr>
          <w:vertAlign w:val="superscript"/>
        </w:rPr>
        <w:t>1</w:t>
      </w:r>
      <w:r>
        <w:t xml:space="preserve">Department of Medical Physics, University of Wisconsin </w:t>
      </w:r>
      <w:r w:rsidR="00A032CC">
        <w:t>- Madison</w:t>
      </w:r>
      <w:r>
        <w:t>, Madison, Wisconsin, USA.</w:t>
      </w:r>
    </w:p>
    <w:p w14:paraId="19D0FC9D" w14:textId="51FDB2DF" w:rsidR="00AE46CD" w:rsidRDefault="00AE46CD" w:rsidP="00AE46CD">
      <w:r>
        <w:rPr>
          <w:vertAlign w:val="superscript"/>
        </w:rPr>
        <w:t>2</w:t>
      </w:r>
      <w:r>
        <w:t>Department of Radi</w:t>
      </w:r>
      <w:r w:rsidR="00A032CC">
        <w:t>ology, University of Wisconsin - Madison</w:t>
      </w:r>
      <w:r>
        <w:t>, Madison, Wisconsin, USA.</w:t>
      </w:r>
    </w:p>
    <w:p w14:paraId="0177CEE8" w14:textId="77777777" w:rsidR="00AE46CD" w:rsidRDefault="00AE46CD" w:rsidP="00AE46CD">
      <w:pPr>
        <w:pStyle w:val="Heading1"/>
      </w:pPr>
      <w:r>
        <w:t>Corresponding Author Info:</w:t>
      </w:r>
    </w:p>
    <w:p w14:paraId="6C4952C6" w14:textId="77777777" w:rsidR="00AE46CD" w:rsidRDefault="00AE46CD" w:rsidP="00AE46CD">
      <w:pPr>
        <w:pStyle w:val="NoSpacing"/>
      </w:pPr>
      <w:r>
        <w:rPr>
          <w:vertAlign w:val="superscript"/>
        </w:rPr>
        <w:t>*</w:t>
      </w:r>
      <w:r>
        <w:t xml:space="preserve">Address reprint requests to: </w:t>
      </w:r>
    </w:p>
    <w:p w14:paraId="53F9747C" w14:textId="68732FC4" w:rsidR="00AE46CD" w:rsidRDefault="00AB1CD8" w:rsidP="00130FE4">
      <w:pPr>
        <w:pStyle w:val="NoSpacing"/>
        <w:ind w:left="720"/>
      </w:pPr>
      <w:r>
        <w:t>O.W.</w:t>
      </w:r>
    </w:p>
    <w:p w14:paraId="23F6967C" w14:textId="7DCE3305" w:rsidR="00AE46CD" w:rsidRDefault="00A032CC" w:rsidP="00130FE4">
      <w:pPr>
        <w:pStyle w:val="NoSpacing"/>
        <w:ind w:left="720"/>
      </w:pPr>
      <w:r>
        <w:t>Wisconsin Institutes for Medical Research</w:t>
      </w:r>
    </w:p>
    <w:p w14:paraId="4C42141F" w14:textId="2E29C29B" w:rsidR="00A032CC" w:rsidRDefault="00AE46CD" w:rsidP="00130FE4">
      <w:pPr>
        <w:pStyle w:val="NoSpacing"/>
        <w:ind w:left="720"/>
      </w:pPr>
      <w:r>
        <w:t>Department of Medical Physics</w:t>
      </w:r>
    </w:p>
    <w:p w14:paraId="507052DB" w14:textId="65BD55EA" w:rsidR="00AE46CD" w:rsidRDefault="00AE46CD" w:rsidP="00130FE4">
      <w:pPr>
        <w:pStyle w:val="NoSpacing"/>
        <w:ind w:left="720"/>
      </w:pPr>
      <w:r>
        <w:t>1111 Highland Ave.</w:t>
      </w:r>
    </w:p>
    <w:p w14:paraId="2B95E2C7" w14:textId="7691CA18" w:rsidR="00A032CC" w:rsidRDefault="00A032CC" w:rsidP="00130FE4">
      <w:pPr>
        <w:pStyle w:val="NoSpacing"/>
        <w:ind w:left="720"/>
      </w:pPr>
      <w:r>
        <w:t>Room 1005</w:t>
      </w:r>
    </w:p>
    <w:p w14:paraId="00277BC5" w14:textId="0924DC30" w:rsidR="00AE46CD" w:rsidRDefault="00AE46CD" w:rsidP="00130FE4">
      <w:pPr>
        <w:pStyle w:val="NoSpacing"/>
        <w:ind w:left="720"/>
      </w:pPr>
      <w:r>
        <w:t>Madison, WI, 53705-2275.</w:t>
      </w:r>
    </w:p>
    <w:p w14:paraId="661FDD6D" w14:textId="77777777" w:rsidR="00130FE4" w:rsidRDefault="00130FE4" w:rsidP="00130FE4">
      <w:pPr>
        <w:pStyle w:val="NoSpacing"/>
        <w:ind w:left="720"/>
      </w:pPr>
    </w:p>
    <w:p w14:paraId="48C937E5" w14:textId="000D2E61" w:rsidR="00746E39" w:rsidRDefault="00AE46CD" w:rsidP="00746E39">
      <w:pPr>
        <w:pStyle w:val="NoSpacing"/>
        <w:rPr>
          <w:rStyle w:val="Hyperlink"/>
        </w:rPr>
      </w:pPr>
      <w:r>
        <w:t xml:space="preserve">Email: </w:t>
      </w:r>
      <w:hyperlink r:id="rId8" w:history="1">
        <w:r w:rsidR="00AB1CD8" w:rsidRPr="00870468">
          <w:rPr>
            <w:rStyle w:val="Hyperlink"/>
          </w:rPr>
          <w:t>owieben@wisc.edu</w:t>
        </w:r>
      </w:hyperlink>
    </w:p>
    <w:p w14:paraId="48F730AB" w14:textId="52F8CFC6" w:rsidR="00AE46CD" w:rsidRDefault="00AE46CD" w:rsidP="00AE46CD">
      <w:pPr>
        <w:pStyle w:val="Heading1"/>
      </w:pPr>
      <w:r w:rsidRPr="00791CCB">
        <w:rPr>
          <w:noProof/>
        </w:rPr>
        <w:t>Acknowledgments</w:t>
      </w:r>
      <w:r>
        <w:t>:</w:t>
      </w:r>
    </w:p>
    <w:p w14:paraId="2E47C715" w14:textId="73631FFF" w:rsidR="00DC5ED8" w:rsidRPr="00DC5ED8" w:rsidRDefault="00DC5ED8" w:rsidP="00DC5ED8">
      <w:r>
        <w:t>We gratefully acknowledge the support of GE Healthcare.</w:t>
      </w:r>
    </w:p>
    <w:p w14:paraId="4E12E633" w14:textId="77777777" w:rsidR="00AE46CD" w:rsidRDefault="00AE46CD" w:rsidP="00AE46CD">
      <w:pPr>
        <w:pStyle w:val="Heading1"/>
      </w:pPr>
      <w:r>
        <w:t>Grant Support:</w:t>
      </w:r>
    </w:p>
    <w:p w14:paraId="46161090" w14:textId="77777777" w:rsidR="00AE46CD" w:rsidRDefault="00AE46CD" w:rsidP="00AE46CD">
      <w:pPr>
        <w:pStyle w:val="Heading1"/>
      </w:pPr>
      <w:r>
        <w:t>Running Title:</w:t>
      </w:r>
    </w:p>
    <w:p w14:paraId="57863C94" w14:textId="7C9740A1" w:rsidR="00AE46CD" w:rsidRPr="0070634D" w:rsidRDefault="00AE46CD" w:rsidP="00AE46CD">
      <w:r>
        <w:t xml:space="preserve">Assessing </w:t>
      </w:r>
      <w:r w:rsidR="0086687E">
        <w:t>Mesenteric Blood Flow</w:t>
      </w:r>
      <w:r>
        <w:t xml:space="preserve"> with 4D </w:t>
      </w:r>
      <w:r w:rsidR="00482CDB">
        <w:t>Flow MR</w:t>
      </w:r>
    </w:p>
    <w:p w14:paraId="53CED28E" w14:textId="77777777" w:rsidR="00AE46CD" w:rsidRDefault="00AE46CD" w:rsidP="00AE46CD">
      <w:pPr>
        <w:pStyle w:val="NoSpacing"/>
      </w:pPr>
    </w:p>
    <w:p w14:paraId="407074CB" w14:textId="77777777" w:rsidR="00AE46CD" w:rsidRDefault="00AE46CD" w:rsidP="00AE46CD"/>
    <w:p w14:paraId="353D561B" w14:textId="77777777" w:rsidR="00AE46CD" w:rsidRDefault="00AE46CD" w:rsidP="00AE46CD"/>
    <w:p w14:paraId="0D1D12CB" w14:textId="77777777" w:rsidR="00AE46CD" w:rsidRDefault="00AE46CD" w:rsidP="00AE46CD"/>
    <w:p w14:paraId="2F66A614" w14:textId="77777777" w:rsidR="00AE46CD" w:rsidRDefault="00AE46CD" w:rsidP="00AE46CD"/>
    <w:p w14:paraId="0FFE06D0" w14:textId="77777777" w:rsidR="00AE46CD" w:rsidRDefault="00AE46CD" w:rsidP="00AE46CD"/>
    <w:p w14:paraId="0826D53C" w14:textId="71478E49" w:rsidR="00797BCE" w:rsidRPr="000735B4" w:rsidRDefault="00797BCE" w:rsidP="00797BCE">
      <w:pPr>
        <w:pStyle w:val="Heading1"/>
        <w:spacing w:line="480" w:lineRule="auto"/>
      </w:pPr>
      <w:r w:rsidRPr="000735B4">
        <w:rPr>
          <w:rStyle w:val="Heading1Char"/>
          <w:b/>
        </w:rPr>
        <w:lastRenderedPageBreak/>
        <w:t>Title</w:t>
      </w:r>
      <w:r>
        <w:rPr>
          <w:rStyle w:val="Heading1Char"/>
          <w:b/>
        </w:rPr>
        <w:t>:</w:t>
      </w:r>
    </w:p>
    <w:p w14:paraId="433FF856" w14:textId="27DA2F25" w:rsidR="00797BCE" w:rsidRDefault="00797BCE" w:rsidP="00797BCE">
      <w:pPr>
        <w:spacing w:line="480" w:lineRule="auto"/>
      </w:pPr>
      <w:r>
        <w:t>Non-invasive Assessment of Mesenteric Hemodynamics in Patients with Suspected Chronic Mesenteric Ischemia using 4D flow MRI</w:t>
      </w:r>
    </w:p>
    <w:p w14:paraId="191F87F9" w14:textId="3A768E8D" w:rsidR="00A3262E" w:rsidRPr="00A3262E" w:rsidRDefault="00AE46CD" w:rsidP="00797BCE">
      <w:pPr>
        <w:pStyle w:val="Heading1"/>
        <w:spacing w:line="480" w:lineRule="auto"/>
      </w:pPr>
      <w:r>
        <w:t>Abstract</w:t>
      </w:r>
      <w:r w:rsidR="00797BCE">
        <w:t>:</w:t>
      </w:r>
    </w:p>
    <w:p w14:paraId="40A380B4" w14:textId="50B05E53" w:rsidR="00AE46CD" w:rsidRPr="000F70B1" w:rsidRDefault="00AE46CD" w:rsidP="00A3262E">
      <w:pPr>
        <w:pStyle w:val="Heading2"/>
        <w:spacing w:line="480" w:lineRule="auto"/>
        <w:rPr>
          <w:sz w:val="22"/>
        </w:rPr>
      </w:pPr>
      <w:r w:rsidRPr="000F70B1">
        <w:rPr>
          <w:sz w:val="22"/>
        </w:rPr>
        <w:t xml:space="preserve">Background: </w:t>
      </w:r>
    </w:p>
    <w:p w14:paraId="786346C5" w14:textId="0059338F" w:rsidR="001412F1" w:rsidRPr="000F70B1" w:rsidRDefault="001412F1" w:rsidP="00A3262E">
      <w:pPr>
        <w:spacing w:line="480" w:lineRule="auto"/>
        <w:rPr>
          <w:sz w:val="22"/>
        </w:rPr>
      </w:pPr>
      <w:r w:rsidRPr="000F70B1">
        <w:rPr>
          <w:sz w:val="22"/>
        </w:rPr>
        <w:t xml:space="preserve">Chronic mesenteric ischemia (CMI) is a </w:t>
      </w:r>
      <w:r w:rsidR="004B2ADC">
        <w:rPr>
          <w:sz w:val="22"/>
        </w:rPr>
        <w:t>rare disease with a particularly difficult diagnosis</w:t>
      </w:r>
      <w:r w:rsidR="00663B15">
        <w:rPr>
          <w:sz w:val="22"/>
        </w:rPr>
        <w:t xml:space="preserve"> that </w:t>
      </w:r>
      <w:r w:rsidR="004B2ADC">
        <w:rPr>
          <w:sz w:val="22"/>
        </w:rPr>
        <w:t>resul</w:t>
      </w:r>
      <w:r w:rsidR="00663B15">
        <w:rPr>
          <w:sz w:val="22"/>
        </w:rPr>
        <w:t>ts</w:t>
      </w:r>
      <w:r w:rsidR="009B6909" w:rsidRPr="000F70B1">
        <w:rPr>
          <w:sz w:val="22"/>
        </w:rPr>
        <w:t xml:space="preserve"> in </w:t>
      </w:r>
      <w:commentRangeStart w:id="0"/>
      <w:r w:rsidRPr="000F70B1">
        <w:rPr>
          <w:sz w:val="22"/>
        </w:rPr>
        <w:t xml:space="preserve">inadequate blood </w:t>
      </w:r>
      <w:commentRangeEnd w:id="0"/>
      <w:r w:rsidR="00906EFD">
        <w:rPr>
          <w:rStyle w:val="CommentReference"/>
        </w:rPr>
        <w:commentReference w:id="0"/>
      </w:r>
      <w:r w:rsidRPr="000F70B1">
        <w:rPr>
          <w:sz w:val="22"/>
        </w:rPr>
        <w:t xml:space="preserve">flow to the </w:t>
      </w:r>
      <w:r w:rsidR="00FE6849" w:rsidRPr="000F70B1">
        <w:rPr>
          <w:sz w:val="22"/>
        </w:rPr>
        <w:t>small intestine</w:t>
      </w:r>
      <w:r w:rsidR="009B6909" w:rsidRPr="000F70B1">
        <w:rPr>
          <w:sz w:val="22"/>
        </w:rPr>
        <w:t>.</w:t>
      </w:r>
    </w:p>
    <w:p w14:paraId="5B8D5853" w14:textId="6253ABE7" w:rsidR="00AE46CD" w:rsidRPr="000F70B1" w:rsidRDefault="00AE46CD" w:rsidP="00A3262E">
      <w:pPr>
        <w:pStyle w:val="Heading2"/>
        <w:spacing w:line="480" w:lineRule="auto"/>
        <w:rPr>
          <w:sz w:val="22"/>
        </w:rPr>
      </w:pPr>
      <w:r w:rsidRPr="000F70B1">
        <w:rPr>
          <w:sz w:val="22"/>
        </w:rPr>
        <w:t xml:space="preserve">Purpose: </w:t>
      </w:r>
    </w:p>
    <w:p w14:paraId="3EF698A1" w14:textId="494B3888" w:rsidR="00115BEC" w:rsidRPr="000F70B1" w:rsidRDefault="00115BEC" w:rsidP="00A3262E">
      <w:pPr>
        <w:spacing w:line="480" w:lineRule="auto"/>
        <w:rPr>
          <w:sz w:val="22"/>
        </w:rPr>
      </w:pPr>
      <w:r w:rsidRPr="000F70B1">
        <w:rPr>
          <w:sz w:val="22"/>
        </w:rPr>
        <w:t xml:space="preserve">To </w:t>
      </w:r>
      <w:r w:rsidR="00444E8B" w:rsidRPr="000F70B1">
        <w:rPr>
          <w:sz w:val="22"/>
        </w:rPr>
        <w:t xml:space="preserve">quantitatively </w:t>
      </w:r>
      <w:r w:rsidRPr="000F70B1">
        <w:rPr>
          <w:sz w:val="22"/>
        </w:rPr>
        <w:t xml:space="preserve">compare </w:t>
      </w:r>
      <w:r w:rsidR="003E3502">
        <w:rPr>
          <w:sz w:val="22"/>
        </w:rPr>
        <w:t xml:space="preserve">mesenteric </w:t>
      </w:r>
      <w:r w:rsidRPr="000F70B1">
        <w:rPr>
          <w:sz w:val="22"/>
        </w:rPr>
        <w:t>hemodynamic</w:t>
      </w:r>
      <w:r w:rsidR="008D1027">
        <w:rPr>
          <w:sz w:val="22"/>
        </w:rPr>
        <w:t>s</w:t>
      </w:r>
      <w:r w:rsidRPr="000F70B1">
        <w:rPr>
          <w:sz w:val="22"/>
        </w:rPr>
        <w:t xml:space="preserve"> before and after a standardized meal challenge in </w:t>
      </w:r>
      <w:r w:rsidRPr="00791CCB">
        <w:rPr>
          <w:noProof/>
          <w:sz w:val="22"/>
        </w:rPr>
        <w:t>patient</w:t>
      </w:r>
      <w:r w:rsidR="00791CCB" w:rsidRPr="00791CCB">
        <w:rPr>
          <w:noProof/>
          <w:sz w:val="22"/>
        </w:rPr>
        <w:t>s</w:t>
      </w:r>
      <w:r w:rsidRPr="000F70B1">
        <w:rPr>
          <w:sz w:val="22"/>
        </w:rPr>
        <w:t xml:space="preserve"> suspected of having </w:t>
      </w:r>
      <w:r w:rsidR="00444E8B" w:rsidRPr="000F70B1">
        <w:rPr>
          <w:sz w:val="22"/>
        </w:rPr>
        <w:t>CMI</w:t>
      </w:r>
      <w:r w:rsidRPr="000F70B1">
        <w:rPr>
          <w:sz w:val="22"/>
        </w:rPr>
        <w:t xml:space="preserve"> and individuals</w:t>
      </w:r>
      <w:r w:rsidR="004D6119">
        <w:rPr>
          <w:sz w:val="22"/>
        </w:rPr>
        <w:t xml:space="preserve"> asymptomatic of CMI or vascular disease</w:t>
      </w:r>
      <w:r w:rsidR="00774AB7">
        <w:rPr>
          <w:sz w:val="22"/>
        </w:rPr>
        <w:t>.</w:t>
      </w:r>
    </w:p>
    <w:p w14:paraId="5882474F" w14:textId="77777777" w:rsidR="00AE46CD" w:rsidRPr="000F70B1" w:rsidRDefault="00AE46CD" w:rsidP="00A3262E">
      <w:pPr>
        <w:pStyle w:val="Heading2"/>
        <w:spacing w:line="480" w:lineRule="auto"/>
        <w:rPr>
          <w:sz w:val="22"/>
        </w:rPr>
      </w:pPr>
      <w:r w:rsidRPr="000F70B1">
        <w:rPr>
          <w:sz w:val="22"/>
        </w:rPr>
        <w:t xml:space="preserve">Study Type: </w:t>
      </w:r>
    </w:p>
    <w:p w14:paraId="18F695C4" w14:textId="5B25F2B5" w:rsidR="00AE46CD" w:rsidRPr="000F70B1" w:rsidRDefault="00AE46CD" w:rsidP="00A3262E">
      <w:pPr>
        <w:spacing w:line="480" w:lineRule="auto"/>
        <w:jc w:val="both"/>
        <w:rPr>
          <w:sz w:val="22"/>
        </w:rPr>
      </w:pPr>
      <w:r w:rsidRPr="000F70B1">
        <w:rPr>
          <w:sz w:val="22"/>
        </w:rPr>
        <w:t>Retrospective</w:t>
      </w:r>
      <w:r w:rsidR="002073EC" w:rsidRPr="000F70B1">
        <w:rPr>
          <w:sz w:val="22"/>
        </w:rPr>
        <w:t>.</w:t>
      </w:r>
    </w:p>
    <w:p w14:paraId="46DC418A" w14:textId="4E918E63" w:rsidR="00AE46CD" w:rsidRPr="000F70B1" w:rsidRDefault="00AE46CD" w:rsidP="00A3262E">
      <w:pPr>
        <w:pStyle w:val="Heading2"/>
        <w:spacing w:line="480" w:lineRule="auto"/>
        <w:jc w:val="both"/>
        <w:rPr>
          <w:sz w:val="22"/>
        </w:rPr>
      </w:pPr>
      <w:r w:rsidRPr="000F70B1">
        <w:rPr>
          <w:sz w:val="22"/>
        </w:rPr>
        <w:t>Subjects</w:t>
      </w:r>
      <w:r w:rsidR="00B84D41">
        <w:rPr>
          <w:sz w:val="22"/>
        </w:rPr>
        <w:t>:</w:t>
      </w:r>
      <w:r w:rsidRPr="000F70B1">
        <w:rPr>
          <w:sz w:val="22"/>
        </w:rPr>
        <w:t xml:space="preserve"> </w:t>
      </w:r>
    </w:p>
    <w:p w14:paraId="6023EAA7" w14:textId="6D5AEBDD" w:rsidR="002073EC" w:rsidRPr="000F70B1" w:rsidRDefault="003E3502" w:rsidP="00A3262E">
      <w:pPr>
        <w:spacing w:line="480" w:lineRule="auto"/>
        <w:jc w:val="both"/>
        <w:rPr>
          <w:sz w:val="22"/>
        </w:rPr>
      </w:pPr>
      <w:r>
        <w:rPr>
          <w:sz w:val="22"/>
        </w:rPr>
        <w:t>Nineteen</w:t>
      </w:r>
      <w:r w:rsidR="002073EC" w:rsidRPr="000F70B1">
        <w:rPr>
          <w:sz w:val="22"/>
        </w:rPr>
        <w:t xml:space="preserve"> patients suspected of </w:t>
      </w:r>
      <w:r w:rsidR="00AD528F" w:rsidRPr="000F70B1">
        <w:rPr>
          <w:sz w:val="22"/>
        </w:rPr>
        <w:t>CMI</w:t>
      </w:r>
      <w:r w:rsidR="002073EC" w:rsidRPr="000F70B1">
        <w:rPr>
          <w:sz w:val="22"/>
        </w:rPr>
        <w:t xml:space="preserve"> and </w:t>
      </w:r>
      <w:r w:rsidR="00C03004" w:rsidRPr="000F70B1">
        <w:rPr>
          <w:sz w:val="22"/>
        </w:rPr>
        <w:t xml:space="preserve">twenty </w:t>
      </w:r>
      <w:r w:rsidR="004D6119">
        <w:rPr>
          <w:sz w:val="22"/>
        </w:rPr>
        <w:t>control subjects</w:t>
      </w:r>
      <w:r w:rsidR="00115BEC" w:rsidRPr="000F70B1">
        <w:rPr>
          <w:sz w:val="22"/>
        </w:rPr>
        <w:t>.</w:t>
      </w:r>
    </w:p>
    <w:p w14:paraId="0ACB33F6" w14:textId="714DF798" w:rsidR="00AE46CD" w:rsidRPr="000F70B1" w:rsidRDefault="00AE46CD" w:rsidP="00A3262E">
      <w:pPr>
        <w:pStyle w:val="Heading2"/>
        <w:spacing w:line="480" w:lineRule="auto"/>
        <w:jc w:val="both"/>
        <w:rPr>
          <w:sz w:val="22"/>
        </w:rPr>
      </w:pPr>
      <w:r w:rsidRPr="000F70B1">
        <w:rPr>
          <w:sz w:val="22"/>
        </w:rPr>
        <w:t>Field Strength/</w:t>
      </w:r>
      <w:r w:rsidRPr="00D44337">
        <w:rPr>
          <w:sz w:val="22"/>
        </w:rPr>
        <w:t>Sequence</w:t>
      </w:r>
      <w:r w:rsidRPr="000F70B1">
        <w:rPr>
          <w:sz w:val="22"/>
        </w:rPr>
        <w:t xml:space="preserve">: </w:t>
      </w:r>
    </w:p>
    <w:p w14:paraId="57207D7A" w14:textId="2945E3DB" w:rsidR="002073EC" w:rsidRPr="000F70B1" w:rsidRDefault="002F47D3" w:rsidP="00A3262E">
      <w:pPr>
        <w:spacing w:line="480" w:lineRule="auto"/>
        <w:jc w:val="both"/>
        <w:rPr>
          <w:sz w:val="22"/>
        </w:rPr>
      </w:pPr>
      <w:r>
        <w:rPr>
          <w:sz w:val="22"/>
        </w:rPr>
        <w:t>Subjects were scanned</w:t>
      </w:r>
      <w:r w:rsidR="002073EC" w:rsidRPr="000F70B1">
        <w:rPr>
          <w:sz w:val="22"/>
        </w:rPr>
        <w:t xml:space="preserve"> </w:t>
      </w:r>
      <w:r w:rsidR="005C2C84" w:rsidRPr="000F70B1">
        <w:rPr>
          <w:sz w:val="22"/>
        </w:rPr>
        <w:t>at</w:t>
      </w:r>
      <w:r w:rsidR="002073EC" w:rsidRPr="000F70B1">
        <w:rPr>
          <w:sz w:val="22"/>
        </w:rPr>
        <w:t xml:space="preserve"> </w:t>
      </w:r>
      <w:r>
        <w:rPr>
          <w:sz w:val="22"/>
        </w:rPr>
        <w:t xml:space="preserve">either </w:t>
      </w:r>
      <w:r w:rsidRPr="000F70B1">
        <w:rPr>
          <w:sz w:val="22"/>
        </w:rPr>
        <w:t>1.5T or</w:t>
      </w:r>
      <w:r w:rsidR="002073EC" w:rsidRPr="000F70B1">
        <w:rPr>
          <w:sz w:val="22"/>
        </w:rPr>
        <w:t xml:space="preserve"> 3.0T</w:t>
      </w:r>
      <w:r>
        <w:rPr>
          <w:sz w:val="22"/>
        </w:rPr>
        <w:t xml:space="preserve"> using a radially-undersampled 4D flow MR sequence (PC-VIPR)</w:t>
      </w:r>
      <w:r w:rsidR="008D1027">
        <w:rPr>
          <w:sz w:val="22"/>
        </w:rPr>
        <w:t xml:space="preserve"> covering a large imaging volume with high spatial resolution</w:t>
      </w:r>
      <w:r w:rsidR="002073EC" w:rsidRPr="000F70B1">
        <w:rPr>
          <w:sz w:val="22"/>
        </w:rPr>
        <w:t>.</w:t>
      </w:r>
      <w:r w:rsidR="00B84D41">
        <w:rPr>
          <w:sz w:val="22"/>
        </w:rPr>
        <w:t xml:space="preserve">  </w:t>
      </w:r>
    </w:p>
    <w:p w14:paraId="30951C44" w14:textId="53D53607" w:rsidR="00AE46CD" w:rsidRPr="000F70B1" w:rsidRDefault="00AE46CD" w:rsidP="00A3262E">
      <w:pPr>
        <w:pStyle w:val="Heading2"/>
        <w:spacing w:line="480" w:lineRule="auto"/>
        <w:jc w:val="both"/>
        <w:rPr>
          <w:sz w:val="22"/>
        </w:rPr>
      </w:pPr>
      <w:r w:rsidRPr="000F70B1">
        <w:rPr>
          <w:sz w:val="22"/>
        </w:rPr>
        <w:t>Assessment:</w:t>
      </w:r>
    </w:p>
    <w:p w14:paraId="3586837C" w14:textId="5FF21E91" w:rsidR="00A515AB" w:rsidRPr="000F70B1" w:rsidRDefault="00C9134C" w:rsidP="00A3262E">
      <w:pPr>
        <w:spacing w:line="480" w:lineRule="auto"/>
        <w:jc w:val="both"/>
        <w:rPr>
          <w:sz w:val="22"/>
        </w:rPr>
      </w:pPr>
      <w:r>
        <w:rPr>
          <w:sz w:val="22"/>
        </w:rPr>
        <w:t>Volumetric flow rates</w:t>
      </w:r>
      <w:r w:rsidR="003B2A16" w:rsidRPr="000F70B1">
        <w:rPr>
          <w:sz w:val="22"/>
        </w:rPr>
        <w:t xml:space="preserve"> were </w:t>
      </w:r>
      <w:r w:rsidR="008D1027">
        <w:rPr>
          <w:sz w:val="22"/>
        </w:rPr>
        <w:t>assessed</w:t>
      </w:r>
      <w:r w:rsidR="003E43F2" w:rsidRPr="000F70B1">
        <w:rPr>
          <w:sz w:val="22"/>
        </w:rPr>
        <w:t xml:space="preserve"> </w:t>
      </w:r>
      <w:r w:rsidR="00C03004" w:rsidRPr="000F70B1">
        <w:rPr>
          <w:sz w:val="22"/>
        </w:rPr>
        <w:t xml:space="preserve">in </w:t>
      </w:r>
      <w:r w:rsidR="005411F0" w:rsidRPr="000F70B1">
        <w:rPr>
          <w:sz w:val="22"/>
        </w:rPr>
        <w:t xml:space="preserve">the </w:t>
      </w:r>
      <w:r w:rsidR="00444E8B" w:rsidRPr="000F70B1">
        <w:rPr>
          <w:sz w:val="22"/>
        </w:rPr>
        <w:t xml:space="preserve">supraceliac </w:t>
      </w:r>
      <w:r w:rsidR="003E43F2">
        <w:rPr>
          <w:sz w:val="22"/>
        </w:rPr>
        <w:t>(</w:t>
      </w:r>
      <w:r w:rsidR="003E43F2" w:rsidRPr="000F70B1">
        <w:rPr>
          <w:sz w:val="22"/>
        </w:rPr>
        <w:t>SCAo</w:t>
      </w:r>
      <w:r w:rsidR="003E43F2">
        <w:rPr>
          <w:sz w:val="22"/>
        </w:rPr>
        <w:t xml:space="preserve">) </w:t>
      </w:r>
      <w:r w:rsidR="005C2C84" w:rsidRPr="000F70B1">
        <w:rPr>
          <w:sz w:val="22"/>
        </w:rPr>
        <w:t xml:space="preserve">and infrarenal </w:t>
      </w:r>
      <w:r w:rsidR="00444E8B" w:rsidRPr="000F70B1">
        <w:rPr>
          <w:sz w:val="22"/>
        </w:rPr>
        <w:t>(</w:t>
      </w:r>
      <w:r w:rsidR="005C2C84" w:rsidRPr="000F70B1">
        <w:rPr>
          <w:sz w:val="22"/>
        </w:rPr>
        <w:t>IRAo</w:t>
      </w:r>
      <w:r w:rsidR="00444E8B" w:rsidRPr="000F70B1">
        <w:rPr>
          <w:sz w:val="22"/>
        </w:rPr>
        <w:t>)</w:t>
      </w:r>
      <w:r w:rsidR="003E43F2">
        <w:rPr>
          <w:sz w:val="22"/>
        </w:rPr>
        <w:t xml:space="preserve"> aorta</w:t>
      </w:r>
      <w:r w:rsidR="00444E8B" w:rsidRPr="000F70B1">
        <w:rPr>
          <w:sz w:val="22"/>
        </w:rPr>
        <w:t xml:space="preserve">, </w:t>
      </w:r>
      <w:r w:rsidR="00320208" w:rsidRPr="000F70B1">
        <w:rPr>
          <w:sz w:val="22"/>
        </w:rPr>
        <w:t>celiac artery</w:t>
      </w:r>
      <w:r>
        <w:rPr>
          <w:sz w:val="22"/>
        </w:rPr>
        <w:t xml:space="preserve"> (CA)</w:t>
      </w:r>
      <w:r w:rsidR="00320208" w:rsidRPr="000F70B1">
        <w:rPr>
          <w:sz w:val="22"/>
        </w:rPr>
        <w:t xml:space="preserve">, superior mesenteric artery (SMA), </w:t>
      </w:r>
      <w:r>
        <w:rPr>
          <w:sz w:val="22"/>
        </w:rPr>
        <w:t xml:space="preserve">left </w:t>
      </w:r>
      <w:r w:rsidR="003E43F2">
        <w:rPr>
          <w:sz w:val="22"/>
        </w:rPr>
        <w:t xml:space="preserve">(LRA) </w:t>
      </w:r>
      <w:r>
        <w:rPr>
          <w:sz w:val="22"/>
        </w:rPr>
        <w:t xml:space="preserve">and right </w:t>
      </w:r>
      <w:r w:rsidR="003E43F2">
        <w:rPr>
          <w:sz w:val="22"/>
        </w:rPr>
        <w:t xml:space="preserve">(RRA) </w:t>
      </w:r>
      <w:r w:rsidR="00320208" w:rsidRPr="000F70B1">
        <w:rPr>
          <w:sz w:val="22"/>
        </w:rPr>
        <w:t>renal arteries</w:t>
      </w:r>
      <w:r w:rsidR="00D81F71" w:rsidRPr="000F70B1">
        <w:rPr>
          <w:sz w:val="22"/>
        </w:rPr>
        <w:t xml:space="preserve">, </w:t>
      </w:r>
      <w:r w:rsidR="00320208" w:rsidRPr="000F70B1">
        <w:rPr>
          <w:sz w:val="22"/>
        </w:rPr>
        <w:t>superior mesenteric vein (SMV), splenic vein</w:t>
      </w:r>
      <w:r>
        <w:rPr>
          <w:sz w:val="22"/>
        </w:rPr>
        <w:t xml:space="preserve"> (SV)</w:t>
      </w:r>
      <w:r w:rsidR="00320208" w:rsidRPr="000F70B1">
        <w:rPr>
          <w:sz w:val="22"/>
        </w:rPr>
        <w:t>, and portal vein (PV)</w:t>
      </w:r>
      <w:r w:rsidR="0072309F" w:rsidRPr="000F70B1">
        <w:rPr>
          <w:sz w:val="22"/>
        </w:rPr>
        <w:t xml:space="preserve"> in a fasting state</w:t>
      </w:r>
      <w:bookmarkStart w:id="1" w:name="_GoBack"/>
      <w:bookmarkEnd w:id="1"/>
      <w:r w:rsidR="0072309F" w:rsidRPr="000F70B1">
        <w:rPr>
          <w:sz w:val="22"/>
        </w:rPr>
        <w:t xml:space="preserve"> </w:t>
      </w:r>
      <w:r w:rsidR="009D34EF" w:rsidRPr="000F70B1">
        <w:rPr>
          <w:sz w:val="22"/>
        </w:rPr>
        <w:t>a</w:t>
      </w:r>
      <w:r w:rsidR="00F431D9" w:rsidRPr="000F70B1">
        <w:rPr>
          <w:sz w:val="22"/>
        </w:rPr>
        <w:t>nd 20 minutes after a</w:t>
      </w:r>
      <w:r w:rsidR="009D34EF" w:rsidRPr="000F70B1">
        <w:rPr>
          <w:sz w:val="22"/>
        </w:rPr>
        <w:t xml:space="preserve"> </w:t>
      </w:r>
      <w:r w:rsidR="00444E8B" w:rsidRPr="000F70B1">
        <w:rPr>
          <w:sz w:val="22"/>
        </w:rPr>
        <w:t>700 kcal</w:t>
      </w:r>
      <w:r w:rsidR="009D34EF" w:rsidRPr="000F70B1">
        <w:rPr>
          <w:sz w:val="22"/>
        </w:rPr>
        <w:t xml:space="preserve"> </w:t>
      </w:r>
      <w:r w:rsidR="008D1027">
        <w:rPr>
          <w:sz w:val="22"/>
        </w:rPr>
        <w:t xml:space="preserve">liquid </w:t>
      </w:r>
      <w:r w:rsidR="009D34EF" w:rsidRPr="000F70B1">
        <w:rPr>
          <w:sz w:val="22"/>
        </w:rPr>
        <w:t>meal.</w:t>
      </w:r>
      <w:r w:rsidR="003B2A16" w:rsidRPr="000F70B1">
        <w:rPr>
          <w:sz w:val="22"/>
        </w:rPr>
        <w:t xml:space="preserve"> Patients were subcategorized into </w:t>
      </w:r>
      <w:r w:rsidR="00FF43FF">
        <w:rPr>
          <w:sz w:val="22"/>
        </w:rPr>
        <w:t>positive diagnosis (</w:t>
      </w:r>
      <w:r w:rsidR="003B2A16" w:rsidRPr="000F70B1">
        <w:rPr>
          <w:sz w:val="22"/>
        </w:rPr>
        <w:t>CMI</w:t>
      </w:r>
      <w:r w:rsidR="00FF43FF">
        <w:rPr>
          <w:sz w:val="22"/>
        </w:rPr>
        <w:t xml:space="preserve">+, </w:t>
      </w:r>
      <w:r w:rsidR="00453A70" w:rsidRPr="000F70B1">
        <w:rPr>
          <w:sz w:val="22"/>
        </w:rPr>
        <w:t xml:space="preserve">N=6) </w:t>
      </w:r>
      <w:r w:rsidR="003B2A16" w:rsidRPr="000F70B1">
        <w:rPr>
          <w:sz w:val="22"/>
        </w:rPr>
        <w:t xml:space="preserve">and </w:t>
      </w:r>
      <w:r w:rsidR="00FF43FF">
        <w:rPr>
          <w:sz w:val="22"/>
        </w:rPr>
        <w:t>negative diagnosis</w:t>
      </w:r>
      <w:r w:rsidR="00A3262E">
        <w:rPr>
          <w:sz w:val="22"/>
        </w:rPr>
        <w:t xml:space="preserve"> </w:t>
      </w:r>
      <w:r w:rsidR="00FF43FF">
        <w:rPr>
          <w:sz w:val="22"/>
        </w:rPr>
        <w:t xml:space="preserve">(CMI-, </w:t>
      </w:r>
      <w:r w:rsidR="00453A70" w:rsidRPr="000F70B1">
        <w:rPr>
          <w:sz w:val="22"/>
        </w:rPr>
        <w:t>N=1</w:t>
      </w:r>
      <w:r w:rsidR="003E3502">
        <w:rPr>
          <w:sz w:val="22"/>
        </w:rPr>
        <w:t>3</w:t>
      </w:r>
      <w:r w:rsidR="00453A70" w:rsidRPr="000F70B1">
        <w:rPr>
          <w:sz w:val="22"/>
        </w:rPr>
        <w:t>)</w:t>
      </w:r>
      <w:r w:rsidR="003B2A16" w:rsidRPr="000F70B1">
        <w:rPr>
          <w:sz w:val="22"/>
        </w:rPr>
        <w:t xml:space="preserve"> </w:t>
      </w:r>
      <w:r w:rsidR="00FF43FF">
        <w:rPr>
          <w:sz w:val="22"/>
        </w:rPr>
        <w:t xml:space="preserve">groups </w:t>
      </w:r>
      <w:r w:rsidR="003B2A16" w:rsidRPr="000F70B1">
        <w:rPr>
          <w:sz w:val="22"/>
        </w:rPr>
        <w:t>based on clinical findings.</w:t>
      </w:r>
    </w:p>
    <w:p w14:paraId="636A2382" w14:textId="589B3812" w:rsidR="00AE46CD" w:rsidRPr="000F70B1" w:rsidRDefault="00AE46CD" w:rsidP="00A3262E">
      <w:pPr>
        <w:pStyle w:val="Heading2"/>
        <w:spacing w:line="480" w:lineRule="auto"/>
        <w:jc w:val="both"/>
        <w:rPr>
          <w:sz w:val="22"/>
        </w:rPr>
      </w:pPr>
      <w:r w:rsidRPr="000F70B1">
        <w:rPr>
          <w:sz w:val="22"/>
        </w:rPr>
        <w:lastRenderedPageBreak/>
        <w:t>Statistical Tests:</w:t>
      </w:r>
    </w:p>
    <w:p w14:paraId="55C2E1D4" w14:textId="75868964" w:rsidR="00A515AB" w:rsidRPr="000F70B1" w:rsidRDefault="003E3502" w:rsidP="00A3262E">
      <w:pPr>
        <w:spacing w:line="480" w:lineRule="auto"/>
        <w:jc w:val="both"/>
        <w:rPr>
          <w:sz w:val="22"/>
        </w:rPr>
      </w:pPr>
      <w:r>
        <w:rPr>
          <w:sz w:val="22"/>
        </w:rPr>
        <w:t xml:space="preserve">For each subject, </w:t>
      </w:r>
      <w:commentRangeStart w:id="2"/>
      <w:r>
        <w:rPr>
          <w:sz w:val="22"/>
        </w:rPr>
        <w:t>p</w:t>
      </w:r>
      <w:r w:rsidR="009A4B0E">
        <w:rPr>
          <w:sz w:val="22"/>
        </w:rPr>
        <w:t>reprandial</w:t>
      </w:r>
      <w:commentRangeEnd w:id="2"/>
      <w:r w:rsidR="00DA4664">
        <w:rPr>
          <w:rStyle w:val="CommentReference"/>
        </w:rPr>
        <w:commentReference w:id="2"/>
      </w:r>
      <w:r w:rsidR="00D81F71" w:rsidRPr="000F70B1">
        <w:rPr>
          <w:sz w:val="22"/>
        </w:rPr>
        <w:t xml:space="preserve"> and postprandial f</w:t>
      </w:r>
      <w:r w:rsidR="00A515AB" w:rsidRPr="000F70B1">
        <w:rPr>
          <w:sz w:val="22"/>
        </w:rPr>
        <w:t xml:space="preserve">low </w:t>
      </w:r>
      <w:r w:rsidR="00C9134C">
        <w:rPr>
          <w:sz w:val="22"/>
        </w:rPr>
        <w:t>rates</w:t>
      </w:r>
      <w:r w:rsidR="00FF43FF">
        <w:rPr>
          <w:sz w:val="22"/>
        </w:rPr>
        <w:t xml:space="preserve"> </w:t>
      </w:r>
      <w:r w:rsidR="00A515AB" w:rsidRPr="000F70B1">
        <w:rPr>
          <w:sz w:val="22"/>
        </w:rPr>
        <w:t xml:space="preserve">were compared using a paired t-test. </w:t>
      </w:r>
      <w:r>
        <w:rPr>
          <w:sz w:val="22"/>
        </w:rPr>
        <w:t>These measures</w:t>
      </w:r>
      <w:r w:rsidR="00FF43FF">
        <w:rPr>
          <w:sz w:val="22"/>
        </w:rPr>
        <w:t>, as well as percent change in flow,</w:t>
      </w:r>
      <w:r w:rsidR="005411F0" w:rsidRPr="000F70B1">
        <w:rPr>
          <w:sz w:val="22"/>
        </w:rPr>
        <w:t xml:space="preserve"> </w:t>
      </w:r>
      <w:r w:rsidR="00A515AB" w:rsidRPr="000F70B1">
        <w:rPr>
          <w:sz w:val="22"/>
        </w:rPr>
        <w:t xml:space="preserve">were </w:t>
      </w:r>
      <w:r>
        <w:rPr>
          <w:sz w:val="22"/>
        </w:rPr>
        <w:t xml:space="preserve">also </w:t>
      </w:r>
      <w:r w:rsidR="00A515AB" w:rsidRPr="000F70B1">
        <w:rPr>
          <w:sz w:val="22"/>
        </w:rPr>
        <w:t xml:space="preserve">compared </w:t>
      </w:r>
      <w:r w:rsidR="004600D5" w:rsidRPr="000F70B1">
        <w:rPr>
          <w:sz w:val="22"/>
        </w:rPr>
        <w:t xml:space="preserve">between </w:t>
      </w:r>
      <w:r w:rsidR="00A515AB" w:rsidRPr="000F70B1">
        <w:rPr>
          <w:sz w:val="22"/>
        </w:rPr>
        <w:t>subgroup</w:t>
      </w:r>
      <w:r w:rsidR="004600D5" w:rsidRPr="000F70B1">
        <w:rPr>
          <w:sz w:val="22"/>
        </w:rPr>
        <w:t>s</w:t>
      </w:r>
      <w:r w:rsidR="00A515AB" w:rsidRPr="000F70B1">
        <w:rPr>
          <w:sz w:val="22"/>
        </w:rPr>
        <w:t xml:space="preserve"> using a Welch t-test. </w:t>
      </w:r>
    </w:p>
    <w:p w14:paraId="79E12503" w14:textId="3C4FCB52" w:rsidR="00AE46CD" w:rsidRPr="000F70B1" w:rsidRDefault="00AE46CD" w:rsidP="00A3262E">
      <w:pPr>
        <w:pStyle w:val="Heading2"/>
        <w:spacing w:line="480" w:lineRule="auto"/>
        <w:jc w:val="both"/>
        <w:rPr>
          <w:sz w:val="22"/>
        </w:rPr>
      </w:pPr>
      <w:r w:rsidRPr="000F70B1">
        <w:rPr>
          <w:sz w:val="22"/>
        </w:rPr>
        <w:t>Results:</w:t>
      </w:r>
    </w:p>
    <w:p w14:paraId="5C37DBCF" w14:textId="07B7E9AF" w:rsidR="00A515AB" w:rsidRPr="000F70B1" w:rsidRDefault="003B2A16" w:rsidP="00A3262E">
      <w:pPr>
        <w:spacing w:line="480" w:lineRule="auto"/>
        <w:jc w:val="both"/>
        <w:rPr>
          <w:sz w:val="22"/>
        </w:rPr>
      </w:pPr>
      <w:r w:rsidRPr="000F70B1">
        <w:rPr>
          <w:sz w:val="22"/>
        </w:rPr>
        <w:t xml:space="preserve">In </w:t>
      </w:r>
      <w:r w:rsidR="009A4B0E">
        <w:rPr>
          <w:sz w:val="22"/>
        </w:rPr>
        <w:t>controls</w:t>
      </w:r>
      <w:r w:rsidRPr="000F70B1">
        <w:rPr>
          <w:sz w:val="22"/>
        </w:rPr>
        <w:t xml:space="preserve"> and CMI- patients, </w:t>
      </w:r>
      <w:r w:rsidR="00320208" w:rsidRPr="000F70B1">
        <w:rPr>
          <w:sz w:val="22"/>
        </w:rPr>
        <w:t>SCAo</w:t>
      </w:r>
      <w:r w:rsidR="00774AB7">
        <w:rPr>
          <w:sz w:val="22"/>
        </w:rPr>
        <w:t xml:space="preserve">, </w:t>
      </w:r>
      <w:r w:rsidR="00320208" w:rsidRPr="000F70B1">
        <w:rPr>
          <w:sz w:val="22"/>
        </w:rPr>
        <w:t>SMA</w:t>
      </w:r>
      <w:r w:rsidRPr="000F70B1">
        <w:rPr>
          <w:sz w:val="22"/>
        </w:rPr>
        <w:t xml:space="preserve">, </w:t>
      </w:r>
      <w:r w:rsidR="00320208" w:rsidRPr="000F70B1">
        <w:rPr>
          <w:sz w:val="22"/>
        </w:rPr>
        <w:t>SMV</w:t>
      </w:r>
      <w:r w:rsidR="00944286" w:rsidRPr="000F70B1">
        <w:rPr>
          <w:sz w:val="22"/>
        </w:rPr>
        <w:t xml:space="preserve">, and </w:t>
      </w:r>
      <w:r w:rsidR="00320208" w:rsidRPr="000F70B1">
        <w:rPr>
          <w:sz w:val="22"/>
        </w:rPr>
        <w:t>PV</w:t>
      </w:r>
      <w:r w:rsidR="00944286" w:rsidRPr="000F70B1">
        <w:rPr>
          <w:sz w:val="22"/>
        </w:rPr>
        <w:t xml:space="preserve"> flow increased significantly after meal ingestion.</w:t>
      </w:r>
      <w:r w:rsidR="00320208" w:rsidRPr="000F70B1">
        <w:rPr>
          <w:sz w:val="22"/>
        </w:rPr>
        <w:t xml:space="preserve"> </w:t>
      </w:r>
      <w:r w:rsidR="00DA161E">
        <w:rPr>
          <w:sz w:val="22"/>
        </w:rPr>
        <w:t>N</w:t>
      </w:r>
      <w:r w:rsidR="00320208" w:rsidRPr="000F70B1">
        <w:rPr>
          <w:sz w:val="22"/>
        </w:rPr>
        <w:t>o significant</w:t>
      </w:r>
      <w:r w:rsidR="00473C53" w:rsidRPr="000F70B1">
        <w:rPr>
          <w:sz w:val="22"/>
        </w:rPr>
        <w:t xml:space="preserve"> flow</w:t>
      </w:r>
      <w:r w:rsidR="00320208" w:rsidRPr="000F70B1">
        <w:rPr>
          <w:sz w:val="22"/>
        </w:rPr>
        <w:t xml:space="preserve"> increase</w:t>
      </w:r>
      <w:r w:rsidR="00D81F71" w:rsidRPr="000F70B1">
        <w:rPr>
          <w:sz w:val="22"/>
        </w:rPr>
        <w:t>s</w:t>
      </w:r>
      <w:r w:rsidR="00320208" w:rsidRPr="000F70B1">
        <w:rPr>
          <w:sz w:val="22"/>
        </w:rPr>
        <w:t xml:space="preserve"> </w:t>
      </w:r>
      <w:r w:rsidR="00DA161E" w:rsidRPr="00791CCB">
        <w:rPr>
          <w:noProof/>
          <w:sz w:val="22"/>
        </w:rPr>
        <w:t>were</w:t>
      </w:r>
      <w:r w:rsidR="00DA161E">
        <w:rPr>
          <w:sz w:val="22"/>
        </w:rPr>
        <w:t xml:space="preserve"> observed in CMI</w:t>
      </w:r>
      <w:r w:rsidR="00FF43FF">
        <w:rPr>
          <w:sz w:val="22"/>
        </w:rPr>
        <w:t>+</w:t>
      </w:r>
      <w:r w:rsidR="00DA161E">
        <w:rPr>
          <w:sz w:val="22"/>
        </w:rPr>
        <w:t xml:space="preserve"> patients</w:t>
      </w:r>
      <w:r w:rsidR="00453A70" w:rsidRPr="000F70B1">
        <w:rPr>
          <w:sz w:val="22"/>
        </w:rPr>
        <w:t xml:space="preserve">. </w:t>
      </w:r>
      <w:r w:rsidR="00774AB7">
        <w:rPr>
          <w:sz w:val="22"/>
        </w:rPr>
        <w:t xml:space="preserve">Percent changes in </w:t>
      </w:r>
      <w:r w:rsidR="009B6909" w:rsidRPr="000F70B1">
        <w:rPr>
          <w:sz w:val="22"/>
        </w:rPr>
        <w:t>SCAo</w:t>
      </w:r>
      <w:r w:rsidR="004B2ADC">
        <w:rPr>
          <w:sz w:val="22"/>
        </w:rPr>
        <w:t>,</w:t>
      </w:r>
      <w:r w:rsidR="009B6909" w:rsidRPr="000F70B1">
        <w:rPr>
          <w:sz w:val="22"/>
        </w:rPr>
        <w:t xml:space="preserve"> SMA, SMV, and PV </w:t>
      </w:r>
      <w:r w:rsidR="006F4F3D">
        <w:rPr>
          <w:sz w:val="22"/>
        </w:rPr>
        <w:t xml:space="preserve">flow </w:t>
      </w:r>
      <w:r w:rsidR="00774AB7">
        <w:rPr>
          <w:sz w:val="22"/>
        </w:rPr>
        <w:t xml:space="preserve">were significantly </w:t>
      </w:r>
      <w:r w:rsidR="00A55A63">
        <w:rPr>
          <w:sz w:val="22"/>
        </w:rPr>
        <w:t>greater</w:t>
      </w:r>
      <w:r w:rsidR="00774AB7">
        <w:rPr>
          <w:sz w:val="22"/>
        </w:rPr>
        <w:t xml:space="preserve"> in</w:t>
      </w:r>
      <w:r w:rsidR="00453A70" w:rsidRPr="000F70B1">
        <w:rPr>
          <w:sz w:val="22"/>
        </w:rPr>
        <w:t xml:space="preserve"> </w:t>
      </w:r>
      <w:r w:rsidR="009A4B0E">
        <w:rPr>
          <w:sz w:val="22"/>
        </w:rPr>
        <w:t>controls</w:t>
      </w:r>
      <w:r w:rsidR="00A55A63">
        <w:rPr>
          <w:sz w:val="22"/>
        </w:rPr>
        <w:t xml:space="preserve"> compared to </w:t>
      </w:r>
      <w:r w:rsidR="00453A70" w:rsidRPr="000F70B1">
        <w:rPr>
          <w:sz w:val="22"/>
        </w:rPr>
        <w:t>CMI</w:t>
      </w:r>
      <w:r w:rsidR="00FF43FF">
        <w:rPr>
          <w:sz w:val="22"/>
        </w:rPr>
        <w:t>+</w:t>
      </w:r>
      <w:r w:rsidR="00774AB7">
        <w:rPr>
          <w:sz w:val="22"/>
        </w:rPr>
        <w:t xml:space="preserve"> patients</w:t>
      </w:r>
      <w:r w:rsidR="00B55252" w:rsidRPr="000F70B1">
        <w:rPr>
          <w:sz w:val="22"/>
        </w:rPr>
        <w:t>.</w:t>
      </w:r>
      <w:r w:rsidR="00B84D41">
        <w:rPr>
          <w:sz w:val="22"/>
        </w:rPr>
        <w:t xml:space="preserve"> </w:t>
      </w:r>
      <w:r w:rsidR="00401644" w:rsidRPr="00C9134C">
        <w:rPr>
          <w:sz w:val="22"/>
        </w:rPr>
        <w:t>Additionally, percent chang</w:t>
      </w:r>
      <w:r w:rsidR="004B2ADC">
        <w:rPr>
          <w:sz w:val="22"/>
        </w:rPr>
        <w:t>es in flow in the SCAo, SMV, and PV</w:t>
      </w:r>
      <w:r w:rsidR="00401644" w:rsidRPr="00C9134C">
        <w:rPr>
          <w:sz w:val="22"/>
        </w:rPr>
        <w:t xml:space="preserve"> were significantly greater in CMI- patients compared to CMI</w:t>
      </w:r>
      <w:r w:rsidR="00FF43FF">
        <w:rPr>
          <w:sz w:val="22"/>
        </w:rPr>
        <w:t>+</w:t>
      </w:r>
      <w:r w:rsidR="00401644" w:rsidRPr="00C9134C">
        <w:rPr>
          <w:sz w:val="22"/>
        </w:rPr>
        <w:t xml:space="preserve"> patients</w:t>
      </w:r>
      <w:r w:rsidR="009857F0">
        <w:rPr>
          <w:sz w:val="22"/>
        </w:rPr>
        <w:t>.</w:t>
      </w:r>
    </w:p>
    <w:p w14:paraId="4D55EEC8" w14:textId="4E55C3A2" w:rsidR="00AE46CD" w:rsidRPr="000F70B1" w:rsidRDefault="00AE46CD" w:rsidP="00A3262E">
      <w:pPr>
        <w:pStyle w:val="Heading2"/>
        <w:spacing w:line="480" w:lineRule="auto"/>
        <w:jc w:val="both"/>
        <w:rPr>
          <w:sz w:val="22"/>
        </w:rPr>
      </w:pPr>
      <w:r w:rsidRPr="000F70B1">
        <w:rPr>
          <w:sz w:val="22"/>
        </w:rPr>
        <w:t xml:space="preserve">Data Conclusion: </w:t>
      </w:r>
    </w:p>
    <w:p w14:paraId="4B3EF272" w14:textId="63EDB92B" w:rsidR="00A515AB" w:rsidRPr="000F70B1" w:rsidRDefault="00BD03A0" w:rsidP="00A3262E">
      <w:pPr>
        <w:spacing w:line="480" w:lineRule="auto"/>
        <w:jc w:val="both"/>
        <w:rPr>
          <w:sz w:val="22"/>
        </w:rPr>
      </w:pPr>
      <w:commentRangeStart w:id="3"/>
      <w:r w:rsidRPr="000F70B1">
        <w:rPr>
          <w:sz w:val="22"/>
        </w:rPr>
        <w:t>4D flow</w:t>
      </w:r>
      <w:r w:rsidR="0072309F" w:rsidRPr="000F70B1">
        <w:rPr>
          <w:sz w:val="22"/>
        </w:rPr>
        <w:t xml:space="preserve"> </w:t>
      </w:r>
      <w:r w:rsidRPr="000F70B1">
        <w:rPr>
          <w:sz w:val="22"/>
        </w:rPr>
        <w:t xml:space="preserve">MRI </w:t>
      </w:r>
      <w:r w:rsidR="008D1027">
        <w:rPr>
          <w:sz w:val="22"/>
        </w:rPr>
        <w:t xml:space="preserve">with large volumetric coverage </w:t>
      </w:r>
      <w:commentRangeEnd w:id="3"/>
      <w:r w:rsidR="00DA4664">
        <w:rPr>
          <w:rStyle w:val="CommentReference"/>
        </w:rPr>
        <w:commentReference w:id="3"/>
      </w:r>
      <w:r w:rsidR="007F4DD7">
        <w:rPr>
          <w:sz w:val="22"/>
        </w:rPr>
        <w:t xml:space="preserve">demonstrated significant differences in the redistribution of blood flow </w:t>
      </w:r>
      <w:r w:rsidR="007F4DD7" w:rsidRPr="007F4DD7">
        <w:rPr>
          <w:sz w:val="22"/>
        </w:rPr>
        <w:t>in the SCAo, SMA, SMV, and PV</w:t>
      </w:r>
      <w:r w:rsidR="007F4DD7">
        <w:rPr>
          <w:sz w:val="22"/>
        </w:rPr>
        <w:t xml:space="preserve"> in CMI</w:t>
      </w:r>
      <w:r w:rsidR="00FF43FF">
        <w:rPr>
          <w:sz w:val="22"/>
        </w:rPr>
        <w:t>+</w:t>
      </w:r>
      <w:r w:rsidR="007F4DD7">
        <w:rPr>
          <w:sz w:val="22"/>
        </w:rPr>
        <w:t xml:space="preserve"> patients after a meal challenge. This approach </w:t>
      </w:r>
      <w:r w:rsidR="00297BC1">
        <w:rPr>
          <w:sz w:val="22"/>
        </w:rPr>
        <w:t>may</w:t>
      </w:r>
      <w:r w:rsidR="00AD643B">
        <w:rPr>
          <w:sz w:val="22"/>
        </w:rPr>
        <w:t xml:space="preserve"> assist </w:t>
      </w:r>
      <w:r w:rsidR="0072309F" w:rsidRPr="000F70B1">
        <w:rPr>
          <w:sz w:val="22"/>
        </w:rPr>
        <w:t xml:space="preserve">in </w:t>
      </w:r>
      <w:r w:rsidR="004B2ADC">
        <w:rPr>
          <w:sz w:val="22"/>
        </w:rPr>
        <w:t xml:space="preserve">the </w:t>
      </w:r>
      <w:r w:rsidR="007F4DD7">
        <w:rPr>
          <w:sz w:val="22"/>
        </w:rPr>
        <w:t xml:space="preserve">challenging </w:t>
      </w:r>
      <w:r w:rsidR="0072309F" w:rsidRPr="000F70B1">
        <w:rPr>
          <w:sz w:val="22"/>
        </w:rPr>
        <w:t>diagnos</w:t>
      </w:r>
      <w:r w:rsidR="007F4DD7">
        <w:rPr>
          <w:sz w:val="22"/>
        </w:rPr>
        <w:t>is of</w:t>
      </w:r>
      <w:r w:rsidR="0072309F" w:rsidRPr="000F70B1">
        <w:rPr>
          <w:sz w:val="22"/>
        </w:rPr>
        <w:t xml:space="preserve"> CMI</w:t>
      </w:r>
      <w:r w:rsidR="00EE300A" w:rsidRPr="000F70B1">
        <w:rPr>
          <w:sz w:val="22"/>
        </w:rPr>
        <w:t>.</w:t>
      </w:r>
      <w:r w:rsidR="00500DFB">
        <w:rPr>
          <w:sz w:val="22"/>
        </w:rPr>
        <w:t xml:space="preserve"> </w:t>
      </w:r>
    </w:p>
    <w:p w14:paraId="0A6D4BE7" w14:textId="611C3BD6" w:rsidR="002073EC" w:rsidRPr="000F70B1" w:rsidRDefault="002073EC" w:rsidP="00A3262E">
      <w:pPr>
        <w:pStyle w:val="Heading2"/>
        <w:spacing w:line="480" w:lineRule="auto"/>
        <w:jc w:val="both"/>
        <w:rPr>
          <w:sz w:val="22"/>
        </w:rPr>
      </w:pPr>
      <w:r w:rsidRPr="000F70B1">
        <w:rPr>
          <w:sz w:val="22"/>
        </w:rPr>
        <w:t xml:space="preserve">Level of Evidence: </w:t>
      </w:r>
    </w:p>
    <w:p w14:paraId="133063CD" w14:textId="3138C967" w:rsidR="002073EC" w:rsidRPr="000F70B1" w:rsidRDefault="002073EC" w:rsidP="00A3262E">
      <w:pPr>
        <w:spacing w:line="480" w:lineRule="auto"/>
        <w:jc w:val="both"/>
        <w:rPr>
          <w:sz w:val="22"/>
        </w:rPr>
      </w:pPr>
      <w:r w:rsidRPr="000F70B1">
        <w:rPr>
          <w:sz w:val="22"/>
        </w:rPr>
        <w:t>3</w:t>
      </w:r>
    </w:p>
    <w:p w14:paraId="4AB32BFD" w14:textId="43B5DA0F" w:rsidR="002073EC" w:rsidRPr="000F70B1" w:rsidRDefault="002073EC" w:rsidP="00A3262E">
      <w:pPr>
        <w:pStyle w:val="Heading2"/>
        <w:spacing w:line="480" w:lineRule="auto"/>
        <w:jc w:val="both"/>
        <w:rPr>
          <w:sz w:val="22"/>
        </w:rPr>
      </w:pPr>
      <w:r w:rsidRPr="000F70B1">
        <w:rPr>
          <w:sz w:val="22"/>
        </w:rPr>
        <w:t xml:space="preserve">Technical Efficacy: </w:t>
      </w:r>
    </w:p>
    <w:p w14:paraId="327B3F60" w14:textId="4F9DFBD1" w:rsidR="002073EC" w:rsidRPr="000F70B1" w:rsidRDefault="002073EC" w:rsidP="00A3262E">
      <w:pPr>
        <w:spacing w:line="480" w:lineRule="auto"/>
        <w:jc w:val="both"/>
        <w:rPr>
          <w:sz w:val="22"/>
        </w:rPr>
      </w:pPr>
      <w:r w:rsidRPr="000F70B1">
        <w:rPr>
          <w:sz w:val="22"/>
        </w:rPr>
        <w:t>Stage 3</w:t>
      </w:r>
    </w:p>
    <w:p w14:paraId="74B650E2" w14:textId="4C12D948" w:rsidR="00AE46CD" w:rsidRDefault="00AE46CD" w:rsidP="00A3262E">
      <w:pPr>
        <w:pStyle w:val="Heading1"/>
        <w:spacing w:line="480" w:lineRule="auto"/>
      </w:pPr>
      <w:r>
        <w:t>Key</w:t>
      </w:r>
      <w:r w:rsidR="00797BCE">
        <w:t>w</w:t>
      </w:r>
      <w:r>
        <w:t>ords:</w:t>
      </w:r>
    </w:p>
    <w:p w14:paraId="1149F354" w14:textId="3F1E2C53" w:rsidR="00AE46CD" w:rsidRDefault="00AE46CD" w:rsidP="00A3262E">
      <w:pPr>
        <w:spacing w:line="480" w:lineRule="auto"/>
        <w:rPr>
          <w:sz w:val="22"/>
        </w:rPr>
      </w:pPr>
      <w:r w:rsidRPr="000F70B1">
        <w:rPr>
          <w:sz w:val="22"/>
        </w:rPr>
        <w:t xml:space="preserve">4D flow MRI; phase contrast; radial undersampling; </w:t>
      </w:r>
      <w:r w:rsidR="006F4F3D">
        <w:rPr>
          <w:sz w:val="22"/>
        </w:rPr>
        <w:t>hemodynamics</w:t>
      </w:r>
      <w:r w:rsidRPr="000F70B1">
        <w:rPr>
          <w:sz w:val="22"/>
        </w:rPr>
        <w:t>; atherosclerosis</w:t>
      </w:r>
      <w:r w:rsidR="000F39AA">
        <w:rPr>
          <w:sz w:val="22"/>
        </w:rPr>
        <w:t>; chronic mesenteric ischemia</w:t>
      </w:r>
    </w:p>
    <w:p w14:paraId="064CA41A" w14:textId="0A267600" w:rsidR="000504F0" w:rsidRPr="00797BCE" w:rsidRDefault="00A13B16">
      <w:r>
        <w:br w:type="page"/>
      </w:r>
    </w:p>
    <w:p w14:paraId="2E190822" w14:textId="71589D87" w:rsidR="00D02C24" w:rsidRPr="00A14B74" w:rsidRDefault="00D02C24" w:rsidP="00A3262E">
      <w:pPr>
        <w:pStyle w:val="Heading1"/>
        <w:spacing w:line="480" w:lineRule="auto"/>
      </w:pPr>
      <w:r w:rsidRPr="00A14B74">
        <w:lastRenderedPageBreak/>
        <w:t>Introduction:</w:t>
      </w:r>
    </w:p>
    <w:p w14:paraId="11C8AFFD" w14:textId="63D20BAF" w:rsidR="001152C0" w:rsidRDefault="00D02C24" w:rsidP="001152C0">
      <w:pPr>
        <w:autoSpaceDE w:val="0"/>
        <w:autoSpaceDN w:val="0"/>
        <w:adjustRightInd w:val="0"/>
        <w:spacing w:line="480" w:lineRule="auto"/>
        <w:jc w:val="both"/>
      </w:pPr>
      <w:r w:rsidRPr="00A14B74">
        <w:t xml:space="preserve">Chronic </w:t>
      </w:r>
      <w:r w:rsidRPr="00F3645B">
        <w:t xml:space="preserve">mesenteric ischemia (CMI) is a disease caused by </w:t>
      </w:r>
      <w:commentRangeStart w:id="4"/>
      <w:r w:rsidRPr="00F3645B">
        <w:t xml:space="preserve">inadequate blood flow </w:t>
      </w:r>
      <w:commentRangeEnd w:id="4"/>
      <w:r w:rsidR="00DA4664">
        <w:rPr>
          <w:rStyle w:val="CommentReference"/>
        </w:rPr>
        <w:commentReference w:id="4"/>
      </w:r>
      <w:r w:rsidRPr="00F3645B">
        <w:t xml:space="preserve">to the small intestine due to 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ins w:id="5" w:author="CHRISTOPHER J FRANCOIS" w:date="2020-04-02T08:03:00Z">
        <w:r w:rsidR="00346700">
          <w:t xml:space="preserve"> </w:t>
        </w:r>
      </w:ins>
      <w:del w:id="6" w:author="CHRISTOPHER J FRANCOIS" w:date="2020-04-02T08:03:00Z">
        <w:r w:rsidR="00462825" w:rsidRPr="00F3645B" w:rsidDel="00346700">
          <w:delText>, namely</w:delText>
        </w:r>
      </w:del>
      <w:ins w:id="7" w:author="CHRISTOPHER J FRANCOIS" w:date="2020-04-02T08:03:00Z">
        <w:r w:rsidR="00346700">
          <w:t>–</w:t>
        </w:r>
      </w:ins>
      <w:r w:rsidR="00462825" w:rsidRPr="00F3645B">
        <w:t xml:space="preserve"> the celiac artery (CA), superior mesenteric artery (SMA), and inferior mesenteric artery (IMA)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E2287F" w:rsidRPr="00F3645B">
          <w:rPr>
            <w:noProof/>
          </w:rPr>
          <w:t>1</w:t>
        </w:r>
      </w:hyperlink>
      <w:r w:rsidR="00462825" w:rsidRPr="00F3645B">
        <w:rPr>
          <w:noProof/>
        </w:rPr>
        <w:t>)</w:t>
      </w:r>
      <w:r w:rsidR="00462825" w:rsidRPr="00F3645B">
        <w:fldChar w:fldCharType="end"/>
      </w:r>
      <w:r w:rsidRPr="00F3645B">
        <w:t xml:space="preserve">. </w:t>
      </w:r>
      <w:r w:rsidR="00462825" w:rsidRPr="00F3645B">
        <w:t xml:space="preserve">While mesenteric artery stenoses are relatively common in aging populations, chronic mesenteric ischemia itself is rare because of the </w:t>
      </w:r>
      <w:commentRangeStart w:id="8"/>
      <w:r w:rsidR="00462825" w:rsidRPr="00F3645B">
        <w:t xml:space="preserve">collateral </w:t>
      </w:r>
      <w:r w:rsidR="00D105F0" w:rsidRPr="00F3645B">
        <w:t>circulation</w:t>
      </w:r>
      <w:r w:rsidR="00462825" w:rsidRPr="00F3645B">
        <w:t xml:space="preserve"> that exists within </w:t>
      </w:r>
      <w:commentRangeEnd w:id="8"/>
      <w:r w:rsidR="00DA4664">
        <w:rPr>
          <w:rStyle w:val="CommentReference"/>
        </w:rPr>
        <w:commentReference w:id="8"/>
      </w:r>
      <w:r w:rsidR="00462825" w:rsidRPr="00F3645B">
        <w:t>the mesenteric vascula</w:t>
      </w:r>
      <w:r w:rsidR="00D105F0" w:rsidRPr="00F3645B">
        <w:t xml:space="preserve">ture </w:t>
      </w:r>
      <w:r w:rsidR="009A258C" w:rsidRPr="00F3645B">
        <w:fldChar w:fldCharType="begin"/>
      </w:r>
      <w:r w:rsidR="009A258C"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9A258C" w:rsidRPr="00F3645B">
        <w:fldChar w:fldCharType="separate"/>
      </w:r>
      <w:r w:rsidR="009A258C" w:rsidRPr="00F3645B">
        <w:rPr>
          <w:noProof/>
        </w:rPr>
        <w:t>(</w:t>
      </w:r>
      <w:hyperlink w:anchor="_ENREF_2" w:tooltip="Kolkman, 2017 #928" w:history="1">
        <w:r w:rsidR="00E2287F" w:rsidRPr="00F3645B">
          <w:rPr>
            <w:noProof/>
          </w:rPr>
          <w:t>2</w:t>
        </w:r>
      </w:hyperlink>
      <w:r w:rsidR="009A258C" w:rsidRPr="00F3645B">
        <w:rPr>
          <w:noProof/>
        </w:rPr>
        <w:t>)</w:t>
      </w:r>
      <w:r w:rsidR="009A258C" w:rsidRPr="00F3645B">
        <w:fldChar w:fldCharType="end"/>
      </w:r>
      <w:r w:rsidR="00462825" w:rsidRPr="00F3645B">
        <w:t xml:space="preserve">.  Thus, it is commonly recognized that at least 2 of the 3 main mesenteric arteries must be occluded to result in symptomatic CMI </w:t>
      </w:r>
      <w:r w:rsidR="00462825" w:rsidRPr="00F3645B">
        <w:fldChar w:fldCharType="begin"/>
      </w:r>
      <w:r w:rsidR="009A258C" w:rsidRPr="00F3645B">
        <w:instrText xml:space="preserve"> ADDIN EN.CITE &lt;EndNote&gt;&lt;Cite&gt;&lt;Author&gt;Stanton&lt;/Author&gt;&lt;Year&gt;1986&lt;/Year&gt;&lt;RecNum&gt;880&lt;/RecNum&gt;&lt;DisplayText&gt;(3)&lt;/DisplayText&gt;&lt;record&gt;&lt;rec-number&gt;880&lt;/rec-number&gt;&lt;foreign-keys&gt;&lt;key app="EN" db-id="xeep5d99wefzf1e2de75p900wp0assr5afff" timestamp="1584109940" guid="0944cdc2-6732-4432-b0b2-f41be5b94a43"&gt;880&lt;/key&gt;&lt;/foreign-keys&gt;&lt;ref-type name="Journal Article"&gt;17&lt;/ref-type&gt;&lt;contributors&gt;&lt;authors&gt;&lt;author&gt;Stanton, Paul E.&lt;/author&gt;&lt;author&gt;Hollier, Paul A.&lt;/author&gt;&lt;author&gt;Seidel, Terry W.&lt;/author&gt;&lt;author&gt;Rosenthal, David&lt;/author&gt;&lt;author&gt;Clark, Michael&lt;/author&gt;&lt;author&gt;Lamis, Pano A.&lt;/author&gt;&lt;/authors&gt;&lt;/contributors&gt;&lt;titles&gt;&lt;title&gt;Chronic intestinal ischemia: Diagnosis and therapy&lt;/title&gt;&lt;secondary-title&gt;Journal of Vascular Surgery&lt;/secondary-title&gt;&lt;/titles&gt;&lt;periodical&gt;&lt;full-title&gt;Journal of Vascular Surgery&lt;/full-title&gt;&lt;/periodical&gt;&lt;pages&gt;338-344&lt;/pages&gt;&lt;volume&gt;4&lt;/volume&gt;&lt;number&gt;4&lt;/number&gt;&lt;section&gt;338&lt;/section&gt;&lt;dates&gt;&lt;year&gt;1986&lt;/year&gt;&lt;/dates&gt;&lt;isbn&gt;07415214&lt;/isbn&gt;&lt;urls&gt;&lt;/urls&gt;&lt;electronic-resource-num&gt;10.1067/mva.1986.avs0040338&lt;/electronic-resource-num&gt;&lt;/record&gt;&lt;/Cite&gt;&lt;/EndNote&gt;</w:instrText>
      </w:r>
      <w:r w:rsidR="00462825" w:rsidRPr="00F3645B">
        <w:fldChar w:fldCharType="separate"/>
      </w:r>
      <w:r w:rsidR="009A258C" w:rsidRPr="00F3645B">
        <w:rPr>
          <w:noProof/>
        </w:rPr>
        <w:t>(</w:t>
      </w:r>
      <w:hyperlink w:anchor="_ENREF_3" w:tooltip="Stanton, 1986 #880" w:history="1">
        <w:r w:rsidR="00E2287F" w:rsidRPr="00F3645B">
          <w:rPr>
            <w:noProof/>
          </w:rPr>
          <w:t>3</w:t>
        </w:r>
      </w:hyperlink>
      <w:r w:rsidR="009A258C" w:rsidRPr="00F3645B">
        <w:rPr>
          <w:noProof/>
        </w:rPr>
        <w:t>)</w:t>
      </w:r>
      <w:r w:rsidR="00462825" w:rsidRPr="00F3645B">
        <w:fldChar w:fldCharType="end"/>
      </w:r>
      <w:r w:rsidR="00462825" w:rsidRPr="00F3645B">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3B3B10" w:rsidRPr="00F3645B">
        <w:instrText xml:space="preserve"> ADDIN EN.CITE &lt;EndNote&gt;&lt;Cite&gt;&lt;Author&gt;Sreenarasimhaiah&lt;/Author&gt;&lt;Year&gt;2005&lt;/Year&gt;&lt;RecNum&gt;925&lt;/RecNum&gt;&lt;DisplayText&gt;(4)&lt;/DisplayText&gt;&lt;record&gt;&lt;rec-number&gt;925&lt;/rec-number&gt;&lt;foreign-keys&gt;&lt;key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3B3B10" w:rsidRPr="00F3645B">
        <w:rPr>
          <w:noProof/>
        </w:rPr>
        <w:t>(</w:t>
      </w:r>
      <w:hyperlink w:anchor="_ENREF_4" w:tooltip="Sreenarasimhaiah, 2005 #925" w:history="1">
        <w:r w:rsidR="00E2287F" w:rsidRPr="00F3645B">
          <w:rPr>
            <w:noProof/>
          </w:rPr>
          <w:t>4</w:t>
        </w:r>
      </w:hyperlink>
      <w:r w:rsidR="003B3B10" w:rsidRPr="00F3645B">
        <w:rPr>
          <w:noProof/>
        </w:rPr>
        <w:t>)</w:t>
      </w:r>
      <w:r w:rsidR="000C7BA6" w:rsidRPr="00F3645B">
        <w:fldChar w:fldCharType="end"/>
      </w:r>
      <w:r w:rsidR="00CF11C8" w:rsidRPr="00F3645B">
        <w:t>.</w:t>
      </w:r>
      <w:r w:rsidR="00303FD7" w:rsidRPr="00F3645B">
        <w:t xml:space="preserve"> </w:t>
      </w:r>
      <w:r w:rsidR="009857F0" w:rsidRPr="00F3645B">
        <w:t xml:space="preserve"> In order to avoid catastrophic complications, the need for prompt and accurate diagnosis of this disease is critical.</w:t>
      </w:r>
      <w:r w:rsidR="009857F0" w:rsidRPr="00F3645B">
        <w:rPr>
          <w:rFonts w:ascii="AdvPSA183" w:hAnsi="AdvPSA183" w:cs="AdvPSA183"/>
          <w:sz w:val="18"/>
          <w:szCs w:val="18"/>
        </w:rPr>
        <w:t xml:space="preserve"> </w:t>
      </w:r>
      <w:r w:rsidR="000E425E" w:rsidRPr="00F3645B">
        <w:t>Unfortunately</w:t>
      </w:r>
      <w:r w:rsidR="005638F8" w:rsidRPr="00F3645B">
        <w:t xml:space="preserve">, </w:t>
      </w:r>
      <w:r w:rsidR="00741826" w:rsidRPr="00F3645B">
        <w:t xml:space="preserve">the </w:t>
      </w:r>
      <w:r w:rsidR="000E425E" w:rsidRPr="00F3645B">
        <w:t xml:space="preserve">diagnosis of CMI is </w:t>
      </w:r>
      <w:r w:rsidR="009A258C" w:rsidRPr="00F3645B">
        <w:t>difficult</w:t>
      </w:r>
      <w:r w:rsidR="000E425E" w:rsidRPr="00F3645B">
        <w:t xml:space="preserve"> and requires a high index of clinical suspicion with </w:t>
      </w:r>
      <w:r w:rsidR="005638F8" w:rsidRPr="00F3645B">
        <w:t xml:space="preserve">currently no </w:t>
      </w:r>
      <w:r w:rsidR="001162A5" w:rsidRPr="00F3645B">
        <w:t>well-established diagnostic technique</w:t>
      </w:r>
      <w:r w:rsidR="000E425E" w:rsidRPr="00F3645B">
        <w:t>.</w:t>
      </w:r>
      <w:r w:rsidR="001162A5">
        <w:t xml:space="preserve"> </w:t>
      </w:r>
    </w:p>
    <w:p w14:paraId="2F71A492" w14:textId="6CC9D255" w:rsidR="001152C0" w:rsidRPr="00A14B74" w:rsidRDefault="005638F8" w:rsidP="001152C0">
      <w:pPr>
        <w:autoSpaceDE w:val="0"/>
        <w:autoSpaceDN w:val="0"/>
        <w:adjustRightInd w:val="0"/>
        <w:spacing w:line="480" w:lineRule="auto"/>
        <w:jc w:val="both"/>
      </w:pPr>
      <w:r>
        <w:t xml:space="preserve">If clinical findings strongly suggest CMI, </w:t>
      </w:r>
      <w:del w:id="9" w:author="CHRISTOPHER J FRANCOIS" w:date="2020-04-02T08:03:00Z">
        <w:r w:rsidDel="00346700">
          <w:delText>a</w:delText>
        </w:r>
        <w:r w:rsidR="00145F61" w:rsidDel="00346700">
          <w:delText xml:space="preserve"> combined </w:delText>
        </w:r>
        <w:r w:rsidR="00045053" w:rsidDel="00346700">
          <w:delText>c</w:delText>
        </w:r>
        <w:r w:rsidR="00FD5800" w:rsidRPr="00A14B74" w:rsidDel="00346700">
          <w:delText xml:space="preserve">omputed tomography (CT) and </w:delText>
        </w:r>
      </w:del>
      <w:r w:rsidR="00FD5800" w:rsidRPr="00A14B74">
        <w:t>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3B3B10">
        <w:instrText xml:space="preserve"> ADDIN EN.CITE </w:instrText>
      </w:r>
      <w:r w:rsidR="003B3B10">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3B3B10">
        <w:instrText xml:space="preserve"> ADDIN EN.CITE.DATA </w:instrText>
      </w:r>
      <w:r w:rsidR="003B3B10">
        <w:fldChar w:fldCharType="end"/>
      </w:r>
      <w:r w:rsidR="00C04C9C">
        <w:fldChar w:fldCharType="separate"/>
      </w:r>
      <w:r w:rsidR="003B3B10">
        <w:rPr>
          <w:noProof/>
        </w:rPr>
        <w:t>(</w:t>
      </w:r>
      <w:hyperlink w:anchor="_ENREF_5" w:tooltip="Oliva, 2013 #924" w:history="1">
        <w:r w:rsidR="00E2287F">
          <w:rPr>
            <w:noProof/>
          </w:rPr>
          <w:t>5</w:t>
        </w:r>
      </w:hyperlink>
      <w:r w:rsidR="003B3B10">
        <w:rPr>
          <w:noProof/>
        </w:rPr>
        <w:t>,</w:t>
      </w:r>
      <w:hyperlink w:anchor="_ENREF_6" w:tooltip="Amin, 2014 #846" w:history="1">
        <w:r w:rsidR="00E2287F">
          <w:rPr>
            <w:noProof/>
          </w:rPr>
          <w:t>6</w:t>
        </w:r>
      </w:hyperlink>
      <w:r w:rsidR="003B3B10">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3B3B10">
        <w:instrText xml:space="preserve"> ADDIN EN.CITE </w:instrText>
      </w:r>
      <w:r w:rsidR="003B3B10">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3B3B10">
        <w:instrText xml:space="preserve"> ADDIN EN.CITE.DATA </w:instrText>
      </w:r>
      <w:r w:rsidR="003B3B10">
        <w:fldChar w:fldCharType="end"/>
      </w:r>
      <w:r w:rsidR="00C04C9C">
        <w:fldChar w:fldCharType="separate"/>
      </w:r>
      <w:r w:rsidR="003B3B10">
        <w:rPr>
          <w:noProof/>
        </w:rPr>
        <w:t>(</w:t>
      </w:r>
      <w:hyperlink w:anchor="_ENREF_7" w:tooltip="Carlos, 2001 #923" w:history="1">
        <w:r w:rsidR="00E2287F">
          <w:rPr>
            <w:noProof/>
          </w:rPr>
          <w:t>7</w:t>
        </w:r>
      </w:hyperlink>
      <w:r w:rsidR="003B3B10">
        <w:rPr>
          <w:noProof/>
        </w:rPr>
        <w:t>,</w:t>
      </w:r>
      <w:hyperlink w:anchor="_ENREF_8" w:tooltip="Meaney, 1997 #922" w:history="1">
        <w:r w:rsidR="00E2287F">
          <w:rPr>
            <w:noProof/>
          </w:rPr>
          <w:t>8</w:t>
        </w:r>
      </w:hyperlink>
      <w:r w:rsidR="003B3B10">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w:t>
      </w:r>
      <w:r w:rsidR="00D02C24" w:rsidRPr="00A14B74">
        <w:lastRenderedPageBreak/>
        <w:t xml:space="preserve">disease. Duplex sonography has </w:t>
      </w:r>
      <w:r w:rsidR="000D0CC4" w:rsidRPr="00A14B74">
        <w:t>shown some success 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3B3B10">
        <w:instrText xml:space="preserve"> ADDIN EN.CITE </w:instrText>
      </w:r>
      <w:r w:rsidR="003B3B10">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3B3B10">
        <w:instrText xml:space="preserve"> ADDIN EN.CITE.DATA </w:instrText>
      </w:r>
      <w:r w:rsidR="003B3B10">
        <w:fldChar w:fldCharType="end"/>
      </w:r>
      <w:r w:rsidR="00C04C9C">
        <w:fldChar w:fldCharType="separate"/>
      </w:r>
      <w:r w:rsidR="003B3B10">
        <w:rPr>
          <w:noProof/>
        </w:rPr>
        <w:t>(</w:t>
      </w:r>
      <w:hyperlink w:anchor="_ENREF_9" w:tooltip="Zwolak, 1998 #921" w:history="1">
        <w:r w:rsidR="00E2287F">
          <w:rPr>
            <w:noProof/>
          </w:rPr>
          <w:t>9-11</w:t>
        </w:r>
      </w:hyperlink>
      <w:r w:rsidR="003B3B10">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3B3B10">
        <w:instrText xml:space="preserve"> ADDIN EN.CITE &lt;EndNote&gt;&lt;Cite&gt;&lt;Author&gt;Sabba&lt;/Author&gt;&lt;Year&gt;1990&lt;/Year&gt;&lt;RecNum&gt;908&lt;/RecNum&gt;&lt;DisplayText&gt;(12)&lt;/DisplayText&gt;&lt;record&gt;&lt;rec-number&gt;908&lt;/rec-number&gt;&lt;foreign-keys&gt;&lt;key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3B3B10">
        <w:rPr>
          <w:noProof/>
        </w:rPr>
        <w:t>(</w:t>
      </w:r>
      <w:hyperlink w:anchor="_ENREF_12" w:tooltip="Sabba, 1990 #908" w:history="1">
        <w:r w:rsidR="00E2287F">
          <w:rPr>
            <w:noProof/>
          </w:rPr>
          <w:t>12</w:t>
        </w:r>
      </w:hyperlink>
      <w:r w:rsidR="003B3B10">
        <w:rPr>
          <w:noProof/>
        </w:rPr>
        <w:t>)</w:t>
      </w:r>
      <w:r w:rsidR="00C04C9C">
        <w:fldChar w:fldCharType="end"/>
      </w:r>
      <w:r w:rsidR="00D431B9" w:rsidRPr="00A14B74">
        <w:t>.</w:t>
      </w:r>
      <w:r w:rsidR="007A5BC8" w:rsidRPr="00A14B74">
        <w:t xml:space="preserve"> </w:t>
      </w:r>
    </w:p>
    <w:p w14:paraId="7221E6B3" w14:textId="2B6E5FD5" w:rsidR="00B11EDC" w:rsidRPr="00F3645B" w:rsidRDefault="00425E85" w:rsidP="001152C0">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C04C9C">
        <w:fldChar w:fldCharType="separate"/>
      </w:r>
      <w:r w:rsidR="003B3B10">
        <w:rPr>
          <w:noProof/>
        </w:rPr>
        <w:t>(</w:t>
      </w:r>
      <w:hyperlink w:anchor="_ENREF_13" w:tooltip="Li, 1994 #919" w:history="1">
        <w:r w:rsidR="00E2287F">
          <w:rPr>
            <w:noProof/>
          </w:rPr>
          <w:t>13-16</w:t>
        </w:r>
      </w:hyperlink>
      <w:r w:rsidR="003B3B10">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3B3B10">
        <w:instrText xml:space="preserve"> ADDIN EN.CITE &lt;EndNote&gt;&lt;Cite&gt;&lt;Author&gt;Li&lt;/Author&gt;&lt;Year&gt;1994&lt;/Year&gt;&lt;RecNum&gt;919&lt;/RecNum&gt;&lt;DisplayText&gt;(13)&lt;/DisplayText&gt;&lt;record&gt;&lt;rec-number&gt;919&lt;/rec-number&gt;&lt;foreign-keys&gt;&lt;key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3B3B10">
        <w:rPr>
          <w:noProof/>
        </w:rPr>
        <w:t>(</w:t>
      </w:r>
      <w:hyperlink w:anchor="_ENREF_13" w:tooltip="Li, 1994 #919" w:history="1">
        <w:r w:rsidR="00E2287F">
          <w:rPr>
            <w:noProof/>
          </w:rPr>
          <w:t>13</w:t>
        </w:r>
      </w:hyperlink>
      <w:r w:rsidR="003B3B10">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3B3B10">
        <w:instrText xml:space="preserve"> ADDIN EN.CITE &lt;EndNote&gt;&lt;Cite&gt;&lt;Author&gt;Burkart&lt;/Author&gt;&lt;Year&gt;1995&lt;/Year&gt;&lt;RecNum&gt;892&lt;/RecNum&gt;&lt;DisplayText&gt;(14)&lt;/DisplayText&gt;&lt;record&gt;&lt;rec-number&gt;892&lt;/rec-number&gt;&lt;foreign-keys&gt;&lt;key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3B3B10">
        <w:rPr>
          <w:noProof/>
        </w:rPr>
        <w:t>(</w:t>
      </w:r>
      <w:hyperlink w:anchor="_ENREF_14" w:tooltip="Burkart, 1995 #892" w:history="1">
        <w:r w:rsidR="00E2287F">
          <w:rPr>
            <w:noProof/>
          </w:rPr>
          <w:t>14</w:t>
        </w:r>
      </w:hyperlink>
      <w:r w:rsidR="003B3B10">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w:t>
      </w:r>
      <w:commentRangeStart w:id="10"/>
      <w:r w:rsidR="00AB1DD5" w:rsidRPr="00F3645B">
        <w:t xml:space="preserve">reduced </w:t>
      </w:r>
      <w:r w:rsidR="00650D54" w:rsidRPr="00F3645B">
        <w:t xml:space="preserve">blood </w:t>
      </w:r>
      <w:r w:rsidR="00AB1DD5" w:rsidRPr="00F3645B">
        <w:t xml:space="preserve">flow augmentation </w:t>
      </w:r>
      <w:commentRangeEnd w:id="10"/>
      <w:r w:rsidR="000B2E2B">
        <w:rPr>
          <w:rStyle w:val="CommentReference"/>
        </w:rPr>
        <w:commentReference w:id="10"/>
      </w:r>
      <w:r w:rsidR="00AB1DD5" w:rsidRPr="00F3645B">
        <w:t>in the SMV</w:t>
      </w:r>
      <w:r w:rsidR="005B5F6A" w:rsidRPr="00F3645B">
        <w:t xml:space="preserve"> in patients with true CMI</w:t>
      </w:r>
      <w:r w:rsidR="006A44E9" w:rsidRPr="00F3645B">
        <w:t xml:space="preserve"> </w:t>
      </w:r>
      <w:r w:rsidR="00F567DB" w:rsidRPr="00F3645B">
        <w:t xml:space="preserve">compared to those who were symptomatic but did not have CMI (as </w:t>
      </w:r>
      <w:r w:rsidR="006A44E9" w:rsidRPr="00F3645B">
        <w:t>determined by angiography</w:t>
      </w:r>
      <w:r w:rsidR="00F567DB" w:rsidRPr="00F3645B">
        <w:t xml:space="preserve"> and clinical follow-up studies). </w:t>
      </w:r>
      <w:r w:rsidR="00772903" w:rsidRPr="00F3645B">
        <w:t>A</w:t>
      </w:r>
      <w:r w:rsidR="00AB1DD5" w:rsidRPr="00F3645B">
        <w:t xml:space="preserve"> second study by Li et al.</w:t>
      </w:r>
      <w:r w:rsidR="00A14B74" w:rsidRPr="00F3645B">
        <w:t xml:space="preserve"> </w:t>
      </w:r>
      <w:r w:rsidR="00850EB1" w:rsidRPr="00F3645B">
        <w:fldChar w:fldCharType="begin"/>
      </w:r>
      <w:r w:rsidR="003B3B10" w:rsidRPr="00F3645B">
        <w:instrText xml:space="preserve"> ADDIN EN.CITE &lt;EndNote&gt;&lt;Cite&gt;&lt;Author&gt;Li&lt;/Author&gt;&lt;Year&gt;1995&lt;/Year&gt;&lt;RecNum&gt;918&lt;/RecNum&gt;&lt;DisplayText&gt;(15)&lt;/DisplayText&gt;&lt;record&gt;&lt;rec-number&gt;918&lt;/rec-number&gt;&lt;foreign-keys&gt;&lt;key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3B3B10" w:rsidRPr="00F3645B">
        <w:rPr>
          <w:noProof/>
        </w:rPr>
        <w:t>(</w:t>
      </w:r>
      <w:hyperlink w:anchor="_ENREF_15" w:tooltip="Li, 1995 #918" w:history="1">
        <w:r w:rsidR="00E2287F" w:rsidRPr="00F3645B">
          <w:rPr>
            <w:noProof/>
          </w:rPr>
          <w:t>15</w:t>
        </w:r>
      </w:hyperlink>
      <w:r w:rsidR="003B3B10" w:rsidRPr="00F3645B">
        <w:rPr>
          <w:noProof/>
        </w:rPr>
        <w:t>)</w:t>
      </w:r>
      <w:r w:rsidR="00850EB1" w:rsidRPr="00F3645B">
        <w:fldChar w:fldCharType="end"/>
      </w:r>
      <w:r w:rsidR="00850EB1" w:rsidRPr="00F3645B">
        <w:t xml:space="preserve"> </w:t>
      </w:r>
      <w:r w:rsidR="00DC3C1F" w:rsidRPr="00F3645B">
        <w:t xml:space="preserve">reinforced these findings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7E4AE7" w:rsidRPr="00F3645B">
        <w:t>Despite these encouraging results</w:t>
      </w:r>
      <w:r w:rsidR="000E425E" w:rsidRPr="00F3645B">
        <w:t xml:space="preserve">, 2D PC-MRI is quite cumbersome in that it requires accurate prescription of 2D </w:t>
      </w:r>
      <w:r w:rsidR="00FB2D59" w:rsidRPr="00F3645B">
        <w:t xml:space="preserve">PC </w:t>
      </w:r>
      <w:r w:rsidR="007E4AE7" w:rsidRPr="00F3645B">
        <w:t xml:space="preserve">imaging </w:t>
      </w:r>
      <w:r w:rsidR="000E425E" w:rsidRPr="00F3645B">
        <w:t xml:space="preserve">planes over arteries </w:t>
      </w:r>
      <w:del w:id="11" w:author="CHRISTOPHER J FRANCOIS" w:date="2020-04-02T08:04:00Z">
        <w:r w:rsidR="000E425E" w:rsidRPr="00F3645B" w:rsidDel="00346700">
          <w:delText xml:space="preserve">or </w:delText>
        </w:r>
      </w:del>
      <w:ins w:id="12" w:author="CHRISTOPHER J FRANCOIS" w:date="2020-04-02T08:04:00Z">
        <w:r w:rsidR="00346700">
          <w:t>and</w:t>
        </w:r>
        <w:r w:rsidR="00346700" w:rsidRPr="00F3645B">
          <w:t xml:space="preserve"> </w:t>
        </w:r>
      </w:ins>
      <w:r w:rsidR="000E425E" w:rsidRPr="00F3645B">
        <w:t>veins of interest</w:t>
      </w:r>
      <w:r w:rsidR="00FB2D59" w:rsidRPr="00F3645B">
        <w:t xml:space="preserve">. </w:t>
      </w:r>
      <w:r w:rsidR="001F2E53" w:rsidRPr="00F3645B">
        <w:t xml:space="preserve">Furthermore, additional scan time is required for each imaging plane, which may prohibit the analysis of multiple vessels.  </w:t>
      </w:r>
      <w:r w:rsidR="00FB2D59" w:rsidRPr="00F3645B">
        <w:t xml:space="preserve">Due to the limited coverage offered by 2D PC-MRI, an </w:t>
      </w:r>
      <w:r w:rsidR="00996F88" w:rsidRPr="00F3645B">
        <w:t>additional</w:t>
      </w:r>
      <w:r w:rsidR="00FB2D59" w:rsidRPr="00F3645B">
        <w:t xml:space="preserve"> </w:t>
      </w:r>
      <w:r w:rsidR="00996F88" w:rsidRPr="00F3645B">
        <w:t>MRA or CE-MRA scan</w:t>
      </w:r>
      <w:r w:rsidR="001F2E53" w:rsidRPr="00F3645B">
        <w:t xml:space="preserve"> is </w:t>
      </w:r>
      <w:r w:rsidR="00550075" w:rsidRPr="00F3645B">
        <w:t xml:space="preserve">also </w:t>
      </w:r>
      <w:r w:rsidR="001F2E53" w:rsidRPr="00F3645B">
        <w:t>required</w:t>
      </w:r>
      <w:r w:rsidR="00996F88" w:rsidRPr="00F3645B">
        <w:t xml:space="preserve"> </w:t>
      </w:r>
      <w:r w:rsidR="001F2E53" w:rsidRPr="00F3645B">
        <w:t>for proper</w:t>
      </w:r>
      <w:r w:rsidR="00996F88" w:rsidRPr="00F3645B">
        <w:t xml:space="preserve"> </w:t>
      </w:r>
      <w:r w:rsidR="00FB2D59" w:rsidRPr="00F3645B">
        <w:t>plane</w:t>
      </w:r>
      <w:r w:rsidR="001F2E53" w:rsidRPr="00F3645B">
        <w:t xml:space="preserve"> prescription</w:t>
      </w:r>
      <w:r w:rsidR="00996F88" w:rsidRPr="00F3645B">
        <w:t xml:space="preserve">. </w:t>
      </w:r>
    </w:p>
    <w:p w14:paraId="1167B8B4" w14:textId="445F33D6" w:rsidR="005E1836" w:rsidRPr="00F3645B" w:rsidRDefault="005E1836" w:rsidP="005E1836">
      <w:pPr>
        <w:spacing w:line="480" w:lineRule="auto"/>
        <w:rPr>
          <w:color w:val="000000"/>
        </w:rPr>
      </w:pPr>
      <w:r w:rsidRPr="00F3645B">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w:t>
      </w:r>
      <w:r w:rsidRPr="00F3645B">
        <w:lastRenderedPageBreak/>
        <w:t>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116CEE" w:rsidRPr="00F3645B">
        <w:instrText xml:space="preserve"> ADDIN EN.CITE </w:instrText>
      </w:r>
      <w:r w:rsidR="00116CEE"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116CEE" w:rsidRPr="00F3645B">
        <w:instrText xml:space="preserve"> ADDIN EN.CITE.DATA </w:instrText>
      </w:r>
      <w:r w:rsidR="00116CEE" w:rsidRPr="00F3645B">
        <w:fldChar w:fldCharType="end"/>
      </w:r>
      <w:r w:rsidRPr="00F3645B">
        <w:fldChar w:fldCharType="separate"/>
      </w:r>
      <w:r w:rsidR="00116CEE" w:rsidRPr="00F3645B">
        <w:rPr>
          <w:noProof/>
        </w:rPr>
        <w:t>(</w:t>
      </w:r>
      <w:hyperlink w:anchor="_ENREF_17" w:tooltip="Roldan-Alzate, 2016 #926" w:history="1">
        <w:r w:rsidR="00E2287F" w:rsidRPr="00F3645B">
          <w:rPr>
            <w:noProof/>
          </w:rPr>
          <w:t>17</w:t>
        </w:r>
      </w:hyperlink>
      <w:r w:rsidR="00116CEE" w:rsidRPr="00F3645B">
        <w:rPr>
          <w:noProof/>
        </w:rPr>
        <w:t>)</w:t>
      </w:r>
      <w:r w:rsidRPr="00F3645B">
        <w:fldChar w:fldCharType="end"/>
      </w:r>
      <w:r w:rsidRPr="00F3645B">
        <w:t xml:space="preserve">. Due to the volumetric </w:t>
      </w:r>
      <w:r w:rsidR="009A258C" w:rsidRPr="00F3645B">
        <w:t xml:space="preserve">nature of the </w:t>
      </w:r>
      <w:r w:rsidRPr="00F3645B">
        <w:t xml:space="preserve">acquisition, any vessel within the 3D </w:t>
      </w:r>
      <w:del w:id="13" w:author="ALEJANDRO ROLDAN ALZATE" w:date="2020-03-31T16:53:00Z">
        <w:r w:rsidRPr="00F3645B" w:rsidDel="000B2E2B">
          <w:delText xml:space="preserve">angiogram </w:delText>
        </w:r>
      </w:del>
      <w:ins w:id="14" w:author="ALEJANDRO ROLDAN ALZATE" w:date="2020-03-31T16:53:00Z">
        <w:r w:rsidR="000B2E2B">
          <w:t>field of view</w:t>
        </w:r>
        <w:r w:rsidR="000B2E2B" w:rsidRPr="00F3645B">
          <w:t xml:space="preserve"> </w:t>
        </w:r>
      </w:ins>
      <w:r w:rsidRPr="00F3645B">
        <w:t>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16CEE" w:rsidRPr="00F3645B">
        <w:instrText xml:space="preserve"> ADDIN EN.CITE </w:instrText>
      </w:r>
      <w:r w:rsidR="00116CEE"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16CEE" w:rsidRPr="00F3645B">
        <w:instrText xml:space="preserve"> ADDIN EN.CITE.DATA </w:instrText>
      </w:r>
      <w:r w:rsidR="00116CEE" w:rsidRPr="00F3645B">
        <w:fldChar w:fldCharType="end"/>
      </w:r>
      <w:r w:rsidRPr="00F3645B">
        <w:fldChar w:fldCharType="separate"/>
      </w:r>
      <w:r w:rsidR="00116CEE" w:rsidRPr="00F3645B">
        <w:rPr>
          <w:noProof/>
        </w:rPr>
        <w:t>(</w:t>
      </w:r>
      <w:hyperlink w:anchor="_ENREF_18" w:tooltip="Roldan-Alzate, 2015 #874" w:history="1">
        <w:r w:rsidR="00E2287F" w:rsidRPr="00F3645B">
          <w:rPr>
            <w:noProof/>
          </w:rPr>
          <w:t>18</w:t>
        </w:r>
      </w:hyperlink>
      <w:r w:rsidR="00116CEE" w:rsidRPr="00F3645B">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w:t>
      </w:r>
      <w:del w:id="15" w:author="CHRISTOPHER J FRANCOIS" w:date="2020-04-02T08:04:00Z">
        <w:r w:rsidRPr="00F3645B" w:rsidDel="00346700">
          <w:delText xml:space="preserve">The results of which may provide additional diagnostic insights into distinct flow patterns in patients with CMI. </w:delText>
        </w:r>
      </w:del>
    </w:p>
    <w:p w14:paraId="1A74D91F" w14:textId="7C2A6F74" w:rsidR="00D02C24" w:rsidRPr="00F3645B" w:rsidRDefault="00D02C24" w:rsidP="001152C0">
      <w:pPr>
        <w:pStyle w:val="Heading1"/>
        <w:spacing w:line="480" w:lineRule="auto"/>
        <w:jc w:val="both"/>
      </w:pPr>
      <w:r w:rsidRPr="00F3645B">
        <w:t>Materials and Methods:</w:t>
      </w:r>
    </w:p>
    <w:p w14:paraId="2DCC4175" w14:textId="29B554A9" w:rsidR="00B8141A" w:rsidRPr="00F3645B" w:rsidRDefault="007954E1" w:rsidP="001152C0">
      <w:pPr>
        <w:pStyle w:val="Heading2"/>
        <w:spacing w:line="480" w:lineRule="auto"/>
        <w:jc w:val="both"/>
      </w:pPr>
      <w:r w:rsidRPr="00F3645B">
        <w:t>Subjects</w:t>
      </w:r>
    </w:p>
    <w:p w14:paraId="048B58C9" w14:textId="0134EF92" w:rsidR="007954E1" w:rsidRPr="00F3645B" w:rsidRDefault="00F93A1B" w:rsidP="001152C0">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r w:rsidR="00BD5D5B" w:rsidRPr="00F3645B">
        <w:t xml:space="preserve">retrospective </w:t>
      </w:r>
      <w:r w:rsidRPr="00F3645B">
        <w:t xml:space="preserve">study, </w:t>
      </w:r>
      <w:r w:rsidR="00FC67BC" w:rsidRPr="00F3645B">
        <w:t>21</w:t>
      </w:r>
      <w:r w:rsidRPr="00F3645B">
        <w:t xml:space="preserve"> 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-86], mean weight: 69.2</w:t>
      </w:r>
      <w:r w:rsidR="00D206BF" w:rsidRPr="00F3645B">
        <w:t xml:space="preserve"> kg) </w:t>
      </w:r>
      <w:r w:rsidRPr="00F3645B">
        <w:t xml:space="preserve">with a suspicion of </w:t>
      </w:r>
      <w:r w:rsidR="00E75C2E" w:rsidRPr="00F3645B">
        <w:t xml:space="preserve">CMI </w:t>
      </w:r>
      <w:del w:id="16" w:author="ALEJANDRO ROLDAN ALZATE" w:date="2020-03-31T16:53:00Z">
        <w:r w:rsidRPr="00F3645B" w:rsidDel="000B2E2B">
          <w:delText xml:space="preserve">received </w:delText>
        </w:r>
      </w:del>
      <w:ins w:id="17" w:author="CHRISTOPHER J FRANCOIS" w:date="2020-04-02T08:04:00Z">
        <w:r w:rsidR="00346700">
          <w:t>were scanned according to our clinical CMI protocol. Studies were performed</w:t>
        </w:r>
      </w:ins>
      <w:ins w:id="18" w:author="ALEJANDRO ROLDAN ALZATE" w:date="2020-03-31T16:53:00Z">
        <w:del w:id="19" w:author="CHRISTOPHER J FRANCOIS" w:date="2020-04-02T08:04:00Z">
          <w:r w:rsidR="000B2E2B" w:rsidDel="00346700">
            <w:delText>underwent</w:delText>
          </w:r>
          <w:r w:rsidR="000B2E2B" w:rsidRPr="00F3645B" w:rsidDel="00346700">
            <w:delText xml:space="preserve"> </w:delText>
          </w:r>
        </w:del>
      </w:ins>
      <w:del w:id="20" w:author="CHRISTOPHER J FRANCOIS" w:date="2020-04-02T08:04:00Z">
        <w:r w:rsidRPr="00F3645B" w:rsidDel="00346700">
          <w:delText>4D flow MRI scan</w:delText>
        </w:r>
        <w:r w:rsidR="00754D41" w:rsidRPr="00F3645B" w:rsidDel="00346700">
          <w:delText>s after informed consent</w:delText>
        </w:r>
      </w:del>
      <w:r w:rsidR="00754D41" w:rsidRPr="00F3645B">
        <w:t xml:space="preserve"> </w:t>
      </w:r>
      <w:r w:rsidRPr="00F3645B">
        <w:t>between March 2012 and August 201</w:t>
      </w:r>
      <w:r w:rsidR="00754D41" w:rsidRPr="00F3645B">
        <w:t>9</w:t>
      </w:r>
      <w:del w:id="21" w:author="CHRISTOPHER J FRANCOIS" w:date="2020-04-02T08:05:00Z">
        <w:r w:rsidRPr="00F3645B" w:rsidDel="00346700">
          <w:delText xml:space="preserve"> </w:delText>
        </w:r>
      </w:del>
      <w:ins w:id="22" w:author="CHRISTOPHER J FRANCOIS" w:date="2020-04-02T08:06:00Z">
        <w:r w:rsidR="00346700">
          <w:t xml:space="preserve"> in </w:t>
        </w:r>
      </w:ins>
      <w:del w:id="23" w:author="CHRISTOPHER J FRANCOIS" w:date="2020-04-02T08:05:00Z">
        <w:r w:rsidRPr="00F3645B" w:rsidDel="00346700">
          <w:delText xml:space="preserve">as part of the </w:delText>
        </w:r>
        <w:r w:rsidR="00E75C2E" w:rsidRPr="00F3645B" w:rsidDel="00346700">
          <w:delText xml:space="preserve">institutional </w:delText>
        </w:r>
        <w:r w:rsidRPr="00F3645B" w:rsidDel="00346700">
          <w:delText>CMI protocol</w:delText>
        </w:r>
      </w:del>
      <w:del w:id="24" w:author="CHRISTOPHER J FRANCOIS" w:date="2020-04-02T08:06:00Z">
        <w:r w:rsidRPr="00F3645B" w:rsidDel="00346700">
          <w:delText>. These</w:delText>
        </w:r>
      </w:del>
      <w:r w:rsidRPr="00F3645B">
        <w:t xml:space="preserve"> patients </w:t>
      </w:r>
      <w:del w:id="25" w:author="CHRISTOPHER J FRANCOIS" w:date="2020-04-02T08:06:00Z">
        <w:r w:rsidRPr="00F3645B" w:rsidDel="00346700">
          <w:delText xml:space="preserve">had been </w:delText>
        </w:r>
      </w:del>
      <w:r w:rsidRPr="00F3645B">
        <w:t xml:space="preserve">referred from vascular surgery </w:t>
      </w:r>
      <w:ins w:id="26" w:author="CHRISTOPHER J FRANCOIS" w:date="2020-04-02T08:06:00Z">
        <w:r w:rsidR="00346700">
          <w:t xml:space="preserve">or gastroenterology </w:t>
        </w:r>
      </w:ins>
      <w:r w:rsidRPr="00F3645B">
        <w:t>based on a clinical presentation</w:t>
      </w:r>
      <w:r w:rsidR="00E44C85" w:rsidRPr="00F3645B">
        <w:t xml:space="preserve"> typical of CMI</w:t>
      </w:r>
      <w:r w:rsidRPr="00F3645B">
        <w:t xml:space="preserve">. </w:t>
      </w:r>
      <w:r w:rsidR="005A0ED3" w:rsidRPr="00F3645B">
        <w:t xml:space="preserve">Of the 21 </w:t>
      </w:r>
      <w:del w:id="27" w:author="CHRISTOPHER J FRANCOIS" w:date="2020-04-02T08:06:00Z">
        <w:r w:rsidR="005A0ED3" w:rsidRPr="00F3645B" w:rsidDel="00346700">
          <w:delText xml:space="preserve">initial </w:delText>
        </w:r>
      </w:del>
      <w:r w:rsidR="005A0ED3" w:rsidRPr="00F3645B">
        <w:t>patients</w:t>
      </w:r>
      <w:del w:id="28" w:author="CHRISTOPHER J FRANCOIS" w:date="2020-04-02T08:06:00Z">
        <w:r w:rsidR="005A0ED3" w:rsidRPr="00F3645B" w:rsidDel="00346700">
          <w:delText xml:space="preserve"> recruited for this study</w:delText>
        </w:r>
      </w:del>
      <w:r w:rsidR="005A0ED3" w:rsidRPr="00F3645B">
        <w:t xml:space="preserve">, 4D flow data were successfully obtained in 19 patients (14 females, mean age: 50.1 years [21-86], mean weight: 68.8 kg). </w:t>
      </w:r>
      <w:commentRangeStart w:id="29"/>
      <w:r w:rsidR="005A0ED3" w:rsidRPr="00F3645B">
        <w:t xml:space="preserve">Two cases could not be analyzed due to high levels of noise resultant from acquisition errors and were excluded from the study. </w:t>
      </w:r>
      <w:commentRangeEnd w:id="29"/>
      <w:r w:rsidR="000B2E2B">
        <w:rPr>
          <w:rStyle w:val="CommentReference"/>
        </w:rPr>
        <w:commentReference w:id="29"/>
      </w:r>
      <w:r w:rsidR="008D0DF0" w:rsidRPr="00F3645B">
        <w:t xml:space="preserve">Patients </w:t>
      </w:r>
      <w:r w:rsidR="00D206BF" w:rsidRPr="00F3645B">
        <w:t>were</w:t>
      </w:r>
      <w:r w:rsidR="0005268A" w:rsidRPr="00F3645B">
        <w:t xml:space="preserve"> </w:t>
      </w:r>
      <w:del w:id="30" w:author="CHRISTOPHER J FRANCOIS" w:date="2020-04-02T08:07:00Z">
        <w:r w:rsidR="0005268A" w:rsidRPr="00F3645B" w:rsidDel="00346700">
          <w:delText>further</w:delText>
        </w:r>
        <w:r w:rsidR="00D206BF" w:rsidRPr="00F3645B" w:rsidDel="00346700">
          <w:delText xml:space="preserve"> </w:delText>
        </w:r>
      </w:del>
      <w:r w:rsidR="008113DD" w:rsidRPr="00F3645B">
        <w:t>sub</w:t>
      </w:r>
      <w:r w:rsidR="00D206BF" w:rsidRPr="00F3645B">
        <w:t>categorized into</w:t>
      </w:r>
      <w:r w:rsidR="00E2287F" w:rsidRPr="00F3645B">
        <w:t xml:space="preserve"> </w:t>
      </w:r>
      <w:del w:id="31" w:author="CHRISTOPHER J FRANCOIS" w:date="2020-04-02T08:09:00Z">
        <w:r w:rsidR="00E2287F" w:rsidRPr="00F3645B" w:rsidDel="00346700">
          <w:delText>either</w:delText>
        </w:r>
        <w:r w:rsidR="00D206BF" w:rsidRPr="00F3645B" w:rsidDel="00346700">
          <w:delText xml:space="preserve"> a </w:delText>
        </w:r>
      </w:del>
      <w:r w:rsidR="00D206BF" w:rsidRPr="00F3645B">
        <w:t xml:space="preserve">positive </w:t>
      </w:r>
      <w:del w:id="32" w:author="CHRISTOPHER J FRANCOIS" w:date="2020-04-02T08:09:00Z">
        <w:r w:rsidR="00D206BF" w:rsidRPr="00F3645B" w:rsidDel="00346700">
          <w:delText xml:space="preserve">diagnosis group </w:delText>
        </w:r>
      </w:del>
      <w:r w:rsidR="00813CAE" w:rsidRPr="00F3645B">
        <w:t>(CMI</w:t>
      </w:r>
      <w:r w:rsidR="00F77D81" w:rsidRPr="00F3645B">
        <w:t>+</w:t>
      </w:r>
      <w:r w:rsidR="00813CAE" w:rsidRPr="00F3645B">
        <w:t>)</w:t>
      </w:r>
      <w:ins w:id="33" w:author="CHRISTOPHER J FRANCOIS" w:date="2020-04-02T08:09:00Z">
        <w:r w:rsidR="00346700">
          <w:t xml:space="preserve"> and negative (CMI-) groups based on imaging and clini</w:t>
        </w:r>
      </w:ins>
      <w:ins w:id="34" w:author="CHRISTOPHER J FRANCOIS" w:date="2020-04-02T08:10:00Z">
        <w:r w:rsidR="00346700">
          <w:t>cal findings. Patients were deemed CMI+</w:t>
        </w:r>
      </w:ins>
      <w:del w:id="35" w:author="CHRISTOPHER J FRANCOIS" w:date="2020-04-02T08:10:00Z">
        <w:r w:rsidR="00E2287F" w:rsidRPr="00F3645B" w:rsidDel="00346700">
          <w:delText>,</w:delText>
        </w:r>
      </w:del>
      <w:r w:rsidR="0005268A" w:rsidRPr="00F3645B">
        <w:t xml:space="preserve"> </w:t>
      </w:r>
      <w:r w:rsidR="00E2287F" w:rsidRPr="00F3645B">
        <w:t xml:space="preserve">if MRA imaging indicated 2 or more primary vessels occlusions of </w:t>
      </w:r>
      <w:r w:rsidR="00E2287F" w:rsidRPr="00F3645B">
        <w:lastRenderedPageBreak/>
        <w:t xml:space="preserve">grade 2 or higher </w:t>
      </w:r>
      <w:r w:rsidR="00E2287F" w:rsidRPr="00F3645B">
        <w:fldChar w:fldCharType="begin"/>
      </w:r>
      <w:r w:rsidR="00E2287F" w:rsidRPr="00F3645B">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7" w:tooltip="Carlos, 2001 #923" w:history="1">
        <w:r w:rsidR="00E2287F" w:rsidRPr="00F3645B">
          <w:rPr>
            <w:noProof/>
          </w:rPr>
          <w:t>7</w:t>
        </w:r>
      </w:hyperlink>
      <w:r w:rsidR="00E2287F" w:rsidRPr="00F3645B">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E2287F" w:rsidRPr="00F3645B">
          <w:rPr>
            <w:noProof/>
          </w:rPr>
          <w:t>2</w:t>
        </w:r>
      </w:hyperlink>
      <w:r w:rsidR="00E2287F" w:rsidRPr="00F3645B">
        <w:rPr>
          <w:noProof/>
        </w:rPr>
        <w:t>)</w:t>
      </w:r>
      <w:r w:rsidR="00E2287F" w:rsidRPr="00F3645B">
        <w:fldChar w:fldCharType="end"/>
      </w:r>
      <w:del w:id="36" w:author="CHRISTOPHER J FRANCOIS" w:date="2020-04-02T08:10:00Z">
        <w:r w:rsidR="00E2287F" w:rsidRPr="00F3645B" w:rsidDel="00346700">
          <w:delText>, as well as a</w:delText>
        </w:r>
        <w:r w:rsidR="0087477D" w:rsidRPr="00F3645B" w:rsidDel="00346700">
          <w:delText xml:space="preserve"> negative diagnosis group (CMI-)</w:delText>
        </w:r>
        <w:r w:rsidR="00E2287F" w:rsidRPr="00F3645B" w:rsidDel="00346700">
          <w:delText xml:space="preserve"> otherwise</w:delText>
        </w:r>
      </w:del>
      <w:r w:rsidR="00E2287F" w:rsidRPr="00F3645B">
        <w:t>. Image interpretation and clinical diagnoses were performed</w:t>
      </w:r>
      <w:r w:rsidR="0087477D" w:rsidRPr="00F3645B">
        <w:t xml:space="preserve"> by a trained cardiovascular radiologist (</w:t>
      </w:r>
      <w:commentRangeStart w:id="37"/>
      <w:del w:id="38" w:author="CHRISTOPHER J FRANCOIS" w:date="2020-04-02T08:11:00Z">
        <w:r w:rsidR="0087477D" w:rsidRPr="00F3645B" w:rsidDel="00346700">
          <w:delText>C.J.F.</w:delText>
        </w:r>
      </w:del>
      <w:ins w:id="39" w:author="CHRISTOPHER J FRANCOIS" w:date="2020-04-02T08:11:00Z">
        <w:r w:rsidR="00346700">
          <w:t>XXX</w:t>
        </w:r>
        <w:commentRangeEnd w:id="37"/>
        <w:r w:rsidR="00346700">
          <w:rPr>
            <w:rStyle w:val="CommentReference"/>
          </w:rPr>
          <w:commentReference w:id="37"/>
        </w:r>
      </w:ins>
      <w:r w:rsidR="0087477D" w:rsidRPr="00F3645B">
        <w:t xml:space="preserve">) with 17 years of experience. </w:t>
      </w:r>
      <w:r w:rsidR="00AF26AD" w:rsidRPr="00F3645B">
        <w:t xml:space="preserve">Twenty control subjects (8 females, mean age: 44.4 years [19-73], mean weight: 80.2 kg) underwent the same CMI protocol as the patient cohort and were analyzed retrospectively. </w:t>
      </w:r>
      <w:r w:rsidR="00F40A0E" w:rsidRPr="00F3645B">
        <w:t>Control subjects</w:t>
      </w:r>
      <w:r w:rsidR="00AF26AD" w:rsidRPr="00F3645B">
        <w:t xml:space="preserve"> were defined as individuals asymptomatic of CMI or </w:t>
      </w:r>
      <w:r w:rsidR="00AF26AD" w:rsidRPr="00F3645B">
        <w:rPr>
          <w:noProof/>
        </w:rPr>
        <w:t>other vascular disease</w:t>
      </w:r>
      <w:r w:rsidR="00AF26AD" w:rsidRPr="00F3645B">
        <w:t>.</w:t>
      </w:r>
    </w:p>
    <w:p w14:paraId="6E59FECA" w14:textId="472ADDEB" w:rsidR="00770A30" w:rsidRPr="00F3645B" w:rsidRDefault="00770A30" w:rsidP="001152C0">
      <w:pPr>
        <w:pStyle w:val="Heading2"/>
        <w:spacing w:line="480" w:lineRule="auto"/>
        <w:jc w:val="both"/>
      </w:pPr>
      <w:r w:rsidRPr="00F3645B">
        <w:t>Imaging Protocol</w:t>
      </w:r>
    </w:p>
    <w:p w14:paraId="1BFF574F" w14:textId="3D75622C" w:rsidR="00214A00" w:rsidRPr="00F3645B" w:rsidRDefault="00053B9E" w:rsidP="001152C0">
      <w:pPr>
        <w:spacing w:line="480" w:lineRule="auto"/>
        <w:jc w:val="both"/>
      </w:pPr>
      <w:r w:rsidRPr="00F3645B">
        <w:t xml:space="preserve">Control subjects </w:t>
      </w:r>
      <w:r w:rsidR="002F3347" w:rsidRPr="00F3645B">
        <w:t>were scanned on a clinical 3</w:t>
      </w:r>
      <w:r w:rsidR="00061398" w:rsidRPr="00F3645B">
        <w:t>.0</w:t>
      </w:r>
      <w:r w:rsidR="002F3347" w:rsidRPr="00F3645B">
        <w:t>T scanner (Discovery MR750, GE Healthcare, Waukesha, WI) with a 32-channel phase-array torso coil (</w:t>
      </w:r>
      <w:proofErr w:type="spellStart"/>
      <w:r w:rsidR="002F3347" w:rsidRPr="00F3645B">
        <w:t>NeoCoil</w:t>
      </w:r>
      <w:proofErr w:type="spellEnd"/>
      <w:r w:rsidR="002F3347" w:rsidRPr="00F3645B">
        <w:t xml:space="preserve">,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w:t>
      </w:r>
      <w:commentRangeStart w:id="40"/>
      <w:r w:rsidR="00335BE2" w:rsidRPr="00F3645B">
        <w:t xml:space="preserve">HDX </w:t>
      </w:r>
      <w:commentRangeEnd w:id="40"/>
      <w:r w:rsidR="00346700">
        <w:rPr>
          <w:rStyle w:val="CommentReference"/>
        </w:rPr>
        <w:commentReference w:id="40"/>
      </w:r>
      <w:r w:rsidR="00335BE2" w:rsidRPr="00F3645B">
        <w:t>and Discovery MR750,</w:t>
      </w:r>
      <w:r w:rsidR="007122C1" w:rsidRPr="00F3645B">
        <w:t xml:space="preserve"> GE Healthcare, Waukesha, WI) </w:t>
      </w:r>
      <w:r w:rsidR="006F16E2" w:rsidRPr="00F3645B">
        <w:t>with</w:t>
      </w:r>
      <w:r w:rsidR="004D795B" w:rsidRPr="00F3645B">
        <w:t xml:space="preserve"> various torso coils (8-channel, 12-channel, 24-channel, and 32-channel torso coils)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r w:rsidR="003460D2" w:rsidRPr="00F3645B">
        <w:t xml:space="preserve">subjects ingested </w:t>
      </w:r>
      <w:r w:rsidR="00214A00" w:rsidRPr="00F3645B">
        <w:t xml:space="preserve">474 mL of </w:t>
      </w:r>
      <w:r w:rsidR="004452FA" w:rsidRPr="00F3645B">
        <w:t xml:space="preserve">Ensure Plus (700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20 minutes after </w:t>
      </w:r>
      <w:r w:rsidR="006F16E2" w:rsidRPr="00F3645B">
        <w:t xml:space="preserve">meal </w:t>
      </w:r>
      <w:r w:rsidR="00214A00" w:rsidRPr="00F3645B">
        <w:t>ingestion</w:t>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116CEE" w:rsidRPr="00F3645B">
        <w:instrText xml:space="preserve"> ADDIN EN.CITE </w:instrText>
      </w:r>
      <w:r w:rsidR="00116CEE"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116CEE" w:rsidRPr="00F3645B">
        <w:instrText xml:space="preserve"> ADDIN EN.CITE.DATA </w:instrText>
      </w:r>
      <w:r w:rsidR="00116CEE" w:rsidRPr="00F3645B">
        <w:fldChar w:fldCharType="end"/>
      </w:r>
      <w:r w:rsidR="00AB6950" w:rsidRPr="00F3645B">
        <w:fldChar w:fldCharType="separate"/>
      </w:r>
      <w:r w:rsidR="00116CEE" w:rsidRPr="00F3645B">
        <w:rPr>
          <w:noProof/>
        </w:rPr>
        <w:t>(</w:t>
      </w:r>
      <w:hyperlink w:anchor="_ENREF_18" w:tooltip="Roldan-Alzate, 2015 #874" w:history="1">
        <w:r w:rsidR="00E2287F" w:rsidRPr="00F3645B">
          <w:rPr>
            <w:noProof/>
          </w:rPr>
          <w:t>18</w:t>
        </w:r>
      </w:hyperlink>
      <w:r w:rsidR="00116CEE" w:rsidRPr="00F3645B">
        <w:rPr>
          <w:noProof/>
        </w:rPr>
        <w:t>,</w:t>
      </w:r>
      <w:hyperlink w:anchor="_ENREF_19" w:tooltip="Someya, 2008 #879" w:history="1">
        <w:r w:rsidR="00E2287F" w:rsidRPr="00F3645B">
          <w:rPr>
            <w:noProof/>
          </w:rPr>
          <w:t>19</w:t>
        </w:r>
      </w:hyperlink>
      <w:r w:rsidR="00116CEE" w:rsidRPr="00F3645B">
        <w:rPr>
          <w:noProof/>
        </w:rPr>
        <w:t>)</w:t>
      </w:r>
      <w:r w:rsidR="00AB6950" w:rsidRPr="00F3645B">
        <w:fldChar w:fldCharType="end"/>
      </w:r>
      <w:r w:rsidR="00AB6950" w:rsidRPr="00F3645B">
        <w:t xml:space="preserve">. </w:t>
      </w:r>
    </w:p>
    <w:p w14:paraId="5290532B" w14:textId="2B421507" w:rsidR="003925CD" w:rsidRPr="00F3645B" w:rsidRDefault="00221403" w:rsidP="001152C0">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retrospective gating </w:t>
      </w:r>
      <w:r w:rsidR="00482CDB" w:rsidRPr="00F3645B">
        <w:t>flexibility 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16CEE" w:rsidRPr="00F3645B">
        <w:instrText xml:space="preserve"> ADDIN EN.CITE </w:instrText>
      </w:r>
      <w:r w:rsidR="00116CEE"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16CEE" w:rsidRPr="00F3645B">
        <w:instrText xml:space="preserve"> ADDIN EN.CITE.DATA </w:instrText>
      </w:r>
      <w:r w:rsidR="00116CEE" w:rsidRPr="00F3645B">
        <w:fldChar w:fldCharType="end"/>
      </w:r>
      <w:r w:rsidR="00850EB1" w:rsidRPr="00F3645B">
        <w:fldChar w:fldCharType="separate"/>
      </w:r>
      <w:r w:rsidR="00116CEE" w:rsidRPr="00F3645B">
        <w:rPr>
          <w:noProof/>
        </w:rPr>
        <w:t>(</w:t>
      </w:r>
      <w:hyperlink w:anchor="_ENREF_20" w:tooltip="Gu, 2005 #760" w:history="1">
        <w:r w:rsidR="00E2287F" w:rsidRPr="00F3645B">
          <w:rPr>
            <w:noProof/>
          </w:rPr>
          <w:t>20</w:t>
        </w:r>
      </w:hyperlink>
      <w:r w:rsidR="00116CEE" w:rsidRPr="00F3645B">
        <w:rPr>
          <w:noProof/>
        </w:rPr>
        <w:t>,</w:t>
      </w:r>
      <w:hyperlink w:anchor="_ENREF_21" w:tooltip="Johnson, 2010 #862" w:history="1">
        <w:r w:rsidR="00E2287F" w:rsidRPr="00F3645B">
          <w:rPr>
            <w:noProof/>
          </w:rPr>
          <w:t>21</w:t>
        </w:r>
      </w:hyperlink>
      <w:r w:rsidR="00116CEE" w:rsidRPr="00F3645B">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 xml:space="preserve">g parameters: TR=6.6-8.3 </w:t>
      </w:r>
      <w:proofErr w:type="spellStart"/>
      <w:r w:rsidR="005208AE" w:rsidRPr="00F3645B">
        <w:t>ms</w:t>
      </w:r>
      <w:proofErr w:type="spellEnd"/>
      <w:r w:rsidR="005208AE" w:rsidRPr="00F3645B">
        <w:t>; TE=</w:t>
      </w:r>
      <w:r w:rsidR="00BD2E24" w:rsidRPr="00F3645B">
        <w:t xml:space="preserve">1.9-2.7 </w:t>
      </w:r>
      <w:proofErr w:type="spellStart"/>
      <w:r w:rsidR="00BD2E24" w:rsidRPr="00F3645B">
        <w:t>ms</w:t>
      </w:r>
      <w:proofErr w:type="spellEnd"/>
      <w:r w:rsidR="00BD2E24" w:rsidRPr="00F3645B">
        <w:t xml:space="preserve">; </w:t>
      </w:r>
      <w:r w:rsidR="005208AE" w:rsidRPr="00F3645B">
        <w:t>tip angle=1</w:t>
      </w:r>
      <w:r w:rsidR="00482CDB" w:rsidRPr="00F3645B">
        <w:t>4</w:t>
      </w:r>
      <w:r w:rsidR="005208AE" w:rsidRPr="00F3645B">
        <w:t xml:space="preserve">˚; </w:t>
      </w:r>
      <w:r w:rsidR="005208AE" w:rsidRPr="00F3645B">
        <w:lastRenderedPageBreak/>
        <w:t>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imaging 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t>gadofosveset</w:t>
      </w:r>
      <w:r w:rsidR="002E5EEC" w:rsidRPr="00F3645B">
        <w:t xml:space="preserve"> trisodium (</w:t>
      </w:r>
      <w:proofErr w:type="spellStart"/>
      <w:r w:rsidR="002E5EEC" w:rsidRPr="00F3645B">
        <w:t>Lantheus</w:t>
      </w:r>
      <w:proofErr w:type="spellEnd"/>
      <w:r w:rsidR="002E5EEC" w:rsidRPr="00F3645B">
        <w:t>,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5A425F" w:rsidRPr="00F3645B">
        <w:t xml:space="preserve">1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proofErr w:type="spellStart"/>
      <w:r w:rsidR="00DB033B" w:rsidRPr="00F3645B">
        <w:rPr>
          <w:noProof/>
        </w:rPr>
        <w:t>V</w:t>
      </w:r>
      <w:r w:rsidR="00DB033B" w:rsidRPr="00F3645B">
        <w:rPr>
          <w:noProof/>
          <w:vertAlign w:val="subscript"/>
        </w:rPr>
        <w:t>enc</w:t>
      </w:r>
      <w:proofErr w:type="spellEnd"/>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1152C0">
      <w:pPr>
        <w:pStyle w:val="Heading2"/>
        <w:spacing w:line="480" w:lineRule="auto"/>
        <w:jc w:val="both"/>
      </w:pPr>
      <w:r w:rsidRPr="00F3645B">
        <w:t>Data Analysis and Flow Measurements</w:t>
      </w:r>
    </w:p>
    <w:p w14:paraId="41B16993" w14:textId="28A69D20" w:rsidR="00262B53" w:rsidRPr="00F3645B" w:rsidRDefault="00BD4EC3" w:rsidP="001152C0">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w:t>
      </w:r>
      <w:commentRangeStart w:id="41"/>
      <w:r w:rsidR="00030A30" w:rsidRPr="00F3645B">
        <w:t xml:space="preserve"> into 14 </w:t>
      </w:r>
      <w:r w:rsidR="006B6EBE" w:rsidRPr="00F3645B">
        <w:t xml:space="preserve">cardiac </w:t>
      </w:r>
      <w:commentRangeEnd w:id="41"/>
      <w:r w:rsidR="00F50240">
        <w:rPr>
          <w:rStyle w:val="CommentReference"/>
        </w:rPr>
        <w:commentReference w:id="41"/>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16CEE" w:rsidRPr="00F3645B">
        <w:instrText xml:space="preserve"> ADDIN EN.CITE </w:instrText>
      </w:r>
      <w:r w:rsidR="00116CEE"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16CEE" w:rsidRPr="00F3645B">
        <w:instrText xml:space="preserve"> ADDIN EN.CITE.DATA </w:instrText>
      </w:r>
      <w:r w:rsidR="00116CEE" w:rsidRPr="00F3645B">
        <w:fldChar w:fldCharType="end"/>
      </w:r>
      <w:r w:rsidR="00045053" w:rsidRPr="00F3645B">
        <w:fldChar w:fldCharType="separate"/>
      </w:r>
      <w:r w:rsidR="00116CEE" w:rsidRPr="00F3645B">
        <w:rPr>
          <w:noProof/>
        </w:rPr>
        <w:t>(</w:t>
      </w:r>
      <w:hyperlink w:anchor="_ENREF_22" w:tooltip="Liu, 2006 #927" w:history="1">
        <w:r w:rsidR="00E2287F" w:rsidRPr="00F3645B">
          <w:rPr>
            <w:noProof/>
          </w:rPr>
          <w:t>22</w:t>
        </w:r>
      </w:hyperlink>
      <w:r w:rsidR="00116CEE" w:rsidRPr="00F3645B">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116CEE" w:rsidRPr="00F3645B">
        <w:instrText xml:space="preserve"> ADDIN EN.CITE &lt;EndNote&gt;&lt;Cite&gt;&lt;Author&gt;Walker&lt;/Author&gt;&lt;Year&gt;1993&lt;/Year&gt;&lt;RecNum&gt;911&lt;/RecNum&gt;&lt;DisplayText&gt;(23)&lt;/DisplayText&gt;&lt;record&gt;&lt;rec-number&gt;911&lt;/rec-number&gt;&lt;foreign-keys&gt;&lt;key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116CEE" w:rsidRPr="00F3645B">
        <w:rPr>
          <w:noProof/>
        </w:rPr>
        <w:t>(</w:t>
      </w:r>
      <w:hyperlink w:anchor="_ENREF_23" w:tooltip="Walker, 1993 #911" w:history="1">
        <w:r w:rsidR="00E2287F" w:rsidRPr="00F3645B">
          <w:rPr>
            <w:noProof/>
          </w:rPr>
          <w:t>23</w:t>
        </w:r>
      </w:hyperlink>
      <w:r w:rsidR="00116CEE" w:rsidRPr="00F3645B">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4244F312" w:rsidR="00522B0E" w:rsidRPr="00F3645B" w:rsidRDefault="00F40A0E" w:rsidP="001152C0">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vector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w:t>
      </w:r>
      <w:r w:rsidR="00F5313F" w:rsidRPr="00F3645B">
        <w:lastRenderedPageBreak/>
        <w:t xml:space="preserve">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(SCAo), infrarenal aorta (IRAo), right renal artery (RRA), left renal artery (LRA), as well as 3 veins: </w:t>
      </w:r>
      <w:r w:rsidR="00482CDB" w:rsidRPr="00F3645B">
        <w:t>superior mesenteric vein (</w:t>
      </w:r>
      <w:r w:rsidR="00F5313F" w:rsidRPr="00F3645B">
        <w:t>SMV</w:t>
      </w:r>
      <w:r w:rsidR="00482CDB" w:rsidRPr="00F3645B">
        <w:t>)</w:t>
      </w:r>
      <w:r w:rsidR="00F5313F" w:rsidRPr="00F3645B">
        <w:t xml:space="preserve">, splenic vein (SV), and portal vein (PV). </w:t>
      </w:r>
      <w:commentRangeStart w:id="42"/>
      <w:r w:rsidR="00F5313F" w:rsidRPr="00F3645B">
        <w:t>All c</w:t>
      </w:r>
      <w:r w:rsidR="00563287" w:rsidRPr="00F3645B">
        <w:t>ut</w:t>
      </w:r>
      <w:r w:rsidR="00C85313" w:rsidRPr="00F3645B">
        <w:t xml:space="preserve">-planes were placed sufficiently far away from the </w:t>
      </w:r>
      <w:r w:rsidR="00F5313F" w:rsidRPr="00F3645B">
        <w:t>vessel origin</w:t>
      </w:r>
      <w:r w:rsidR="00F2274D" w:rsidRPr="00F3645B">
        <w:t xml:space="preserve"> </w:t>
      </w:r>
      <w:r w:rsidR="00522B0E" w:rsidRPr="00F3645B">
        <w:t xml:space="preserve">to avoid </w:t>
      </w:r>
      <w:r w:rsidR="00F2274D" w:rsidRPr="00F3645B">
        <w:t>areas of turbulent flow</w:t>
      </w:r>
      <w:commentRangeEnd w:id="42"/>
      <w:r w:rsidR="00E40411">
        <w:rPr>
          <w:rStyle w:val="CommentReference"/>
        </w:rPr>
        <w:commentReference w:id="42"/>
      </w:r>
      <w:r w:rsidR="006175C7" w:rsidRPr="00F3645B">
        <w:t xml:space="preserve">. </w:t>
      </w:r>
      <w:r w:rsidR="00B60A40" w:rsidRPr="00F3645B">
        <w:t>In some datasets</w:t>
      </w:r>
      <w:r w:rsidR="00522B0E" w:rsidRPr="00F3645B">
        <w:t xml:space="preserve">, </w:t>
      </w:r>
      <w:r w:rsidR="006D7B96" w:rsidRPr="00F3645B">
        <w:t xml:space="preserve">certain vessels </w:t>
      </w:r>
      <w:r w:rsidR="00F2274D" w:rsidRPr="00F3645B">
        <w:t xml:space="preserve">could </w:t>
      </w:r>
      <w:r w:rsidR="006D7B96" w:rsidRPr="00F3645B">
        <w:t xml:space="preserve">not </w:t>
      </w:r>
      <w:r w:rsidR="00F2274D" w:rsidRPr="00F3645B">
        <w:t xml:space="preserve">be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 poor i</w:t>
      </w:r>
      <w:r w:rsidR="005A0ED3" w:rsidRPr="00F3645B">
        <w:t xml:space="preserve">mage </w:t>
      </w:r>
      <w:commentRangeStart w:id="43"/>
      <w:r w:rsidR="005A0ED3" w:rsidRPr="00F3645B">
        <w:t>quality</w:t>
      </w:r>
      <w:commentRangeEnd w:id="43"/>
      <w:r w:rsidR="00E40411">
        <w:rPr>
          <w:rStyle w:val="CommentReference"/>
        </w:rPr>
        <w:commentReference w:id="43"/>
      </w:r>
      <w:r w:rsidR="00741826" w:rsidRPr="00F3645B">
        <w:t xml:space="preserve">, </w:t>
      </w:r>
      <w:r w:rsidR="006D7B96" w:rsidRPr="00F3645B">
        <w:t>insufficiently large FOV</w:t>
      </w:r>
      <w:r w:rsidR="00741826" w:rsidRPr="00F3645B">
        <w:t>, or vessel occlusions</w:t>
      </w:r>
      <w:r w:rsidR="005A0ED3" w:rsidRPr="00F3645B">
        <w:t xml:space="preserve">. In these cases, </w:t>
      </w:r>
      <w:r w:rsidR="00C26BE6" w:rsidRPr="00F3645B">
        <w:t>flow analysis wa</w:t>
      </w:r>
      <w:r w:rsidR="008554B1" w:rsidRPr="00F3645B">
        <w:t xml:space="preserve">s not performed. </w:t>
      </w:r>
    </w:p>
    <w:p w14:paraId="52C3E9DF" w14:textId="7527A00A" w:rsidR="009E32A5" w:rsidRPr="00F3645B" w:rsidRDefault="005A0ED3" w:rsidP="007E1CBA">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16CEE" w:rsidRPr="00F3645B">
        <w:instrText xml:space="preserve"> ADDIN EN.CITE </w:instrText>
      </w:r>
      <w:r w:rsidR="00116CEE"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16CEE" w:rsidRPr="00F3645B">
        <w:instrText xml:space="preserve"> ADDIN EN.CITE.DATA </w:instrText>
      </w:r>
      <w:r w:rsidR="00116CEE" w:rsidRPr="00F3645B">
        <w:fldChar w:fldCharType="end"/>
      </w:r>
      <w:r w:rsidR="00850EB1" w:rsidRPr="00F3645B">
        <w:fldChar w:fldCharType="separate"/>
      </w:r>
      <w:r w:rsidR="00116CEE" w:rsidRPr="00F3645B">
        <w:rPr>
          <w:noProof/>
        </w:rPr>
        <w:t>(</w:t>
      </w:r>
      <w:hyperlink w:anchor="_ENREF_24" w:tooltip="Stalder, 2008 #916" w:history="1">
        <w:r w:rsidR="00E2287F" w:rsidRPr="00F3645B">
          <w:rPr>
            <w:noProof/>
          </w:rPr>
          <w:t>24</w:t>
        </w:r>
      </w:hyperlink>
      <w:r w:rsidR="00116CEE" w:rsidRPr="00F3645B">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r w:rsidR="00683207"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FE0843" w:rsidRPr="00F3645B">
        <w:instrText xml:space="preserve"> ADDIN EN.CITE </w:instrText>
      </w:r>
      <w:r w:rsidR="00FE0843"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FE0843" w:rsidRPr="00F3645B">
        <w:instrText xml:space="preserve"> ADDIN EN.CITE.DATA </w:instrText>
      </w:r>
      <w:r w:rsidR="00FE0843" w:rsidRPr="00F3645B">
        <w:fldChar w:fldCharType="end"/>
      </w:r>
      <w:r w:rsidR="00683207" w:rsidRPr="00F3645B">
        <w:fldChar w:fldCharType="separate"/>
      </w:r>
      <w:r w:rsidR="00FE0843" w:rsidRPr="00F3645B">
        <w:rPr>
          <w:noProof/>
        </w:rPr>
        <w:t>(</w:t>
      </w:r>
      <w:hyperlink w:anchor="_ENREF_14" w:tooltip="Burkart, 1995 #892" w:history="1">
        <w:r w:rsidR="00E2287F" w:rsidRPr="00F3645B">
          <w:rPr>
            <w:noProof/>
          </w:rPr>
          <w:t>14-16</w:t>
        </w:r>
      </w:hyperlink>
      <w:r w:rsidR="00FE0843" w:rsidRPr="00F3645B">
        <w:rPr>
          <w:noProof/>
        </w:rPr>
        <w:t>,</w:t>
      </w:r>
      <w:hyperlink w:anchor="_ENREF_25" w:tooltip="Burkart, 1993 #893" w:history="1">
        <w:r w:rsidR="00E2287F" w:rsidRPr="00F3645B">
          <w:rPr>
            <w:noProof/>
          </w:rPr>
          <w:t>25-27</w:t>
        </w:r>
      </w:hyperlink>
      <w:r w:rsidR="00FE0843" w:rsidRPr="00F3645B">
        <w:rPr>
          <w:noProof/>
        </w:rPr>
        <w:t>)</w:t>
      </w:r>
      <w:r w:rsidR="00683207" w:rsidRPr="00F3645B">
        <w:fldChar w:fldCharType="end"/>
      </w:r>
      <w:r w:rsidR="000F0842" w:rsidRPr="00F3645B">
        <w:t>.</w:t>
      </w:r>
      <w:r w:rsidR="007E1CBA" w:rsidRPr="00F3645B">
        <w:t xml:space="preserve">  </w:t>
      </w:r>
      <w:r w:rsidR="00845BF9" w:rsidRPr="00F3645B">
        <w:t>P</w:t>
      </w:r>
      <w:r w:rsidR="00821F83" w:rsidRPr="00F3645B">
        <w:t>ercent changes</w:t>
      </w:r>
      <w:r w:rsidR="003B7073" w:rsidRPr="00F3645B">
        <w:t xml:space="preserve"> in blood flow </w:t>
      </w:r>
      <w:r w:rsidR="000735B4" w:rsidRPr="00F3645B">
        <w:t>were</w:t>
      </w:r>
      <w:r w:rsidR="004954EF" w:rsidRPr="00F3645B">
        <w:t xml:space="preserve"> </w:t>
      </w:r>
      <w:r w:rsidR="00D22797" w:rsidRPr="00F3645B">
        <w:t>calculated by subtracting average p</w:t>
      </w:r>
      <w:r w:rsidR="00F51EE5" w:rsidRPr="00F3645B">
        <w:t>ostprandial flow rates from</w:t>
      </w:r>
      <w:r w:rsidR="00D22797" w:rsidRPr="00F3645B">
        <w:t xml:space="preserve"> </w:t>
      </w:r>
      <w:r w:rsidR="007E1CBA" w:rsidRPr="00F3645B">
        <w:t xml:space="preserve">average </w:t>
      </w:r>
      <w:r w:rsidR="00D22797" w:rsidRPr="00F3645B">
        <w:t>p</w:t>
      </w:r>
      <w:r w:rsidR="00F51EE5" w:rsidRPr="00F3645B">
        <w:t>re</w:t>
      </w:r>
      <w:r w:rsidR="00D22797" w:rsidRPr="00F3645B">
        <w:t>prandial flow rates</w:t>
      </w:r>
      <w:r w:rsidR="007E1CBA" w:rsidRPr="00F3645B">
        <w:t xml:space="preserve">, </w:t>
      </w:r>
      <w:r w:rsidR="00741826" w:rsidRPr="00F3645B">
        <w:t>dividing</w:t>
      </w:r>
      <w:r w:rsidR="00D22797" w:rsidRPr="00F3645B">
        <w:t xml:space="preserve"> by </w:t>
      </w:r>
      <w:r w:rsidR="007E1CBA" w:rsidRPr="00F3645B">
        <w:t xml:space="preserve">the </w:t>
      </w:r>
      <w:r w:rsidR="00D22797" w:rsidRPr="00F3645B">
        <w:t>average preprandial flow rate</w:t>
      </w:r>
      <w:r w:rsidR="007E1CBA" w:rsidRPr="00F3645B">
        <w:t xml:space="preserve">, and </w:t>
      </w:r>
      <w:r w:rsidR="00741826" w:rsidRPr="00F3645B">
        <w:t xml:space="preserve">multiplying </w:t>
      </w:r>
      <w:r w:rsidR="007E1CBA" w:rsidRPr="00F3645B">
        <w:t>this value by 100</w:t>
      </w:r>
      <w:r w:rsidR="00D22797" w:rsidRPr="00F3645B">
        <w:t xml:space="preserve">. </w:t>
      </w:r>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1152C0">
      <w:pPr>
        <w:pStyle w:val="Heading2"/>
        <w:spacing w:line="480" w:lineRule="auto"/>
        <w:jc w:val="both"/>
      </w:pPr>
      <w:r w:rsidRPr="00F3645B">
        <w:t>Internal Consistency Measurements</w:t>
      </w:r>
    </w:p>
    <w:p w14:paraId="1962E43E" w14:textId="408D85ED" w:rsidR="004C3DB8" w:rsidRPr="00F3645B" w:rsidRDefault="009E32A5" w:rsidP="001152C0">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w:t>
      </w:r>
      <w:commentRangeStart w:id="44"/>
      <w:r w:rsidR="00F504D4" w:rsidRPr="00F3645B">
        <w:t xml:space="preserve">flow </w:t>
      </w:r>
      <w:commentRangeEnd w:id="44"/>
      <w:r w:rsidR="00E40411">
        <w:rPr>
          <w:rStyle w:val="CommentReference"/>
        </w:rPr>
        <w:commentReference w:id="44"/>
      </w:r>
      <w:r w:rsidR="007E1CBA" w:rsidRPr="00F3645B">
        <w:t xml:space="preserve">in the </w:t>
      </w:r>
      <w:r w:rsidR="00652CF8" w:rsidRPr="00F3645B">
        <w:t xml:space="preserve">measured </w:t>
      </w:r>
      <w:r w:rsidR="00821F83" w:rsidRPr="00F3645B">
        <w:t xml:space="preserve">arterial and venous segments. </w:t>
      </w:r>
      <w:r w:rsidR="004C3DB8" w:rsidRPr="00F3645B">
        <w:t xml:space="preserve">Conservation of </w:t>
      </w:r>
      <w:r w:rsidR="00F504D4" w:rsidRPr="00F3645B">
        <w:t xml:space="preserve">flow </w:t>
      </w:r>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 xml:space="preserve">of vessels </w:t>
      </w:r>
      <w:r w:rsidR="004C3DB8" w:rsidRPr="00F3645B">
        <w:lastRenderedPageBreak/>
        <w:t>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764C34" w:rsidP="001152C0">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1152C0">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764C34" w:rsidP="001152C0">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1152C0">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1152C0">
      <w:pPr>
        <w:pStyle w:val="Heading2"/>
        <w:spacing w:line="480" w:lineRule="auto"/>
        <w:jc w:val="both"/>
      </w:pPr>
      <w:r w:rsidRPr="00F3645B">
        <w:t>Statistical Analysis</w:t>
      </w:r>
    </w:p>
    <w:p w14:paraId="30CECA5B" w14:textId="570CFF82" w:rsidR="00D64896" w:rsidRPr="00F3645B" w:rsidRDefault="00741826" w:rsidP="001152C0">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FE0843" w:rsidRPr="00F3645B">
        <w:instrText xml:space="preserve"> ADDIN EN.CITE &lt;EndNote&gt;&lt;Cite&gt;&lt;Author&gt;Cohen&lt;/Author&gt;&lt;Year&gt;1988&lt;/Year&gt;&lt;RecNum&gt;912&lt;/RecNum&gt;&lt;DisplayText&gt;(28)&lt;/DisplayText&gt;&lt;record&gt;&lt;rec-number&gt;912&lt;/rec-number&gt;&lt;foreign-keys&gt;&lt;key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FE0843" w:rsidRPr="00F3645B">
        <w:rPr>
          <w:noProof/>
        </w:rPr>
        <w:t>(</w:t>
      </w:r>
      <w:hyperlink w:anchor="_ENREF_28" w:tooltip="Cohen, 1988 #912" w:history="1">
        <w:r w:rsidR="00E2287F" w:rsidRPr="00F3645B">
          <w:rPr>
            <w:noProof/>
          </w:rPr>
          <w:t>28</w:t>
        </w:r>
      </w:hyperlink>
      <w:r w:rsidR="00FE0843" w:rsidRPr="00F3645B">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1152C0">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1152C0">
      <w:pPr>
        <w:pStyle w:val="Heading1"/>
        <w:spacing w:line="480" w:lineRule="auto"/>
        <w:jc w:val="both"/>
      </w:pPr>
      <w:commentRangeStart w:id="45"/>
      <w:r w:rsidRPr="00F3645B">
        <w:lastRenderedPageBreak/>
        <w:t>Results:</w:t>
      </w:r>
      <w:commentRangeEnd w:id="45"/>
      <w:r w:rsidR="00BC3021">
        <w:rPr>
          <w:rStyle w:val="CommentReference"/>
          <w:rFonts w:eastAsiaTheme="minorHAnsi" w:cs="Times New Roman"/>
          <w:b w:val="0"/>
        </w:rPr>
        <w:commentReference w:id="45"/>
      </w:r>
    </w:p>
    <w:p w14:paraId="2968E5C4" w14:textId="6E16A2D5" w:rsidR="00203972" w:rsidRPr="00F3645B" w:rsidRDefault="00203972" w:rsidP="001152C0">
      <w:pPr>
        <w:pStyle w:val="Heading2"/>
        <w:spacing w:line="480" w:lineRule="auto"/>
        <w:jc w:val="both"/>
      </w:pPr>
      <w:r w:rsidRPr="00F3645B">
        <w:t>Flow analysis</w:t>
      </w:r>
    </w:p>
    <w:p w14:paraId="1E98DB1B" w14:textId="38C1DDBE" w:rsidR="004F454A" w:rsidRPr="00F3645B" w:rsidRDefault="003B2BF8" w:rsidP="001152C0">
      <w:pPr>
        <w:spacing w:line="480" w:lineRule="auto"/>
        <w:jc w:val="both"/>
      </w:pPr>
      <w:r w:rsidRPr="00F3645B">
        <w:t xml:space="preserve">Based on </w:t>
      </w:r>
      <w:r w:rsidR="00080461" w:rsidRPr="00F3645B">
        <w:t xml:space="preserve">MRA stenoses characterizations </w:t>
      </w:r>
      <w:commentRangeStart w:id="46"/>
      <w:r w:rsidR="00080461" w:rsidRPr="00F3645B">
        <w:fldChar w:fldCharType="begin"/>
      </w:r>
      <w:r w:rsidR="003B3B10" w:rsidRPr="00F3645B">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080461" w:rsidRPr="00F3645B">
        <w:fldChar w:fldCharType="separate"/>
      </w:r>
      <w:r w:rsidR="003B3B10" w:rsidRPr="00F3645B">
        <w:rPr>
          <w:noProof/>
        </w:rPr>
        <w:t>(</w:t>
      </w:r>
      <w:hyperlink w:anchor="_ENREF_7" w:tooltip="Carlos, 2001 #923" w:history="1">
        <w:r w:rsidR="00E2287F" w:rsidRPr="00F3645B">
          <w:rPr>
            <w:noProof/>
          </w:rPr>
          <w:t>7</w:t>
        </w:r>
      </w:hyperlink>
      <w:r w:rsidR="003B3B10" w:rsidRPr="00F3645B">
        <w:rPr>
          <w:noProof/>
        </w:rPr>
        <w:t>)</w:t>
      </w:r>
      <w:r w:rsidR="00080461" w:rsidRPr="00F3645B">
        <w:fldChar w:fldCharType="end"/>
      </w:r>
      <w:r w:rsidR="00080461" w:rsidRPr="00F3645B">
        <w:t xml:space="preserve"> </w:t>
      </w:r>
      <w:r w:rsidR="0032047C" w:rsidRPr="00F3645B">
        <w:t xml:space="preserve">and clinical </w:t>
      </w:r>
      <w:r w:rsidRPr="00F3645B">
        <w:t>findings</w:t>
      </w:r>
      <w:r w:rsidR="00080461" w:rsidRPr="00F3645B">
        <w:t xml:space="preserve"> </w:t>
      </w:r>
      <w:r w:rsidR="00080461" w:rsidRPr="00F3645B">
        <w:fldChar w:fldCharType="begin"/>
      </w:r>
      <w:r w:rsidR="00080461"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080461" w:rsidRPr="00F3645B">
        <w:fldChar w:fldCharType="separate"/>
      </w:r>
      <w:r w:rsidR="00080461" w:rsidRPr="00F3645B">
        <w:rPr>
          <w:noProof/>
        </w:rPr>
        <w:t>(</w:t>
      </w:r>
      <w:hyperlink w:anchor="_ENREF_2" w:tooltip="Kolkman, 2017 #928" w:history="1">
        <w:r w:rsidR="00E2287F" w:rsidRPr="00F3645B">
          <w:rPr>
            <w:noProof/>
          </w:rPr>
          <w:t>2</w:t>
        </w:r>
      </w:hyperlink>
      <w:r w:rsidR="00080461" w:rsidRPr="00F3645B">
        <w:rPr>
          <w:noProof/>
        </w:rPr>
        <w:t>)</w:t>
      </w:r>
      <w:r w:rsidR="00080461" w:rsidRPr="00F3645B">
        <w:fldChar w:fldCharType="end"/>
      </w:r>
      <w:commentRangeEnd w:id="46"/>
      <w:r w:rsidR="00BC3021">
        <w:rPr>
          <w:rStyle w:val="CommentReference"/>
        </w:rPr>
        <w:commentReference w:id="46"/>
      </w:r>
      <w:r w:rsidRPr="00F3645B">
        <w:t xml:space="preserve">, the cohort </w:t>
      </w:r>
      <w:r w:rsidR="00476D80" w:rsidRPr="00F3645B">
        <w:t xml:space="preserve">consisted of 13 CMI- patients  </w:t>
      </w:r>
      <w:r w:rsidRPr="00F3645B">
        <w:t xml:space="preserve">(7 females, mean age: 44.3 years [21-86], mean weight: 70.1 kg), in which findings did not support the diagnosis of CMI and </w:t>
      </w:r>
      <w:r w:rsidR="00476D80" w:rsidRPr="00F3645B">
        <w:t xml:space="preserve">6 CMI+ patients </w:t>
      </w:r>
      <w:r w:rsidRPr="00F3645B">
        <w:t xml:space="preserve"> (4 females, mean age: 62.5 years [42-80], mean weight: 64.2 kg), in which findings strongly suggested CMI. </w:t>
      </w:r>
      <w:r w:rsidR="00DE33B5" w:rsidRPr="00F3645B">
        <w:t xml:space="preserve"> </w:t>
      </w:r>
      <w:r w:rsidR="005A0ED3" w:rsidRPr="00F3645B">
        <w:t xml:space="preserve">In some patients,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w:t>
      </w:r>
      <w:ins w:id="47" w:author="CHRISTOPHER J FRANCOIS" w:date="2020-04-02T08:17:00Z">
        <w:r w:rsidR="00BC3021">
          <w:t>-</w:t>
        </w:r>
      </w:ins>
      <w:r w:rsidR="00E226D5" w:rsidRPr="00F3645B">
        <w: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rsidR="000D5243" w:rsidRPr="00F3645B">
        <w:t xml:space="preserve">shown in Figure </w:t>
      </w:r>
      <w:r w:rsidR="00B07F5D" w:rsidRPr="00F3645B">
        <w:t>3</w:t>
      </w:r>
      <w:r w:rsidR="000D5243" w:rsidRPr="00F3645B">
        <w:t>.</w:t>
      </w:r>
    </w:p>
    <w:p w14:paraId="31381F2C" w14:textId="1693AC49" w:rsidR="00543037" w:rsidRPr="00F3645B" w:rsidRDefault="00543037" w:rsidP="00A3262E">
      <w:pPr>
        <w:pStyle w:val="NoSpacing"/>
        <w:framePr w:hSpace="180" w:wrap="around" w:vAnchor="text" w:hAnchor="page" w:x="334" w:y="178"/>
        <w:spacing w:line="480" w:lineRule="auto"/>
        <w:jc w:val="both"/>
        <w:rPr>
          <w:sz w:val="12"/>
        </w:rPr>
      </w:pPr>
    </w:p>
    <w:p w14:paraId="014F1C9C" w14:textId="6EECCFAA" w:rsidR="00984354" w:rsidRPr="00F3645B" w:rsidRDefault="003256D6" w:rsidP="00A3262E">
      <w:pPr>
        <w:pStyle w:val="Heading3"/>
        <w:spacing w:line="480" w:lineRule="auto"/>
        <w:jc w:val="both"/>
      </w:pPr>
      <w:r w:rsidRPr="00F3645B">
        <w:t>SCAo</w:t>
      </w:r>
    </w:p>
    <w:p w14:paraId="53092EFD" w14:textId="1DD4DF20" w:rsidR="00984354" w:rsidRPr="00F3645B" w:rsidRDefault="003039A8" w:rsidP="00A3262E">
      <w:pPr>
        <w:spacing w:line="480" w:lineRule="auto"/>
        <w:jc w:val="both"/>
        <w:rPr>
          <w:szCs w:val="18"/>
        </w:rPr>
      </w:pPr>
      <w:r w:rsidRPr="00F3645B">
        <w:t xml:space="preserve">SCAo flow analysis was completed in </w:t>
      </w:r>
      <w:r w:rsidR="00D062D3" w:rsidRPr="00F3645B">
        <w:t xml:space="preserve">all </w:t>
      </w:r>
      <w:r w:rsidR="00907A4A" w:rsidRPr="00F3645B">
        <w:t>20</w:t>
      </w:r>
      <w:r w:rsidR="00053B9E" w:rsidRPr="00F3645B">
        <w:t xml:space="preserve"> control subjects</w:t>
      </w:r>
      <w:r w:rsidR="00907A4A" w:rsidRPr="00F3645B">
        <w:t xml:space="preserve">, </w:t>
      </w:r>
      <w:r w:rsidR="00D062D3" w:rsidRPr="00F3645B">
        <w:t xml:space="preserve">all </w:t>
      </w:r>
      <w:r w:rsidR="00907A4A" w:rsidRPr="00F3645B">
        <w:t xml:space="preserve">13 </w:t>
      </w:r>
      <w:r w:rsidR="00D062D3" w:rsidRPr="00F3645B">
        <w:t>CMI- patients</w:t>
      </w:r>
      <w:r w:rsidR="00907A4A" w:rsidRPr="00F3645B">
        <w:t xml:space="preserve">, and 5 </w:t>
      </w:r>
      <w:r w:rsidR="00D062D3" w:rsidRPr="00F3645B">
        <w:t xml:space="preserve">out of 6 </w:t>
      </w:r>
      <w:r w:rsidR="00984354" w:rsidRPr="00F3645B">
        <w:t>CMI</w:t>
      </w:r>
      <w:r w:rsidR="00D062D3" w:rsidRPr="00F3645B">
        <w:t>+</w:t>
      </w:r>
      <w:r w:rsidR="00984354" w:rsidRPr="00F3645B">
        <w:t xml:space="preserve"> </w:t>
      </w:r>
      <w:r w:rsidR="00907A4A" w:rsidRPr="00F3645B">
        <w:t>patients</w:t>
      </w:r>
      <w:r w:rsidR="00984354" w:rsidRPr="00F3645B">
        <w:t xml:space="preserve">. In </w:t>
      </w:r>
      <w:r w:rsidR="004D6119" w:rsidRPr="00F3645B">
        <w:t>control</w:t>
      </w:r>
      <w:r w:rsidR="00984354" w:rsidRPr="00F3645B">
        <w:t xml:space="preserve"> </w:t>
      </w:r>
      <w:r w:rsidR="00E16596" w:rsidRPr="00F3645B">
        <w:t>subjects</w:t>
      </w:r>
      <w:r w:rsidR="00984354" w:rsidRPr="00F3645B">
        <w:t xml:space="preserve">, SCAo blood flow </w:t>
      </w:r>
      <w:r w:rsidR="00984354" w:rsidRPr="00F3645B">
        <w:rPr>
          <w:szCs w:val="18"/>
        </w:rPr>
        <w:t>increased significa</w:t>
      </w:r>
      <w:r w:rsidR="005208AE" w:rsidRPr="00F3645B">
        <w:rPr>
          <w:szCs w:val="18"/>
        </w:rPr>
        <w:t>ntly 20 minutes after a meal (p=5.62e-05, Cohen’s d=</w:t>
      </w:r>
      <w:r w:rsidR="00984354" w:rsidRPr="00F3645B">
        <w:rPr>
          <w:szCs w:val="18"/>
        </w:rPr>
        <w:t xml:space="preserve">0.381) as did </w:t>
      </w:r>
      <w:r w:rsidR="00E22AE9" w:rsidRPr="00F3645B">
        <w:rPr>
          <w:szCs w:val="18"/>
        </w:rPr>
        <w:t xml:space="preserve">blood flow in </w:t>
      </w:r>
      <w:r w:rsidR="00984354" w:rsidRPr="00F3645B">
        <w:rPr>
          <w:szCs w:val="18"/>
        </w:rPr>
        <w:t>the</w:t>
      </w:r>
      <w:r w:rsidR="00D062D3" w:rsidRPr="00F3645B">
        <w:rPr>
          <w:szCs w:val="18"/>
        </w:rPr>
        <w:t xml:space="preserve"> CMI-</w:t>
      </w:r>
      <w:r w:rsidR="00984354" w:rsidRPr="00F3645B">
        <w:rPr>
          <w:szCs w:val="18"/>
        </w:rPr>
        <w:t xml:space="preserve"> group </w:t>
      </w:r>
      <w:r w:rsidR="005208AE" w:rsidRPr="00F3645B">
        <w:t>(p=0.005, d=</w:t>
      </w:r>
      <w:r w:rsidR="00984354" w:rsidRPr="00F3645B">
        <w:t>0.507).</w:t>
      </w:r>
      <w:r w:rsidR="00984354"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00984354"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00984354" w:rsidRPr="00F3645B">
        <w:rPr>
          <w:szCs w:val="18"/>
        </w:rPr>
        <w:t xml:space="preserve">. </w:t>
      </w:r>
      <w:r w:rsidR="000C3499" w:rsidRPr="00F3645B">
        <w:rPr>
          <w:szCs w:val="18"/>
        </w:rPr>
        <w:t>Postprandial</w:t>
      </w:r>
      <w:r w:rsidR="00984354" w:rsidRPr="00F3645B">
        <w:rPr>
          <w:szCs w:val="18"/>
        </w:rPr>
        <w:t xml:space="preserve"> SCAo flow</w:t>
      </w:r>
      <w:r w:rsidR="000C3499" w:rsidRPr="00F3645B">
        <w:rPr>
          <w:szCs w:val="18"/>
        </w:rPr>
        <w:t xml:space="preserve"> </w:t>
      </w:r>
      <w:r w:rsidR="00AD7725" w:rsidRPr="00F3645B">
        <w:rPr>
          <w:szCs w:val="18"/>
        </w:rPr>
        <w:t>rates</w:t>
      </w:r>
      <w:r w:rsidR="00984354" w:rsidRPr="00F3645B">
        <w:rPr>
          <w:szCs w:val="18"/>
        </w:rPr>
        <w:t xml:space="preserve"> for the CMI</w:t>
      </w:r>
      <w:r w:rsidR="00D062D3" w:rsidRPr="00F3645B">
        <w:rPr>
          <w:szCs w:val="18"/>
        </w:rPr>
        <w:t>+</w:t>
      </w:r>
      <w:r w:rsidR="00984354" w:rsidRPr="00F3645B">
        <w:rPr>
          <w:szCs w:val="18"/>
        </w:rPr>
        <w:t xml:space="preserve"> group w</w:t>
      </w:r>
      <w:r w:rsidR="000C3499" w:rsidRPr="00F3645B">
        <w:rPr>
          <w:szCs w:val="18"/>
        </w:rPr>
        <w:t>ere</w:t>
      </w:r>
      <w:r w:rsidR="00984354" w:rsidRPr="00F3645B">
        <w:rPr>
          <w:szCs w:val="18"/>
        </w:rPr>
        <w:t xml:space="preserve"> significantly l</w:t>
      </w:r>
      <w:r w:rsidR="00D062D3" w:rsidRPr="00F3645B">
        <w:rPr>
          <w:szCs w:val="18"/>
        </w:rPr>
        <w:t>ower</w:t>
      </w:r>
      <w:r w:rsidR="00984354" w:rsidRPr="00F3645B">
        <w:rPr>
          <w:szCs w:val="18"/>
        </w:rPr>
        <w:t xml:space="preserve"> than </w:t>
      </w:r>
      <w:r w:rsidR="007566C9" w:rsidRPr="00F3645B">
        <w:rPr>
          <w:szCs w:val="18"/>
        </w:rPr>
        <w:t xml:space="preserve">both </w:t>
      </w:r>
      <w:r w:rsidR="00043BA7" w:rsidRPr="00F3645B">
        <w:rPr>
          <w:szCs w:val="18"/>
        </w:rPr>
        <w:t xml:space="preserve">the </w:t>
      </w:r>
      <w:r w:rsidR="00984354" w:rsidRPr="00F3645B">
        <w:rPr>
          <w:szCs w:val="18"/>
        </w:rPr>
        <w:t xml:space="preserve">control </w:t>
      </w:r>
      <w:r w:rsidR="00043BA7" w:rsidRPr="00F3645B">
        <w:rPr>
          <w:szCs w:val="18"/>
        </w:rPr>
        <w:t>group</w:t>
      </w:r>
      <w:r w:rsidR="005208AE" w:rsidRPr="00F3645B">
        <w:rPr>
          <w:szCs w:val="18"/>
        </w:rPr>
        <w:t xml:space="preserve"> (p=0.013, d=</w:t>
      </w:r>
      <w:r w:rsidR="00984354"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00984354" w:rsidRPr="00F3645B">
        <w:rPr>
          <w:szCs w:val="18"/>
        </w:rPr>
        <w:t>0.825)</w:t>
      </w:r>
      <w:r w:rsidR="00982E82" w:rsidRPr="00F3645B">
        <w:rPr>
          <w:szCs w:val="18"/>
        </w:rPr>
        <w:t>. P</w:t>
      </w:r>
      <w:r w:rsidR="00F94A1D" w:rsidRPr="00F3645B">
        <w:rPr>
          <w:szCs w:val="18"/>
        </w:rPr>
        <w:t xml:space="preserve">reprandial flow </w:t>
      </w:r>
      <w:r w:rsidR="00BE71B9" w:rsidRPr="00F3645B">
        <w:rPr>
          <w:szCs w:val="18"/>
        </w:rPr>
        <w:t>rates</w:t>
      </w:r>
      <w:r w:rsidR="00982E82" w:rsidRPr="00F3645B">
        <w:rPr>
          <w:szCs w:val="18"/>
        </w:rPr>
        <w:t>, on the other hand,</w:t>
      </w:r>
      <w:r w:rsidR="00F94A1D" w:rsidRPr="00F3645B">
        <w:rPr>
          <w:szCs w:val="18"/>
        </w:rPr>
        <w:t xml:space="preserve"> 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00984354" w:rsidRPr="00F3645B">
        <w:rPr>
          <w:szCs w:val="18"/>
        </w:rPr>
        <w:t xml:space="preserve"> for the CMI</w:t>
      </w:r>
      <w:r w:rsidR="00D062D3" w:rsidRPr="00F3645B">
        <w:rPr>
          <w:szCs w:val="18"/>
        </w:rPr>
        <w:t>+</w:t>
      </w:r>
      <w:r w:rsidR="00984354" w:rsidRPr="00F3645B">
        <w:rPr>
          <w:szCs w:val="18"/>
        </w:rPr>
        <w:t xml:space="preserve"> group w</w:t>
      </w:r>
      <w:r w:rsidR="00FF1EFB" w:rsidRPr="00F3645B">
        <w:rPr>
          <w:szCs w:val="18"/>
        </w:rPr>
        <w:t>as</w:t>
      </w:r>
      <w:r w:rsidR="00984354"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00984354" w:rsidRPr="00F3645B">
        <w:rPr>
          <w:szCs w:val="18"/>
        </w:rPr>
        <w:t>1.15) and the contro</w:t>
      </w:r>
      <w:r w:rsidR="005208AE" w:rsidRPr="00F3645B">
        <w:rPr>
          <w:szCs w:val="18"/>
        </w:rPr>
        <w:t>l group (p=0.022, d=</w:t>
      </w:r>
      <w:r w:rsidR="00043BA7" w:rsidRPr="00F3645B">
        <w:rPr>
          <w:szCs w:val="18"/>
        </w:rPr>
        <w:t xml:space="preserve">0.956). </w:t>
      </w:r>
      <w:r w:rsidR="00982E82" w:rsidRPr="00F3645B">
        <w:rPr>
          <w:szCs w:val="18"/>
        </w:rPr>
        <w:t>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4A658F12" w14:textId="111FFA1D" w:rsidR="003256D6" w:rsidRPr="00F3645B" w:rsidRDefault="003256D6" w:rsidP="00A3262E">
      <w:pPr>
        <w:pStyle w:val="Heading3"/>
        <w:spacing w:line="480" w:lineRule="auto"/>
        <w:jc w:val="both"/>
      </w:pPr>
      <w:r w:rsidRPr="00F3645B">
        <w:lastRenderedPageBreak/>
        <w:t>IRAo</w:t>
      </w:r>
    </w:p>
    <w:p w14:paraId="5254C674" w14:textId="40831C21" w:rsidR="003256D6" w:rsidRPr="00F3645B" w:rsidRDefault="003039A8" w:rsidP="00A3262E">
      <w:pPr>
        <w:spacing w:line="480" w:lineRule="auto"/>
        <w:jc w:val="both"/>
      </w:pPr>
      <w:r w:rsidRPr="00F3645B">
        <w:t xml:space="preserve">IRAo flow analysis was completed in </w:t>
      </w:r>
      <w:r w:rsidR="00907A4A" w:rsidRPr="00F3645B">
        <w:t>18</w:t>
      </w:r>
      <w:r w:rsidR="00D062D3" w:rsidRPr="00F3645B">
        <w:t xml:space="preserve"> </w:t>
      </w:r>
      <w:r w:rsidR="003256D6" w:rsidRPr="00F3645B">
        <w:t>control</w:t>
      </w:r>
      <w:r w:rsidR="004D6119" w:rsidRPr="00F3645B">
        <w:t xml:space="preserve"> subjects</w:t>
      </w:r>
      <w:r w:rsidR="003256D6" w:rsidRPr="00F3645B">
        <w:t xml:space="preserve">, </w:t>
      </w:r>
      <w:r w:rsidR="00907A4A" w:rsidRPr="00F3645B">
        <w:t>12</w:t>
      </w:r>
      <w:r w:rsidR="003256D6" w:rsidRPr="00F3645B">
        <w:t xml:space="preserve"> </w:t>
      </w:r>
      <w:r w:rsidR="00D062D3" w:rsidRPr="00F3645B">
        <w:t>CMI-</w:t>
      </w:r>
      <w:r w:rsidR="009E474D" w:rsidRPr="00F3645B">
        <w:rPr>
          <w:noProof/>
        </w:rPr>
        <w:t xml:space="preserve"> patients</w:t>
      </w:r>
      <w:r w:rsidR="009E474D" w:rsidRPr="00F3645B">
        <w:t>, and 5</w:t>
      </w:r>
      <w:r w:rsidR="003256D6" w:rsidRPr="00F3645B">
        <w:t xml:space="preserve"> CMI</w:t>
      </w:r>
      <w:r w:rsidR="00D062D3" w:rsidRPr="00F3645B">
        <w:t>+</w:t>
      </w:r>
      <w:r w:rsidR="009E474D" w:rsidRPr="00F3645B">
        <w:t xml:space="preserve"> patients</w:t>
      </w:r>
      <w:r w:rsidR="003256D6" w:rsidRPr="00F3645B">
        <w:t xml:space="preserve">. </w:t>
      </w:r>
      <w:r w:rsidR="00461CB5" w:rsidRPr="00F3645B">
        <w:t xml:space="preserve">IRAo blood flow did not increase after a meal for any group. Also, </w:t>
      </w:r>
      <w:r w:rsidR="00461CB5" w:rsidRPr="00F3645B">
        <w:rPr>
          <w:szCs w:val="18"/>
        </w:rPr>
        <w:t>pre- and postprandial IRAo flow rates were not significantly different between groups and t</w:t>
      </w:r>
      <w:r w:rsidR="00461CB5" w:rsidRPr="00F3645B">
        <w:t>here was no significant difference in percent change in flow between groups</w:t>
      </w:r>
      <w:r w:rsidR="003256D6" w:rsidRPr="00F3645B">
        <w:t xml:space="preserve">. </w:t>
      </w:r>
    </w:p>
    <w:p w14:paraId="2A36BE7F" w14:textId="1BF6BBBE" w:rsidR="00202A7E" w:rsidRPr="00F3645B" w:rsidRDefault="00202A7E" w:rsidP="00A3262E">
      <w:pPr>
        <w:pStyle w:val="Heading3"/>
        <w:spacing w:line="480" w:lineRule="auto"/>
        <w:jc w:val="both"/>
      </w:pPr>
      <w:r w:rsidRPr="00F3645B">
        <w:t>LRA</w:t>
      </w:r>
    </w:p>
    <w:p w14:paraId="6895AD96" w14:textId="711C6738" w:rsidR="001E19F3" w:rsidRPr="00F3645B" w:rsidRDefault="003039A8" w:rsidP="00A3262E">
      <w:pPr>
        <w:spacing w:line="480" w:lineRule="auto"/>
        <w:jc w:val="both"/>
        <w:rPr>
          <w:szCs w:val="18"/>
        </w:rPr>
      </w:pPr>
      <w:r w:rsidRPr="00F3645B">
        <w:t xml:space="preserve">LRA flow analysis was completed in </w:t>
      </w:r>
      <w:r w:rsidR="009E474D" w:rsidRPr="00F3645B">
        <w:t>19</w:t>
      </w:r>
      <w:r w:rsidR="0035040D" w:rsidRPr="00F3645B">
        <w:t xml:space="preserve"> </w:t>
      </w:r>
      <w:r w:rsidR="004D6119" w:rsidRPr="00F3645B">
        <w:t>control subjects</w:t>
      </w:r>
      <w:r w:rsidR="0035040D" w:rsidRPr="00F3645B">
        <w:t xml:space="preserve">, </w:t>
      </w:r>
      <w:r w:rsidR="009E474D" w:rsidRPr="00F3645B">
        <w:t>13</w:t>
      </w:r>
      <w:r w:rsidR="0035040D" w:rsidRPr="00F3645B">
        <w:t xml:space="preserve"> </w:t>
      </w:r>
      <w:r w:rsidR="00D062D3" w:rsidRPr="00F3645B">
        <w:t>CMI-</w:t>
      </w:r>
      <w:r w:rsidR="009E474D" w:rsidRPr="00F3645B">
        <w:rPr>
          <w:noProof/>
        </w:rPr>
        <w:t xml:space="preserve"> patients</w:t>
      </w:r>
      <w:r w:rsidR="0035040D" w:rsidRPr="00F3645B">
        <w:t xml:space="preserve">, and </w:t>
      </w:r>
      <w:r w:rsidR="009E474D" w:rsidRPr="00F3645B">
        <w:t>6</w:t>
      </w:r>
      <w:r w:rsidR="0035040D" w:rsidRPr="00F3645B">
        <w:t xml:space="preserve"> CMI</w:t>
      </w:r>
      <w:r w:rsidR="00D062D3" w:rsidRPr="00F3645B">
        <w:t>+</w:t>
      </w:r>
      <w:r w:rsidR="0035040D" w:rsidRPr="00F3645B">
        <w:t xml:space="preserve"> </w:t>
      </w:r>
      <w:r w:rsidR="009E474D" w:rsidRPr="00F3645B">
        <w:t>patients</w:t>
      </w:r>
      <w:r w:rsidR="0035040D" w:rsidRPr="00F3645B">
        <w:t xml:space="preserve">. </w:t>
      </w:r>
      <w:r w:rsidR="00461CB5" w:rsidRPr="00F3645B">
        <w:t xml:space="preserve">LRA blood flow did not increase significantly after a meal for any group. </w:t>
      </w:r>
      <w:r w:rsidR="0039711D" w:rsidRPr="00F3645B">
        <w:rPr>
          <w:szCs w:val="18"/>
        </w:rPr>
        <w:t>P</w:t>
      </w:r>
      <w:r w:rsidR="00CC7900" w:rsidRPr="00F3645B">
        <w:rPr>
          <w:szCs w:val="18"/>
        </w:rPr>
        <w:t xml:space="preserve">re- and postprandial LRA flow </w:t>
      </w:r>
      <w:r w:rsidR="00BE71B9" w:rsidRPr="00F3645B">
        <w:rPr>
          <w:szCs w:val="18"/>
        </w:rPr>
        <w:t>rates</w:t>
      </w:r>
      <w:r w:rsidR="0039711D" w:rsidRPr="00F3645B">
        <w:rPr>
          <w:szCs w:val="18"/>
        </w:rPr>
        <w:t xml:space="preserve"> were not significantly different between groups</w:t>
      </w:r>
      <w:r w:rsidR="00CC7900" w:rsidRPr="00F3645B">
        <w:rPr>
          <w:szCs w:val="18"/>
        </w:rPr>
        <w:t xml:space="preserve">. </w:t>
      </w:r>
      <w:r w:rsidR="002056A3" w:rsidRPr="00F3645B">
        <w:rPr>
          <w:szCs w:val="18"/>
        </w:rPr>
        <w:t>P</w:t>
      </w:r>
      <w:r w:rsidR="00CC7900" w:rsidRPr="00F3645B">
        <w:rPr>
          <w:szCs w:val="18"/>
        </w:rPr>
        <w:t xml:space="preserve">ercent change in </w:t>
      </w:r>
      <w:r w:rsidR="004D35D0" w:rsidRPr="00F3645B">
        <w:rPr>
          <w:szCs w:val="18"/>
        </w:rPr>
        <w:t xml:space="preserve">LRA </w:t>
      </w:r>
      <w:r w:rsidR="00CC7900" w:rsidRPr="00F3645B">
        <w:rPr>
          <w:szCs w:val="18"/>
        </w:rPr>
        <w:t>flow</w:t>
      </w:r>
      <w:r w:rsidR="002056A3" w:rsidRPr="00F3645B">
        <w:rPr>
          <w:szCs w:val="18"/>
        </w:rPr>
        <w:t xml:space="preserve"> for the CMI+ group </w:t>
      </w:r>
      <w:r w:rsidR="00FC7AA7" w:rsidRPr="00F3645B">
        <w:rPr>
          <w:szCs w:val="18"/>
        </w:rPr>
        <w:t>trended towards lower values</w:t>
      </w:r>
      <w:r w:rsidR="002056A3" w:rsidRPr="00F3645B">
        <w:rPr>
          <w:szCs w:val="18"/>
        </w:rPr>
        <w:t xml:space="preserve"> 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sidR="00F91E1A" w:rsidRPr="00F3645B">
        <w:rPr>
          <w:szCs w:val="18"/>
        </w:rPr>
        <w:t xml:space="preserve">; </w:t>
      </w:r>
      <w:r w:rsidR="00FC7AA7" w:rsidRPr="00F3645B">
        <w:rPr>
          <w:szCs w:val="18"/>
        </w:rPr>
        <w:t>however,</w:t>
      </w:r>
      <w:r w:rsidR="002056A3" w:rsidRPr="00F3645B">
        <w:rPr>
          <w:szCs w:val="18"/>
        </w:rPr>
        <w:t xml:space="preserve"> this was not found to be statistically significant</w:t>
      </w:r>
      <w:r w:rsidR="00CC7900" w:rsidRPr="00F3645B">
        <w:rPr>
          <w:szCs w:val="18"/>
        </w:rPr>
        <w:t>.</w:t>
      </w:r>
    </w:p>
    <w:p w14:paraId="2FBB9195" w14:textId="30DDBAF4" w:rsidR="001E19F3" w:rsidRPr="00F3645B" w:rsidRDefault="001E19F3" w:rsidP="00A3262E">
      <w:pPr>
        <w:pStyle w:val="Heading3"/>
        <w:spacing w:line="480" w:lineRule="auto"/>
        <w:jc w:val="both"/>
      </w:pPr>
      <w:r w:rsidRPr="00F3645B">
        <w:t>RRA</w:t>
      </w:r>
    </w:p>
    <w:p w14:paraId="171DA881" w14:textId="27EACA5A" w:rsidR="004F454A" w:rsidRPr="00F3645B" w:rsidRDefault="003039A8" w:rsidP="00A3262E">
      <w:pPr>
        <w:spacing w:line="480" w:lineRule="auto"/>
        <w:jc w:val="both"/>
        <w:rPr>
          <w:szCs w:val="18"/>
        </w:rPr>
      </w:pPr>
      <w:r w:rsidRPr="00F3645B">
        <w:t xml:space="preserve">RRA flow analysis was completed in </w:t>
      </w:r>
      <w:r w:rsidR="009E474D" w:rsidRPr="00F3645B">
        <w:t>20</w:t>
      </w:r>
      <w:r w:rsidR="004F454A" w:rsidRPr="00F3645B">
        <w:t xml:space="preserve"> </w:t>
      </w:r>
      <w:r w:rsidR="004D6119" w:rsidRPr="00F3645B">
        <w:t>control subjects</w:t>
      </w:r>
      <w:r w:rsidR="004F454A" w:rsidRPr="00F3645B">
        <w:t xml:space="preserve">, </w:t>
      </w:r>
      <w:r w:rsidR="009E474D" w:rsidRPr="00F3645B">
        <w:t>11</w:t>
      </w:r>
      <w:r w:rsidR="004F454A" w:rsidRPr="00F3645B">
        <w:t xml:space="preserve"> </w:t>
      </w:r>
      <w:r w:rsidR="00D062D3" w:rsidRPr="00F3645B">
        <w:t>CMI-</w:t>
      </w:r>
      <w:r w:rsidR="00461CB5" w:rsidRPr="00F3645B">
        <w:t xml:space="preserve"> patients</w:t>
      </w:r>
      <w:r w:rsidR="009E474D" w:rsidRPr="00F3645B">
        <w:t>, and 5</w:t>
      </w:r>
      <w:r w:rsidR="004F454A" w:rsidRPr="00F3645B">
        <w:t xml:space="preserve"> CMI</w:t>
      </w:r>
      <w:r w:rsidR="00D062D3" w:rsidRPr="00F3645B">
        <w:t>+</w:t>
      </w:r>
      <w:r w:rsidR="004F454A" w:rsidRPr="00F3645B">
        <w:t xml:space="preserve"> </w:t>
      </w:r>
      <w:r w:rsidR="009E474D" w:rsidRPr="00F3645B">
        <w:t>patients</w:t>
      </w:r>
      <w:r w:rsidR="004F454A" w:rsidRPr="00F3645B">
        <w:t xml:space="preserve">. </w:t>
      </w:r>
      <w:r w:rsidR="00461CB5" w:rsidRPr="00F3645B">
        <w:t xml:space="preserve">RRA blood flow did not increase significantly after a meal for any group. </w:t>
      </w:r>
      <w:r w:rsidR="0039711D" w:rsidRPr="00F3645B">
        <w:rPr>
          <w:szCs w:val="18"/>
        </w:rPr>
        <w:t xml:space="preserve">Pre- and postprandial RRA flow </w:t>
      </w:r>
      <w:r w:rsidR="00BE71B9" w:rsidRPr="00F3645B">
        <w:rPr>
          <w:szCs w:val="18"/>
        </w:rPr>
        <w:t>rates</w:t>
      </w:r>
      <w:r w:rsidR="0039711D" w:rsidRPr="00F3645B">
        <w:rPr>
          <w:szCs w:val="18"/>
        </w:rPr>
        <w:t xml:space="preserve"> were not significantly different between groups</w:t>
      </w:r>
      <w:r w:rsidR="001E19F3" w:rsidRPr="00F3645B">
        <w:rPr>
          <w:szCs w:val="18"/>
        </w:rPr>
        <w:t>.</w:t>
      </w:r>
      <w:r w:rsidR="002056A3" w:rsidRPr="00F3645B">
        <w:rPr>
          <w:szCs w:val="18"/>
        </w:rPr>
        <w:t xml:space="preserve"> </w:t>
      </w:r>
      <w:r w:rsidR="004A675A" w:rsidRPr="00F3645B">
        <w:rPr>
          <w:szCs w:val="18"/>
        </w:rPr>
        <w:t>Similar to the LRA, p</w:t>
      </w:r>
      <w:r w:rsidR="002056A3" w:rsidRPr="00F3645B">
        <w:rPr>
          <w:szCs w:val="18"/>
        </w:rPr>
        <w:t xml:space="preserve">ercent change in RRA flow for the CMI+ group </w:t>
      </w:r>
      <w:r w:rsidR="00FC7AA7" w:rsidRPr="00F3645B">
        <w:rPr>
          <w:szCs w:val="18"/>
        </w:rPr>
        <w:t xml:space="preserve">trended towards lower values relative </w:t>
      </w:r>
      <w:r w:rsidR="002056A3" w:rsidRPr="00F3645B">
        <w:rPr>
          <w:szCs w:val="18"/>
        </w:rPr>
        <w:t xml:space="preserve">to the control group </w:t>
      </w:r>
      <w:r w:rsidR="00461CB5" w:rsidRPr="00F3645B">
        <w:rPr>
          <w:szCs w:val="18"/>
        </w:rPr>
        <w:t xml:space="preserve">(p=0.060, d=1.04) </w:t>
      </w:r>
      <w:r w:rsidR="002056A3" w:rsidRPr="00F3645B">
        <w:rPr>
          <w:szCs w:val="18"/>
        </w:rPr>
        <w:t>and to the CMI- group</w:t>
      </w:r>
      <w:r w:rsidR="00461CB5" w:rsidRPr="00F3645B">
        <w:rPr>
          <w:szCs w:val="18"/>
        </w:rPr>
        <w:t xml:space="preserve"> (p=0.146, d=0.466) but</w:t>
      </w:r>
      <w:r w:rsidR="002056A3" w:rsidRPr="00F3645B">
        <w:rPr>
          <w:szCs w:val="18"/>
        </w:rPr>
        <w:t xml:space="preserve"> was not found to be statistically significant. </w:t>
      </w:r>
    </w:p>
    <w:p w14:paraId="7C278C2A" w14:textId="37D67415" w:rsidR="00202A7E" w:rsidRPr="00F3645B" w:rsidRDefault="00202A7E" w:rsidP="00A3262E">
      <w:pPr>
        <w:pStyle w:val="Heading3"/>
        <w:spacing w:line="480" w:lineRule="auto"/>
        <w:jc w:val="both"/>
      </w:pPr>
      <w:r w:rsidRPr="00F3645B">
        <w:t>SMA</w:t>
      </w:r>
    </w:p>
    <w:p w14:paraId="39301801" w14:textId="0215EA94" w:rsidR="004D35D0" w:rsidRPr="00F3645B" w:rsidRDefault="003039A8" w:rsidP="00A3262E">
      <w:pPr>
        <w:spacing w:line="480" w:lineRule="auto"/>
        <w:jc w:val="both"/>
        <w:rPr>
          <w:szCs w:val="18"/>
        </w:rPr>
      </w:pPr>
      <w:r w:rsidRPr="00F3645B">
        <w:t xml:space="preserve">SMA flow analysis was completed in </w:t>
      </w:r>
      <w:r w:rsidR="009E474D" w:rsidRPr="00F3645B">
        <w:t>20</w:t>
      </w:r>
      <w:r w:rsidR="004D35D0" w:rsidRPr="00F3645B">
        <w:t xml:space="preserve"> </w:t>
      </w:r>
      <w:r w:rsidR="004D6119" w:rsidRPr="00F3645B">
        <w:t>control subjects</w:t>
      </w:r>
      <w:r w:rsidR="004D35D0" w:rsidRPr="00F3645B">
        <w:t xml:space="preserve">, </w:t>
      </w:r>
      <w:r w:rsidR="009E474D" w:rsidRPr="00F3645B">
        <w:t>13</w:t>
      </w:r>
      <w:r w:rsidR="004D35D0" w:rsidRPr="00F3645B">
        <w:t xml:space="preserve"> </w:t>
      </w:r>
      <w:r w:rsidR="00D062D3" w:rsidRPr="00F3645B">
        <w:t>CMI-</w:t>
      </w:r>
      <w:r w:rsidR="009E474D" w:rsidRPr="00F3645B">
        <w:rPr>
          <w:noProof/>
        </w:rPr>
        <w:t xml:space="preserve"> patients</w:t>
      </w:r>
      <w:r w:rsidR="004D35D0" w:rsidRPr="00F3645B">
        <w:t xml:space="preserve">, and </w:t>
      </w:r>
      <w:r w:rsidR="009E474D" w:rsidRPr="00F3645B">
        <w:t xml:space="preserve">6 </w:t>
      </w:r>
      <w:r w:rsidR="004D35D0" w:rsidRPr="00F3645B">
        <w:t>CMI</w:t>
      </w:r>
      <w:r w:rsidR="00D062D3" w:rsidRPr="00F3645B">
        <w:t>+</w:t>
      </w:r>
      <w:r w:rsidR="004D35D0" w:rsidRPr="00F3645B">
        <w:t xml:space="preserve"> </w:t>
      </w:r>
      <w:r w:rsidR="009E474D" w:rsidRPr="00F3645B">
        <w:t xml:space="preserve">patients. </w:t>
      </w:r>
      <w:r w:rsidR="00FC7AA7"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00FC7AA7"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00FC7AA7"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00FC7AA7" w:rsidRPr="00F3645B">
        <w:t xml:space="preserve">, the </w:t>
      </w:r>
      <w:r w:rsidR="00BE263E" w:rsidRPr="00F3645B">
        <w:t>CMI</w:t>
      </w:r>
      <w:r w:rsidR="00D062D3" w:rsidRPr="00F3645B">
        <w:t>+</w:t>
      </w:r>
      <w:r w:rsidR="00BE263E" w:rsidRPr="00F3645B">
        <w:t xml:space="preserve"> group did not see a sign</w:t>
      </w:r>
      <w:r w:rsidR="005208AE" w:rsidRPr="00F3645B">
        <w:t xml:space="preserve">ificant </w:t>
      </w:r>
      <w:r w:rsidR="005208AE" w:rsidRPr="00F3645B">
        <w:lastRenderedPageBreak/>
        <w:t>increase (p=0.193, d=</w:t>
      </w:r>
      <w:r w:rsidR="00BE263E" w:rsidRPr="00F3645B">
        <w:t xml:space="preserve">0.465). </w:t>
      </w:r>
      <w:r w:rsidR="006C6577" w:rsidRPr="00F3645B">
        <w:rPr>
          <w:szCs w:val="18"/>
        </w:rPr>
        <w:t>Percent change in flow for the CMI</w:t>
      </w:r>
      <w:r w:rsidR="00FC7AA7" w:rsidRPr="00F3645B">
        <w:rPr>
          <w:szCs w:val="18"/>
        </w:rPr>
        <w:t>+</w:t>
      </w:r>
      <w:r w:rsidR="006C6577" w:rsidRPr="00F3645B">
        <w:rPr>
          <w:szCs w:val="18"/>
        </w:rPr>
        <w:t xml:space="preserve"> group was significantly less than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than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7566C9" w:rsidRPr="00F3645B">
        <w:rPr>
          <w:szCs w:val="18"/>
        </w:rPr>
        <w:t xml:space="preserve">Percent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A3262E">
      <w:pPr>
        <w:pStyle w:val="Heading3"/>
        <w:spacing w:line="480" w:lineRule="auto"/>
        <w:jc w:val="both"/>
      </w:pPr>
      <w:r w:rsidRPr="00F3645B">
        <w:t>CA</w:t>
      </w:r>
    </w:p>
    <w:p w14:paraId="1D73F878" w14:textId="63C154F1" w:rsidR="00F377AC" w:rsidRPr="00F3645B" w:rsidRDefault="003039A8" w:rsidP="00A3262E">
      <w:pPr>
        <w:spacing w:line="480" w:lineRule="auto"/>
        <w:jc w:val="both"/>
        <w:rPr>
          <w:szCs w:val="18"/>
        </w:rPr>
      </w:pPr>
      <w:r w:rsidRPr="00F3645B">
        <w:t xml:space="preserve">CA flow analysis was completed in </w:t>
      </w:r>
      <w:r w:rsidR="009E474D" w:rsidRPr="00F3645B">
        <w:t>19</w:t>
      </w:r>
      <w:r w:rsidR="00F377AC" w:rsidRPr="00F3645B">
        <w:t xml:space="preserve"> control</w:t>
      </w:r>
      <w:r w:rsidR="004D6119" w:rsidRPr="00F3645B">
        <w:t xml:space="preserve"> subjects</w:t>
      </w:r>
      <w:r w:rsidR="00F377AC" w:rsidRPr="00F3645B">
        <w:t xml:space="preserve">, </w:t>
      </w:r>
      <w:r w:rsidR="009E474D" w:rsidRPr="00F3645B">
        <w:t>12</w:t>
      </w:r>
      <w:r w:rsidR="00F377AC" w:rsidRPr="00F3645B">
        <w:t xml:space="preserve"> </w:t>
      </w:r>
      <w:r w:rsidR="00D062D3" w:rsidRPr="00F3645B">
        <w:rPr>
          <w:noProof/>
        </w:rPr>
        <w:t>CMI-</w:t>
      </w:r>
      <w:r w:rsidR="009E474D" w:rsidRPr="00F3645B">
        <w:rPr>
          <w:noProof/>
        </w:rPr>
        <w:t xml:space="preserve"> patients</w:t>
      </w:r>
      <w:r w:rsidR="009E474D" w:rsidRPr="00F3645B">
        <w:t>, and 6</w:t>
      </w:r>
      <w:r w:rsidR="00F377AC" w:rsidRPr="00F3645B">
        <w:t xml:space="preserve"> CMI </w:t>
      </w:r>
      <w:r w:rsidR="009E474D" w:rsidRPr="00F3645B">
        <w:t>patient</w:t>
      </w:r>
      <w:r w:rsidRPr="00F3645B">
        <w:t>s</w:t>
      </w:r>
      <w:r w:rsidR="00F377AC" w:rsidRPr="00F3645B">
        <w:t xml:space="preserve">. CA blood flow did not increase significantly after a meal for any group. </w:t>
      </w:r>
      <w:r w:rsidR="006C6577" w:rsidRPr="00F3645B">
        <w:rPr>
          <w:szCs w:val="18"/>
        </w:rPr>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253B92" w:rsidRPr="00F3645B">
        <w:rPr>
          <w:szCs w:val="18"/>
        </w:rPr>
        <w:t xml:space="preserve"> while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187CD8" w:rsidRPr="00F3645B">
        <w:rPr>
          <w:szCs w:val="18"/>
        </w:rPr>
        <w:t xml:space="preserve"> 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r w:rsidR="00187CD8" w:rsidRPr="00F3645B">
        <w:rPr>
          <w:szCs w:val="18"/>
        </w:rPr>
        <w:t>There w</w:t>
      </w:r>
      <w:r w:rsidR="00006EF1" w:rsidRPr="00F3645B">
        <w:rPr>
          <w:szCs w:val="18"/>
        </w:rPr>
        <w:t xml:space="preserve">ere </w:t>
      </w:r>
      <w:r w:rsidR="00187CD8" w:rsidRPr="00F3645B">
        <w:rPr>
          <w:szCs w:val="18"/>
        </w:rPr>
        <w:t xml:space="preserve">no </w:t>
      </w:r>
      <w:r w:rsidR="00AA66D5" w:rsidRPr="00F3645B">
        <w:rPr>
          <w:szCs w:val="18"/>
        </w:rPr>
        <w:t xml:space="preserve">other </w:t>
      </w:r>
      <w:r w:rsidR="00187CD8" w:rsidRPr="00F3645B">
        <w:rPr>
          <w:szCs w:val="18"/>
        </w:rPr>
        <w:t>significant differences in pr</w:t>
      </w:r>
      <w:r w:rsidR="00253B92" w:rsidRPr="00F3645B">
        <w:rPr>
          <w:szCs w:val="18"/>
        </w:rPr>
        <w:t xml:space="preserve">eprandial flow rates, </w:t>
      </w:r>
      <w:r w:rsidR="00187CD8" w:rsidRPr="00F3645B">
        <w:rPr>
          <w:szCs w:val="18"/>
        </w:rPr>
        <w:t xml:space="preserve">postprandial </w:t>
      </w:r>
      <w:r w:rsidR="00BE71B9" w:rsidRPr="00F3645B">
        <w:rPr>
          <w:szCs w:val="18"/>
        </w:rPr>
        <w:t>flow rates</w:t>
      </w:r>
      <w:r w:rsidR="00253B92" w:rsidRPr="00F3645B">
        <w:rPr>
          <w:szCs w:val="18"/>
        </w:rPr>
        <w:t xml:space="preserve">, or percent change in flow </w:t>
      </w:r>
      <w:r w:rsidR="00543037" w:rsidRPr="00F3645B">
        <w:rPr>
          <w:szCs w:val="18"/>
        </w:rPr>
        <w:t>between groups</w:t>
      </w:r>
      <w:r w:rsidR="00253B92" w:rsidRPr="00F3645B">
        <w:rPr>
          <w:szCs w:val="18"/>
        </w:rPr>
        <w:t xml:space="preserve"> in the CA.</w:t>
      </w:r>
    </w:p>
    <w:p w14:paraId="6EBFF637" w14:textId="0F688B25" w:rsidR="00202A7E" w:rsidRPr="00F3645B" w:rsidRDefault="00202A7E" w:rsidP="00A3262E">
      <w:pPr>
        <w:pStyle w:val="Heading3"/>
        <w:spacing w:line="480" w:lineRule="auto"/>
        <w:jc w:val="both"/>
      </w:pPr>
      <w:r w:rsidRPr="00F3645B">
        <w:t>SMV</w:t>
      </w:r>
    </w:p>
    <w:p w14:paraId="38AEB873" w14:textId="2CBEA310" w:rsidR="00244162" w:rsidRPr="00F3645B" w:rsidRDefault="003039A8" w:rsidP="00A3262E">
      <w:pPr>
        <w:spacing w:line="480" w:lineRule="auto"/>
        <w:jc w:val="both"/>
        <w:rPr>
          <w:szCs w:val="18"/>
        </w:rPr>
      </w:pPr>
      <w:r w:rsidRPr="00F3645B">
        <w:t xml:space="preserve">SMV flow analysis was completed in </w:t>
      </w:r>
      <w:r w:rsidR="009E474D" w:rsidRPr="00F3645B">
        <w:t>19</w:t>
      </w:r>
      <w:r w:rsidR="00244162" w:rsidRPr="00F3645B">
        <w:t xml:space="preserve"> </w:t>
      </w:r>
      <w:r w:rsidR="004D6119" w:rsidRPr="00F3645B">
        <w:t>control subjects</w:t>
      </w:r>
      <w:r w:rsidR="00244162" w:rsidRPr="00F3645B">
        <w:t xml:space="preserve">, </w:t>
      </w:r>
      <w:r w:rsidR="009E474D" w:rsidRPr="00F3645B">
        <w:t xml:space="preserve">13 </w:t>
      </w:r>
      <w:r w:rsidR="00D062D3" w:rsidRPr="00F3645B">
        <w:t>CMI-</w:t>
      </w:r>
      <w:r w:rsidR="009E474D" w:rsidRPr="00F3645B">
        <w:rPr>
          <w:noProof/>
        </w:rPr>
        <w:t xml:space="preserve"> patients</w:t>
      </w:r>
      <w:r w:rsidR="009E474D" w:rsidRPr="00F3645B">
        <w:t>, and 6</w:t>
      </w:r>
      <w:r w:rsidR="00244162" w:rsidRPr="00F3645B">
        <w:t xml:space="preserve"> CMI</w:t>
      </w:r>
      <w:r w:rsidR="001400AD" w:rsidRPr="00F3645B">
        <w:t>+</w:t>
      </w:r>
      <w:r w:rsidR="00244162" w:rsidRPr="00F3645B">
        <w:t xml:space="preserve"> </w:t>
      </w:r>
      <w:r w:rsidR="009E474D" w:rsidRPr="00F3645B">
        <w:t>patient</w:t>
      </w:r>
      <w:r w:rsidRPr="00F3645B">
        <w:t>s</w:t>
      </w:r>
      <w:r w:rsidR="00244162" w:rsidRPr="00F3645B">
        <w:t xml:space="preserve">. SMV blood flow </w:t>
      </w:r>
      <w:r w:rsidR="00244162"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00244162" w:rsidRPr="00F3645B">
        <w:rPr>
          <w:szCs w:val="18"/>
        </w:rPr>
        <w:t xml:space="preserve">) </w:t>
      </w:r>
      <w:r w:rsidR="00006EF1" w:rsidRPr="00F3645B">
        <w:rPr>
          <w:szCs w:val="18"/>
        </w:rPr>
        <w:t xml:space="preserve">and in </w:t>
      </w:r>
      <w:r w:rsidR="00244162" w:rsidRPr="00F3645B">
        <w:rPr>
          <w:szCs w:val="18"/>
        </w:rPr>
        <w:t xml:space="preserve">the </w:t>
      </w:r>
      <w:r w:rsidR="00D062D3" w:rsidRPr="00F3645B">
        <w:rPr>
          <w:szCs w:val="18"/>
        </w:rPr>
        <w:t>CMI-</w:t>
      </w:r>
      <w:r w:rsidR="00244162" w:rsidRPr="00F3645B">
        <w:rPr>
          <w:szCs w:val="18"/>
        </w:rPr>
        <w:t xml:space="preserve"> group </w:t>
      </w:r>
      <w:r w:rsidR="005208AE" w:rsidRPr="00F3645B">
        <w:t>(p=3.05e-06, d=</w:t>
      </w:r>
      <w:r w:rsidR="00553217" w:rsidRPr="00F3645B">
        <w:t>1.67</w:t>
      </w:r>
      <w:r w:rsidR="00244162" w:rsidRPr="00F3645B">
        <w:t>).</w:t>
      </w:r>
      <w:r w:rsidR="00244162" w:rsidRPr="00F3645B">
        <w:rPr>
          <w:sz w:val="18"/>
        </w:rPr>
        <w:t xml:space="preserve"> </w:t>
      </w:r>
      <w:r w:rsidR="00244162" w:rsidRPr="00F3645B">
        <w:t>The CMI</w:t>
      </w:r>
      <w:r w:rsidR="00D062D3" w:rsidRPr="00F3645B">
        <w:t>+</w:t>
      </w:r>
      <w:r w:rsidR="00244162" w:rsidRPr="00F3645B">
        <w:t xml:space="preserve"> group did not see a</w:t>
      </w:r>
      <w:r w:rsidR="00006EF1" w:rsidRPr="00F3645B">
        <w:t>ny</w:t>
      </w:r>
      <w:r w:rsidR="00244162" w:rsidRPr="00F3645B">
        <w:t xml:space="preserve"> significant increase in SMV flow </w:t>
      </w:r>
      <w:r w:rsidR="00006EF1" w:rsidRPr="00F3645B">
        <w:t xml:space="preserve">after a meal </w:t>
      </w:r>
      <w:r w:rsidR="005208AE" w:rsidRPr="00F3645B">
        <w:t>(p=0.120, d=</w:t>
      </w:r>
      <w:r w:rsidR="00244162" w:rsidRPr="00F3645B">
        <w:t xml:space="preserve">0.777). </w:t>
      </w:r>
      <w:r w:rsidR="00244162" w:rsidRPr="00F3645B">
        <w:rPr>
          <w:szCs w:val="18"/>
        </w:rPr>
        <w:t>For the CMI</w:t>
      </w:r>
      <w:r w:rsidR="00D062D3" w:rsidRPr="00F3645B">
        <w:rPr>
          <w:szCs w:val="18"/>
        </w:rPr>
        <w:t>+</w:t>
      </w:r>
      <w:r w:rsidR="00244162" w:rsidRPr="00F3645B">
        <w:rPr>
          <w:szCs w:val="18"/>
        </w:rPr>
        <w:t xml:space="preserve"> group, preprandial </w:t>
      </w:r>
      <w:r w:rsidR="00006EF1" w:rsidRPr="00F3645B">
        <w:rPr>
          <w:szCs w:val="18"/>
        </w:rPr>
        <w:t xml:space="preserve">SMV </w:t>
      </w:r>
      <w:r w:rsidR="00244162"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00244162" w:rsidRPr="00F3645B">
        <w:rPr>
          <w:szCs w:val="18"/>
        </w:rPr>
        <w:t>0.905) but</w:t>
      </w:r>
      <w:r w:rsidR="00006EF1" w:rsidRPr="00F3645B">
        <w:rPr>
          <w:szCs w:val="18"/>
        </w:rPr>
        <w:t xml:space="preserve"> was</w:t>
      </w:r>
      <w:r w:rsidR="00244162" w:rsidRPr="00F3645B">
        <w:rPr>
          <w:szCs w:val="18"/>
        </w:rPr>
        <w:t xml:space="preserve"> not significantly higher than </w:t>
      </w:r>
      <w:r w:rsidR="005208AE" w:rsidRPr="00F3645B">
        <w:rPr>
          <w:szCs w:val="18"/>
        </w:rPr>
        <w:t xml:space="preserve">the </w:t>
      </w:r>
      <w:r w:rsidR="00D062D3" w:rsidRPr="00F3645B">
        <w:rPr>
          <w:szCs w:val="18"/>
        </w:rPr>
        <w:t>CMI-</w:t>
      </w:r>
      <w:r w:rsidR="005208AE" w:rsidRPr="00F3645B">
        <w:rPr>
          <w:szCs w:val="18"/>
        </w:rPr>
        <w:t xml:space="preserve"> group (p=0.074, d=</w:t>
      </w:r>
      <w:r w:rsidR="00244162"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r w:rsidR="00006EF1" w:rsidRPr="00F3645B">
        <w:rPr>
          <w:szCs w:val="18"/>
        </w:rPr>
        <w:t>There</w:t>
      </w:r>
      <w:r w:rsidR="00244162" w:rsidRPr="00F3645B">
        <w:rPr>
          <w:szCs w:val="18"/>
        </w:rPr>
        <w:t xml:space="preserve"> w</w:t>
      </w:r>
      <w:r w:rsidR="00A65E2A" w:rsidRPr="00F3645B">
        <w:rPr>
          <w:szCs w:val="18"/>
        </w:rPr>
        <w:t>as</w:t>
      </w:r>
      <w:r w:rsidR="00006EF1" w:rsidRPr="00F3645B">
        <w:rPr>
          <w:szCs w:val="18"/>
        </w:rPr>
        <w:t xml:space="preserve"> also </w:t>
      </w:r>
      <w:r w:rsidR="00244162" w:rsidRPr="00F3645B">
        <w:rPr>
          <w:szCs w:val="18"/>
        </w:rPr>
        <w:t xml:space="preserve">no significant difference in postprandial SMV flow </w:t>
      </w:r>
      <w:r w:rsidR="001A6E01" w:rsidRPr="00F3645B">
        <w:rPr>
          <w:szCs w:val="18"/>
        </w:rPr>
        <w:t>between any of the groups.</w:t>
      </w:r>
      <w:r w:rsidR="00244162" w:rsidRPr="00F3645B">
        <w:rPr>
          <w:szCs w:val="18"/>
        </w:rPr>
        <w:t xml:space="preserve"> </w:t>
      </w:r>
      <w:r w:rsidR="00A65E2A" w:rsidRPr="00F3645B">
        <w:rPr>
          <w:szCs w:val="18"/>
        </w:rPr>
        <w:t>P</w:t>
      </w:r>
      <w:r w:rsidR="00244162" w:rsidRPr="00F3645B">
        <w:rPr>
          <w:szCs w:val="18"/>
        </w:rPr>
        <w:t>ercent change in flow for the CMI</w:t>
      </w:r>
      <w:r w:rsidR="00D062D3" w:rsidRPr="00F3645B">
        <w:rPr>
          <w:szCs w:val="18"/>
        </w:rPr>
        <w:t>+</w:t>
      </w:r>
      <w:r w:rsidR="00244162" w:rsidRPr="00F3645B">
        <w:rPr>
          <w:szCs w:val="18"/>
        </w:rPr>
        <w:t xml:space="preserve"> group was significantly </w:t>
      </w:r>
      <w:r w:rsidR="001A6E01" w:rsidRPr="00F3645B">
        <w:rPr>
          <w:szCs w:val="18"/>
        </w:rPr>
        <w:t>less</w:t>
      </w:r>
      <w:r w:rsidR="00244162" w:rsidRPr="00F3645B">
        <w:rPr>
          <w:szCs w:val="18"/>
        </w:rPr>
        <w:t xml:space="preserve"> than</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00244162"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A65E2A" w:rsidRPr="00F3645B">
        <w:rPr>
          <w:szCs w:val="18"/>
        </w:rPr>
        <w:t xml:space="preserve"> Percent change in flow for the </w:t>
      </w:r>
      <w:r w:rsidR="00D062D3" w:rsidRPr="00F3645B">
        <w:rPr>
          <w:szCs w:val="18"/>
        </w:rPr>
        <w:t>CMI-</w:t>
      </w:r>
      <w:r w:rsidR="00A65E2A" w:rsidRPr="00F3645B">
        <w:rPr>
          <w:szCs w:val="18"/>
        </w:rPr>
        <w:t xml:space="preserve"> group was not significantly different from </w:t>
      </w:r>
      <w:r w:rsidR="004D6119" w:rsidRPr="00F3645B">
        <w:rPr>
          <w:szCs w:val="18"/>
        </w:rPr>
        <w:t>control subjects</w:t>
      </w:r>
      <w:r w:rsidR="00A65E2A" w:rsidRPr="00F3645B">
        <w:rPr>
          <w:szCs w:val="18"/>
        </w:rPr>
        <w:t>.</w:t>
      </w:r>
    </w:p>
    <w:p w14:paraId="55559B5C" w14:textId="034506B9" w:rsidR="00202A7E" w:rsidRPr="00F3645B" w:rsidRDefault="00202A7E" w:rsidP="00A3262E">
      <w:pPr>
        <w:pStyle w:val="Heading3"/>
        <w:spacing w:line="480" w:lineRule="auto"/>
        <w:jc w:val="both"/>
      </w:pPr>
      <w:r w:rsidRPr="00F3645B">
        <w:lastRenderedPageBreak/>
        <w:t>SV</w:t>
      </w:r>
    </w:p>
    <w:p w14:paraId="0A1F8BDA" w14:textId="71270A80" w:rsidR="001A6E01" w:rsidRPr="00F3645B" w:rsidRDefault="003039A8" w:rsidP="00A3262E">
      <w:pPr>
        <w:spacing w:line="480" w:lineRule="auto"/>
        <w:jc w:val="both"/>
      </w:pPr>
      <w:r w:rsidRPr="00F3645B">
        <w:t xml:space="preserve">SV flow analysis was completed in </w:t>
      </w:r>
      <w:r w:rsidR="009E474D" w:rsidRPr="00F3645B">
        <w:t>17</w:t>
      </w:r>
      <w:r w:rsidR="001A6E01" w:rsidRPr="00F3645B">
        <w:t xml:space="preserve"> control</w:t>
      </w:r>
      <w:r w:rsidR="004D6119" w:rsidRPr="00F3645B">
        <w:t xml:space="preserve"> subjects</w:t>
      </w:r>
      <w:r w:rsidR="001A6E01" w:rsidRPr="00F3645B">
        <w:t xml:space="preserve">, </w:t>
      </w:r>
      <w:r w:rsidR="009E474D" w:rsidRPr="00F3645B">
        <w:t xml:space="preserve">13 </w:t>
      </w:r>
      <w:r w:rsidR="00D062D3" w:rsidRPr="00F3645B">
        <w:t>CMI-</w:t>
      </w:r>
      <w:r w:rsidR="009E474D" w:rsidRPr="00F3645B">
        <w:rPr>
          <w:noProof/>
        </w:rPr>
        <w:t xml:space="preserve"> patients</w:t>
      </w:r>
      <w:r w:rsidR="001A6E01" w:rsidRPr="00F3645B">
        <w:t xml:space="preserve">, and </w:t>
      </w:r>
      <w:r w:rsidR="009E474D" w:rsidRPr="00F3645B">
        <w:t>6</w:t>
      </w:r>
      <w:r w:rsidR="001A6E01" w:rsidRPr="00F3645B">
        <w:t xml:space="preserve"> CMI</w:t>
      </w:r>
      <w:r w:rsidR="00D062D3" w:rsidRPr="00F3645B">
        <w:t>+</w:t>
      </w:r>
      <w:r w:rsidR="001A6E01" w:rsidRPr="00F3645B">
        <w:t xml:space="preserve"> </w:t>
      </w:r>
      <w:r w:rsidR="009E474D" w:rsidRPr="00F3645B">
        <w:t>patients</w:t>
      </w:r>
      <w:r w:rsidR="001A6E01" w:rsidRPr="00F3645B">
        <w:t>. SV blood flow did not increase significantly after a meal for any group.</w:t>
      </w:r>
      <w:r w:rsidR="001A6E01" w:rsidRPr="00F3645B">
        <w:rPr>
          <w:sz w:val="18"/>
        </w:rPr>
        <w:t xml:space="preserve"> </w:t>
      </w:r>
      <w:r w:rsidR="00006EF1" w:rsidRPr="00F3645B">
        <w:rPr>
          <w:szCs w:val="18"/>
        </w:rPr>
        <w:t xml:space="preserve">Pre- and postprandial SV flow </w:t>
      </w:r>
      <w:r w:rsidR="00BE71B9" w:rsidRPr="00F3645B">
        <w:rPr>
          <w:szCs w:val="18"/>
        </w:rPr>
        <w:t xml:space="preserve">rates </w:t>
      </w:r>
      <w:r w:rsidR="00006EF1" w:rsidRPr="00F3645B">
        <w:rPr>
          <w:szCs w:val="18"/>
        </w:rPr>
        <w:t>were not significantly different between groups</w:t>
      </w:r>
      <w:r w:rsidR="0009098A" w:rsidRPr="00F3645B">
        <w:rPr>
          <w:szCs w:val="18"/>
        </w:rPr>
        <w:t xml:space="preserve"> and t</w:t>
      </w:r>
      <w:r w:rsidR="00A65E2A" w:rsidRPr="00F3645B">
        <w:t>here was no</w:t>
      </w:r>
      <w:r w:rsidR="001A6E01" w:rsidRPr="00F3645B">
        <w:t xml:space="preserve"> significant differenc</w:t>
      </w:r>
      <w:r w:rsidR="00B4555E" w:rsidRPr="00F3645B">
        <w:t>e</w:t>
      </w:r>
      <w:r w:rsidR="001A6E01" w:rsidRPr="00F3645B">
        <w:t xml:space="preserve"> in percent change</w:t>
      </w:r>
      <w:r w:rsidR="00B4555E" w:rsidRPr="00F3645B">
        <w:t xml:space="preserve"> in flow</w:t>
      </w:r>
      <w:r w:rsidR="001A6E01" w:rsidRPr="00F3645B">
        <w:t xml:space="preserve"> between groups.</w:t>
      </w:r>
    </w:p>
    <w:p w14:paraId="4C6EFB85" w14:textId="56513733" w:rsidR="00202A7E" w:rsidRPr="00F3645B" w:rsidRDefault="00202A7E" w:rsidP="00A3262E">
      <w:pPr>
        <w:pStyle w:val="Heading3"/>
        <w:spacing w:line="480" w:lineRule="auto"/>
        <w:jc w:val="both"/>
      </w:pPr>
      <w:r w:rsidRPr="00F3645B">
        <w:t>PV</w:t>
      </w:r>
    </w:p>
    <w:p w14:paraId="7690D817" w14:textId="42136A72" w:rsidR="004F57F7" w:rsidRPr="00F3645B" w:rsidRDefault="003039A8" w:rsidP="00A3262E">
      <w:pPr>
        <w:spacing w:line="480" w:lineRule="auto"/>
        <w:jc w:val="both"/>
      </w:pPr>
      <w:r w:rsidRPr="00F3645B">
        <w:t xml:space="preserve">PV flow analysis was completed in </w:t>
      </w:r>
      <w:r w:rsidR="009E474D" w:rsidRPr="00F3645B">
        <w:t>19</w:t>
      </w:r>
      <w:r w:rsidR="001A6E01" w:rsidRPr="00F3645B">
        <w:t xml:space="preserve"> control</w:t>
      </w:r>
      <w:r w:rsidR="004D6119" w:rsidRPr="00F3645B">
        <w:t xml:space="preserve"> subjects</w:t>
      </w:r>
      <w:r w:rsidR="009E474D" w:rsidRPr="00F3645B">
        <w:t>, 13</w:t>
      </w:r>
      <w:r w:rsidR="001A6E01" w:rsidRPr="00F3645B">
        <w:t xml:space="preserve"> </w:t>
      </w:r>
      <w:r w:rsidR="00D062D3" w:rsidRPr="00F3645B">
        <w:t>CMI-</w:t>
      </w:r>
      <w:r w:rsidR="009E474D" w:rsidRPr="00F3645B">
        <w:t>, and 6</w:t>
      </w:r>
      <w:r w:rsidR="001A6E01" w:rsidRPr="00F3645B">
        <w:t xml:space="preserve"> CMI</w:t>
      </w:r>
      <w:r w:rsidR="00D062D3" w:rsidRPr="00F3645B">
        <w:t>+</w:t>
      </w:r>
      <w:r w:rsidR="001A6E01" w:rsidRPr="00F3645B">
        <w:t xml:space="preserve"> </w:t>
      </w:r>
      <w:r w:rsidR="009E474D" w:rsidRPr="00F3645B">
        <w:t>patients</w:t>
      </w:r>
      <w:r w:rsidR="001A6E01" w:rsidRPr="00F3645B">
        <w:t xml:space="preserve">. In control subjects, </w:t>
      </w:r>
      <w:r w:rsidR="00553217" w:rsidRPr="00F3645B">
        <w:t>P</w:t>
      </w:r>
      <w:r w:rsidR="001A6E01" w:rsidRPr="00F3645B">
        <w:t xml:space="preserve">V blood flow </w:t>
      </w:r>
      <w:r w:rsidR="001A6E01"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001A6E01" w:rsidRPr="00F3645B">
        <w:rPr>
          <w:szCs w:val="18"/>
        </w:rPr>
        <w:t xml:space="preserve">) as did the </w:t>
      </w:r>
      <w:r w:rsidR="00D062D3" w:rsidRPr="00F3645B">
        <w:rPr>
          <w:szCs w:val="18"/>
        </w:rPr>
        <w:t>CMI-</w:t>
      </w:r>
      <w:r w:rsidR="001A6E01" w:rsidRPr="00F3645B">
        <w:rPr>
          <w:szCs w:val="18"/>
        </w:rPr>
        <w:t xml:space="preserve"> group </w:t>
      </w:r>
      <w:r w:rsidR="005208AE" w:rsidRPr="00F3645B">
        <w:t>(p=</w:t>
      </w:r>
      <w:r w:rsidR="00553217" w:rsidRPr="00F3645B">
        <w:t>1.60e-05</w:t>
      </w:r>
      <w:r w:rsidR="005208AE" w:rsidRPr="00F3645B">
        <w:t>, d=</w:t>
      </w:r>
      <w:r w:rsidR="00553217" w:rsidRPr="00F3645B">
        <w:t>1.690</w:t>
      </w:r>
      <w:r w:rsidR="001A6E01" w:rsidRPr="00F3645B">
        <w:t>)</w:t>
      </w:r>
      <w:r w:rsidR="00253B92" w:rsidRPr="00F3645B">
        <w:t>. The CMI+ group did not see a significant increase in PV blood flow after a meal (p=</w:t>
      </w:r>
      <w:r w:rsidR="00081594" w:rsidRPr="00F3645B">
        <w:t>0.243</w:t>
      </w:r>
      <w:r w:rsidR="00253B92" w:rsidRPr="00F3645B">
        <w:t>, d=</w:t>
      </w:r>
      <w:r w:rsidR="00081594" w:rsidRPr="00F3645B">
        <w:t>0.362</w:t>
      </w:r>
      <w:r w:rsidR="00253B92" w:rsidRPr="00F3645B">
        <w:t xml:space="preserve">). </w:t>
      </w:r>
      <w:r w:rsidR="00B4555E" w:rsidRPr="00F3645B">
        <w:rPr>
          <w:szCs w:val="18"/>
        </w:rPr>
        <w:t xml:space="preserve">Pre- and postprandial PV flow </w:t>
      </w:r>
      <w:r w:rsidR="00BE71B9" w:rsidRPr="00F3645B">
        <w:rPr>
          <w:szCs w:val="18"/>
        </w:rPr>
        <w:t>rates</w:t>
      </w:r>
      <w:r w:rsidR="00B4555E" w:rsidRPr="00F3645B">
        <w:rPr>
          <w:szCs w:val="18"/>
        </w:rPr>
        <w:t xml:space="preserve"> were not significantly different between groups.</w:t>
      </w:r>
      <w:r w:rsidR="001E19F3" w:rsidRPr="00F3645B">
        <w:rPr>
          <w:szCs w:val="18"/>
        </w:rPr>
        <w:t xml:space="preserve"> </w:t>
      </w:r>
      <w:r w:rsidR="00AA66D5" w:rsidRPr="00F3645B">
        <w:rPr>
          <w:szCs w:val="18"/>
        </w:rPr>
        <w:t>Percent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r w:rsidR="00B4555E" w:rsidRPr="00F3645B">
        <w:rPr>
          <w:szCs w:val="18"/>
        </w:rPr>
        <w:t>Percent change</w:t>
      </w:r>
      <w:r w:rsidR="001A6E01" w:rsidRPr="00F3645B">
        <w:rPr>
          <w:szCs w:val="18"/>
        </w:rPr>
        <w:t xml:space="preserve"> in flow for the </w:t>
      </w:r>
      <w:r w:rsidR="00D062D3" w:rsidRPr="00F3645B">
        <w:rPr>
          <w:szCs w:val="18"/>
        </w:rPr>
        <w:t>CMI-</w:t>
      </w:r>
      <w:r w:rsidR="001A6E01" w:rsidRPr="00F3645B">
        <w:rPr>
          <w:szCs w:val="18"/>
        </w:rPr>
        <w:t xml:space="preserve"> group w</w:t>
      </w:r>
      <w:r w:rsidR="00B4555E" w:rsidRPr="00F3645B">
        <w:rPr>
          <w:szCs w:val="18"/>
        </w:rPr>
        <w:t>as</w:t>
      </w:r>
      <w:r w:rsidR="001A6E01" w:rsidRPr="00F3645B">
        <w:rPr>
          <w:szCs w:val="18"/>
        </w:rPr>
        <w:t xml:space="preserve"> not significa</w:t>
      </w:r>
      <w:r w:rsidR="00E567EC" w:rsidRPr="00F3645B">
        <w:rPr>
          <w:szCs w:val="18"/>
        </w:rPr>
        <w:t>ntly different from the control group</w:t>
      </w:r>
      <w:r w:rsidR="001A6E01" w:rsidRPr="00F3645B">
        <w:rPr>
          <w:szCs w:val="18"/>
        </w:rPr>
        <w:t xml:space="preserve">. </w:t>
      </w:r>
    </w:p>
    <w:p w14:paraId="582E4563" w14:textId="4BA7FCFD" w:rsidR="00AF5654" w:rsidRPr="00F3645B" w:rsidRDefault="0036583F" w:rsidP="00A3262E">
      <w:pPr>
        <w:pStyle w:val="Heading2"/>
        <w:spacing w:line="480" w:lineRule="auto"/>
        <w:jc w:val="both"/>
      </w:pPr>
      <w:r w:rsidRPr="00F3645B">
        <w:t>Flow</w:t>
      </w:r>
      <w:r w:rsidR="00810AAC" w:rsidRPr="00F3645B">
        <w:t xml:space="preserve"> Consistency</w:t>
      </w:r>
    </w:p>
    <w:p w14:paraId="73BCDE98" w14:textId="21167B01" w:rsidR="0036583F" w:rsidRPr="00F3645B" w:rsidRDefault="00AF5654" w:rsidP="00A3262E">
      <w:pPr>
        <w:spacing w:line="480" w:lineRule="auto"/>
        <w:jc w:val="both"/>
        <w:rPr>
          <w:rFonts w:eastAsiaTheme="minorEastAsia"/>
        </w:rPr>
      </w:pPr>
      <w:r w:rsidRPr="00F3645B">
        <w:t xml:space="preserve">Linear regression </w:t>
      </w:r>
      <w:r w:rsidR="005D72C7" w:rsidRPr="00F3645B">
        <w:t xml:space="preserve">was </w:t>
      </w:r>
      <w:r w:rsidR="000C4700" w:rsidRPr="00F3645B">
        <w:t xml:space="preserve">successfully </w:t>
      </w:r>
      <w:r w:rsidR="005D72C7" w:rsidRPr="00F3645B">
        <w:t xml:space="preserve">applied to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values</w:t>
      </w:r>
      <w:r w:rsidR="00081594" w:rsidRPr="00F3645B">
        <w:rPr>
          <w:rFonts w:eastAsiaTheme="minorEastAsia"/>
        </w:rPr>
        <w:t xml:space="preserve"> for correlation analysis</w:t>
      </w:r>
      <w:r w:rsidR="0073053B" w:rsidRPr="00F3645B">
        <w:rPr>
          <w:rFonts w:eastAsiaTheme="minorEastAsia"/>
        </w:rPr>
        <w:t xml:space="preserve">,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4A675A" w:rsidRPr="00F3645B">
        <w:rPr>
          <w:rFonts w:eastAsiaTheme="minorEastAsia"/>
        </w:rPr>
        <w:t>Strong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rsidR="007D7B42" w:rsidRPr="00F3645B">
        <w:t xml:space="preserve">Linear regression analysis was </w:t>
      </w:r>
      <w:r w:rsidR="00172F1B" w:rsidRPr="00F3645B">
        <w:t xml:space="preserve">also </w:t>
      </w:r>
      <w:r w:rsidR="007D7B42" w:rsidRPr="00F3645B">
        <w:t xml:space="preserve">applied to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4A675A" w:rsidRPr="00F3645B">
        <w:rPr>
          <w:rFonts w:eastAsiaTheme="minorEastAsia"/>
        </w:rPr>
        <w:t>Strong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were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modalities </w:t>
      </w:r>
      <w:r w:rsidR="0036583F" w:rsidRPr="00F3645B">
        <w:fldChar w:fldCharType="begin">
          <w:fldData xml:space="preserve">PEVuZE5vdGU+PENpdGU+PEF1dGhvcj5MaTwvQXV0aG9yPjxZZWFyPjE5OTQ8L1llYXI+PFJlY051
bT45MTk8L1JlY051bT48RGlzcGxheVRleHQ+KDEzLTE2LDE4LDI1LTI3LDI5LTM3KTwvRGlzcGxh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PjxBdXRob3I+R3JlZW5lPC9BdXRob3I+PFllYXI+MTk4MTwvWWVhcj48UmVjTnVtPjg1NzwvUmVj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bGFuZ3VhZ2U+ZW5nPC9sYW5ndWFnZT48L3JlY29yZD48L0NpdGU+PENpdGU+PEF1dGhvcj5OaXNo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Y29yZD48L0NpdGU+PC9FbmROb3RlPn==
</w:fldData>
        </w:fldChar>
      </w:r>
      <w:r w:rsidR="00F263C9" w:rsidRPr="00F3645B">
        <w:instrText xml:space="preserve"> ADDIN EN.CITE </w:instrText>
      </w:r>
      <w:r w:rsidR="00F263C9" w:rsidRPr="00F3645B">
        <w:fldChar w:fldCharType="begin">
          <w:fldData xml:space="preserve">PEVuZE5vdGU+PENpdGU+PEF1dGhvcj5MaTwvQXV0aG9yPjxZZWFyPjE5OTQ8L1llYXI+PFJlY051
bT45MTk8L1JlY051bT48RGlzcGxheVRleHQ+KDEzLTE2LDE4LDI1LTI3LDI5LTM3KTwvRGlzcGxh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PjxBdXRob3I+R3JlZW5lPC9BdXRob3I+PFllYXI+MTk4MTwvWWVhcj48UmVjTnVtPjg1NzwvUmVj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bGFuZ3VhZ2U+ZW5nPC9sYW5ndWFnZT48L3JlY29yZD48L0NpdGU+PENpdGU+PEF1dGhvcj5OaXNo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Y29yZD48L0NpdGU+PC9FbmROb3RlPn==
</w:fldData>
        </w:fldChar>
      </w:r>
      <w:r w:rsidR="00F263C9" w:rsidRPr="00F3645B">
        <w:instrText xml:space="preserve"> ADDIN EN.CITE.DATA </w:instrText>
      </w:r>
      <w:r w:rsidR="00F263C9" w:rsidRPr="00F3645B">
        <w:fldChar w:fldCharType="end"/>
      </w:r>
      <w:r w:rsidR="0036583F" w:rsidRPr="00F3645B">
        <w:fldChar w:fldCharType="separate"/>
      </w:r>
      <w:r w:rsidR="00F263C9" w:rsidRPr="00F3645B">
        <w:rPr>
          <w:noProof/>
        </w:rPr>
        <w:t>(</w:t>
      </w:r>
      <w:hyperlink w:anchor="_ENREF_13" w:tooltip="Li, 1994 #919" w:history="1">
        <w:r w:rsidR="00E2287F" w:rsidRPr="00F3645B">
          <w:rPr>
            <w:noProof/>
          </w:rPr>
          <w:t>13-16</w:t>
        </w:r>
      </w:hyperlink>
      <w:r w:rsidR="00F263C9" w:rsidRPr="00F3645B">
        <w:rPr>
          <w:noProof/>
        </w:rPr>
        <w:t>,</w:t>
      </w:r>
      <w:hyperlink w:anchor="_ENREF_18" w:tooltip="Roldan-Alzate, 2015 #874" w:history="1">
        <w:r w:rsidR="00E2287F" w:rsidRPr="00F3645B">
          <w:rPr>
            <w:noProof/>
          </w:rPr>
          <w:t>18</w:t>
        </w:r>
      </w:hyperlink>
      <w:r w:rsidR="00F263C9" w:rsidRPr="00F3645B">
        <w:rPr>
          <w:noProof/>
        </w:rPr>
        <w:t>,</w:t>
      </w:r>
      <w:hyperlink w:anchor="_ENREF_25" w:tooltip="Burkart, 1993 #893" w:history="1">
        <w:r w:rsidR="00E2287F" w:rsidRPr="00F3645B">
          <w:rPr>
            <w:noProof/>
          </w:rPr>
          <w:t>25-27</w:t>
        </w:r>
      </w:hyperlink>
      <w:r w:rsidR="00F263C9" w:rsidRPr="00F3645B">
        <w:rPr>
          <w:noProof/>
        </w:rPr>
        <w:t>,</w:t>
      </w:r>
      <w:hyperlink w:anchor="_ENREF_29" w:tooltip="Les, 2010 #915" w:history="1">
        <w:r w:rsidR="00E2287F" w:rsidRPr="00F3645B">
          <w:rPr>
            <w:noProof/>
          </w:rPr>
          <w:t>29-37</w:t>
        </w:r>
      </w:hyperlink>
      <w:r w:rsidR="00F263C9" w:rsidRPr="00F3645B">
        <w:rPr>
          <w:noProof/>
        </w:rPr>
        <w:t>)</w:t>
      </w:r>
      <w:r w:rsidR="0036583F" w:rsidRPr="00F3645B">
        <w:fldChar w:fldCharType="end"/>
      </w:r>
      <w:r w:rsidR="0036583F" w:rsidRPr="00F3645B">
        <w:rPr>
          <w:rFonts w:eastAsiaTheme="minorEastAsia"/>
        </w:rPr>
        <w:t xml:space="preserve">. </w:t>
      </w:r>
      <w:r w:rsidR="0036583F" w:rsidRPr="00F3645B">
        <w:rPr>
          <w:rFonts w:eastAsiaTheme="minorEastAsia"/>
        </w:rPr>
        <w:lastRenderedPageBreak/>
        <w:t>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A3262E">
      <w:pPr>
        <w:pStyle w:val="Heading2"/>
        <w:spacing w:line="480" w:lineRule="auto"/>
        <w:jc w:val="both"/>
      </w:pPr>
      <w:r w:rsidRPr="00F3645B">
        <w:t>PC Angiograms</w:t>
      </w:r>
    </w:p>
    <w:p w14:paraId="72D1D5AF" w14:textId="37EC1709" w:rsidR="008D2C98" w:rsidRPr="00F3645B" w:rsidRDefault="00AE4424" w:rsidP="00A3262E">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15F8644F" w:rsidR="000E7C34" w:rsidRPr="00F3645B" w:rsidRDefault="00E44C85" w:rsidP="00A3262E">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36935C4F" w:rsidR="007757EC" w:rsidRPr="00F3645B" w:rsidRDefault="00224F00" w:rsidP="00A3262E">
      <w:pPr>
        <w:pStyle w:val="Heading1"/>
        <w:spacing w:line="480" w:lineRule="auto"/>
        <w:jc w:val="both"/>
      </w:pPr>
      <w:r w:rsidRPr="00F3645B">
        <w:t>Discussion</w:t>
      </w:r>
      <w:r w:rsidR="00D02C24" w:rsidRPr="00F3645B">
        <w:t>:</w:t>
      </w:r>
    </w:p>
    <w:p w14:paraId="24F9EA01" w14:textId="63B4CF5B" w:rsidR="00F21097" w:rsidRDefault="00F21097" w:rsidP="00F21097">
      <w:pPr>
        <w:pStyle w:val="NoSpacing"/>
        <w:spacing w:line="480" w:lineRule="auto"/>
      </w:pPr>
      <w:r w:rsidRPr="00F3645B">
        <w:t xml:space="preserve">In this study, 4D flow MRI was used to obtain comprehensive hemodynamic measurements </w:t>
      </w:r>
      <w:r w:rsidR="00081594" w:rsidRPr="00F3645B">
        <w:t>of</w:t>
      </w:r>
      <w:r w:rsidRPr="00F3645B">
        <w:t xml:space="preserve"> </w:t>
      </w:r>
      <w:r w:rsidR="00081594" w:rsidRPr="00F3645B">
        <w:t>the mesenteric vasculature in</w:t>
      </w:r>
      <w:r w:rsidRPr="00F3645B">
        <w:t xml:space="preserve"> patients suspected of chronic mesenteric ischemia (CMI) and in control subjects both before and after meal ingestion. While we predominately replicated </w:t>
      </w:r>
      <w:r w:rsidRPr="00F3645B">
        <w:lastRenderedPageBreak/>
        <w:t>findings from previous 2D PC</w:t>
      </w:r>
      <w:r w:rsidR="007E4AE7" w:rsidRPr="00F3645B">
        <w:t>-MRI</w:t>
      </w:r>
      <w:r w:rsidRPr="00F3645B">
        <w:t xml:space="preserve"> imaging studies</w:t>
      </w:r>
      <w:r w:rsidR="00290D07" w:rsidRPr="00F3645B">
        <w:t xml:space="preserve"> </w:t>
      </w:r>
      <w:r w:rsidR="00290D07" w:rsidRPr="00F3645B">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rsidRPr="00F3645B">
        <w:instrText xml:space="preserve"> ADDIN EN.CITE </w:instrText>
      </w:r>
      <w:r w:rsidR="003B3B10" w:rsidRPr="00F3645B">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rsidRPr="00F3645B">
        <w:instrText xml:space="preserve"> ADDIN EN.CITE.DATA </w:instrText>
      </w:r>
      <w:r w:rsidR="003B3B10" w:rsidRPr="00F3645B">
        <w:fldChar w:fldCharType="end"/>
      </w:r>
      <w:r w:rsidR="00290D07" w:rsidRPr="00F3645B">
        <w:fldChar w:fldCharType="separate"/>
      </w:r>
      <w:r w:rsidR="003B3B10" w:rsidRPr="00F3645B">
        <w:rPr>
          <w:noProof/>
        </w:rPr>
        <w:t>(</w:t>
      </w:r>
      <w:hyperlink w:anchor="_ENREF_13" w:tooltip="Li, 1994 #919" w:history="1">
        <w:r w:rsidR="00E2287F" w:rsidRPr="00F3645B">
          <w:rPr>
            <w:noProof/>
          </w:rPr>
          <w:t>13-16</w:t>
        </w:r>
      </w:hyperlink>
      <w:r w:rsidR="003B3B10" w:rsidRPr="00F3645B">
        <w:rPr>
          <w:noProof/>
        </w:rPr>
        <w:t>)</w:t>
      </w:r>
      <w:r w:rsidR="00290D07" w:rsidRPr="00F3645B">
        <w:fldChar w:fldCharType="end"/>
      </w:r>
      <w:r w:rsidRPr="00F3645B">
        <w:t>, larger 4D flow studies could help disentangle the complex flow patterns that may be present in CMI due to the number of advantages that 4D flow MRI offers</w:t>
      </w:r>
      <w:r w:rsidR="00856490" w:rsidRPr="00F3645B">
        <w:t xml:space="preserve">. Firstly, 4D </w:t>
      </w:r>
      <w:r w:rsidR="00024F1E" w:rsidRPr="00F3645B">
        <w:t xml:space="preserve">flow MRI </w:t>
      </w:r>
      <w:r w:rsidR="00856490" w:rsidRPr="00F3645B">
        <w:t xml:space="preserve">provides </w:t>
      </w:r>
      <w:r w:rsidRPr="00F3645B">
        <w:t xml:space="preserve">simultaneous acquisition of both hemodynamic information and </w:t>
      </w:r>
      <w:r w:rsidR="00856490" w:rsidRPr="00F3645B">
        <w:t>a</w:t>
      </w:r>
      <w:r w:rsidR="00024F1E" w:rsidRPr="00F3645B">
        <w:t xml:space="preserve">n </w:t>
      </w:r>
      <w:r w:rsidRPr="00F3645B">
        <w:t>MRA</w:t>
      </w:r>
      <w:r w:rsidR="00856490" w:rsidRPr="00F3645B">
        <w:t xml:space="preserve">. A previous study by Wasser et al. </w:t>
      </w:r>
      <w:r w:rsidR="00081594" w:rsidRPr="00F3645B">
        <w:fldChar w:fldCharType="begin"/>
      </w:r>
      <w:r w:rsidR="00F263C9" w:rsidRPr="00F3645B">
        <w:instrText xml:space="preserve"> ADDIN EN.CITE &lt;EndNote&gt;&lt;Cite&gt;&lt;Author&gt;Wasser&lt;/Author&gt;&lt;Year&gt;1996&lt;/Year&gt;&lt;RecNum&gt;917&lt;/RecNum&gt;&lt;DisplayText&gt;(38)&lt;/DisplayText&gt;&lt;record&gt;&lt;rec-number&gt;917&lt;/rec-number&gt;&lt;foreign-keys&gt;&lt;key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00081594" w:rsidRPr="00F3645B">
        <w:fldChar w:fldCharType="separate"/>
      </w:r>
      <w:r w:rsidR="00F263C9" w:rsidRPr="00F3645B">
        <w:rPr>
          <w:noProof/>
        </w:rPr>
        <w:t>(</w:t>
      </w:r>
      <w:hyperlink w:anchor="_ENREF_38" w:tooltip="Wasser, 1996 #917" w:history="1">
        <w:r w:rsidR="00E2287F" w:rsidRPr="00F3645B">
          <w:rPr>
            <w:noProof/>
          </w:rPr>
          <w:t>38</w:t>
        </w:r>
      </w:hyperlink>
      <w:r w:rsidR="00F263C9" w:rsidRPr="00F3645B">
        <w:rPr>
          <w:noProof/>
        </w:rPr>
        <w:t>)</w:t>
      </w:r>
      <w:r w:rsidR="00081594" w:rsidRPr="00F3645B">
        <w:fldChar w:fldCharType="end"/>
      </w:r>
      <w:r w:rsidR="00856490" w:rsidRPr="00F3645B">
        <w:t xml:space="preserve"> showed that </w:t>
      </w:r>
      <w:r w:rsidR="00024F1E" w:rsidRPr="00F3645B">
        <w:t xml:space="preserve">a 3D PC MRA can </w:t>
      </w:r>
      <w:r w:rsidR="00D82A9A" w:rsidRPr="00F3645B">
        <w:t xml:space="preserve">help in </w:t>
      </w:r>
      <w:r w:rsidR="00024F1E" w:rsidRPr="00F3645B">
        <w:t>identify</w:t>
      </w:r>
      <w:r w:rsidR="00D82A9A" w:rsidRPr="00F3645B">
        <w:t>ing</w:t>
      </w:r>
      <w:r w:rsidR="00024F1E" w:rsidRPr="00F3645B">
        <w:t xml:space="preserve"> areas of stenoses in suspected chronic mesenteric patients.</w:t>
      </w:r>
      <w:r w:rsidRPr="00F3645B">
        <w:t xml:space="preserve"> </w:t>
      </w:r>
      <w:r w:rsidR="00856490" w:rsidRPr="00F3645B">
        <w:t>Secondly, the</w:t>
      </w:r>
      <w:r w:rsidRPr="00F3645B">
        <w:t xml:space="preserve"> large volumetric coverage</w:t>
      </w:r>
      <w:r w:rsidR="00081594" w:rsidRPr="00F3645B">
        <w:t xml:space="preserve"> </w:t>
      </w:r>
      <w:r w:rsidR="00724756" w:rsidRPr="00F3645B">
        <w:t>ensures all</w:t>
      </w:r>
      <w:r w:rsidR="00081594" w:rsidRPr="00F3645B">
        <w:t xml:space="preserve"> relevant vessels and collaterals</w:t>
      </w:r>
      <w:r w:rsidR="00856490" w:rsidRPr="00F3645B">
        <w:t xml:space="preserve"> are visualized. This </w:t>
      </w:r>
      <w:r w:rsidRPr="00F3645B">
        <w:t xml:space="preserve">may be useful in patients with significant anatomical variations and </w:t>
      </w:r>
      <w:r w:rsidR="00081594" w:rsidRPr="00F3645B">
        <w:t xml:space="preserve">helps to </w:t>
      </w:r>
      <w:r w:rsidRPr="00F3645B">
        <w:t xml:space="preserve">overcome user- and patient-dependent issues associated with </w:t>
      </w:r>
      <w:r w:rsidR="00741826" w:rsidRPr="00F3645B">
        <w:t>doppler ultrasound</w:t>
      </w:r>
      <w:r w:rsidR="00856490" w:rsidRPr="00F3645B">
        <w:t>.</w:t>
      </w:r>
      <w:r w:rsidR="00724756" w:rsidRPr="00F3645B">
        <w:t xml:space="preserve"> </w:t>
      </w:r>
      <w:r w:rsidR="00856490" w:rsidRPr="00F3645B">
        <w:t xml:space="preserve">Thirdly, </w:t>
      </w:r>
      <w:r w:rsidRPr="00F3645B">
        <w:t xml:space="preserve">retrospective analysis </w:t>
      </w:r>
      <w:r w:rsidR="00856490" w:rsidRPr="00F3645B">
        <w:t xml:space="preserve">is possible for any vessel </w:t>
      </w:r>
      <w:r w:rsidRPr="00F3645B">
        <w:t>(including collaterals) within the imaging volume</w:t>
      </w:r>
      <w:r w:rsidR="00724756" w:rsidRPr="00F3645B">
        <w:t xml:space="preserve">, </w:t>
      </w:r>
      <w:r w:rsidRPr="00F3645B">
        <w:t xml:space="preserve">without scan time penalty </w:t>
      </w:r>
      <w:r w:rsidR="00741826" w:rsidRPr="00F3645B">
        <w:t>in contrast to</w:t>
      </w:r>
      <w:r w:rsidRPr="00F3645B">
        <w:t xml:space="preserve"> 2D PC</w:t>
      </w:r>
      <w:r w:rsidR="007E4AE7" w:rsidRPr="00F3645B">
        <w:t>-MRI</w:t>
      </w:r>
      <w:r w:rsidR="00856490" w:rsidRPr="00F3645B">
        <w:t xml:space="preserve">. Lastly, </w:t>
      </w:r>
      <w:r w:rsidR="00724756" w:rsidRPr="00F3645B">
        <w:t xml:space="preserve">4D flow using an accelerated sequence such as PC-VIPR </w:t>
      </w:r>
      <w:r w:rsidRPr="00F3645B">
        <w:t>requir</w:t>
      </w:r>
      <w:r w:rsidR="00856490" w:rsidRPr="00F3645B">
        <w:t>es</w:t>
      </w:r>
      <w:r w:rsidRPr="00F3645B">
        <w:t xml:space="preserve"> </w:t>
      </w:r>
      <w:r w:rsidR="00081594" w:rsidRPr="00F3645B">
        <w:t xml:space="preserve">only </w:t>
      </w:r>
      <w:r w:rsidR="00741826" w:rsidRPr="00F3645B">
        <w:t xml:space="preserve">a </w:t>
      </w:r>
      <w:r w:rsidRPr="00F3645B">
        <w:t xml:space="preserve">short </w:t>
      </w:r>
      <w:r w:rsidR="00724756" w:rsidRPr="00F3645B">
        <w:t>1</w:t>
      </w:r>
      <w:r w:rsidR="00482CDB" w:rsidRPr="00F3645B">
        <w:t>1</w:t>
      </w:r>
      <w:r w:rsidR="00724756" w:rsidRPr="00F3645B">
        <w:t>-minute</w:t>
      </w:r>
      <w:r w:rsidRPr="00F3645B">
        <w:t xml:space="preserve"> scan session</w:t>
      </w:r>
      <w:r w:rsidR="00724756" w:rsidRPr="00F3645B">
        <w:t xml:space="preserve"> while retaining high temporal and spatial resolution.</w:t>
      </w:r>
    </w:p>
    <w:p w14:paraId="7CFD68B1" w14:textId="77777777" w:rsidR="00AB6950" w:rsidRDefault="00AB6950" w:rsidP="00A3262E">
      <w:pPr>
        <w:pStyle w:val="Heading2"/>
        <w:spacing w:line="480" w:lineRule="auto"/>
        <w:jc w:val="both"/>
      </w:pPr>
      <w:r>
        <w:t>Flow Consistency</w:t>
      </w:r>
    </w:p>
    <w:p w14:paraId="54207A37" w14:textId="73C317A1" w:rsidR="00AB6950" w:rsidRPr="00AB6950" w:rsidRDefault="00AB6950" w:rsidP="00A3262E">
      <w:pPr>
        <w:spacing w:line="480" w:lineRule="auto"/>
        <w:jc w:val="both"/>
        <w:rPr>
          <w:rFonts w:eastAsiaTheme="minorEastAsia"/>
        </w:rPr>
      </w:pPr>
      <w:r w:rsidRPr="00724756">
        <w:t xml:space="preserve">Linear regression showed </w:t>
      </w:r>
      <w:r w:rsidRPr="00724756">
        <w:rPr>
          <w:noProof/>
        </w:rPr>
        <w:t>a high</w:t>
      </w:r>
      <w:r w:rsidRPr="00724756">
        <w:t xml:space="preserve"> 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Pr="00724756">
        <w:t xml:space="preserve"> (the differenc</w:t>
      </w:r>
      <w:r w:rsidRPr="00724756">
        <w:rPr>
          <w:noProof/>
        </w:rPr>
        <w:t xml:space="preserve">e between </w:t>
      </w:r>
      <w:r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Pr="00724756">
        <w:rPr>
          <w:rFonts w:eastAsiaTheme="minorEastAsia"/>
        </w:rPr>
        <w:t xml:space="preserve"> (sum of flow rates in vessels exiting between these aortic segments) in 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Pr="00724756">
        <w:rPr>
          <w:rFonts w:eastAsiaTheme="minorEastAsia"/>
        </w:rPr>
        <w:t>). The slope for both linear regression models was less than unity, indicating that some flow was not being accounted for in</w:t>
      </w:r>
      <w:r w:rsidR="00724756">
        <w:rPr>
          <w:rFonts w:eastAsiaTheme="minorEastAsia"/>
        </w:rPr>
        <w:t xml:space="preserve"> the</w:t>
      </w:r>
      <w:r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Pr="00724756">
        <w:rPr>
          <w:rFonts w:eastAsiaTheme="minorEastAsia"/>
        </w:rPr>
        <w:t xml:space="preserve"> measurements.</w:t>
      </w:r>
      <w:r>
        <w:rPr>
          <w:rFonts w:eastAsiaTheme="minorEastAsia"/>
        </w:rPr>
        <w:t xml:space="preserve"> This discrepancy is likely due to small, unmeasured collaterals and measurement errors. Despite this, </w:t>
      </w:r>
      <w:r w:rsidR="004A675A">
        <w:rPr>
          <w:rFonts w:eastAsiaTheme="minorEastAsia"/>
        </w:rPr>
        <w:t>the strong</w:t>
      </w:r>
      <w:r>
        <w:rPr>
          <w:rFonts w:eastAsiaTheme="minorEastAsia"/>
        </w:rPr>
        <w:t xml:space="preserve"> correlation reflect</w:t>
      </w:r>
      <w:r w:rsidR="004A675A">
        <w:rPr>
          <w:rFonts w:eastAsiaTheme="minorEastAsia"/>
        </w:rPr>
        <w:t>s</w:t>
      </w:r>
      <w:r>
        <w:rPr>
          <w:rFonts w:eastAsiaTheme="minorEastAsia"/>
        </w:rPr>
        <w:t xml:space="preserve"> good internal consistency and thus supports the feasibility of 4D flow measurements. </w:t>
      </w:r>
      <w:r w:rsidR="008D2FFB">
        <w:rPr>
          <w:rFonts w:eastAsiaTheme="minorEastAsia"/>
        </w:rPr>
        <w:t>Additionally,</w:t>
      </w:r>
      <w:r>
        <w:rPr>
          <w:rFonts w:eastAsiaTheme="minorEastAsia"/>
        </w:rPr>
        <w:t xml:space="preserve"> flow rates in this study agreed well with flow rates reported with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A3262E">
      <w:pPr>
        <w:pStyle w:val="Heading2"/>
        <w:spacing w:line="480" w:lineRule="auto"/>
        <w:jc w:val="both"/>
      </w:pPr>
      <w:r>
        <w:lastRenderedPageBreak/>
        <w:t>Flow Analysis</w:t>
      </w:r>
    </w:p>
    <w:p w14:paraId="0883C395" w14:textId="49626110" w:rsidR="006356BB" w:rsidRDefault="009D572B" w:rsidP="00A3262E">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ZWNOdW0+OTA5PC9SZWNOdW0+PERpc3BsYXlUZXh0PigxOSwzMik8L0Rpc3BsYXlUZXh0PjxyZWNv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F263C9">
        <w:instrText xml:space="preserve"> ADDIN EN.CITE </w:instrText>
      </w:r>
      <w:r w:rsidR="00F263C9">
        <w:fldChar w:fldCharType="begin">
          <w:fldData xml:space="preserve">PEVuZE5vdGU+PENpdGU+PEF1dGhvcj5TaWViZXI8L0F1dGhvcj48WWVhcj4xOTkxPC9ZZWFyPjxS
ZWNOdW0+OTA5PC9SZWNOdW0+PERpc3BsYXlUZXh0PigxOSwzMik8L0Rpc3BsYXlUZXh0PjxyZWNv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F263C9">
        <w:instrText xml:space="preserve"> ADDIN EN.CITE.DATA </w:instrText>
      </w:r>
      <w:r w:rsidR="00F263C9">
        <w:fldChar w:fldCharType="end"/>
      </w:r>
      <w:r w:rsidR="001152C0">
        <w:fldChar w:fldCharType="separate"/>
      </w:r>
      <w:r w:rsidR="00F263C9">
        <w:rPr>
          <w:noProof/>
        </w:rPr>
        <w:t>(</w:t>
      </w:r>
      <w:hyperlink w:anchor="_ENREF_19" w:tooltip="Someya, 2008 #879" w:history="1">
        <w:r w:rsidR="00E2287F">
          <w:rPr>
            <w:noProof/>
          </w:rPr>
          <w:t>19</w:t>
        </w:r>
      </w:hyperlink>
      <w:r w:rsidR="00F263C9">
        <w:rPr>
          <w:noProof/>
        </w:rPr>
        <w:t>,</w:t>
      </w:r>
      <w:hyperlink w:anchor="_ENREF_32" w:tooltip="Sieber, 1991 #909" w:history="1">
        <w:r w:rsidR="00E2287F">
          <w:rPr>
            <w:noProof/>
          </w:rPr>
          <w:t>32</w:t>
        </w:r>
      </w:hyperlink>
      <w:r w:rsidR="00F263C9">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negative diagnosis group.</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F263C9">
        <w:instrText xml:space="preserve"> ADDIN EN.CITE &lt;EndNote&gt;&lt;Cite&gt;&lt;Author&gt;Waaler&lt;/Author&gt;&lt;Year&gt;1991&lt;/Year&gt;&lt;RecNum&gt;910&lt;/RecNum&gt;&lt;DisplayText&gt;(39)&lt;/DisplayText&gt;&lt;record&gt;&lt;rec-number&gt;910&lt;/rec-number&gt;&lt;foreign-keys&gt;&lt;key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F263C9">
        <w:rPr>
          <w:noProof/>
        </w:rPr>
        <w:t>(</w:t>
      </w:r>
      <w:hyperlink w:anchor="_ENREF_39" w:tooltip="Waaler, 1991 #910" w:history="1">
        <w:r w:rsidR="00E2287F">
          <w:rPr>
            <w:noProof/>
          </w:rPr>
          <w:t>39</w:t>
        </w:r>
      </w:hyperlink>
      <w:r w:rsidR="00F263C9">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d flow increases in any vessel. Furthermore, p</w:t>
      </w:r>
      <w:r w:rsidR="00525D0C">
        <w:t>ostprandial blood flow responses (percent changes in blood flow) in the</w:t>
      </w:r>
      <w:r w:rsidR="00D21ECE">
        <w:t xml:space="preserve"> </w:t>
      </w:r>
      <w:r w:rsidR="00525D0C">
        <w:t>SMA, SMV, and PV 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065FDA">
        <w:fldChar w:fldCharType="separate"/>
      </w:r>
      <w:r w:rsidR="003B3B10">
        <w:rPr>
          <w:noProof/>
        </w:rPr>
        <w:t>(</w:t>
      </w:r>
      <w:hyperlink w:anchor="_ENREF_13" w:tooltip="Li, 1994 #919" w:history="1">
        <w:r w:rsidR="00E2287F">
          <w:rPr>
            <w:noProof/>
          </w:rPr>
          <w:t>13-16</w:t>
        </w:r>
      </w:hyperlink>
      <w:r w:rsidR="003B3B10">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116CEE">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116CEE">
        <w:rPr>
          <w:noProof/>
        </w:rPr>
        <w:t>(</w:t>
      </w:r>
      <w:hyperlink w:anchor="_ENREF_19" w:tooltip="Someya, 2008 #879" w:history="1">
        <w:r w:rsidR="00E2287F">
          <w:rPr>
            <w:noProof/>
          </w:rPr>
          <w:t>19</w:t>
        </w:r>
      </w:hyperlink>
      <w:r w:rsidR="00116CEE">
        <w:rPr>
          <w:noProof/>
        </w:rPr>
        <w:t>)</w:t>
      </w:r>
      <w:r w:rsidR="00065FDA">
        <w:fldChar w:fldCharType="end"/>
      </w:r>
      <w:r w:rsidR="00E20690">
        <w:t xml:space="preserve">. </w:t>
      </w:r>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p>
    <w:p w14:paraId="483C60BE" w14:textId="7DFAF843" w:rsidR="00314C18" w:rsidRDefault="00D062D3" w:rsidP="00A3262E">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 xml:space="preserve">celiac </w:t>
      </w:r>
      <w:r w:rsidR="00D57FE8">
        <w:lastRenderedPageBreak/>
        <w:t>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3B3B10">
        <w:instrText xml:space="preserve"> ADDIN EN.CITE </w:instrText>
      </w:r>
      <w:r w:rsidR="003B3B10">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3B3B10">
        <w:instrText xml:space="preserve"> ADDIN EN.CITE.DATA </w:instrText>
      </w:r>
      <w:r w:rsidR="003B3B10">
        <w:fldChar w:fldCharType="end"/>
      </w:r>
      <w:r w:rsidR="00DB1A1C">
        <w:fldChar w:fldCharType="separate"/>
      </w:r>
      <w:r w:rsidR="003B3B10">
        <w:rPr>
          <w:noProof/>
        </w:rPr>
        <w:t>(</w:t>
      </w:r>
      <w:hyperlink w:anchor="_ENREF_15" w:tooltip="Li, 1995 #918" w:history="1">
        <w:r w:rsidR="00E2287F">
          <w:rPr>
            <w:noProof/>
          </w:rPr>
          <w:t>15</w:t>
        </w:r>
      </w:hyperlink>
      <w:r w:rsidR="003B3B10">
        <w:rPr>
          <w:noProof/>
        </w:rPr>
        <w:t>,</w:t>
      </w:r>
      <w:hyperlink w:anchor="_ENREF_16" w:tooltip="Dalman, 1996 #896" w:history="1">
        <w:r w:rsidR="00E2287F">
          <w:rPr>
            <w:noProof/>
          </w:rPr>
          <w:t>16</w:t>
        </w:r>
      </w:hyperlink>
      <w:r w:rsidR="003B3B10">
        <w:rPr>
          <w:noProof/>
        </w:rPr>
        <w:t>)</w:t>
      </w:r>
      <w:r w:rsidR="00DB1A1C">
        <w:fldChar w:fldCharType="end"/>
      </w:r>
      <w:r w:rsidR="00314C18">
        <w:t xml:space="preserve">. </w:t>
      </w:r>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xml:space="preserve">, resulting in higher preprandial flow values and thus diminished SMA flow responses.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2CE03582" w:rsidR="0008442C" w:rsidRDefault="00006490" w:rsidP="00A3262E">
      <w:pPr>
        <w:spacing w:line="480" w:lineRule="auto"/>
        <w:jc w:val="both"/>
      </w:pPr>
      <w:r>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065FDA">
        <w:fldChar w:fldCharType="separate"/>
      </w:r>
      <w:r w:rsidR="003B3B10">
        <w:rPr>
          <w:noProof/>
        </w:rPr>
        <w:t>(</w:t>
      </w:r>
      <w:hyperlink w:anchor="_ENREF_13" w:tooltip="Li, 1994 #919" w:history="1">
        <w:r w:rsidR="00E2287F">
          <w:rPr>
            <w:noProof/>
          </w:rPr>
          <w:t>13-16</w:t>
        </w:r>
      </w:hyperlink>
      <w:r w:rsidR="003B3B10">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A3262E">
      <w:pPr>
        <w:pStyle w:val="Heading2"/>
        <w:spacing w:line="480" w:lineRule="auto"/>
        <w:jc w:val="both"/>
      </w:pPr>
      <w:r>
        <w:t>Limitations</w:t>
      </w:r>
    </w:p>
    <w:p w14:paraId="4FF3EE8E" w14:textId="2C4C2CD6" w:rsidR="00C96F7F" w:rsidRDefault="005F2E0A" w:rsidP="00A3262E">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 xml:space="preserve">scans were acquired with 1.5T and 3T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 xml:space="preserve">larger patient sample size is warranted </w:t>
      </w:r>
      <w:r w:rsidR="004A3662">
        <w:t>to further verify</w:t>
      </w:r>
      <w:r w:rsidR="00206C81">
        <w:t xml:space="preserve"> the findings in this study.</w:t>
      </w:r>
    </w:p>
    <w:p w14:paraId="0C530167" w14:textId="6C8745EF" w:rsidR="00226C58" w:rsidRDefault="00226C58" w:rsidP="00A3262E">
      <w:pPr>
        <w:pStyle w:val="Heading2"/>
        <w:spacing w:line="480" w:lineRule="auto"/>
        <w:jc w:val="both"/>
      </w:pPr>
      <w:r>
        <w:t>Future Directions</w:t>
      </w:r>
    </w:p>
    <w:p w14:paraId="296FD3F6" w14:textId="64CB3E52" w:rsidR="004A3662" w:rsidRDefault="00D9595B" w:rsidP="00A3262E">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 xml:space="preserve">Because we aimed to measure </w:t>
      </w:r>
      <w:r w:rsidR="005A6D59">
        <w:lastRenderedPageBreak/>
        <w:t>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from either MRA or PC MRA angiograms may also be warranted to provide more insight into distinct hemodynamic flow patterns in the mesenteric vessels and in the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F263C9" w:rsidRPr="00F3645B">
        <w:instrText xml:space="preserve"> ADDIN EN.CITE &lt;EndNote&gt;&lt;Cite&gt;&lt;Author&gt;Poole&lt;/Author&gt;&lt;Year&gt;1987&lt;/Year&gt;&lt;RecNum&gt;906&lt;/RecNum&gt;&lt;DisplayText&gt;(40)&lt;/DisplayText&gt;&lt;record&gt;&lt;rec-number&gt;906&lt;/rec-number&gt;&lt;foreign-keys&gt;&lt;key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F263C9" w:rsidRPr="00F3645B">
        <w:rPr>
          <w:noProof/>
        </w:rPr>
        <w:t>(</w:t>
      </w:r>
      <w:hyperlink w:anchor="_ENREF_40" w:tooltip="Poole, 1987 #906" w:history="1">
        <w:r w:rsidR="00E2287F" w:rsidRPr="00F3645B">
          <w:rPr>
            <w:noProof/>
          </w:rPr>
          <w:t>40</w:t>
        </w:r>
      </w:hyperlink>
      <w:r w:rsidR="00F263C9" w:rsidRPr="00F3645B">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116CEE" w:rsidRPr="00F3645B">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116CEE" w:rsidRPr="00F3645B">
        <w:rPr>
          <w:noProof/>
        </w:rPr>
        <w:t>(</w:t>
      </w:r>
      <w:hyperlink w:anchor="_ENREF_19" w:tooltip="Someya, 2008 #879" w:history="1">
        <w:r w:rsidR="00E2287F" w:rsidRPr="00F3645B">
          <w:rPr>
            <w:noProof/>
          </w:rPr>
          <w:t>19</w:t>
        </w:r>
      </w:hyperlink>
      <w:r w:rsidR="00116CEE" w:rsidRPr="00F3645B">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 xml:space="preserve">in the CA and associated </w:t>
      </w:r>
      <w:r w:rsidR="00427208" w:rsidRPr="00F3645B">
        <w:t xml:space="preserve">collaterals shortly after meal ingestion, as well as in the SMA, IMA, and 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 xml:space="preserve">the temporal nature of blood flow patterns and </w:t>
      </w:r>
      <w:r w:rsidR="004A675A" w:rsidRPr="00F3645B">
        <w:t xml:space="preserve">may provide more insights into </w:t>
      </w:r>
      <w:r w:rsidR="009D30D8" w:rsidRPr="00F3645B">
        <w:t>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A3262E">
      <w:pPr>
        <w:pStyle w:val="Heading2"/>
        <w:spacing w:line="480" w:lineRule="auto"/>
        <w:jc w:val="both"/>
      </w:pPr>
      <w:r>
        <w:t>Conclusion</w:t>
      </w:r>
    </w:p>
    <w:p w14:paraId="26ABF8E6" w14:textId="121DA9A9" w:rsidR="00D062D3" w:rsidRDefault="00054FF8" w:rsidP="00A3262E">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D062D3">
        <w:t xml:space="preserve">the </w:t>
      </w:r>
      <w:r w:rsidR="004D4019">
        <w:t>mesenteric vasculature</w:t>
      </w:r>
      <w:r w:rsidR="009E7958">
        <w:t>.</w:t>
      </w:r>
      <w:r w:rsidR="00DF2F01">
        <w:t xml:space="preserve"> 4D flow MRI possesses the unique</w:t>
      </w:r>
      <w:r w:rsidR="00E44C85">
        <w:t xml:space="preserve"> </w:t>
      </w:r>
      <w:r w:rsidR="00E44C85">
        <w:lastRenderedPageBreak/>
        <w:t>capab</w:t>
      </w:r>
      <w:r w:rsidR="00252E1B">
        <w:t xml:space="preserve">ility </w:t>
      </w:r>
      <w:r w:rsidR="00E44C85">
        <w:t>of obtaining</w:t>
      </w:r>
      <w:r w:rsidR="00DF2F01">
        <w:t xml:space="preserve"> complete</w:t>
      </w:r>
      <w:r w:rsidR="00E44C85">
        <w:t xml:space="preserve"> volumetric hemodynamic information in </w:t>
      </w:r>
      <w:del w:id="48" w:author="ALEJANDRO ROLDAN ALZATE" w:date="2020-04-01T17:28:00Z">
        <w:r w:rsidR="00E44C85" w:rsidDel="00D91649">
          <w:delText xml:space="preserve">one </w:delText>
        </w:r>
      </w:del>
      <w:ins w:id="49" w:author="ALEJANDRO ROLDAN ALZATE" w:date="2020-04-01T17:28:00Z">
        <w:r w:rsidR="00D91649">
          <w:t xml:space="preserve">a single </w:t>
        </w:r>
      </w:ins>
      <w:r w:rsidR="00E44C85">
        <w:t>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and PV 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A3262E">
      <w:pPr>
        <w:spacing w:line="480" w:lineRule="auto"/>
      </w:pPr>
    </w:p>
    <w:p w14:paraId="12D2269D" w14:textId="77777777" w:rsidR="00A13B16" w:rsidRDefault="00A13B16" w:rsidP="00A3262E">
      <w:pPr>
        <w:spacing w:line="480" w:lineRule="auto"/>
        <w:rPr>
          <w:rFonts w:eastAsiaTheme="majorEastAsia" w:cstheme="majorBidi"/>
          <w:b/>
          <w:sz w:val="28"/>
          <w:szCs w:val="32"/>
        </w:rPr>
      </w:pPr>
      <w:r>
        <w:br w:type="page"/>
      </w:r>
    </w:p>
    <w:p w14:paraId="6C2D71A7" w14:textId="3CA09752" w:rsidR="007635E5" w:rsidRPr="008D1027" w:rsidRDefault="007635E5" w:rsidP="00A3262E">
      <w:pPr>
        <w:pStyle w:val="Heading1"/>
        <w:spacing w:line="480" w:lineRule="auto"/>
        <w:rPr>
          <w:lang w:val="de-DE"/>
        </w:rPr>
      </w:pPr>
      <w:bookmarkStart w:id="50" w:name="_References:"/>
      <w:bookmarkEnd w:id="50"/>
      <w:r w:rsidRPr="008D1027">
        <w:rPr>
          <w:lang w:val="de-DE"/>
        </w:rPr>
        <w:lastRenderedPageBreak/>
        <w:t>References:</w:t>
      </w:r>
    </w:p>
    <w:p w14:paraId="7D0864A7" w14:textId="77777777" w:rsidR="00E2287F" w:rsidRPr="00E2287F" w:rsidRDefault="00BD07AE" w:rsidP="00F3645B">
      <w:pPr>
        <w:pStyle w:val="EndNoteBibliography"/>
        <w:spacing w:after="0" w:line="480" w:lineRule="auto"/>
        <w:ind w:left="720" w:hanging="720"/>
      </w:pPr>
      <w:r>
        <w:fldChar w:fldCharType="begin"/>
      </w:r>
      <w:r>
        <w:instrText xml:space="preserve"> ADDIN EN.REFLIST </w:instrText>
      </w:r>
      <w:r>
        <w:fldChar w:fldCharType="separate"/>
      </w:r>
      <w:bookmarkStart w:id="51" w:name="_ENREF_1"/>
      <w:r w:rsidR="00E2287F" w:rsidRPr="00E2287F">
        <w:t>1.</w:t>
      </w:r>
      <w:r w:rsidR="00E2287F" w:rsidRPr="00E2287F">
        <w:tab/>
        <w:t>van Bockel JH, Geelkerken RH, Wasser MN. Chronic splanchnic ischaemia. Best Pract Res Clin Gastroenterol 2001;15(1):99-119.</w:t>
      </w:r>
      <w:bookmarkEnd w:id="51"/>
    </w:p>
    <w:p w14:paraId="3FD792B6" w14:textId="77777777" w:rsidR="00E2287F" w:rsidRPr="00E2287F" w:rsidRDefault="00E2287F" w:rsidP="00F3645B">
      <w:pPr>
        <w:pStyle w:val="EndNoteBibliography"/>
        <w:spacing w:after="0" w:line="480" w:lineRule="auto"/>
        <w:ind w:left="720" w:hanging="720"/>
      </w:pPr>
      <w:bookmarkStart w:id="52" w:name="_ENREF_2"/>
      <w:r w:rsidRPr="00E2287F">
        <w:t>2.</w:t>
      </w:r>
      <w:r w:rsidRPr="00E2287F">
        <w:tab/>
        <w:t>Kolkman JJ, Geelkerken RH. Diagnosis and treatment of chronic mesenteric ischemia: An update. Best Pract Res Clin Gastroenterol 2017;31(1):49-57.</w:t>
      </w:r>
      <w:bookmarkEnd w:id="52"/>
    </w:p>
    <w:p w14:paraId="2333A4A0" w14:textId="77777777" w:rsidR="00E2287F" w:rsidRPr="00E2287F" w:rsidRDefault="00E2287F" w:rsidP="00F3645B">
      <w:pPr>
        <w:pStyle w:val="EndNoteBibliography"/>
        <w:spacing w:after="0" w:line="480" w:lineRule="auto"/>
        <w:ind w:left="720" w:hanging="720"/>
      </w:pPr>
      <w:bookmarkStart w:id="53" w:name="_ENREF_3"/>
      <w:r w:rsidRPr="00E2287F">
        <w:t>3.</w:t>
      </w:r>
      <w:r w:rsidRPr="00E2287F">
        <w:tab/>
        <w:t>Stanton PE, Hollier PA, Seidel TW, Rosenthal D, Clark M, Lamis PA. Chronic intestinal ischemia: Diagnosis and therapy. Journal of Vascular Surgery 1986;4(4):338-344.</w:t>
      </w:r>
      <w:bookmarkEnd w:id="53"/>
    </w:p>
    <w:p w14:paraId="57D7068C" w14:textId="77777777" w:rsidR="00E2287F" w:rsidRPr="00E2287F" w:rsidRDefault="00E2287F" w:rsidP="00F3645B">
      <w:pPr>
        <w:pStyle w:val="EndNoteBibliography"/>
        <w:spacing w:after="0" w:line="480" w:lineRule="auto"/>
        <w:ind w:left="720" w:hanging="720"/>
      </w:pPr>
      <w:bookmarkStart w:id="54" w:name="_ENREF_4"/>
      <w:r w:rsidRPr="00E2287F">
        <w:t>4.</w:t>
      </w:r>
      <w:r w:rsidRPr="00E2287F">
        <w:tab/>
        <w:t>Sreenarasimhaiah J. Chronic mesenteric ischemia. Best Pract Res Clin Gastroenterol 2005;19(2):283-295.</w:t>
      </w:r>
      <w:bookmarkEnd w:id="54"/>
    </w:p>
    <w:p w14:paraId="2D67BBFC" w14:textId="77777777" w:rsidR="00E2287F" w:rsidRPr="00E2287F" w:rsidRDefault="00E2287F" w:rsidP="00F3645B">
      <w:pPr>
        <w:pStyle w:val="EndNoteBibliography"/>
        <w:spacing w:after="0" w:line="480" w:lineRule="auto"/>
        <w:ind w:left="720" w:hanging="720"/>
      </w:pPr>
      <w:bookmarkStart w:id="55" w:name="_ENREF_5"/>
      <w:r w:rsidRPr="00E2287F">
        <w:t>5.</w:t>
      </w:r>
      <w:r w:rsidRPr="00E2287F">
        <w:tab/>
        <w:t>Oliva IB, Davarpanah AH, Rybicki FJ, et al. ACR Appropriateness Criteria (R) imaging of mesenteric ischemia. Abdom Imaging 2013;38(4):714-719.</w:t>
      </w:r>
      <w:bookmarkEnd w:id="55"/>
    </w:p>
    <w:p w14:paraId="63579C9F" w14:textId="77777777" w:rsidR="00E2287F" w:rsidRPr="00E2287F" w:rsidRDefault="00E2287F" w:rsidP="00F3645B">
      <w:pPr>
        <w:pStyle w:val="EndNoteBibliography"/>
        <w:spacing w:after="0" w:line="480" w:lineRule="auto"/>
        <w:ind w:left="720" w:hanging="720"/>
      </w:pPr>
      <w:bookmarkStart w:id="56" w:name="_ENREF_6"/>
      <w:r w:rsidRPr="00E2287F">
        <w:t>6.</w:t>
      </w:r>
      <w:r w:rsidRPr="00E2287F">
        <w:tab/>
        <w:t>Amin MA, Nooman NA, Moussa GI. Acute and chronic mesenteric ischemia: Multidetector CT and CT angiographic findings. The Egyptian Journal of Radiology and Nuclear Medicine 2014;45(4):1063-1070.</w:t>
      </w:r>
      <w:bookmarkEnd w:id="56"/>
    </w:p>
    <w:p w14:paraId="416CB5C9" w14:textId="77777777" w:rsidR="00E2287F" w:rsidRPr="00E2287F" w:rsidRDefault="00E2287F" w:rsidP="00F3645B">
      <w:pPr>
        <w:pStyle w:val="EndNoteBibliography"/>
        <w:spacing w:after="0" w:line="480" w:lineRule="auto"/>
        <w:ind w:left="720" w:hanging="720"/>
      </w:pPr>
      <w:bookmarkStart w:id="57" w:name="_ENREF_7"/>
      <w:r w:rsidRPr="00E2287F">
        <w:t>7.</w:t>
      </w:r>
      <w:r w:rsidRPr="00E2287F">
        <w:tab/>
        <w:t>Carlos RC, Stanley JC, Stafford-Johnson D, Prince MR. Interobserver variability in the evaluation of chronic mesenteric ischemia with gadolinium-enhanced MR angiography. Acad Radiol 2001;8(9):879-887.</w:t>
      </w:r>
      <w:bookmarkEnd w:id="57"/>
    </w:p>
    <w:p w14:paraId="0294027F" w14:textId="77777777" w:rsidR="00E2287F" w:rsidRPr="00E2287F" w:rsidRDefault="00E2287F" w:rsidP="00F3645B">
      <w:pPr>
        <w:pStyle w:val="EndNoteBibliography"/>
        <w:spacing w:after="0" w:line="480" w:lineRule="auto"/>
        <w:ind w:left="720" w:hanging="720"/>
      </w:pPr>
      <w:bookmarkStart w:id="58" w:name="_ENREF_8"/>
      <w:r w:rsidRPr="00E2287F">
        <w:t>8.</w:t>
      </w:r>
      <w:r w:rsidRPr="00E2287F">
        <w:tab/>
        <w:t>Meaney JF, Prince MR, Nostrant TT, Stanley JC. Gadolinium-enhanced MR angiography of visceral arteries in patients with suspected chronic mesenteric ischemia. J Magn Reson Imaging 1997;7(1):171-176.</w:t>
      </w:r>
      <w:bookmarkEnd w:id="58"/>
    </w:p>
    <w:p w14:paraId="75A67784" w14:textId="77777777" w:rsidR="00E2287F" w:rsidRPr="00E2287F" w:rsidRDefault="00E2287F" w:rsidP="00F3645B">
      <w:pPr>
        <w:pStyle w:val="EndNoteBibliography"/>
        <w:spacing w:after="0" w:line="480" w:lineRule="auto"/>
        <w:ind w:left="720" w:hanging="720"/>
      </w:pPr>
      <w:bookmarkStart w:id="59" w:name="_ENREF_9"/>
      <w:r w:rsidRPr="00E2287F">
        <w:t>9.</w:t>
      </w:r>
      <w:r w:rsidRPr="00E2287F">
        <w:tab/>
        <w:t>Zwolak RM, Fillinger MF, Walsh DB, et al. Mesenteric and celiac duplex scanning: a validation study. J Vasc Surg 1998;27(6):1078-1087; discussion 1088.</w:t>
      </w:r>
      <w:bookmarkEnd w:id="59"/>
    </w:p>
    <w:p w14:paraId="09389D6D" w14:textId="77777777" w:rsidR="00E2287F" w:rsidRPr="00E2287F" w:rsidRDefault="00E2287F" w:rsidP="00F3645B">
      <w:pPr>
        <w:pStyle w:val="EndNoteBibliography"/>
        <w:spacing w:after="0" w:line="480" w:lineRule="auto"/>
        <w:ind w:left="720" w:hanging="720"/>
      </w:pPr>
      <w:bookmarkStart w:id="60" w:name="_ENREF_10"/>
      <w:r w:rsidRPr="00E2287F">
        <w:lastRenderedPageBreak/>
        <w:t>10.</w:t>
      </w:r>
      <w:r w:rsidRPr="00E2287F">
        <w:tab/>
        <w:t>Muller AF. Role of duplex Doppler ultrasound in the assessment of patients with postprandial abdominal pain. Gut 1992;33(4):460-465.</w:t>
      </w:r>
      <w:bookmarkEnd w:id="60"/>
    </w:p>
    <w:p w14:paraId="6F45F34C" w14:textId="77777777" w:rsidR="00E2287F" w:rsidRPr="00E2287F" w:rsidRDefault="00E2287F" w:rsidP="00F3645B">
      <w:pPr>
        <w:pStyle w:val="EndNoteBibliography"/>
        <w:spacing w:after="0" w:line="480" w:lineRule="auto"/>
        <w:ind w:left="720" w:hanging="720"/>
      </w:pPr>
      <w:bookmarkStart w:id="61" w:name="_ENREF_11"/>
      <w:r w:rsidRPr="00E2287F">
        <w:t>11.</w:t>
      </w:r>
      <w:r w:rsidRPr="00E2287F">
        <w:tab/>
        <w:t>Gentile AT, Moneta GL, Lee RW, Masser PA, Taylor LM, Jr., Porter JM. Usefulness of fasting and postprandial duplex ultrasound examinations for predicting high-grade superior mesenteric artery stenosis. Am J Surg 1995;169(5):476-479.</w:t>
      </w:r>
      <w:bookmarkEnd w:id="61"/>
    </w:p>
    <w:p w14:paraId="5CCE3031" w14:textId="77777777" w:rsidR="00E2287F" w:rsidRPr="00E2287F" w:rsidRDefault="00E2287F" w:rsidP="00F3645B">
      <w:pPr>
        <w:pStyle w:val="EndNoteBibliography"/>
        <w:spacing w:after="0" w:line="480" w:lineRule="auto"/>
        <w:ind w:left="720" w:hanging="720"/>
      </w:pPr>
      <w:bookmarkStart w:id="62" w:name="_ENREF_12"/>
      <w:r w:rsidRPr="00E2287F">
        <w:t>12.</w:t>
      </w:r>
      <w:r w:rsidRPr="00E2287F">
        <w:tab/>
        <w:t>Sabba C, Ferraioli G, Sarin SK, Lerner E, Groszmann RJ, Taylor KJ. Feasibility spectrum for Doppler flowmetry of splanchnic vessels. In normal and cirrhotic populations. J Ultrasound Med 1990;9(12):705-710.</w:t>
      </w:r>
      <w:bookmarkEnd w:id="62"/>
    </w:p>
    <w:p w14:paraId="5C8A0EE8" w14:textId="77777777" w:rsidR="00E2287F" w:rsidRPr="00E2287F" w:rsidRDefault="00E2287F" w:rsidP="00F3645B">
      <w:pPr>
        <w:pStyle w:val="EndNoteBibliography"/>
        <w:spacing w:after="0" w:line="480" w:lineRule="auto"/>
        <w:ind w:left="720" w:hanging="720"/>
      </w:pPr>
      <w:bookmarkStart w:id="63" w:name="_ENREF_13"/>
      <w:r w:rsidRPr="00E2287F">
        <w:t>13.</w:t>
      </w:r>
      <w:r w:rsidRPr="00E2287F">
        <w:tab/>
        <w:t>Li KC, Whitney WS, McDonnell CH, et al. Chronic mesenteric ischemia: evaluation with phase-contrast cine MR imaging. Radiology 1994;190(1):175-179.</w:t>
      </w:r>
      <w:bookmarkEnd w:id="63"/>
    </w:p>
    <w:p w14:paraId="6E20A8F8" w14:textId="77777777" w:rsidR="00E2287F" w:rsidRPr="00E2287F" w:rsidRDefault="00E2287F" w:rsidP="00F3645B">
      <w:pPr>
        <w:pStyle w:val="EndNoteBibliography"/>
        <w:spacing w:after="0" w:line="480" w:lineRule="auto"/>
        <w:ind w:left="720" w:hanging="720"/>
      </w:pPr>
      <w:bookmarkStart w:id="64" w:name="_ENREF_14"/>
      <w:r w:rsidRPr="00E2287F">
        <w:t>14.</w:t>
      </w:r>
      <w:r w:rsidRPr="00E2287F">
        <w:tab/>
        <w:t>Burkart DJ, Johnson CD, Reading CC, Ehman RL. MR measurements of mesenteric venous flow: prospective evaluation in healthy volunteers and patients with suspected chronic mesenteric ischemia. Radiology 1995;194(3):801-806.</w:t>
      </w:r>
      <w:bookmarkEnd w:id="64"/>
    </w:p>
    <w:p w14:paraId="19CB7951" w14:textId="77777777" w:rsidR="00E2287F" w:rsidRPr="00E2287F" w:rsidRDefault="00E2287F" w:rsidP="00F3645B">
      <w:pPr>
        <w:pStyle w:val="EndNoteBibliography"/>
        <w:spacing w:after="0" w:line="480" w:lineRule="auto"/>
        <w:ind w:left="720" w:hanging="720"/>
      </w:pPr>
      <w:bookmarkStart w:id="65" w:name="_ENREF_15"/>
      <w:r w:rsidRPr="00E2287F">
        <w:t>15.</w:t>
      </w:r>
      <w:r w:rsidRPr="00E2287F">
        <w:tab/>
        <w:t>Li KC, Hopkins KL, Dalman RL, Song CK. Simultaneous measurement of flow in the superior mesenteric vein and artery with cine phase-contrast MR imaging: value in diagnosis of chronic mesenteric ischemia. Work in progress. Radiology 1995;194(2):327-330.</w:t>
      </w:r>
      <w:bookmarkEnd w:id="65"/>
    </w:p>
    <w:p w14:paraId="7311808A" w14:textId="77777777" w:rsidR="00E2287F" w:rsidRPr="00E2287F" w:rsidRDefault="00E2287F" w:rsidP="00F3645B">
      <w:pPr>
        <w:pStyle w:val="EndNoteBibliography"/>
        <w:spacing w:after="0" w:line="480" w:lineRule="auto"/>
        <w:ind w:left="720" w:hanging="720"/>
      </w:pPr>
      <w:bookmarkStart w:id="66" w:name="_ENREF_16"/>
      <w:r w:rsidRPr="00E2287F">
        <w:t>16.</w:t>
      </w:r>
      <w:r w:rsidRPr="00E2287F">
        <w:tab/>
        <w:t>Dalman RL, Li KC, Moon WK, Chen I, Zarins CK. Diminished postprandial hyperemia in patients with aortic and mesenteric arterial occlusive disease. Quantification by magnetic resonance flow imaging. Circulation 1996;94(9 Suppl):Ii206-210.</w:t>
      </w:r>
      <w:bookmarkEnd w:id="66"/>
    </w:p>
    <w:p w14:paraId="377C0C9D" w14:textId="77777777" w:rsidR="00E2287F" w:rsidRPr="00E2287F" w:rsidRDefault="00E2287F" w:rsidP="00F3645B">
      <w:pPr>
        <w:pStyle w:val="EndNoteBibliography"/>
        <w:spacing w:after="0" w:line="480" w:lineRule="auto"/>
        <w:ind w:left="720" w:hanging="720"/>
      </w:pPr>
      <w:bookmarkStart w:id="67" w:name="_ENREF_17"/>
      <w:r w:rsidRPr="00E2287F">
        <w:t>17.</w:t>
      </w:r>
      <w:r w:rsidRPr="00E2287F">
        <w:tab/>
        <w:t>Roldan-Alzate A, Francois CJ, Wieben O, Reeder SB. Emerging Applications of Abdominal 4D Flow MRI. AJR Am J Roentgenol 2016;207(1):58-66.</w:t>
      </w:r>
      <w:bookmarkEnd w:id="67"/>
    </w:p>
    <w:p w14:paraId="04951D64" w14:textId="77777777" w:rsidR="00E2287F" w:rsidRPr="00E2287F" w:rsidRDefault="00E2287F" w:rsidP="00F3645B">
      <w:pPr>
        <w:pStyle w:val="EndNoteBibliography"/>
        <w:spacing w:after="0" w:line="480" w:lineRule="auto"/>
        <w:ind w:left="720" w:hanging="720"/>
      </w:pPr>
      <w:bookmarkStart w:id="68" w:name="_ENREF_18"/>
      <w:r w:rsidRPr="00E2287F">
        <w:lastRenderedPageBreak/>
        <w:t>18.</w:t>
      </w:r>
      <w:r w:rsidRPr="00E2287F">
        <w:tab/>
        <w:t>Roldan-Alzate A, Frydrychowicz A, Said A, et al. Impaired regulation of portal venous flow in response to a meal challenge as quantified by 4D flow MRI. J Magn Reson Imaging 2015;42(4):1009-1017.</w:t>
      </w:r>
      <w:bookmarkEnd w:id="68"/>
    </w:p>
    <w:p w14:paraId="2F11C5F5" w14:textId="77777777" w:rsidR="00E2287F" w:rsidRPr="00E2287F" w:rsidRDefault="00E2287F" w:rsidP="00F3645B">
      <w:pPr>
        <w:pStyle w:val="EndNoteBibliography"/>
        <w:spacing w:after="0" w:line="480" w:lineRule="auto"/>
        <w:ind w:left="720" w:hanging="720"/>
      </w:pPr>
      <w:bookmarkStart w:id="69" w:name="_ENREF_19"/>
      <w:r w:rsidRPr="00E2287F">
        <w:t>19.</w:t>
      </w:r>
      <w:r w:rsidRPr="00E2287F">
        <w:tab/>
        <w:t>Someya N, Endo MY, Fukuba Y, Hayashi N. Blood flow responses in celiac and superior mesenteric arteries in the initial phase of digestion. Am J Physiol Regul Integr Comp Physiol 2008;294(6):R1790-1796.</w:t>
      </w:r>
      <w:bookmarkEnd w:id="69"/>
    </w:p>
    <w:p w14:paraId="4180F121" w14:textId="77777777" w:rsidR="00E2287F" w:rsidRPr="00E2287F" w:rsidRDefault="00E2287F" w:rsidP="00F3645B">
      <w:pPr>
        <w:pStyle w:val="EndNoteBibliography"/>
        <w:spacing w:after="0" w:line="480" w:lineRule="auto"/>
        <w:ind w:left="720" w:hanging="720"/>
      </w:pPr>
      <w:bookmarkStart w:id="70" w:name="_ENREF_20"/>
      <w:r w:rsidRPr="00E2287F">
        <w:t>20.</w:t>
      </w:r>
      <w:r w:rsidRPr="00E2287F">
        <w:tab/>
        <w:t>Gu T, Korosec FR, Block WF, et al. PC VIPR: a high-speed 3D phase-contrast method for flow quantification and high-resolution angiography. AJNR Am J Neuroradiol 2005;26(4):743-749.</w:t>
      </w:r>
      <w:bookmarkEnd w:id="70"/>
    </w:p>
    <w:p w14:paraId="053CFFB1" w14:textId="77777777" w:rsidR="00E2287F" w:rsidRPr="00E2287F" w:rsidRDefault="00E2287F" w:rsidP="00F3645B">
      <w:pPr>
        <w:pStyle w:val="EndNoteBibliography"/>
        <w:spacing w:after="0" w:line="480" w:lineRule="auto"/>
        <w:ind w:left="720" w:hanging="720"/>
      </w:pPr>
      <w:bookmarkStart w:id="71" w:name="_ENREF_21"/>
      <w:r w:rsidRPr="00E2287F">
        <w:t>21.</w:t>
      </w:r>
      <w:r w:rsidRPr="00E2287F">
        <w:tab/>
        <w:t>Johnson KM, Markl M. Improved SNR in phase contrast velocimetry with five-point balanced flow encoding. Magn Reson Med 2010;63(2):349-355.</w:t>
      </w:r>
      <w:bookmarkEnd w:id="71"/>
    </w:p>
    <w:p w14:paraId="4B9AB694" w14:textId="77777777" w:rsidR="00E2287F" w:rsidRPr="00E2287F" w:rsidRDefault="00E2287F" w:rsidP="00F3645B">
      <w:pPr>
        <w:pStyle w:val="EndNoteBibliography"/>
        <w:spacing w:after="0" w:line="480" w:lineRule="auto"/>
        <w:ind w:left="720" w:hanging="720"/>
      </w:pPr>
      <w:bookmarkStart w:id="72" w:name="_ENREF_22"/>
      <w:r w:rsidRPr="00E2287F">
        <w:t>22.</w:t>
      </w:r>
      <w:r w:rsidRPr="00E2287F">
        <w:tab/>
        <w:t>Liu J, Redmond MJ, Brodsky EK, et al. Generation and visualization of four-dimensional MR angiography data using an undersampled 3-D projection trajectory. IEEE Trans Med Imaging 2006;25(2):148-157.</w:t>
      </w:r>
      <w:bookmarkEnd w:id="72"/>
    </w:p>
    <w:p w14:paraId="37D63DE1" w14:textId="77777777" w:rsidR="00E2287F" w:rsidRPr="00E2287F" w:rsidRDefault="00E2287F" w:rsidP="00F3645B">
      <w:pPr>
        <w:pStyle w:val="EndNoteBibliography"/>
        <w:spacing w:after="0" w:line="480" w:lineRule="auto"/>
        <w:ind w:left="720" w:hanging="720"/>
      </w:pPr>
      <w:bookmarkStart w:id="73" w:name="_ENREF_23"/>
      <w:r w:rsidRPr="00E2287F">
        <w:t>23.</w:t>
      </w:r>
      <w:r w:rsidRPr="00E2287F">
        <w:tab/>
        <w:t>Walker PG, Cranney GB, Scheidegger MB, Waseleski G, Pohost GM, Yoganathan AP. Semiautomated method for noise reduction and background phase error correction in MR phase velocity data. J Magn Reson Imaging 1993;3(3):521-530.</w:t>
      </w:r>
      <w:bookmarkEnd w:id="73"/>
    </w:p>
    <w:p w14:paraId="3D044A81" w14:textId="77777777" w:rsidR="00E2287F" w:rsidRPr="00E2287F" w:rsidRDefault="00E2287F" w:rsidP="00F3645B">
      <w:pPr>
        <w:pStyle w:val="EndNoteBibliography"/>
        <w:spacing w:after="0" w:line="480" w:lineRule="auto"/>
        <w:ind w:left="720" w:hanging="720"/>
      </w:pPr>
      <w:bookmarkStart w:id="74" w:name="_ENREF_24"/>
      <w:r w:rsidRPr="00E2287F">
        <w:t>24.</w:t>
      </w:r>
      <w:r w:rsidRPr="00E2287F">
        <w:tab/>
        <w:t>Stalder AF, Russe MF, Frydrychowicz A, Bock J, Hennig J, Markl M. Quantitative 2D and 3D phase contrast MRI: optimized analysis of blood flow and vessel wall parameters. Magn Reson Med 2008;60(5):1218-1231.</w:t>
      </w:r>
      <w:bookmarkEnd w:id="74"/>
    </w:p>
    <w:p w14:paraId="5608B255" w14:textId="77777777" w:rsidR="00E2287F" w:rsidRPr="00E2287F" w:rsidRDefault="00E2287F" w:rsidP="00F3645B">
      <w:pPr>
        <w:pStyle w:val="EndNoteBibliography"/>
        <w:spacing w:after="0" w:line="480" w:lineRule="auto"/>
        <w:ind w:left="720" w:hanging="720"/>
      </w:pPr>
      <w:bookmarkStart w:id="75" w:name="_ENREF_25"/>
      <w:r w:rsidRPr="00E2287F">
        <w:t>25.</w:t>
      </w:r>
      <w:r w:rsidRPr="00E2287F">
        <w:tab/>
        <w:t>Burkart DJ, Johnson CD, Ehman RL. Correlation of arterial and venous blood flow in the mesenteric system based on MR findings. 1993 ARRS Executive Council Award. AJR Am J Roentgenol 1993;161(6):1279-1282.</w:t>
      </w:r>
      <w:bookmarkEnd w:id="75"/>
    </w:p>
    <w:p w14:paraId="080C6378" w14:textId="77777777" w:rsidR="00E2287F" w:rsidRPr="00E2287F" w:rsidRDefault="00E2287F" w:rsidP="00F3645B">
      <w:pPr>
        <w:pStyle w:val="EndNoteBibliography"/>
        <w:spacing w:after="0" w:line="480" w:lineRule="auto"/>
        <w:ind w:left="720" w:hanging="720"/>
      </w:pPr>
      <w:bookmarkStart w:id="76" w:name="_ENREF_26"/>
      <w:r w:rsidRPr="00E2287F">
        <w:lastRenderedPageBreak/>
        <w:t>26.</w:t>
      </w:r>
      <w:r w:rsidRPr="00E2287F">
        <w:tab/>
        <w:t>Burkart DJ, Johnson CD, Morton MJ, Wolf RL, Ehman RL. Volumetric flow rates in the portal venous system: measurement with cine phase-contrast MR imaging. AJR Am J Roentgenol 1993;160(5):1113-1118.</w:t>
      </w:r>
      <w:bookmarkEnd w:id="76"/>
    </w:p>
    <w:p w14:paraId="4901D5CC" w14:textId="77777777" w:rsidR="00E2287F" w:rsidRPr="00E2287F" w:rsidRDefault="00E2287F" w:rsidP="00F3645B">
      <w:pPr>
        <w:pStyle w:val="EndNoteBibliography"/>
        <w:spacing w:after="0" w:line="480" w:lineRule="auto"/>
        <w:ind w:left="720" w:hanging="720"/>
      </w:pPr>
      <w:bookmarkStart w:id="77" w:name="_ENREF_27"/>
      <w:r w:rsidRPr="00E2287F">
        <w:t>27.</w:t>
      </w:r>
      <w:r w:rsidRPr="00E2287F">
        <w:tab/>
        <w:t>Moriyasu F, Ban N, Nishida O, et al. Clinical application of an ultrasonic duplex system in the quantitative measurement of portal blood flow. J Clin Ultrasound 1986;14(8):579-588.</w:t>
      </w:r>
      <w:bookmarkEnd w:id="77"/>
    </w:p>
    <w:p w14:paraId="437A579E" w14:textId="77777777" w:rsidR="00E2287F" w:rsidRPr="00E2287F" w:rsidRDefault="00E2287F" w:rsidP="00F3645B">
      <w:pPr>
        <w:pStyle w:val="EndNoteBibliography"/>
        <w:spacing w:after="0" w:line="480" w:lineRule="auto"/>
        <w:ind w:left="720" w:hanging="720"/>
      </w:pPr>
      <w:bookmarkStart w:id="78" w:name="_ENREF_28"/>
      <w:r w:rsidRPr="00E2287F">
        <w:t>28.</w:t>
      </w:r>
      <w:r w:rsidRPr="00E2287F">
        <w:tab/>
        <w:t>Cohen J. Statistical power analysis for the behavioral sciences. Hillsdale, N.J.: L. Erlbaum Associates: 1988.</w:t>
      </w:r>
      <w:bookmarkEnd w:id="78"/>
    </w:p>
    <w:p w14:paraId="12AF5F67" w14:textId="77777777" w:rsidR="00E2287F" w:rsidRPr="00E2287F" w:rsidRDefault="00E2287F" w:rsidP="00F3645B">
      <w:pPr>
        <w:pStyle w:val="EndNoteBibliography"/>
        <w:spacing w:after="0" w:line="480" w:lineRule="auto"/>
        <w:ind w:left="720" w:hanging="720"/>
      </w:pPr>
      <w:bookmarkStart w:id="79" w:name="_ENREF_29"/>
      <w:r w:rsidRPr="00E2287F">
        <w:t>29.</w:t>
      </w:r>
      <w:r w:rsidRPr="00E2287F">
        <w:tab/>
        <w:t>Les AS, Yeung JJ, Schultz GM, Herfkens RJ, Dalman RL, Taylor CA. Supraceliac and Infrarenal Aortic Flow in Patients with Abdominal Aortic Aneurysms: Mean Flows, Waveforms, and Allometric Scaling Relationships. Cardiovasc Eng Technol 2010;1(1).</w:t>
      </w:r>
      <w:bookmarkEnd w:id="79"/>
    </w:p>
    <w:p w14:paraId="46559FD5" w14:textId="77777777" w:rsidR="00E2287F" w:rsidRPr="00E2287F" w:rsidRDefault="00E2287F" w:rsidP="00F3645B">
      <w:pPr>
        <w:pStyle w:val="EndNoteBibliography"/>
        <w:spacing w:after="0" w:line="480" w:lineRule="auto"/>
        <w:ind w:left="720" w:hanging="720"/>
      </w:pPr>
      <w:bookmarkStart w:id="80" w:name="_ENREF_30"/>
      <w:r w:rsidRPr="00E2287F">
        <w:t>30.</w:t>
      </w:r>
      <w:r w:rsidRPr="00E2287F">
        <w:tab/>
        <w:t>Taylor CA, Cheng CP, Espinosa LA, Tang BT, Parker D, Herfkens RJ. In vivo quantification of blood flow and wall shear stress in the human abdominal aorta during lower limb exercise. Ann Biomed Eng 2002;30(3):402-408.</w:t>
      </w:r>
      <w:bookmarkEnd w:id="80"/>
    </w:p>
    <w:p w14:paraId="2FEBC140" w14:textId="77777777" w:rsidR="00E2287F" w:rsidRPr="00E2287F" w:rsidRDefault="00E2287F" w:rsidP="00F3645B">
      <w:pPr>
        <w:pStyle w:val="EndNoteBibliography"/>
        <w:spacing w:after="0" w:line="480" w:lineRule="auto"/>
        <w:ind w:left="720" w:hanging="720"/>
      </w:pPr>
      <w:bookmarkStart w:id="81" w:name="_ENREF_31"/>
      <w:r w:rsidRPr="00E2287F">
        <w:t>31.</w:t>
      </w:r>
      <w:r w:rsidRPr="00E2287F">
        <w:tab/>
        <w:t>Greene ER, Venters MD, Avasthi PS, Conn RL, Jahnke RW. Noninvasive characterization of renal artery blood flow. Kidney Int 1981;20(4):523-529.</w:t>
      </w:r>
      <w:bookmarkEnd w:id="81"/>
    </w:p>
    <w:p w14:paraId="408E0432" w14:textId="77777777" w:rsidR="00E2287F" w:rsidRPr="00E2287F" w:rsidRDefault="00E2287F" w:rsidP="00F3645B">
      <w:pPr>
        <w:pStyle w:val="EndNoteBibliography"/>
        <w:spacing w:after="0" w:line="480" w:lineRule="auto"/>
        <w:ind w:left="720" w:hanging="720"/>
      </w:pPr>
      <w:bookmarkStart w:id="82" w:name="_ENREF_32"/>
      <w:r w:rsidRPr="00E2287F">
        <w:t>32.</w:t>
      </w:r>
      <w:r w:rsidRPr="00E2287F">
        <w:tab/>
        <w:t>Sieber C, Beglinger C, Jaeger K, Hildebrand P, Stalder GA. Regulation of postprandial mesenteric blood flow in humans: evidence for a cholinergic nervous reflex. Gut 1991;32(4):361-366.</w:t>
      </w:r>
      <w:bookmarkEnd w:id="82"/>
    </w:p>
    <w:p w14:paraId="12A92540" w14:textId="77777777" w:rsidR="00E2287F" w:rsidRPr="00E2287F" w:rsidRDefault="00E2287F" w:rsidP="00F3645B">
      <w:pPr>
        <w:pStyle w:val="EndNoteBibliography"/>
        <w:spacing w:after="0" w:line="480" w:lineRule="auto"/>
        <w:ind w:left="720" w:hanging="720"/>
      </w:pPr>
      <w:bookmarkStart w:id="83" w:name="_ENREF_33"/>
      <w:r w:rsidRPr="00E2287F">
        <w:t>33.</w:t>
      </w:r>
      <w:r w:rsidRPr="00E2287F">
        <w:tab/>
        <w:t>Moneta GL, Taylor DC, Helton WS, Mulholland MW, Strandness DE, Jr. Duplex ultrasound measurement of postprandial intestinal blood flow: effect of meal composition. Gastroenterology 1988;95(5):1294-1301.</w:t>
      </w:r>
      <w:bookmarkEnd w:id="83"/>
    </w:p>
    <w:p w14:paraId="63961DA7" w14:textId="77777777" w:rsidR="00E2287F" w:rsidRPr="00E2287F" w:rsidRDefault="00E2287F" w:rsidP="00F3645B">
      <w:pPr>
        <w:pStyle w:val="EndNoteBibliography"/>
        <w:spacing w:after="0" w:line="480" w:lineRule="auto"/>
        <w:ind w:left="720" w:hanging="720"/>
      </w:pPr>
      <w:bookmarkStart w:id="84" w:name="_ENREF_34"/>
      <w:r w:rsidRPr="00E2287F">
        <w:lastRenderedPageBreak/>
        <w:t>34.</w:t>
      </w:r>
      <w:r w:rsidRPr="00E2287F">
        <w:tab/>
        <w:t>Cooper AM, Braatvedt GD, Qamar MI, et al. Fasting and post-prandial splanchnic blood flow is reduced by a somatostatin analogue (octreotide) in man. Clin Sci (Lond) 1991;81(2):169-175.</w:t>
      </w:r>
      <w:bookmarkEnd w:id="84"/>
    </w:p>
    <w:p w14:paraId="5EB90EB6" w14:textId="77777777" w:rsidR="00E2287F" w:rsidRPr="00E2287F" w:rsidRDefault="00E2287F" w:rsidP="00F3645B">
      <w:pPr>
        <w:pStyle w:val="EndNoteBibliography"/>
        <w:spacing w:after="0" w:line="480" w:lineRule="auto"/>
        <w:ind w:left="720" w:hanging="720"/>
      </w:pPr>
      <w:bookmarkStart w:id="85" w:name="_ENREF_35"/>
      <w:r w:rsidRPr="00E2287F">
        <w:t>35.</w:t>
      </w:r>
      <w:r w:rsidRPr="00E2287F">
        <w:tab/>
        <w:t>Qamar MI, Read AE. Effects of exercise on mesenteric blood flow in man. Gut 1987;28(5):583-587.</w:t>
      </w:r>
      <w:bookmarkEnd w:id="85"/>
    </w:p>
    <w:p w14:paraId="59720203" w14:textId="77777777" w:rsidR="00E2287F" w:rsidRPr="00E2287F" w:rsidRDefault="00E2287F" w:rsidP="00F3645B">
      <w:pPr>
        <w:pStyle w:val="EndNoteBibliography"/>
        <w:spacing w:after="0" w:line="480" w:lineRule="auto"/>
        <w:ind w:left="720" w:hanging="720"/>
      </w:pPr>
      <w:bookmarkStart w:id="86" w:name="_ENREF_36"/>
      <w:r w:rsidRPr="00E2287F">
        <w:t>36.</w:t>
      </w:r>
      <w:r w:rsidRPr="00E2287F">
        <w:tab/>
        <w:t>Nishida O, Moriyasu F, Nakamura T, et al. Interrelationship between splenic and superior mesenteric venous circulation manifested by transient splenic arterial occlusion using a balloon catheter. Hepatology 1987;7(3):442-446.</w:t>
      </w:r>
      <w:bookmarkEnd w:id="86"/>
    </w:p>
    <w:p w14:paraId="4EEE2BBE" w14:textId="77777777" w:rsidR="00E2287F" w:rsidRPr="00E2287F" w:rsidRDefault="00E2287F" w:rsidP="00F3645B">
      <w:pPr>
        <w:pStyle w:val="EndNoteBibliography"/>
        <w:spacing w:after="0" w:line="480" w:lineRule="auto"/>
        <w:ind w:left="720" w:hanging="720"/>
      </w:pPr>
      <w:bookmarkStart w:id="87" w:name="_ENREF_37"/>
      <w:r w:rsidRPr="00E2287F">
        <w:t>37.</w:t>
      </w:r>
      <w:r w:rsidRPr="00E2287F">
        <w:tab/>
        <w:t>Gaiani S, Bolondi L, Bassi SL, Santi V, Zironi G, Barbara L. Effect of meal on portal hemodynamics in healthy humans and in patients with chronic liver disease. Hepatology 1989;9(6):815-819.</w:t>
      </w:r>
      <w:bookmarkEnd w:id="87"/>
    </w:p>
    <w:p w14:paraId="6E8D6CB7" w14:textId="77777777" w:rsidR="00E2287F" w:rsidRPr="00E2287F" w:rsidRDefault="00E2287F" w:rsidP="00F3645B">
      <w:pPr>
        <w:pStyle w:val="EndNoteBibliography"/>
        <w:spacing w:after="0" w:line="480" w:lineRule="auto"/>
        <w:ind w:left="720" w:hanging="720"/>
      </w:pPr>
      <w:bookmarkStart w:id="88" w:name="_ENREF_38"/>
      <w:r w:rsidRPr="00E2287F">
        <w:t>38.</w:t>
      </w:r>
      <w:r w:rsidRPr="00E2287F">
        <w:tab/>
        <w:t>Wasser MN, Geelkerken RH, Kouwenhoven M, et al. Systolically gated 3D phase contrast MRA of mesenteric arteries in suspected mesenteric ischemia. J Comput Assist Tomogr 1996;20(2):262-268.</w:t>
      </w:r>
      <w:bookmarkEnd w:id="88"/>
    </w:p>
    <w:p w14:paraId="2A1BA183" w14:textId="77777777" w:rsidR="00E2287F" w:rsidRPr="00E2287F" w:rsidRDefault="00E2287F" w:rsidP="00F3645B">
      <w:pPr>
        <w:pStyle w:val="EndNoteBibliography"/>
        <w:spacing w:after="0" w:line="480" w:lineRule="auto"/>
        <w:ind w:left="720" w:hanging="720"/>
      </w:pPr>
      <w:bookmarkStart w:id="89" w:name="_ENREF_39"/>
      <w:r w:rsidRPr="00E2287F">
        <w:t>39.</w:t>
      </w:r>
      <w:r w:rsidRPr="00E2287F">
        <w:tab/>
        <w:t>Waaler BA, Eriksen M, Toska K. The effect of meal size on postprandial increase in cardiac output. Acta Physiol Scand 1991;142(1):33-39.</w:t>
      </w:r>
      <w:bookmarkEnd w:id="89"/>
    </w:p>
    <w:p w14:paraId="5AFFB98C" w14:textId="77777777" w:rsidR="00E2287F" w:rsidRPr="00E2287F" w:rsidRDefault="00E2287F" w:rsidP="00F3645B">
      <w:pPr>
        <w:pStyle w:val="EndNoteBibliography"/>
        <w:spacing w:line="480" w:lineRule="auto"/>
        <w:ind w:left="720" w:hanging="720"/>
      </w:pPr>
      <w:bookmarkStart w:id="90" w:name="_ENREF_40"/>
      <w:r w:rsidRPr="00E2287F">
        <w:t>40.</w:t>
      </w:r>
      <w:r w:rsidRPr="00E2287F">
        <w:tab/>
        <w:t>Poole JW, Sammartano RJ, Boley SJ. Hemodynamic basis of the pain of chronic mesenteric ischemia. Am J Surg 1987;153(2):171-176.</w:t>
      </w:r>
      <w:bookmarkEnd w:id="90"/>
    </w:p>
    <w:p w14:paraId="703F060C" w14:textId="010FECE5" w:rsidR="00BD469E" w:rsidRPr="00BD469E" w:rsidRDefault="00BD07AE" w:rsidP="00F3645B">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91" w:name="_Tables:"/>
      <w:bookmarkEnd w:id="91"/>
      <w:r>
        <w:lastRenderedPageBreak/>
        <w:t>Tables:</w:t>
      </w:r>
    </w:p>
    <w:tbl>
      <w:tblPr>
        <w:tblStyle w:val="TableGrid"/>
        <w:tblpPr w:leftFromText="180" w:rightFromText="180" w:vertAnchor="text" w:horzAnchor="page" w:tblpX="271" w:tblpY="135"/>
        <w:tblW w:w="11335" w:type="dxa"/>
        <w:tblLook w:val="04A0" w:firstRow="1" w:lastRow="0" w:firstColumn="1" w:lastColumn="0" w:noHBand="0" w:noVBand="1"/>
      </w:tblPr>
      <w:tblGrid>
        <w:gridCol w:w="1615"/>
        <w:gridCol w:w="1080"/>
        <w:gridCol w:w="1080"/>
        <w:gridCol w:w="1085"/>
        <w:gridCol w:w="1075"/>
        <w:gridCol w:w="1080"/>
        <w:gridCol w:w="1080"/>
        <w:gridCol w:w="1080"/>
        <w:gridCol w:w="1080"/>
        <w:gridCol w:w="1080"/>
      </w:tblGrid>
      <w:tr w:rsidR="00797BCE" w14:paraId="317569DB" w14:textId="77777777" w:rsidTr="00797BCE">
        <w:trPr>
          <w:trHeight w:val="530"/>
        </w:trPr>
        <w:tc>
          <w:tcPr>
            <w:tcW w:w="11335" w:type="dxa"/>
            <w:gridSpan w:val="10"/>
            <w:tcBorders>
              <w:bottom w:val="single" w:sz="4" w:space="0" w:color="auto"/>
            </w:tcBorders>
            <w:vAlign w:val="center"/>
          </w:tcPr>
          <w:p w14:paraId="448EB2FD" w14:textId="77777777" w:rsidR="00797BCE" w:rsidRPr="009B574A" w:rsidRDefault="00797BCE" w:rsidP="00797BCE">
            <w:pPr>
              <w:jc w:val="center"/>
              <w:rPr>
                <w:b/>
                <w:sz w:val="22"/>
                <w:szCs w:val="20"/>
              </w:rPr>
            </w:pPr>
            <w:r w:rsidRPr="00E71157">
              <w:rPr>
                <w:b/>
                <w:szCs w:val="20"/>
              </w:rPr>
              <w:t>Table 1:  Average Preprandial Volumetric Flow Rates (mL/min/kg)</w:t>
            </w:r>
          </w:p>
        </w:tc>
      </w:tr>
      <w:tr w:rsidR="00797BCE" w14:paraId="76BEEB14" w14:textId="77777777" w:rsidTr="00797BCE">
        <w:trPr>
          <w:trHeight w:val="350"/>
        </w:trPr>
        <w:tc>
          <w:tcPr>
            <w:tcW w:w="1615" w:type="dxa"/>
            <w:tcBorders>
              <w:top w:val="single" w:sz="4" w:space="0" w:color="auto"/>
              <w:bottom w:val="single" w:sz="12" w:space="0" w:color="auto"/>
              <w:right w:val="nil"/>
            </w:tcBorders>
          </w:tcPr>
          <w:p w14:paraId="006AB727" w14:textId="77777777" w:rsidR="00797BCE" w:rsidRPr="003C3FC1" w:rsidRDefault="00797BCE" w:rsidP="00797BCE">
            <w:pPr>
              <w:rPr>
                <w:sz w:val="20"/>
                <w:szCs w:val="20"/>
              </w:rPr>
            </w:pPr>
          </w:p>
        </w:tc>
        <w:tc>
          <w:tcPr>
            <w:tcW w:w="1080" w:type="dxa"/>
            <w:tcBorders>
              <w:top w:val="single" w:sz="4" w:space="0" w:color="auto"/>
              <w:left w:val="nil"/>
              <w:bottom w:val="single" w:sz="12" w:space="0" w:color="auto"/>
              <w:right w:val="nil"/>
            </w:tcBorders>
            <w:vAlign w:val="center"/>
          </w:tcPr>
          <w:p w14:paraId="1900F650" w14:textId="77777777" w:rsidR="00797BCE" w:rsidRPr="003C3FC1" w:rsidRDefault="00797BCE" w:rsidP="00797BCE">
            <w:pPr>
              <w:jc w:val="center"/>
              <w:rPr>
                <w:sz w:val="20"/>
                <w:szCs w:val="20"/>
              </w:rPr>
            </w:pPr>
            <w:r w:rsidRPr="003C3FC1">
              <w:rPr>
                <w:sz w:val="20"/>
                <w:szCs w:val="20"/>
              </w:rPr>
              <w:t>SCAo</w:t>
            </w:r>
          </w:p>
        </w:tc>
        <w:tc>
          <w:tcPr>
            <w:tcW w:w="1080" w:type="dxa"/>
            <w:tcBorders>
              <w:top w:val="single" w:sz="4" w:space="0" w:color="auto"/>
              <w:left w:val="nil"/>
              <w:bottom w:val="single" w:sz="12" w:space="0" w:color="auto"/>
              <w:right w:val="nil"/>
            </w:tcBorders>
            <w:vAlign w:val="center"/>
          </w:tcPr>
          <w:p w14:paraId="54F615CE" w14:textId="77777777" w:rsidR="00797BCE" w:rsidRPr="003C3FC1" w:rsidRDefault="00797BCE" w:rsidP="00797BCE">
            <w:pPr>
              <w:jc w:val="center"/>
              <w:rPr>
                <w:sz w:val="20"/>
                <w:szCs w:val="20"/>
              </w:rPr>
            </w:pPr>
            <w:r w:rsidRPr="003C3FC1">
              <w:rPr>
                <w:sz w:val="20"/>
                <w:szCs w:val="20"/>
              </w:rPr>
              <w:t>IRAo</w:t>
            </w:r>
          </w:p>
        </w:tc>
        <w:tc>
          <w:tcPr>
            <w:tcW w:w="1085" w:type="dxa"/>
            <w:tcBorders>
              <w:top w:val="single" w:sz="4" w:space="0" w:color="auto"/>
              <w:left w:val="nil"/>
              <w:bottom w:val="single" w:sz="12" w:space="0" w:color="auto"/>
              <w:right w:val="nil"/>
            </w:tcBorders>
            <w:vAlign w:val="center"/>
          </w:tcPr>
          <w:p w14:paraId="7FAF74C2" w14:textId="77777777" w:rsidR="00797BCE" w:rsidRPr="003C3FC1" w:rsidRDefault="00797BCE" w:rsidP="00797BCE">
            <w:pPr>
              <w:jc w:val="center"/>
              <w:rPr>
                <w:sz w:val="20"/>
                <w:szCs w:val="20"/>
              </w:rPr>
            </w:pPr>
            <w:r w:rsidRPr="003C3FC1">
              <w:rPr>
                <w:sz w:val="20"/>
                <w:szCs w:val="20"/>
              </w:rPr>
              <w:t>LRA</w:t>
            </w:r>
          </w:p>
        </w:tc>
        <w:tc>
          <w:tcPr>
            <w:tcW w:w="1075" w:type="dxa"/>
            <w:tcBorders>
              <w:top w:val="single" w:sz="4" w:space="0" w:color="auto"/>
              <w:left w:val="nil"/>
              <w:bottom w:val="single" w:sz="12" w:space="0" w:color="auto"/>
              <w:right w:val="nil"/>
            </w:tcBorders>
            <w:vAlign w:val="center"/>
          </w:tcPr>
          <w:p w14:paraId="091F34CF" w14:textId="77777777" w:rsidR="00797BCE" w:rsidRPr="003C3FC1" w:rsidRDefault="00797BCE" w:rsidP="00797BCE">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0D39A645" w14:textId="77777777" w:rsidR="00797BCE" w:rsidRPr="003C3FC1" w:rsidRDefault="00797BCE" w:rsidP="00797BCE">
            <w:pPr>
              <w:jc w:val="center"/>
              <w:rPr>
                <w:sz w:val="20"/>
                <w:szCs w:val="20"/>
              </w:rPr>
            </w:pPr>
            <w:r w:rsidRPr="003C3FC1">
              <w:rPr>
                <w:sz w:val="20"/>
                <w:szCs w:val="20"/>
              </w:rPr>
              <w:t>SMA</w:t>
            </w:r>
          </w:p>
        </w:tc>
        <w:tc>
          <w:tcPr>
            <w:tcW w:w="1080" w:type="dxa"/>
            <w:tcBorders>
              <w:top w:val="single" w:sz="4" w:space="0" w:color="auto"/>
              <w:left w:val="nil"/>
              <w:bottom w:val="single" w:sz="12" w:space="0" w:color="auto"/>
              <w:right w:val="nil"/>
            </w:tcBorders>
            <w:vAlign w:val="center"/>
          </w:tcPr>
          <w:p w14:paraId="77AC59F6" w14:textId="77777777" w:rsidR="00797BCE" w:rsidRPr="003C3FC1" w:rsidRDefault="00797BCE" w:rsidP="00797BCE">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2A043BB6" w14:textId="77777777" w:rsidR="00797BCE" w:rsidRPr="003C3FC1" w:rsidRDefault="00797BCE" w:rsidP="00797BCE">
            <w:pPr>
              <w:jc w:val="center"/>
              <w:rPr>
                <w:sz w:val="20"/>
                <w:szCs w:val="20"/>
              </w:rPr>
            </w:pPr>
            <w:r w:rsidRPr="003C3FC1">
              <w:rPr>
                <w:sz w:val="20"/>
                <w:szCs w:val="20"/>
              </w:rPr>
              <w:t>SMV</w:t>
            </w:r>
          </w:p>
        </w:tc>
        <w:tc>
          <w:tcPr>
            <w:tcW w:w="1080" w:type="dxa"/>
            <w:tcBorders>
              <w:top w:val="single" w:sz="4" w:space="0" w:color="auto"/>
              <w:left w:val="nil"/>
              <w:bottom w:val="single" w:sz="12" w:space="0" w:color="auto"/>
              <w:right w:val="nil"/>
            </w:tcBorders>
            <w:vAlign w:val="center"/>
          </w:tcPr>
          <w:p w14:paraId="7F738D01" w14:textId="77777777" w:rsidR="00797BCE" w:rsidRPr="003C3FC1" w:rsidRDefault="00797BCE" w:rsidP="00797BCE">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0EF5620B" w14:textId="77777777" w:rsidR="00797BCE" w:rsidRPr="003C3FC1" w:rsidRDefault="00797BCE" w:rsidP="00797BCE">
            <w:pPr>
              <w:jc w:val="center"/>
              <w:rPr>
                <w:sz w:val="20"/>
                <w:szCs w:val="20"/>
              </w:rPr>
            </w:pPr>
            <w:r w:rsidRPr="003C3FC1">
              <w:rPr>
                <w:sz w:val="20"/>
                <w:szCs w:val="20"/>
              </w:rPr>
              <w:t>PV</w:t>
            </w:r>
          </w:p>
        </w:tc>
      </w:tr>
      <w:tr w:rsidR="00797BCE" w14:paraId="0CD87456" w14:textId="77777777" w:rsidTr="00797BCE">
        <w:trPr>
          <w:trHeight w:val="401"/>
        </w:trPr>
        <w:tc>
          <w:tcPr>
            <w:tcW w:w="1615" w:type="dxa"/>
            <w:tcBorders>
              <w:top w:val="single" w:sz="12" w:space="0" w:color="auto"/>
              <w:bottom w:val="nil"/>
              <w:right w:val="nil"/>
            </w:tcBorders>
            <w:vAlign w:val="center"/>
          </w:tcPr>
          <w:p w14:paraId="154D491E" w14:textId="77777777" w:rsidR="00797BCE" w:rsidRPr="003C3FC1" w:rsidRDefault="00797BCE" w:rsidP="00797BCE">
            <w:pPr>
              <w:jc w:val="center"/>
              <w:rPr>
                <w:sz w:val="20"/>
                <w:szCs w:val="20"/>
              </w:rPr>
            </w:pPr>
            <w:r>
              <w:rPr>
                <w:b/>
                <w:sz w:val="20"/>
                <w:szCs w:val="20"/>
              </w:rPr>
              <w:t>Control</w:t>
            </w:r>
          </w:p>
        </w:tc>
        <w:tc>
          <w:tcPr>
            <w:tcW w:w="1080" w:type="dxa"/>
            <w:tcBorders>
              <w:top w:val="single" w:sz="12" w:space="0" w:color="auto"/>
              <w:left w:val="nil"/>
              <w:bottom w:val="nil"/>
              <w:right w:val="nil"/>
            </w:tcBorders>
            <w:vAlign w:val="center"/>
          </w:tcPr>
          <w:p w14:paraId="50FAB846" w14:textId="77777777" w:rsidR="00797BCE" w:rsidRPr="009B574A" w:rsidRDefault="00797BCE" w:rsidP="00797BCE">
            <w:pPr>
              <w:jc w:val="center"/>
              <w:rPr>
                <w:sz w:val="18"/>
                <w:szCs w:val="18"/>
              </w:rPr>
            </w:pPr>
            <w:r w:rsidRPr="009B574A">
              <w:rPr>
                <w:sz w:val="18"/>
                <w:szCs w:val="18"/>
              </w:rPr>
              <w:t>48.2 ± 17.6</w:t>
            </w:r>
          </w:p>
        </w:tc>
        <w:tc>
          <w:tcPr>
            <w:tcW w:w="1080" w:type="dxa"/>
            <w:tcBorders>
              <w:top w:val="single" w:sz="12" w:space="0" w:color="auto"/>
              <w:left w:val="nil"/>
              <w:bottom w:val="nil"/>
              <w:right w:val="nil"/>
            </w:tcBorders>
            <w:vAlign w:val="center"/>
          </w:tcPr>
          <w:p w14:paraId="3D7C2DFF" w14:textId="77777777" w:rsidR="00797BCE" w:rsidRPr="009B574A" w:rsidRDefault="00797BCE" w:rsidP="00797BCE">
            <w:pPr>
              <w:jc w:val="center"/>
              <w:rPr>
                <w:sz w:val="18"/>
                <w:szCs w:val="18"/>
              </w:rPr>
            </w:pPr>
            <w:r>
              <w:rPr>
                <w:sz w:val="18"/>
                <w:szCs w:val="18"/>
              </w:rPr>
              <w:t>15.5 ± 7.81</w:t>
            </w:r>
          </w:p>
        </w:tc>
        <w:tc>
          <w:tcPr>
            <w:tcW w:w="1085" w:type="dxa"/>
            <w:tcBorders>
              <w:top w:val="single" w:sz="12" w:space="0" w:color="auto"/>
              <w:left w:val="nil"/>
              <w:bottom w:val="nil"/>
              <w:right w:val="nil"/>
            </w:tcBorders>
            <w:vAlign w:val="center"/>
          </w:tcPr>
          <w:p w14:paraId="5FFD5DEF" w14:textId="77777777" w:rsidR="00797BCE" w:rsidRPr="009B574A" w:rsidRDefault="00797BCE" w:rsidP="00797BCE">
            <w:pPr>
              <w:jc w:val="center"/>
              <w:rPr>
                <w:sz w:val="18"/>
                <w:szCs w:val="18"/>
              </w:rPr>
            </w:pPr>
            <w:r w:rsidRPr="009B574A">
              <w:rPr>
                <w:sz w:val="18"/>
                <w:szCs w:val="18"/>
              </w:rPr>
              <w:t>5.00 ± 3.40</w:t>
            </w:r>
          </w:p>
        </w:tc>
        <w:tc>
          <w:tcPr>
            <w:tcW w:w="1075" w:type="dxa"/>
            <w:tcBorders>
              <w:top w:val="single" w:sz="12" w:space="0" w:color="auto"/>
              <w:left w:val="nil"/>
              <w:bottom w:val="nil"/>
              <w:right w:val="nil"/>
            </w:tcBorders>
            <w:vAlign w:val="center"/>
          </w:tcPr>
          <w:p w14:paraId="160992E9" w14:textId="77777777" w:rsidR="00797BCE" w:rsidRPr="009B574A" w:rsidRDefault="00797BCE" w:rsidP="00797BCE">
            <w:pPr>
              <w:jc w:val="center"/>
              <w:rPr>
                <w:sz w:val="18"/>
                <w:szCs w:val="18"/>
              </w:rPr>
            </w:pPr>
            <w:r w:rsidRPr="009B574A">
              <w:rPr>
                <w:sz w:val="18"/>
                <w:szCs w:val="18"/>
              </w:rPr>
              <w:t>4.85 ± 2.42</w:t>
            </w:r>
          </w:p>
        </w:tc>
        <w:tc>
          <w:tcPr>
            <w:tcW w:w="1080" w:type="dxa"/>
            <w:tcBorders>
              <w:top w:val="single" w:sz="12" w:space="0" w:color="auto"/>
              <w:left w:val="nil"/>
              <w:bottom w:val="nil"/>
              <w:right w:val="nil"/>
            </w:tcBorders>
            <w:vAlign w:val="center"/>
          </w:tcPr>
          <w:p w14:paraId="0855BC81" w14:textId="77777777" w:rsidR="00797BCE" w:rsidRPr="009B574A" w:rsidRDefault="00797BCE" w:rsidP="00797BCE">
            <w:pPr>
              <w:jc w:val="center"/>
              <w:rPr>
                <w:sz w:val="18"/>
                <w:szCs w:val="18"/>
              </w:rPr>
            </w:pPr>
            <w:r w:rsidRPr="009B574A">
              <w:rPr>
                <w:sz w:val="18"/>
                <w:szCs w:val="18"/>
              </w:rPr>
              <w:t>5.97 ± 3.15</w:t>
            </w:r>
          </w:p>
        </w:tc>
        <w:tc>
          <w:tcPr>
            <w:tcW w:w="1080" w:type="dxa"/>
            <w:tcBorders>
              <w:top w:val="single" w:sz="12" w:space="0" w:color="auto"/>
              <w:left w:val="nil"/>
              <w:bottom w:val="nil"/>
              <w:right w:val="nil"/>
            </w:tcBorders>
            <w:vAlign w:val="center"/>
          </w:tcPr>
          <w:p w14:paraId="5C2D5BC1" w14:textId="77777777" w:rsidR="00797BCE" w:rsidRPr="009B574A" w:rsidRDefault="00797BCE" w:rsidP="00797BCE">
            <w:pPr>
              <w:jc w:val="center"/>
              <w:rPr>
                <w:sz w:val="18"/>
                <w:szCs w:val="18"/>
              </w:rPr>
            </w:pPr>
            <w:r>
              <w:rPr>
                <w:sz w:val="18"/>
                <w:szCs w:val="18"/>
              </w:rPr>
              <w:t>11.8</w:t>
            </w:r>
            <w:r w:rsidRPr="009B574A">
              <w:rPr>
                <w:sz w:val="18"/>
                <w:szCs w:val="18"/>
              </w:rPr>
              <w:t xml:space="preserve"> ± </w:t>
            </w:r>
            <w:r>
              <w:rPr>
                <w:sz w:val="18"/>
                <w:szCs w:val="18"/>
              </w:rPr>
              <w:t>7.88</w:t>
            </w:r>
          </w:p>
        </w:tc>
        <w:tc>
          <w:tcPr>
            <w:tcW w:w="1080" w:type="dxa"/>
            <w:tcBorders>
              <w:top w:val="single" w:sz="12" w:space="0" w:color="auto"/>
              <w:left w:val="nil"/>
              <w:bottom w:val="nil"/>
              <w:right w:val="nil"/>
            </w:tcBorders>
            <w:vAlign w:val="center"/>
          </w:tcPr>
          <w:p w14:paraId="5325F279" w14:textId="77777777" w:rsidR="00797BCE" w:rsidRPr="009B574A" w:rsidRDefault="00797BCE" w:rsidP="00797BCE">
            <w:pPr>
              <w:jc w:val="center"/>
              <w:rPr>
                <w:sz w:val="18"/>
                <w:szCs w:val="18"/>
              </w:rPr>
            </w:pPr>
            <w:r w:rsidRPr="009B574A">
              <w:rPr>
                <w:sz w:val="18"/>
                <w:szCs w:val="18"/>
              </w:rPr>
              <w:t>6.61 ± 2.66</w:t>
            </w:r>
          </w:p>
        </w:tc>
        <w:tc>
          <w:tcPr>
            <w:tcW w:w="1080" w:type="dxa"/>
            <w:tcBorders>
              <w:top w:val="single" w:sz="12" w:space="0" w:color="auto"/>
              <w:left w:val="nil"/>
              <w:bottom w:val="nil"/>
              <w:right w:val="nil"/>
            </w:tcBorders>
            <w:vAlign w:val="center"/>
          </w:tcPr>
          <w:p w14:paraId="71D3F35B" w14:textId="77777777" w:rsidR="00797BCE" w:rsidRPr="009B574A" w:rsidRDefault="00797BCE" w:rsidP="00797BCE">
            <w:pPr>
              <w:jc w:val="center"/>
              <w:rPr>
                <w:sz w:val="18"/>
                <w:szCs w:val="18"/>
              </w:rPr>
            </w:pPr>
            <w:r w:rsidRPr="009B574A">
              <w:rPr>
                <w:sz w:val="18"/>
                <w:szCs w:val="18"/>
              </w:rPr>
              <w:t>6.52 ± 4.18</w:t>
            </w:r>
          </w:p>
        </w:tc>
        <w:tc>
          <w:tcPr>
            <w:tcW w:w="1080" w:type="dxa"/>
            <w:tcBorders>
              <w:top w:val="single" w:sz="12" w:space="0" w:color="auto"/>
              <w:left w:val="nil"/>
              <w:bottom w:val="nil"/>
            </w:tcBorders>
            <w:vAlign w:val="center"/>
          </w:tcPr>
          <w:p w14:paraId="6B2BDD5F" w14:textId="77777777" w:rsidR="00797BCE" w:rsidRPr="009B574A" w:rsidRDefault="00797BCE" w:rsidP="00797BCE">
            <w:pPr>
              <w:jc w:val="center"/>
              <w:rPr>
                <w:sz w:val="18"/>
                <w:szCs w:val="18"/>
              </w:rPr>
            </w:pPr>
            <w:r w:rsidRPr="009B574A">
              <w:rPr>
                <w:sz w:val="18"/>
                <w:szCs w:val="18"/>
              </w:rPr>
              <w:t>14.1 ± 5.57</w:t>
            </w:r>
          </w:p>
        </w:tc>
      </w:tr>
      <w:tr w:rsidR="00797BCE" w14:paraId="0E63361C" w14:textId="77777777" w:rsidTr="00797BCE">
        <w:trPr>
          <w:trHeight w:val="439"/>
        </w:trPr>
        <w:tc>
          <w:tcPr>
            <w:tcW w:w="1615" w:type="dxa"/>
            <w:tcBorders>
              <w:top w:val="nil"/>
              <w:bottom w:val="nil"/>
              <w:right w:val="nil"/>
            </w:tcBorders>
            <w:vAlign w:val="center"/>
          </w:tcPr>
          <w:p w14:paraId="66F3AD3B" w14:textId="77777777" w:rsidR="00797BCE" w:rsidRPr="003C3FC1" w:rsidRDefault="00797BCE" w:rsidP="00797BCE">
            <w:pPr>
              <w:jc w:val="center"/>
              <w:rPr>
                <w:sz w:val="20"/>
                <w:szCs w:val="20"/>
              </w:rPr>
            </w:pPr>
            <w:r>
              <w:rPr>
                <w:b/>
                <w:sz w:val="20"/>
                <w:szCs w:val="20"/>
              </w:rPr>
              <w:t>CMI-</w:t>
            </w:r>
          </w:p>
        </w:tc>
        <w:tc>
          <w:tcPr>
            <w:tcW w:w="1080" w:type="dxa"/>
            <w:tcBorders>
              <w:top w:val="nil"/>
              <w:left w:val="nil"/>
              <w:bottom w:val="nil"/>
              <w:right w:val="nil"/>
            </w:tcBorders>
            <w:vAlign w:val="center"/>
          </w:tcPr>
          <w:p w14:paraId="2D498DCC" w14:textId="77777777" w:rsidR="00797BCE" w:rsidRPr="00656042" w:rsidRDefault="00797BCE" w:rsidP="00797BCE">
            <w:pPr>
              <w:jc w:val="center"/>
              <w:rPr>
                <w:sz w:val="18"/>
              </w:rPr>
            </w:pPr>
            <w:r>
              <w:rPr>
                <w:sz w:val="18"/>
                <w:szCs w:val="18"/>
              </w:rPr>
              <w:t>44.6</w:t>
            </w:r>
            <w:r w:rsidRPr="008931F0">
              <w:rPr>
                <w:sz w:val="18"/>
                <w:szCs w:val="18"/>
              </w:rPr>
              <w:t xml:space="preserve"> </w:t>
            </w:r>
            <w:r>
              <w:rPr>
                <w:sz w:val="18"/>
              </w:rPr>
              <w:t>± 15.6</w:t>
            </w:r>
          </w:p>
        </w:tc>
        <w:tc>
          <w:tcPr>
            <w:tcW w:w="1080" w:type="dxa"/>
            <w:tcBorders>
              <w:top w:val="nil"/>
              <w:left w:val="nil"/>
              <w:bottom w:val="nil"/>
              <w:right w:val="nil"/>
            </w:tcBorders>
            <w:vAlign w:val="center"/>
          </w:tcPr>
          <w:p w14:paraId="79D18B05" w14:textId="77777777" w:rsidR="00797BCE" w:rsidRPr="00656042" w:rsidRDefault="00797BCE" w:rsidP="00797BCE">
            <w:pPr>
              <w:jc w:val="center"/>
              <w:rPr>
                <w:sz w:val="18"/>
              </w:rPr>
            </w:pPr>
            <w:r>
              <w:rPr>
                <w:sz w:val="18"/>
                <w:szCs w:val="18"/>
              </w:rPr>
              <w:t xml:space="preserve">16.5 </w:t>
            </w:r>
            <w:r w:rsidRPr="009B574A">
              <w:rPr>
                <w:sz w:val="18"/>
              </w:rPr>
              <w:t>±</w:t>
            </w:r>
            <w:r>
              <w:rPr>
                <w:sz w:val="18"/>
              </w:rPr>
              <w:t xml:space="preserve"> 6.50</w:t>
            </w:r>
          </w:p>
        </w:tc>
        <w:tc>
          <w:tcPr>
            <w:tcW w:w="1085" w:type="dxa"/>
            <w:tcBorders>
              <w:top w:val="nil"/>
              <w:left w:val="nil"/>
              <w:bottom w:val="nil"/>
              <w:right w:val="nil"/>
            </w:tcBorders>
            <w:vAlign w:val="center"/>
          </w:tcPr>
          <w:p w14:paraId="76CF3CB1" w14:textId="77777777" w:rsidR="00797BCE" w:rsidRPr="00656042" w:rsidRDefault="00797BCE" w:rsidP="00797BCE">
            <w:pPr>
              <w:jc w:val="center"/>
              <w:rPr>
                <w:sz w:val="18"/>
              </w:rPr>
            </w:pPr>
            <w:r>
              <w:rPr>
                <w:sz w:val="18"/>
                <w:szCs w:val="18"/>
              </w:rPr>
              <w:t xml:space="preserve">6.40 </w:t>
            </w:r>
            <w:r w:rsidRPr="009B574A">
              <w:rPr>
                <w:sz w:val="18"/>
              </w:rPr>
              <w:t>±</w:t>
            </w:r>
            <w:r>
              <w:rPr>
                <w:sz w:val="18"/>
              </w:rPr>
              <w:t xml:space="preserve"> 2.73</w:t>
            </w:r>
          </w:p>
        </w:tc>
        <w:tc>
          <w:tcPr>
            <w:tcW w:w="1075" w:type="dxa"/>
            <w:tcBorders>
              <w:top w:val="nil"/>
              <w:left w:val="nil"/>
              <w:bottom w:val="nil"/>
              <w:right w:val="nil"/>
            </w:tcBorders>
            <w:vAlign w:val="center"/>
          </w:tcPr>
          <w:p w14:paraId="07585880" w14:textId="77777777" w:rsidR="00797BCE" w:rsidRPr="00656042" w:rsidRDefault="00797BCE" w:rsidP="00797BCE">
            <w:pPr>
              <w:jc w:val="center"/>
              <w:rPr>
                <w:sz w:val="18"/>
              </w:rPr>
            </w:pPr>
            <w:r>
              <w:rPr>
                <w:sz w:val="18"/>
                <w:szCs w:val="18"/>
              </w:rPr>
              <w:t xml:space="preserve">6.18 </w:t>
            </w:r>
            <w:r w:rsidRPr="009B574A">
              <w:rPr>
                <w:sz w:val="18"/>
              </w:rPr>
              <w:t>±</w:t>
            </w:r>
            <w:r>
              <w:rPr>
                <w:sz w:val="18"/>
              </w:rPr>
              <w:t xml:space="preserve"> 2.99</w:t>
            </w:r>
          </w:p>
        </w:tc>
        <w:tc>
          <w:tcPr>
            <w:tcW w:w="1080" w:type="dxa"/>
            <w:tcBorders>
              <w:top w:val="nil"/>
              <w:left w:val="nil"/>
              <w:bottom w:val="nil"/>
              <w:right w:val="nil"/>
            </w:tcBorders>
            <w:vAlign w:val="center"/>
          </w:tcPr>
          <w:p w14:paraId="6347E643" w14:textId="77777777" w:rsidR="00797BCE" w:rsidRPr="00656042" w:rsidRDefault="00797BCE" w:rsidP="00797BCE">
            <w:pPr>
              <w:jc w:val="center"/>
              <w:rPr>
                <w:sz w:val="18"/>
              </w:rPr>
            </w:pPr>
            <w:r>
              <w:rPr>
                <w:sz w:val="18"/>
                <w:szCs w:val="18"/>
              </w:rPr>
              <w:t xml:space="preserve">8.04 </w:t>
            </w:r>
            <w:r w:rsidRPr="009B574A">
              <w:rPr>
                <w:sz w:val="18"/>
              </w:rPr>
              <w:t>±</w:t>
            </w:r>
            <w:r>
              <w:rPr>
                <w:sz w:val="18"/>
              </w:rPr>
              <w:t xml:space="preserve"> 4.35</w:t>
            </w:r>
          </w:p>
        </w:tc>
        <w:tc>
          <w:tcPr>
            <w:tcW w:w="1080" w:type="dxa"/>
            <w:tcBorders>
              <w:top w:val="nil"/>
              <w:left w:val="nil"/>
              <w:bottom w:val="nil"/>
              <w:right w:val="nil"/>
            </w:tcBorders>
            <w:vAlign w:val="center"/>
          </w:tcPr>
          <w:p w14:paraId="58598848" w14:textId="77777777" w:rsidR="00797BCE" w:rsidRPr="00656042" w:rsidRDefault="00797BCE" w:rsidP="00797BCE">
            <w:pPr>
              <w:jc w:val="center"/>
              <w:rPr>
                <w:b/>
                <w:sz w:val="18"/>
              </w:rPr>
            </w:pPr>
            <w:r w:rsidRPr="005D38DF">
              <w:rPr>
                <w:b/>
                <w:sz w:val="18"/>
                <w:szCs w:val="18"/>
              </w:rPr>
              <w:t xml:space="preserve">6.72 </w:t>
            </w:r>
            <w:r>
              <w:rPr>
                <w:b/>
                <w:sz w:val="18"/>
              </w:rPr>
              <w:t>± 3.54</w:t>
            </w:r>
          </w:p>
        </w:tc>
        <w:tc>
          <w:tcPr>
            <w:tcW w:w="1080" w:type="dxa"/>
            <w:tcBorders>
              <w:top w:val="nil"/>
              <w:left w:val="nil"/>
              <w:bottom w:val="nil"/>
              <w:right w:val="nil"/>
            </w:tcBorders>
            <w:vAlign w:val="center"/>
          </w:tcPr>
          <w:p w14:paraId="7DCE1A3A" w14:textId="77777777" w:rsidR="00797BCE" w:rsidRPr="00656042" w:rsidRDefault="00797BCE" w:rsidP="00797BCE">
            <w:pPr>
              <w:jc w:val="center"/>
              <w:rPr>
                <w:sz w:val="18"/>
              </w:rPr>
            </w:pPr>
            <w:r>
              <w:rPr>
                <w:sz w:val="18"/>
                <w:szCs w:val="18"/>
              </w:rPr>
              <w:t xml:space="preserve">6.89 </w:t>
            </w:r>
            <w:r w:rsidRPr="009B574A">
              <w:rPr>
                <w:sz w:val="18"/>
              </w:rPr>
              <w:t>±</w:t>
            </w:r>
            <w:r>
              <w:rPr>
                <w:sz w:val="18"/>
              </w:rPr>
              <w:t xml:space="preserve"> 4.14</w:t>
            </w:r>
          </w:p>
        </w:tc>
        <w:tc>
          <w:tcPr>
            <w:tcW w:w="1080" w:type="dxa"/>
            <w:tcBorders>
              <w:top w:val="nil"/>
              <w:left w:val="nil"/>
              <w:bottom w:val="nil"/>
              <w:right w:val="nil"/>
            </w:tcBorders>
            <w:vAlign w:val="center"/>
          </w:tcPr>
          <w:p w14:paraId="66D12EBC" w14:textId="77777777" w:rsidR="00797BCE" w:rsidRPr="00656042" w:rsidRDefault="00797BCE" w:rsidP="00797BCE">
            <w:pPr>
              <w:jc w:val="center"/>
              <w:rPr>
                <w:sz w:val="18"/>
              </w:rPr>
            </w:pPr>
            <w:r>
              <w:rPr>
                <w:sz w:val="18"/>
                <w:szCs w:val="18"/>
              </w:rPr>
              <w:t xml:space="preserve">6.46 </w:t>
            </w:r>
            <w:r w:rsidRPr="009B574A">
              <w:rPr>
                <w:sz w:val="18"/>
              </w:rPr>
              <w:t>±</w:t>
            </w:r>
            <w:r>
              <w:rPr>
                <w:sz w:val="18"/>
              </w:rPr>
              <w:t xml:space="preserve"> 3.63</w:t>
            </w:r>
          </w:p>
        </w:tc>
        <w:tc>
          <w:tcPr>
            <w:tcW w:w="1080" w:type="dxa"/>
            <w:tcBorders>
              <w:top w:val="nil"/>
              <w:left w:val="nil"/>
              <w:bottom w:val="nil"/>
            </w:tcBorders>
            <w:vAlign w:val="center"/>
          </w:tcPr>
          <w:p w14:paraId="01FAD252" w14:textId="77777777" w:rsidR="00797BCE" w:rsidRPr="00656042" w:rsidRDefault="00797BCE" w:rsidP="00797BCE">
            <w:pPr>
              <w:jc w:val="center"/>
              <w:rPr>
                <w:sz w:val="18"/>
              </w:rPr>
            </w:pPr>
            <w:r>
              <w:rPr>
                <w:sz w:val="18"/>
                <w:szCs w:val="18"/>
              </w:rPr>
              <w:t xml:space="preserve">13.5 </w:t>
            </w:r>
            <w:r w:rsidRPr="009B574A">
              <w:rPr>
                <w:sz w:val="18"/>
              </w:rPr>
              <w:t>±</w:t>
            </w:r>
            <w:r>
              <w:rPr>
                <w:sz w:val="18"/>
              </w:rPr>
              <w:t xml:space="preserve"> 4.40</w:t>
            </w:r>
          </w:p>
        </w:tc>
      </w:tr>
      <w:tr w:rsidR="00797BCE" w14:paraId="57F5FBD8" w14:textId="77777777" w:rsidTr="00797BCE">
        <w:trPr>
          <w:trHeight w:val="448"/>
        </w:trPr>
        <w:tc>
          <w:tcPr>
            <w:tcW w:w="1615" w:type="dxa"/>
            <w:tcBorders>
              <w:top w:val="nil"/>
              <w:right w:val="nil"/>
            </w:tcBorders>
            <w:vAlign w:val="center"/>
          </w:tcPr>
          <w:p w14:paraId="0F1F8AFF" w14:textId="77777777" w:rsidR="00797BCE" w:rsidRPr="003C3FC1" w:rsidRDefault="00797BCE" w:rsidP="00797BCE">
            <w:pPr>
              <w:jc w:val="center"/>
              <w:rPr>
                <w:sz w:val="20"/>
                <w:szCs w:val="20"/>
              </w:rPr>
            </w:pPr>
            <w:r w:rsidRPr="009B574A">
              <w:rPr>
                <w:b/>
                <w:sz w:val="20"/>
                <w:szCs w:val="20"/>
              </w:rPr>
              <w:t>CMI</w:t>
            </w:r>
            <w:r>
              <w:rPr>
                <w:b/>
                <w:sz w:val="20"/>
                <w:szCs w:val="20"/>
              </w:rPr>
              <w:t>+</w:t>
            </w:r>
            <w:r w:rsidRPr="009B574A">
              <w:rPr>
                <w:b/>
                <w:sz w:val="20"/>
                <w:szCs w:val="20"/>
              </w:rPr>
              <w:t xml:space="preserve"> </w:t>
            </w:r>
          </w:p>
        </w:tc>
        <w:tc>
          <w:tcPr>
            <w:tcW w:w="1080" w:type="dxa"/>
            <w:tcBorders>
              <w:top w:val="nil"/>
              <w:left w:val="nil"/>
              <w:right w:val="nil"/>
            </w:tcBorders>
            <w:vAlign w:val="center"/>
          </w:tcPr>
          <w:p w14:paraId="4824134E" w14:textId="77777777" w:rsidR="00797BCE" w:rsidRPr="00656042" w:rsidRDefault="00797BCE" w:rsidP="00797BCE">
            <w:pPr>
              <w:jc w:val="center"/>
              <w:rPr>
                <w:sz w:val="18"/>
              </w:rPr>
            </w:pPr>
            <w:r w:rsidRPr="005D38DF">
              <w:rPr>
                <w:sz w:val="18"/>
                <w:szCs w:val="18"/>
              </w:rPr>
              <w:t xml:space="preserve">36.5 </w:t>
            </w:r>
            <w:r>
              <w:rPr>
                <w:sz w:val="18"/>
              </w:rPr>
              <w:t>± 10.4</w:t>
            </w:r>
          </w:p>
        </w:tc>
        <w:tc>
          <w:tcPr>
            <w:tcW w:w="1080" w:type="dxa"/>
            <w:tcBorders>
              <w:top w:val="nil"/>
              <w:left w:val="nil"/>
              <w:right w:val="nil"/>
            </w:tcBorders>
            <w:vAlign w:val="center"/>
          </w:tcPr>
          <w:p w14:paraId="2B0579CB" w14:textId="77777777" w:rsidR="00797BCE" w:rsidRPr="00656042" w:rsidRDefault="00797BCE" w:rsidP="00797BCE">
            <w:pPr>
              <w:jc w:val="center"/>
              <w:rPr>
                <w:sz w:val="18"/>
              </w:rPr>
            </w:pPr>
            <w:r>
              <w:rPr>
                <w:sz w:val="18"/>
                <w:szCs w:val="18"/>
              </w:rPr>
              <w:t xml:space="preserve">19.1 </w:t>
            </w:r>
            <w:r w:rsidRPr="009B574A">
              <w:rPr>
                <w:sz w:val="18"/>
              </w:rPr>
              <w:t>±</w:t>
            </w:r>
            <w:r>
              <w:rPr>
                <w:sz w:val="18"/>
              </w:rPr>
              <w:t xml:space="preserve"> 3.88</w:t>
            </w:r>
          </w:p>
        </w:tc>
        <w:tc>
          <w:tcPr>
            <w:tcW w:w="1085" w:type="dxa"/>
            <w:tcBorders>
              <w:top w:val="nil"/>
              <w:left w:val="nil"/>
              <w:right w:val="nil"/>
            </w:tcBorders>
            <w:vAlign w:val="center"/>
          </w:tcPr>
          <w:p w14:paraId="0C1E2E27" w14:textId="77777777" w:rsidR="00797BCE" w:rsidRPr="00656042" w:rsidRDefault="00797BCE" w:rsidP="00797BCE">
            <w:pPr>
              <w:jc w:val="center"/>
              <w:rPr>
                <w:sz w:val="18"/>
              </w:rPr>
            </w:pPr>
            <w:r>
              <w:rPr>
                <w:sz w:val="18"/>
                <w:szCs w:val="18"/>
              </w:rPr>
              <w:t xml:space="preserve">6.68 </w:t>
            </w:r>
            <w:r w:rsidRPr="009B574A">
              <w:rPr>
                <w:sz w:val="18"/>
              </w:rPr>
              <w:t>±</w:t>
            </w:r>
            <w:r>
              <w:rPr>
                <w:sz w:val="18"/>
              </w:rPr>
              <w:t xml:space="preserve"> 8.44</w:t>
            </w:r>
          </w:p>
        </w:tc>
        <w:tc>
          <w:tcPr>
            <w:tcW w:w="1075" w:type="dxa"/>
            <w:tcBorders>
              <w:top w:val="nil"/>
              <w:left w:val="nil"/>
              <w:right w:val="nil"/>
            </w:tcBorders>
            <w:vAlign w:val="center"/>
          </w:tcPr>
          <w:p w14:paraId="7CDD33A1" w14:textId="77777777" w:rsidR="00797BCE" w:rsidRPr="00656042" w:rsidRDefault="00797BCE" w:rsidP="00797BCE">
            <w:pPr>
              <w:jc w:val="center"/>
              <w:rPr>
                <w:sz w:val="18"/>
              </w:rPr>
            </w:pPr>
            <w:r>
              <w:rPr>
                <w:sz w:val="18"/>
                <w:szCs w:val="18"/>
              </w:rPr>
              <w:t xml:space="preserve">6.01 </w:t>
            </w:r>
            <w:r w:rsidRPr="009B574A">
              <w:rPr>
                <w:sz w:val="18"/>
              </w:rPr>
              <w:t>±</w:t>
            </w:r>
            <w:r>
              <w:rPr>
                <w:sz w:val="18"/>
              </w:rPr>
              <w:t xml:space="preserve"> 6.37</w:t>
            </w:r>
          </w:p>
        </w:tc>
        <w:tc>
          <w:tcPr>
            <w:tcW w:w="1080" w:type="dxa"/>
            <w:tcBorders>
              <w:top w:val="nil"/>
              <w:left w:val="nil"/>
              <w:right w:val="nil"/>
            </w:tcBorders>
            <w:vAlign w:val="center"/>
          </w:tcPr>
          <w:p w14:paraId="4D12A0CC" w14:textId="77777777" w:rsidR="00797BCE" w:rsidRPr="00656042" w:rsidRDefault="00797BCE" w:rsidP="00797BCE">
            <w:pPr>
              <w:jc w:val="center"/>
              <w:rPr>
                <w:sz w:val="18"/>
              </w:rPr>
            </w:pPr>
            <w:r>
              <w:rPr>
                <w:sz w:val="18"/>
                <w:szCs w:val="18"/>
              </w:rPr>
              <w:t xml:space="preserve">7.59 </w:t>
            </w:r>
            <w:r w:rsidRPr="009B574A">
              <w:rPr>
                <w:sz w:val="18"/>
              </w:rPr>
              <w:t>±</w:t>
            </w:r>
            <w:r>
              <w:rPr>
                <w:sz w:val="18"/>
              </w:rPr>
              <w:t xml:space="preserve"> 3.13</w:t>
            </w:r>
          </w:p>
        </w:tc>
        <w:tc>
          <w:tcPr>
            <w:tcW w:w="1080" w:type="dxa"/>
            <w:tcBorders>
              <w:top w:val="nil"/>
              <w:left w:val="nil"/>
              <w:right w:val="nil"/>
            </w:tcBorders>
            <w:vAlign w:val="center"/>
          </w:tcPr>
          <w:p w14:paraId="5EAF8EF2" w14:textId="77777777" w:rsidR="00797BCE" w:rsidRPr="00656042" w:rsidRDefault="00797BCE" w:rsidP="00797BCE">
            <w:pPr>
              <w:jc w:val="center"/>
              <w:rPr>
                <w:sz w:val="18"/>
              </w:rPr>
            </w:pPr>
            <w:r>
              <w:rPr>
                <w:sz w:val="18"/>
                <w:szCs w:val="18"/>
              </w:rPr>
              <w:t xml:space="preserve">7.80 </w:t>
            </w:r>
            <w:r w:rsidRPr="009B574A">
              <w:rPr>
                <w:sz w:val="18"/>
              </w:rPr>
              <w:t>±</w:t>
            </w:r>
            <w:r>
              <w:rPr>
                <w:sz w:val="18"/>
              </w:rPr>
              <w:t xml:space="preserve"> 3.51</w:t>
            </w:r>
          </w:p>
        </w:tc>
        <w:tc>
          <w:tcPr>
            <w:tcW w:w="1080" w:type="dxa"/>
            <w:tcBorders>
              <w:top w:val="nil"/>
              <w:left w:val="nil"/>
              <w:right w:val="nil"/>
            </w:tcBorders>
            <w:vAlign w:val="center"/>
          </w:tcPr>
          <w:p w14:paraId="100BB5C8" w14:textId="77777777" w:rsidR="00797BCE" w:rsidRPr="00656042" w:rsidRDefault="00797BCE" w:rsidP="00797BCE">
            <w:pPr>
              <w:jc w:val="center"/>
              <w:rPr>
                <w:b/>
                <w:sz w:val="18"/>
              </w:rPr>
            </w:pPr>
            <w:r w:rsidRPr="005D38DF">
              <w:rPr>
                <w:b/>
                <w:sz w:val="18"/>
                <w:szCs w:val="18"/>
              </w:rPr>
              <w:t xml:space="preserve">10.7 </w:t>
            </w:r>
            <w:r w:rsidRPr="005D38DF">
              <w:rPr>
                <w:b/>
                <w:sz w:val="18"/>
              </w:rPr>
              <w:t>± 3.64</w:t>
            </w:r>
          </w:p>
        </w:tc>
        <w:tc>
          <w:tcPr>
            <w:tcW w:w="1080" w:type="dxa"/>
            <w:tcBorders>
              <w:top w:val="nil"/>
              <w:left w:val="nil"/>
              <w:right w:val="nil"/>
            </w:tcBorders>
            <w:vAlign w:val="center"/>
          </w:tcPr>
          <w:p w14:paraId="2C49614B" w14:textId="77777777" w:rsidR="00797BCE" w:rsidRPr="00656042" w:rsidRDefault="00797BCE" w:rsidP="00797BCE">
            <w:pPr>
              <w:jc w:val="center"/>
              <w:rPr>
                <w:sz w:val="18"/>
              </w:rPr>
            </w:pPr>
            <w:r w:rsidRPr="00440A1E">
              <w:rPr>
                <w:sz w:val="18"/>
                <w:szCs w:val="18"/>
              </w:rPr>
              <w:t xml:space="preserve">5.21 </w:t>
            </w:r>
            <w:r>
              <w:rPr>
                <w:sz w:val="18"/>
              </w:rPr>
              <w:t>± 1.89</w:t>
            </w:r>
          </w:p>
        </w:tc>
        <w:tc>
          <w:tcPr>
            <w:tcW w:w="1080" w:type="dxa"/>
            <w:tcBorders>
              <w:top w:val="nil"/>
              <w:left w:val="nil"/>
            </w:tcBorders>
            <w:vAlign w:val="center"/>
          </w:tcPr>
          <w:p w14:paraId="16265776" w14:textId="77777777" w:rsidR="00797BCE" w:rsidRPr="00656042" w:rsidRDefault="00797BCE" w:rsidP="00797BCE">
            <w:pPr>
              <w:jc w:val="center"/>
              <w:rPr>
                <w:sz w:val="18"/>
              </w:rPr>
            </w:pPr>
            <w:r>
              <w:rPr>
                <w:sz w:val="18"/>
                <w:szCs w:val="18"/>
              </w:rPr>
              <w:t xml:space="preserve">17.7 </w:t>
            </w:r>
            <w:r w:rsidRPr="009B574A">
              <w:rPr>
                <w:sz w:val="18"/>
              </w:rPr>
              <w:t>±</w:t>
            </w:r>
            <w:r>
              <w:rPr>
                <w:sz w:val="18"/>
              </w:rPr>
              <w:t xml:space="preserve"> 5.71</w:t>
            </w:r>
          </w:p>
        </w:tc>
      </w:tr>
      <w:tr w:rsidR="00797BCE" w14:paraId="212A2928" w14:textId="77777777" w:rsidTr="00797BCE">
        <w:trPr>
          <w:trHeight w:val="652"/>
        </w:trPr>
        <w:tc>
          <w:tcPr>
            <w:tcW w:w="11335" w:type="dxa"/>
            <w:gridSpan w:val="10"/>
            <w:vAlign w:val="center"/>
          </w:tcPr>
          <w:p w14:paraId="12CB6D3B" w14:textId="77777777" w:rsidR="00797BCE" w:rsidRPr="005D38DF" w:rsidRDefault="00797BCE" w:rsidP="00797BCE">
            <w:pPr>
              <w:rPr>
                <w:sz w:val="17"/>
                <w:szCs w:val="17"/>
              </w:rPr>
            </w:pPr>
            <w:r>
              <w:rPr>
                <w:sz w:val="17"/>
                <w:szCs w:val="17"/>
              </w:rPr>
              <w:t xml:space="preserve">Volumetric flow rates are expressed as mean ± 1 standard deviation. </w:t>
            </w:r>
            <w:r w:rsidRPr="005D38DF">
              <w:rPr>
                <w:b/>
                <w:sz w:val="17"/>
                <w:szCs w:val="17"/>
              </w:rPr>
              <w:t xml:space="preserve">Bold </w:t>
            </w:r>
            <w:r w:rsidRPr="005D38DF">
              <w:rPr>
                <w:sz w:val="17"/>
                <w:szCs w:val="17"/>
              </w:rPr>
              <w:t>indicates statistical significance (p</w:t>
            </w:r>
            <w:r>
              <w:rPr>
                <w:sz w:val="17"/>
                <w:szCs w:val="17"/>
              </w:rPr>
              <w:t xml:space="preserve"> </w:t>
            </w:r>
            <w:r w:rsidRPr="005D38DF">
              <w:rPr>
                <w:sz w:val="17"/>
                <w:szCs w:val="17"/>
              </w:rPr>
              <w:t>&lt;</w:t>
            </w:r>
            <w:r>
              <w:rPr>
                <w:sz w:val="17"/>
                <w:szCs w:val="17"/>
              </w:rPr>
              <w:t xml:space="preserve"> 0</w:t>
            </w:r>
            <w:r w:rsidRPr="005D38DF">
              <w:rPr>
                <w:sz w:val="17"/>
                <w:szCs w:val="17"/>
              </w:rPr>
              <w:t xml:space="preserve">.05) compared to controls. </w:t>
            </w:r>
            <w:r w:rsidRPr="005D38DF">
              <w:rPr>
                <w:sz w:val="17"/>
                <w:szCs w:val="17"/>
                <w:u w:val="single"/>
              </w:rPr>
              <w:t>Underline</w:t>
            </w:r>
            <w:r w:rsidRPr="005D38DF">
              <w:rPr>
                <w:i/>
                <w:sz w:val="17"/>
                <w:szCs w:val="17"/>
              </w:rPr>
              <w:t xml:space="preserve"> </w:t>
            </w:r>
            <w:r w:rsidRPr="005D38DF">
              <w:rPr>
                <w:sz w:val="17"/>
                <w:szCs w:val="17"/>
              </w:rPr>
              <w:t>indicate</w:t>
            </w:r>
            <w:r>
              <w:rPr>
                <w:sz w:val="17"/>
                <w:szCs w:val="17"/>
              </w:rPr>
              <w:t>s statistical significance (p &lt; 0</w:t>
            </w:r>
            <w:r w:rsidRPr="005D38DF">
              <w:rPr>
                <w:sz w:val="17"/>
                <w:szCs w:val="17"/>
              </w:rPr>
              <w:t>.05) between CMI and Neg. Diag</w:t>
            </w:r>
            <w:r>
              <w:rPr>
                <w:sz w:val="17"/>
                <w:szCs w:val="17"/>
              </w:rPr>
              <w:t>. group. SCAo = supraceliac aorta, IRAo = infrarenal aorta, LRA = left renal artery, RRA = right renal artery, SMA = superior mesenteric artery, CA = celiac artery, SMV = superior mesenteric vein, SV = splenic vein, and PV = portal vein.</w:t>
            </w:r>
          </w:p>
        </w:tc>
      </w:tr>
    </w:tbl>
    <w:p w14:paraId="7D94438B" w14:textId="77777777" w:rsidR="00797BCE" w:rsidRPr="00797BCE" w:rsidRDefault="00797BCE" w:rsidP="00797BCE"/>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068E0725" w14:textId="18B48736" w:rsidR="00797BCE" w:rsidRDefault="00797BCE" w:rsidP="002570BA"/>
    <w:p w14:paraId="60B3E839" w14:textId="70E0C917" w:rsidR="00797BCE" w:rsidRDefault="00797BCE" w:rsidP="002570BA"/>
    <w:p w14:paraId="7A8F7741" w14:textId="77777777" w:rsidR="00797BCE" w:rsidRDefault="00797BCE" w:rsidP="002570BA"/>
    <w:p w14:paraId="615F5AC6" w14:textId="5A7F1924" w:rsidR="00797BCE" w:rsidRDefault="00797BCE" w:rsidP="002570BA"/>
    <w:p w14:paraId="58F47017" w14:textId="347CFF6B" w:rsidR="00797BCE" w:rsidRDefault="00797BCE" w:rsidP="002570BA"/>
    <w:p w14:paraId="3A5F7647" w14:textId="7B49436D" w:rsidR="00797BCE" w:rsidRDefault="00797BCE" w:rsidP="002570BA"/>
    <w:p w14:paraId="44ACB14C" w14:textId="301A7E76" w:rsidR="00797BCE" w:rsidRDefault="00797BCE" w:rsidP="002570BA"/>
    <w:p w14:paraId="03724425" w14:textId="51ACF9A9" w:rsidR="00797BCE" w:rsidRDefault="00797BCE" w:rsidP="002570BA"/>
    <w:p w14:paraId="73F2A767" w14:textId="3F0D008C" w:rsidR="00797BCE" w:rsidRDefault="00797BCE" w:rsidP="002570BA"/>
    <w:p w14:paraId="70DAC483" w14:textId="13B1C4A3" w:rsidR="00797BCE" w:rsidRDefault="00797BCE" w:rsidP="002570BA"/>
    <w:p w14:paraId="25D15C2F" w14:textId="6BCA4F0A" w:rsidR="00797BCE" w:rsidRDefault="00797BCE" w:rsidP="002570BA"/>
    <w:p w14:paraId="4B4715EA" w14:textId="01207F6A" w:rsidR="00797BCE" w:rsidRDefault="00797BCE" w:rsidP="002570BA"/>
    <w:p w14:paraId="56C4AAF9" w14:textId="51DFE567" w:rsidR="00797BCE" w:rsidRDefault="00797BCE" w:rsidP="002570BA"/>
    <w:p w14:paraId="157088A5" w14:textId="1936EED2" w:rsidR="00797BCE" w:rsidRDefault="00797BCE" w:rsidP="002570BA"/>
    <w:p w14:paraId="6B74AFB3" w14:textId="77777777" w:rsidR="00797BCE" w:rsidRDefault="00797BCE" w:rsidP="002570BA"/>
    <w:tbl>
      <w:tblPr>
        <w:tblStyle w:val="TableGrid"/>
        <w:tblpPr w:leftFromText="180" w:rightFromText="180" w:vertAnchor="text" w:horzAnchor="page" w:tblpX="526" w:tblpY="14"/>
        <w:tblW w:w="11335" w:type="dxa"/>
        <w:tblLook w:val="04A0" w:firstRow="1" w:lastRow="0" w:firstColumn="1" w:lastColumn="0" w:noHBand="0" w:noVBand="1"/>
      </w:tblPr>
      <w:tblGrid>
        <w:gridCol w:w="1615"/>
        <w:gridCol w:w="1080"/>
        <w:gridCol w:w="1080"/>
        <w:gridCol w:w="1085"/>
        <w:gridCol w:w="1075"/>
        <w:gridCol w:w="1080"/>
        <w:gridCol w:w="1080"/>
        <w:gridCol w:w="1080"/>
        <w:gridCol w:w="1080"/>
        <w:gridCol w:w="1080"/>
      </w:tblGrid>
      <w:tr w:rsidR="00797BCE" w14:paraId="41DB5231" w14:textId="77777777" w:rsidTr="00797BCE">
        <w:trPr>
          <w:trHeight w:val="528"/>
        </w:trPr>
        <w:tc>
          <w:tcPr>
            <w:tcW w:w="11335" w:type="dxa"/>
            <w:gridSpan w:val="10"/>
            <w:tcBorders>
              <w:bottom w:val="nil"/>
            </w:tcBorders>
            <w:vAlign w:val="center"/>
          </w:tcPr>
          <w:p w14:paraId="3328DE0C" w14:textId="77777777" w:rsidR="00797BCE" w:rsidRPr="009B574A" w:rsidRDefault="00797BCE" w:rsidP="00797BCE">
            <w:pPr>
              <w:jc w:val="center"/>
              <w:rPr>
                <w:b/>
                <w:sz w:val="22"/>
                <w:szCs w:val="20"/>
              </w:rPr>
            </w:pPr>
            <w:r w:rsidRPr="00E71157">
              <w:rPr>
                <w:b/>
                <w:szCs w:val="20"/>
              </w:rPr>
              <w:lastRenderedPageBreak/>
              <w:t>Table 2:  Average Postprandial Volumetric Flow Rates (mL/min/kg)</w:t>
            </w:r>
          </w:p>
        </w:tc>
      </w:tr>
      <w:tr w:rsidR="00797BCE" w14:paraId="68C4D91A" w14:textId="77777777" w:rsidTr="00797BCE">
        <w:trPr>
          <w:trHeight w:val="350"/>
        </w:trPr>
        <w:tc>
          <w:tcPr>
            <w:tcW w:w="1615" w:type="dxa"/>
            <w:tcBorders>
              <w:top w:val="single" w:sz="4" w:space="0" w:color="auto"/>
              <w:bottom w:val="single" w:sz="12" w:space="0" w:color="auto"/>
              <w:right w:val="nil"/>
            </w:tcBorders>
          </w:tcPr>
          <w:p w14:paraId="15ED07DB" w14:textId="77777777" w:rsidR="00797BCE" w:rsidRPr="003C3FC1" w:rsidRDefault="00797BCE" w:rsidP="00797BCE">
            <w:pPr>
              <w:rPr>
                <w:sz w:val="20"/>
                <w:szCs w:val="20"/>
              </w:rPr>
            </w:pPr>
          </w:p>
        </w:tc>
        <w:tc>
          <w:tcPr>
            <w:tcW w:w="1080" w:type="dxa"/>
            <w:tcBorders>
              <w:top w:val="single" w:sz="4" w:space="0" w:color="auto"/>
              <w:left w:val="nil"/>
              <w:bottom w:val="single" w:sz="12" w:space="0" w:color="auto"/>
              <w:right w:val="nil"/>
            </w:tcBorders>
            <w:vAlign w:val="center"/>
          </w:tcPr>
          <w:p w14:paraId="41531F2C" w14:textId="77777777" w:rsidR="00797BCE" w:rsidRPr="003C3FC1" w:rsidRDefault="00797BCE" w:rsidP="00797BCE">
            <w:pPr>
              <w:jc w:val="center"/>
              <w:rPr>
                <w:sz w:val="20"/>
                <w:szCs w:val="20"/>
              </w:rPr>
            </w:pPr>
            <w:r w:rsidRPr="003C3FC1">
              <w:rPr>
                <w:sz w:val="20"/>
                <w:szCs w:val="20"/>
              </w:rPr>
              <w:t>SCAo</w:t>
            </w:r>
          </w:p>
        </w:tc>
        <w:tc>
          <w:tcPr>
            <w:tcW w:w="1080" w:type="dxa"/>
            <w:tcBorders>
              <w:top w:val="single" w:sz="4" w:space="0" w:color="auto"/>
              <w:left w:val="nil"/>
              <w:bottom w:val="single" w:sz="12" w:space="0" w:color="auto"/>
              <w:right w:val="nil"/>
            </w:tcBorders>
            <w:vAlign w:val="center"/>
          </w:tcPr>
          <w:p w14:paraId="2CDFA0D2" w14:textId="77777777" w:rsidR="00797BCE" w:rsidRPr="003C3FC1" w:rsidRDefault="00797BCE" w:rsidP="00797BCE">
            <w:pPr>
              <w:jc w:val="center"/>
              <w:rPr>
                <w:sz w:val="20"/>
                <w:szCs w:val="20"/>
              </w:rPr>
            </w:pPr>
            <w:r w:rsidRPr="003C3FC1">
              <w:rPr>
                <w:sz w:val="20"/>
                <w:szCs w:val="20"/>
              </w:rPr>
              <w:t>IRAo</w:t>
            </w:r>
          </w:p>
        </w:tc>
        <w:tc>
          <w:tcPr>
            <w:tcW w:w="1085" w:type="dxa"/>
            <w:tcBorders>
              <w:top w:val="single" w:sz="4" w:space="0" w:color="auto"/>
              <w:left w:val="nil"/>
              <w:bottom w:val="single" w:sz="12" w:space="0" w:color="auto"/>
              <w:right w:val="nil"/>
            </w:tcBorders>
            <w:vAlign w:val="center"/>
          </w:tcPr>
          <w:p w14:paraId="1A2956DB" w14:textId="77777777" w:rsidR="00797BCE" w:rsidRPr="003C3FC1" w:rsidRDefault="00797BCE" w:rsidP="00797BCE">
            <w:pPr>
              <w:jc w:val="center"/>
              <w:rPr>
                <w:sz w:val="20"/>
                <w:szCs w:val="20"/>
              </w:rPr>
            </w:pPr>
            <w:r w:rsidRPr="003C3FC1">
              <w:rPr>
                <w:sz w:val="20"/>
                <w:szCs w:val="20"/>
              </w:rPr>
              <w:t>LRA</w:t>
            </w:r>
          </w:p>
        </w:tc>
        <w:tc>
          <w:tcPr>
            <w:tcW w:w="1075" w:type="dxa"/>
            <w:tcBorders>
              <w:top w:val="single" w:sz="4" w:space="0" w:color="auto"/>
              <w:left w:val="nil"/>
              <w:bottom w:val="single" w:sz="12" w:space="0" w:color="auto"/>
              <w:right w:val="nil"/>
            </w:tcBorders>
            <w:vAlign w:val="center"/>
          </w:tcPr>
          <w:p w14:paraId="3EF5DCBC" w14:textId="77777777" w:rsidR="00797BCE" w:rsidRPr="003C3FC1" w:rsidRDefault="00797BCE" w:rsidP="00797BCE">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7921F594" w14:textId="77777777" w:rsidR="00797BCE" w:rsidRPr="003C3FC1" w:rsidRDefault="00797BCE" w:rsidP="00797BCE">
            <w:pPr>
              <w:jc w:val="center"/>
              <w:rPr>
                <w:sz w:val="20"/>
                <w:szCs w:val="20"/>
              </w:rPr>
            </w:pPr>
            <w:r w:rsidRPr="003C3FC1">
              <w:rPr>
                <w:sz w:val="20"/>
                <w:szCs w:val="20"/>
              </w:rPr>
              <w:t>SMA</w:t>
            </w:r>
          </w:p>
        </w:tc>
        <w:tc>
          <w:tcPr>
            <w:tcW w:w="1080" w:type="dxa"/>
            <w:tcBorders>
              <w:top w:val="single" w:sz="4" w:space="0" w:color="auto"/>
              <w:left w:val="nil"/>
              <w:bottom w:val="single" w:sz="12" w:space="0" w:color="auto"/>
              <w:right w:val="nil"/>
            </w:tcBorders>
            <w:vAlign w:val="center"/>
          </w:tcPr>
          <w:p w14:paraId="26D73471" w14:textId="77777777" w:rsidR="00797BCE" w:rsidRPr="003C3FC1" w:rsidRDefault="00797BCE" w:rsidP="00797BCE">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29038854" w14:textId="77777777" w:rsidR="00797BCE" w:rsidRPr="003C3FC1" w:rsidRDefault="00797BCE" w:rsidP="00797BCE">
            <w:pPr>
              <w:jc w:val="center"/>
              <w:rPr>
                <w:sz w:val="20"/>
                <w:szCs w:val="20"/>
              </w:rPr>
            </w:pPr>
            <w:r w:rsidRPr="003C3FC1">
              <w:rPr>
                <w:sz w:val="20"/>
                <w:szCs w:val="20"/>
              </w:rPr>
              <w:t>SMV</w:t>
            </w:r>
          </w:p>
        </w:tc>
        <w:tc>
          <w:tcPr>
            <w:tcW w:w="1080" w:type="dxa"/>
            <w:tcBorders>
              <w:top w:val="single" w:sz="4" w:space="0" w:color="auto"/>
              <w:left w:val="nil"/>
              <w:bottom w:val="single" w:sz="12" w:space="0" w:color="auto"/>
              <w:right w:val="nil"/>
            </w:tcBorders>
            <w:vAlign w:val="center"/>
          </w:tcPr>
          <w:p w14:paraId="0791B79D" w14:textId="77777777" w:rsidR="00797BCE" w:rsidRPr="003C3FC1" w:rsidRDefault="00797BCE" w:rsidP="00797BCE">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7C3DC53E" w14:textId="77777777" w:rsidR="00797BCE" w:rsidRPr="003C3FC1" w:rsidRDefault="00797BCE" w:rsidP="00797BCE">
            <w:pPr>
              <w:jc w:val="center"/>
              <w:rPr>
                <w:sz w:val="20"/>
                <w:szCs w:val="20"/>
              </w:rPr>
            </w:pPr>
            <w:r w:rsidRPr="003C3FC1">
              <w:rPr>
                <w:sz w:val="20"/>
                <w:szCs w:val="20"/>
              </w:rPr>
              <w:t>PV</w:t>
            </w:r>
          </w:p>
        </w:tc>
      </w:tr>
      <w:tr w:rsidR="00797BCE" w14:paraId="6E9A920D" w14:textId="77777777" w:rsidTr="00797BCE">
        <w:trPr>
          <w:trHeight w:val="408"/>
        </w:trPr>
        <w:tc>
          <w:tcPr>
            <w:tcW w:w="1615" w:type="dxa"/>
            <w:tcBorders>
              <w:top w:val="single" w:sz="12" w:space="0" w:color="auto"/>
              <w:bottom w:val="nil"/>
              <w:right w:val="nil"/>
            </w:tcBorders>
            <w:vAlign w:val="center"/>
          </w:tcPr>
          <w:p w14:paraId="62C9A4C4" w14:textId="77777777" w:rsidR="00797BCE" w:rsidRPr="003C3FC1" w:rsidRDefault="00797BCE" w:rsidP="00797BCE">
            <w:pPr>
              <w:jc w:val="center"/>
              <w:rPr>
                <w:sz w:val="20"/>
                <w:szCs w:val="20"/>
              </w:rPr>
            </w:pPr>
            <w:r>
              <w:rPr>
                <w:b/>
                <w:sz w:val="20"/>
                <w:szCs w:val="20"/>
              </w:rPr>
              <w:t>Control</w:t>
            </w:r>
          </w:p>
        </w:tc>
        <w:tc>
          <w:tcPr>
            <w:tcW w:w="1080" w:type="dxa"/>
            <w:tcBorders>
              <w:top w:val="single" w:sz="12" w:space="0" w:color="auto"/>
              <w:left w:val="nil"/>
              <w:bottom w:val="nil"/>
              <w:right w:val="nil"/>
            </w:tcBorders>
            <w:vAlign w:val="center"/>
          </w:tcPr>
          <w:p w14:paraId="6CC2E9BD" w14:textId="77777777" w:rsidR="00797BCE" w:rsidRPr="009B574A" w:rsidRDefault="00797BCE" w:rsidP="00797BCE">
            <w:pPr>
              <w:jc w:val="center"/>
              <w:rPr>
                <w:sz w:val="18"/>
                <w:szCs w:val="18"/>
              </w:rPr>
            </w:pPr>
            <w:r w:rsidRPr="009B574A">
              <w:rPr>
                <w:sz w:val="18"/>
                <w:szCs w:val="18"/>
              </w:rPr>
              <w:t xml:space="preserve">55.3 ± </w:t>
            </w:r>
            <w:r>
              <w:rPr>
                <w:sz w:val="18"/>
                <w:szCs w:val="18"/>
              </w:rPr>
              <w:t>19.9</w:t>
            </w:r>
          </w:p>
        </w:tc>
        <w:tc>
          <w:tcPr>
            <w:tcW w:w="1080" w:type="dxa"/>
            <w:tcBorders>
              <w:top w:val="single" w:sz="12" w:space="0" w:color="auto"/>
              <w:left w:val="nil"/>
              <w:bottom w:val="nil"/>
              <w:right w:val="nil"/>
            </w:tcBorders>
            <w:vAlign w:val="center"/>
          </w:tcPr>
          <w:p w14:paraId="0C8DDF24" w14:textId="77777777" w:rsidR="00797BCE" w:rsidRPr="009B574A" w:rsidRDefault="00797BCE" w:rsidP="00797BCE">
            <w:pPr>
              <w:jc w:val="center"/>
              <w:rPr>
                <w:sz w:val="18"/>
                <w:szCs w:val="18"/>
              </w:rPr>
            </w:pPr>
            <w:r>
              <w:rPr>
                <w:sz w:val="18"/>
                <w:szCs w:val="18"/>
              </w:rPr>
              <w:t xml:space="preserve">14.0 </w:t>
            </w:r>
            <w:r w:rsidRPr="009B574A">
              <w:rPr>
                <w:sz w:val="18"/>
              </w:rPr>
              <w:t>±</w:t>
            </w:r>
            <w:r>
              <w:rPr>
                <w:sz w:val="20"/>
              </w:rPr>
              <w:t xml:space="preserve"> </w:t>
            </w:r>
            <w:r>
              <w:rPr>
                <w:sz w:val="18"/>
              </w:rPr>
              <w:t>6.15</w:t>
            </w:r>
          </w:p>
        </w:tc>
        <w:tc>
          <w:tcPr>
            <w:tcW w:w="1085" w:type="dxa"/>
            <w:tcBorders>
              <w:top w:val="single" w:sz="12" w:space="0" w:color="auto"/>
              <w:left w:val="nil"/>
              <w:bottom w:val="nil"/>
              <w:right w:val="nil"/>
            </w:tcBorders>
            <w:vAlign w:val="center"/>
          </w:tcPr>
          <w:p w14:paraId="39B615B6" w14:textId="77777777" w:rsidR="00797BCE" w:rsidRPr="009B574A" w:rsidRDefault="00797BCE" w:rsidP="00797BCE">
            <w:pPr>
              <w:jc w:val="center"/>
              <w:rPr>
                <w:sz w:val="18"/>
                <w:szCs w:val="18"/>
              </w:rPr>
            </w:pPr>
            <w:r>
              <w:rPr>
                <w:sz w:val="18"/>
                <w:szCs w:val="18"/>
              </w:rPr>
              <w:t xml:space="preserve">4.94 </w:t>
            </w:r>
            <w:r w:rsidRPr="009B574A">
              <w:rPr>
                <w:sz w:val="18"/>
              </w:rPr>
              <w:t>±</w:t>
            </w:r>
            <w:r>
              <w:rPr>
                <w:sz w:val="18"/>
              </w:rPr>
              <w:t xml:space="preserve"> 2.91</w:t>
            </w:r>
          </w:p>
        </w:tc>
        <w:tc>
          <w:tcPr>
            <w:tcW w:w="1075" w:type="dxa"/>
            <w:tcBorders>
              <w:top w:val="single" w:sz="12" w:space="0" w:color="auto"/>
              <w:left w:val="nil"/>
              <w:bottom w:val="nil"/>
              <w:right w:val="nil"/>
            </w:tcBorders>
            <w:vAlign w:val="center"/>
          </w:tcPr>
          <w:p w14:paraId="196BB259" w14:textId="77777777" w:rsidR="00797BCE" w:rsidRPr="009B574A" w:rsidRDefault="00797BCE" w:rsidP="00797BCE">
            <w:pPr>
              <w:jc w:val="center"/>
              <w:rPr>
                <w:sz w:val="18"/>
                <w:szCs w:val="18"/>
              </w:rPr>
            </w:pPr>
            <w:r>
              <w:rPr>
                <w:sz w:val="18"/>
                <w:szCs w:val="18"/>
              </w:rPr>
              <w:t xml:space="preserve">5.21 </w:t>
            </w:r>
            <w:r w:rsidRPr="009B574A">
              <w:rPr>
                <w:sz w:val="18"/>
              </w:rPr>
              <w:t>±</w:t>
            </w:r>
            <w:r>
              <w:rPr>
                <w:sz w:val="18"/>
              </w:rPr>
              <w:t xml:space="preserve"> 2.72</w:t>
            </w:r>
          </w:p>
        </w:tc>
        <w:tc>
          <w:tcPr>
            <w:tcW w:w="1080" w:type="dxa"/>
            <w:tcBorders>
              <w:top w:val="single" w:sz="12" w:space="0" w:color="auto"/>
              <w:left w:val="nil"/>
              <w:bottom w:val="nil"/>
              <w:right w:val="nil"/>
            </w:tcBorders>
            <w:vAlign w:val="center"/>
          </w:tcPr>
          <w:p w14:paraId="53A5C1E5" w14:textId="77777777" w:rsidR="00797BCE" w:rsidRPr="009B574A" w:rsidRDefault="00797BCE" w:rsidP="00797BCE">
            <w:pPr>
              <w:jc w:val="center"/>
              <w:rPr>
                <w:sz w:val="18"/>
                <w:szCs w:val="18"/>
              </w:rPr>
            </w:pPr>
            <w:r>
              <w:rPr>
                <w:sz w:val="18"/>
                <w:szCs w:val="18"/>
              </w:rPr>
              <w:t xml:space="preserve">11.1 </w:t>
            </w:r>
            <w:r w:rsidRPr="009B574A">
              <w:rPr>
                <w:sz w:val="18"/>
              </w:rPr>
              <w:t>±</w:t>
            </w:r>
            <w:r>
              <w:rPr>
                <w:sz w:val="18"/>
              </w:rPr>
              <w:t xml:space="preserve"> 5.00</w:t>
            </w:r>
          </w:p>
        </w:tc>
        <w:tc>
          <w:tcPr>
            <w:tcW w:w="1080" w:type="dxa"/>
            <w:tcBorders>
              <w:top w:val="single" w:sz="12" w:space="0" w:color="auto"/>
              <w:left w:val="nil"/>
              <w:bottom w:val="nil"/>
              <w:right w:val="nil"/>
            </w:tcBorders>
            <w:vAlign w:val="center"/>
          </w:tcPr>
          <w:p w14:paraId="190C458F" w14:textId="77777777" w:rsidR="00797BCE" w:rsidRPr="009B574A" w:rsidRDefault="00797BCE" w:rsidP="00797BCE">
            <w:pPr>
              <w:jc w:val="center"/>
              <w:rPr>
                <w:sz w:val="18"/>
                <w:szCs w:val="18"/>
              </w:rPr>
            </w:pPr>
            <w:r>
              <w:rPr>
                <w:sz w:val="18"/>
                <w:szCs w:val="18"/>
              </w:rPr>
              <w:t xml:space="preserve">11.0 </w:t>
            </w:r>
            <w:r w:rsidRPr="009B574A">
              <w:rPr>
                <w:sz w:val="18"/>
              </w:rPr>
              <w:t>±</w:t>
            </w:r>
            <w:r>
              <w:rPr>
                <w:sz w:val="18"/>
              </w:rPr>
              <w:t xml:space="preserve"> 7.00</w:t>
            </w:r>
          </w:p>
        </w:tc>
        <w:tc>
          <w:tcPr>
            <w:tcW w:w="1080" w:type="dxa"/>
            <w:tcBorders>
              <w:top w:val="single" w:sz="12" w:space="0" w:color="auto"/>
              <w:left w:val="nil"/>
              <w:bottom w:val="nil"/>
              <w:right w:val="nil"/>
            </w:tcBorders>
            <w:vAlign w:val="center"/>
          </w:tcPr>
          <w:p w14:paraId="06D550DA" w14:textId="77777777" w:rsidR="00797BCE" w:rsidRPr="009B574A" w:rsidRDefault="00797BCE" w:rsidP="00797BCE">
            <w:pPr>
              <w:jc w:val="center"/>
              <w:rPr>
                <w:sz w:val="18"/>
                <w:szCs w:val="18"/>
              </w:rPr>
            </w:pPr>
            <w:r>
              <w:rPr>
                <w:sz w:val="18"/>
                <w:szCs w:val="18"/>
              </w:rPr>
              <w:t xml:space="preserve">14.2 </w:t>
            </w:r>
            <w:r w:rsidRPr="009B574A">
              <w:rPr>
                <w:sz w:val="18"/>
              </w:rPr>
              <w:t>±</w:t>
            </w:r>
            <w:r>
              <w:rPr>
                <w:sz w:val="18"/>
              </w:rPr>
              <w:t xml:space="preserve"> 4.56</w:t>
            </w:r>
          </w:p>
        </w:tc>
        <w:tc>
          <w:tcPr>
            <w:tcW w:w="1080" w:type="dxa"/>
            <w:tcBorders>
              <w:top w:val="single" w:sz="12" w:space="0" w:color="auto"/>
              <w:left w:val="nil"/>
              <w:bottom w:val="nil"/>
              <w:right w:val="nil"/>
            </w:tcBorders>
            <w:vAlign w:val="center"/>
          </w:tcPr>
          <w:p w14:paraId="408B5CC3" w14:textId="77777777" w:rsidR="00797BCE" w:rsidRPr="009B574A" w:rsidRDefault="00797BCE" w:rsidP="00797BCE">
            <w:pPr>
              <w:jc w:val="center"/>
              <w:rPr>
                <w:sz w:val="18"/>
                <w:szCs w:val="18"/>
              </w:rPr>
            </w:pPr>
            <w:r>
              <w:rPr>
                <w:sz w:val="18"/>
                <w:szCs w:val="18"/>
              </w:rPr>
              <w:t xml:space="preserve">5.80 </w:t>
            </w:r>
            <w:r w:rsidRPr="009B574A">
              <w:rPr>
                <w:sz w:val="18"/>
              </w:rPr>
              <w:t>±</w:t>
            </w:r>
            <w:r>
              <w:rPr>
                <w:sz w:val="18"/>
              </w:rPr>
              <w:t xml:space="preserve"> 2.52</w:t>
            </w:r>
          </w:p>
        </w:tc>
        <w:tc>
          <w:tcPr>
            <w:tcW w:w="1080" w:type="dxa"/>
            <w:tcBorders>
              <w:top w:val="single" w:sz="12" w:space="0" w:color="auto"/>
              <w:left w:val="nil"/>
              <w:bottom w:val="nil"/>
            </w:tcBorders>
            <w:vAlign w:val="center"/>
          </w:tcPr>
          <w:p w14:paraId="3D728D11" w14:textId="77777777" w:rsidR="00797BCE" w:rsidRPr="009B574A" w:rsidRDefault="00797BCE" w:rsidP="00797BCE">
            <w:pPr>
              <w:jc w:val="center"/>
              <w:rPr>
                <w:sz w:val="18"/>
                <w:szCs w:val="18"/>
              </w:rPr>
            </w:pPr>
            <w:r>
              <w:rPr>
                <w:sz w:val="18"/>
                <w:szCs w:val="18"/>
              </w:rPr>
              <w:t xml:space="preserve">20.6 </w:t>
            </w:r>
            <w:r w:rsidRPr="009B574A">
              <w:rPr>
                <w:sz w:val="18"/>
              </w:rPr>
              <w:t>±</w:t>
            </w:r>
            <w:r>
              <w:rPr>
                <w:sz w:val="18"/>
              </w:rPr>
              <w:t xml:space="preserve"> 5.91</w:t>
            </w:r>
          </w:p>
        </w:tc>
      </w:tr>
      <w:tr w:rsidR="00797BCE" w14:paraId="5D3A4B09" w14:textId="77777777" w:rsidTr="00797BCE">
        <w:trPr>
          <w:trHeight w:val="437"/>
        </w:trPr>
        <w:tc>
          <w:tcPr>
            <w:tcW w:w="1615" w:type="dxa"/>
            <w:tcBorders>
              <w:top w:val="nil"/>
              <w:bottom w:val="nil"/>
              <w:right w:val="nil"/>
            </w:tcBorders>
            <w:vAlign w:val="center"/>
          </w:tcPr>
          <w:p w14:paraId="3AE1E480" w14:textId="77777777" w:rsidR="00797BCE" w:rsidRPr="003C3FC1" w:rsidRDefault="00797BCE" w:rsidP="00797BCE">
            <w:pPr>
              <w:jc w:val="center"/>
              <w:rPr>
                <w:sz w:val="20"/>
                <w:szCs w:val="20"/>
              </w:rPr>
            </w:pPr>
            <w:r>
              <w:rPr>
                <w:b/>
                <w:sz w:val="20"/>
                <w:szCs w:val="20"/>
              </w:rPr>
              <w:t>CMI-</w:t>
            </w:r>
          </w:p>
        </w:tc>
        <w:tc>
          <w:tcPr>
            <w:tcW w:w="1080" w:type="dxa"/>
            <w:tcBorders>
              <w:top w:val="nil"/>
              <w:left w:val="nil"/>
              <w:bottom w:val="nil"/>
              <w:right w:val="nil"/>
            </w:tcBorders>
            <w:vAlign w:val="center"/>
          </w:tcPr>
          <w:p w14:paraId="0707CC02" w14:textId="77777777" w:rsidR="00797BCE" w:rsidRPr="009B574A" w:rsidRDefault="00797BCE" w:rsidP="00797BCE">
            <w:pPr>
              <w:jc w:val="center"/>
              <w:rPr>
                <w:sz w:val="18"/>
                <w:szCs w:val="18"/>
              </w:rPr>
            </w:pPr>
            <w:r>
              <w:rPr>
                <w:sz w:val="18"/>
                <w:szCs w:val="18"/>
              </w:rPr>
              <w:t xml:space="preserve">54.2 </w:t>
            </w:r>
            <w:r w:rsidRPr="009B574A">
              <w:rPr>
                <w:sz w:val="18"/>
              </w:rPr>
              <w:t>±</w:t>
            </w:r>
            <w:r>
              <w:rPr>
                <w:sz w:val="18"/>
              </w:rPr>
              <w:t xml:space="preserve"> 22.3</w:t>
            </w:r>
          </w:p>
        </w:tc>
        <w:tc>
          <w:tcPr>
            <w:tcW w:w="1080" w:type="dxa"/>
            <w:tcBorders>
              <w:top w:val="nil"/>
              <w:left w:val="nil"/>
              <w:bottom w:val="nil"/>
              <w:right w:val="nil"/>
            </w:tcBorders>
            <w:vAlign w:val="center"/>
          </w:tcPr>
          <w:p w14:paraId="512A2378" w14:textId="77777777" w:rsidR="00797BCE" w:rsidRPr="00215773" w:rsidRDefault="00797BCE" w:rsidP="00797BCE">
            <w:pPr>
              <w:jc w:val="center"/>
              <w:rPr>
                <w:sz w:val="18"/>
                <w:szCs w:val="18"/>
              </w:rPr>
            </w:pPr>
            <w:r w:rsidRPr="00215773">
              <w:rPr>
                <w:sz w:val="18"/>
                <w:szCs w:val="18"/>
              </w:rPr>
              <w:t xml:space="preserve">19.3 </w:t>
            </w:r>
            <w:r w:rsidRPr="00215773">
              <w:rPr>
                <w:sz w:val="18"/>
              </w:rPr>
              <w:t>± 6.93</w:t>
            </w:r>
          </w:p>
        </w:tc>
        <w:tc>
          <w:tcPr>
            <w:tcW w:w="1085" w:type="dxa"/>
            <w:tcBorders>
              <w:top w:val="nil"/>
              <w:left w:val="nil"/>
              <w:bottom w:val="nil"/>
              <w:right w:val="nil"/>
            </w:tcBorders>
            <w:vAlign w:val="center"/>
          </w:tcPr>
          <w:p w14:paraId="589F9C04" w14:textId="77777777" w:rsidR="00797BCE" w:rsidRPr="009B574A" w:rsidRDefault="00797BCE" w:rsidP="00797BCE">
            <w:pPr>
              <w:jc w:val="center"/>
              <w:rPr>
                <w:sz w:val="18"/>
                <w:szCs w:val="18"/>
              </w:rPr>
            </w:pPr>
            <w:r>
              <w:rPr>
                <w:sz w:val="18"/>
                <w:szCs w:val="18"/>
              </w:rPr>
              <w:t xml:space="preserve">6.33 </w:t>
            </w:r>
            <w:r w:rsidRPr="009B574A">
              <w:rPr>
                <w:sz w:val="18"/>
              </w:rPr>
              <w:t>±</w:t>
            </w:r>
            <w:r>
              <w:rPr>
                <w:sz w:val="18"/>
              </w:rPr>
              <w:t xml:space="preserve"> 2.74</w:t>
            </w:r>
          </w:p>
        </w:tc>
        <w:tc>
          <w:tcPr>
            <w:tcW w:w="1075" w:type="dxa"/>
            <w:tcBorders>
              <w:top w:val="nil"/>
              <w:left w:val="nil"/>
              <w:bottom w:val="nil"/>
              <w:right w:val="nil"/>
            </w:tcBorders>
            <w:vAlign w:val="center"/>
          </w:tcPr>
          <w:p w14:paraId="7E313518" w14:textId="77777777" w:rsidR="00797BCE" w:rsidRPr="009B574A" w:rsidRDefault="00797BCE" w:rsidP="00797BCE">
            <w:pPr>
              <w:jc w:val="center"/>
              <w:rPr>
                <w:sz w:val="18"/>
                <w:szCs w:val="18"/>
              </w:rPr>
            </w:pPr>
            <w:r>
              <w:rPr>
                <w:sz w:val="18"/>
                <w:szCs w:val="18"/>
              </w:rPr>
              <w:t xml:space="preserve">6.33 </w:t>
            </w:r>
            <w:r w:rsidRPr="009B574A">
              <w:rPr>
                <w:sz w:val="18"/>
              </w:rPr>
              <w:t>±</w:t>
            </w:r>
            <w:r>
              <w:rPr>
                <w:sz w:val="18"/>
              </w:rPr>
              <w:t xml:space="preserve"> 3.70</w:t>
            </w:r>
          </w:p>
        </w:tc>
        <w:tc>
          <w:tcPr>
            <w:tcW w:w="1080" w:type="dxa"/>
            <w:tcBorders>
              <w:top w:val="nil"/>
              <w:left w:val="nil"/>
              <w:bottom w:val="nil"/>
              <w:right w:val="nil"/>
            </w:tcBorders>
            <w:vAlign w:val="center"/>
          </w:tcPr>
          <w:p w14:paraId="40CECC49" w14:textId="77777777" w:rsidR="00797BCE" w:rsidRPr="009B574A" w:rsidRDefault="00797BCE" w:rsidP="00797BCE">
            <w:pPr>
              <w:jc w:val="center"/>
              <w:rPr>
                <w:sz w:val="18"/>
                <w:szCs w:val="18"/>
              </w:rPr>
            </w:pPr>
            <w:r>
              <w:rPr>
                <w:sz w:val="18"/>
                <w:szCs w:val="18"/>
              </w:rPr>
              <w:t xml:space="preserve">12.5 </w:t>
            </w:r>
            <w:r w:rsidRPr="009B574A">
              <w:rPr>
                <w:sz w:val="18"/>
              </w:rPr>
              <w:t>±</w:t>
            </w:r>
            <w:r>
              <w:rPr>
                <w:sz w:val="18"/>
              </w:rPr>
              <w:t xml:space="preserve"> 6.40</w:t>
            </w:r>
          </w:p>
        </w:tc>
        <w:tc>
          <w:tcPr>
            <w:tcW w:w="1080" w:type="dxa"/>
            <w:tcBorders>
              <w:top w:val="nil"/>
              <w:left w:val="nil"/>
              <w:bottom w:val="nil"/>
              <w:right w:val="nil"/>
            </w:tcBorders>
            <w:vAlign w:val="center"/>
          </w:tcPr>
          <w:p w14:paraId="587FDC04" w14:textId="77777777" w:rsidR="00797BCE" w:rsidRPr="005D38DF" w:rsidRDefault="00797BCE" w:rsidP="00797BCE">
            <w:pPr>
              <w:jc w:val="center"/>
              <w:rPr>
                <w:sz w:val="18"/>
                <w:szCs w:val="18"/>
              </w:rPr>
            </w:pPr>
            <w:r w:rsidRPr="005D38DF">
              <w:rPr>
                <w:sz w:val="18"/>
                <w:szCs w:val="18"/>
              </w:rPr>
              <w:t xml:space="preserve">7.00 </w:t>
            </w:r>
            <w:r w:rsidRPr="005D38DF">
              <w:rPr>
                <w:sz w:val="18"/>
              </w:rPr>
              <w:t>± 4.42</w:t>
            </w:r>
          </w:p>
        </w:tc>
        <w:tc>
          <w:tcPr>
            <w:tcW w:w="1080" w:type="dxa"/>
            <w:tcBorders>
              <w:top w:val="nil"/>
              <w:left w:val="nil"/>
              <w:bottom w:val="nil"/>
              <w:right w:val="nil"/>
            </w:tcBorders>
            <w:vAlign w:val="center"/>
          </w:tcPr>
          <w:p w14:paraId="3C287AF1" w14:textId="77777777" w:rsidR="00797BCE" w:rsidRPr="009E7EBE" w:rsidRDefault="00797BCE" w:rsidP="00797BCE">
            <w:pPr>
              <w:jc w:val="center"/>
              <w:rPr>
                <w:sz w:val="18"/>
                <w:szCs w:val="18"/>
              </w:rPr>
            </w:pPr>
            <w:r>
              <w:rPr>
                <w:sz w:val="18"/>
                <w:szCs w:val="18"/>
              </w:rPr>
              <w:t xml:space="preserve">16.7 </w:t>
            </w:r>
            <w:r w:rsidRPr="009B574A">
              <w:rPr>
                <w:sz w:val="18"/>
              </w:rPr>
              <w:t>±</w:t>
            </w:r>
            <w:r>
              <w:rPr>
                <w:sz w:val="18"/>
              </w:rPr>
              <w:t xml:space="preserve"> 7.23</w:t>
            </w:r>
          </w:p>
        </w:tc>
        <w:tc>
          <w:tcPr>
            <w:tcW w:w="1080" w:type="dxa"/>
            <w:tcBorders>
              <w:top w:val="nil"/>
              <w:left w:val="nil"/>
              <w:bottom w:val="nil"/>
              <w:right w:val="nil"/>
            </w:tcBorders>
            <w:vAlign w:val="center"/>
          </w:tcPr>
          <w:p w14:paraId="78014232" w14:textId="77777777" w:rsidR="00797BCE" w:rsidRPr="009B574A" w:rsidRDefault="00797BCE" w:rsidP="00797BCE">
            <w:pPr>
              <w:jc w:val="center"/>
              <w:rPr>
                <w:sz w:val="18"/>
                <w:szCs w:val="18"/>
              </w:rPr>
            </w:pPr>
            <w:r>
              <w:rPr>
                <w:sz w:val="18"/>
                <w:szCs w:val="18"/>
              </w:rPr>
              <w:t xml:space="preserve">5.94 </w:t>
            </w:r>
            <w:r w:rsidRPr="009B574A">
              <w:rPr>
                <w:sz w:val="18"/>
              </w:rPr>
              <w:t>±</w:t>
            </w:r>
            <w:r>
              <w:rPr>
                <w:sz w:val="18"/>
              </w:rPr>
              <w:t xml:space="preserve"> 3.85</w:t>
            </w:r>
          </w:p>
        </w:tc>
        <w:tc>
          <w:tcPr>
            <w:tcW w:w="1080" w:type="dxa"/>
            <w:tcBorders>
              <w:top w:val="nil"/>
              <w:left w:val="nil"/>
              <w:bottom w:val="nil"/>
            </w:tcBorders>
            <w:vAlign w:val="center"/>
          </w:tcPr>
          <w:p w14:paraId="63555F6A" w14:textId="77777777" w:rsidR="00797BCE" w:rsidRPr="009B574A" w:rsidRDefault="00797BCE" w:rsidP="00797BCE">
            <w:pPr>
              <w:jc w:val="center"/>
              <w:rPr>
                <w:sz w:val="18"/>
                <w:szCs w:val="18"/>
              </w:rPr>
            </w:pPr>
            <w:r>
              <w:rPr>
                <w:sz w:val="18"/>
                <w:szCs w:val="18"/>
              </w:rPr>
              <w:t xml:space="preserve">23.1 </w:t>
            </w:r>
            <w:r w:rsidRPr="009B574A">
              <w:rPr>
                <w:sz w:val="18"/>
              </w:rPr>
              <w:t>±</w:t>
            </w:r>
            <w:r>
              <w:rPr>
                <w:sz w:val="18"/>
              </w:rPr>
              <w:t xml:space="preserve"> 6.56</w:t>
            </w:r>
          </w:p>
        </w:tc>
      </w:tr>
      <w:tr w:rsidR="00797BCE" w14:paraId="408A93B5" w14:textId="77777777" w:rsidTr="00797BCE">
        <w:trPr>
          <w:trHeight w:val="437"/>
        </w:trPr>
        <w:tc>
          <w:tcPr>
            <w:tcW w:w="1615" w:type="dxa"/>
            <w:tcBorders>
              <w:top w:val="nil"/>
              <w:right w:val="nil"/>
            </w:tcBorders>
            <w:vAlign w:val="center"/>
          </w:tcPr>
          <w:p w14:paraId="205D76D5" w14:textId="77777777" w:rsidR="00797BCE" w:rsidRPr="003C3FC1" w:rsidRDefault="00797BCE" w:rsidP="00797BCE">
            <w:pPr>
              <w:jc w:val="center"/>
              <w:rPr>
                <w:sz w:val="20"/>
                <w:szCs w:val="20"/>
              </w:rPr>
            </w:pPr>
            <w:r w:rsidRPr="009B574A">
              <w:rPr>
                <w:b/>
                <w:sz w:val="20"/>
                <w:szCs w:val="20"/>
              </w:rPr>
              <w:t>CMI</w:t>
            </w:r>
            <w:r>
              <w:rPr>
                <w:b/>
                <w:sz w:val="20"/>
                <w:szCs w:val="20"/>
              </w:rPr>
              <w:t>+</w:t>
            </w:r>
          </w:p>
        </w:tc>
        <w:tc>
          <w:tcPr>
            <w:tcW w:w="1080" w:type="dxa"/>
            <w:tcBorders>
              <w:top w:val="nil"/>
              <w:left w:val="nil"/>
              <w:right w:val="nil"/>
            </w:tcBorders>
            <w:vAlign w:val="center"/>
          </w:tcPr>
          <w:p w14:paraId="3CA485B2" w14:textId="77777777" w:rsidR="00797BCE" w:rsidRPr="005D38DF" w:rsidRDefault="00797BCE" w:rsidP="00797BCE">
            <w:pPr>
              <w:jc w:val="center"/>
              <w:rPr>
                <w:b/>
                <w:sz w:val="18"/>
                <w:szCs w:val="18"/>
                <w:u w:val="single"/>
              </w:rPr>
            </w:pPr>
            <w:r w:rsidRPr="005D38DF">
              <w:rPr>
                <w:b/>
                <w:sz w:val="18"/>
                <w:szCs w:val="18"/>
                <w:u w:val="single"/>
              </w:rPr>
              <w:t xml:space="preserve">35.3 </w:t>
            </w:r>
            <w:r w:rsidRPr="005D38DF">
              <w:rPr>
                <w:b/>
                <w:sz w:val="18"/>
                <w:u w:val="single"/>
              </w:rPr>
              <w:t>± 11.3</w:t>
            </w:r>
          </w:p>
        </w:tc>
        <w:tc>
          <w:tcPr>
            <w:tcW w:w="1080" w:type="dxa"/>
            <w:tcBorders>
              <w:top w:val="nil"/>
              <w:left w:val="nil"/>
              <w:right w:val="nil"/>
            </w:tcBorders>
            <w:vAlign w:val="center"/>
          </w:tcPr>
          <w:p w14:paraId="0EA9DFF9" w14:textId="77777777" w:rsidR="00797BCE" w:rsidRPr="009B574A" w:rsidRDefault="00797BCE" w:rsidP="00797BCE">
            <w:pPr>
              <w:jc w:val="center"/>
              <w:rPr>
                <w:sz w:val="18"/>
                <w:szCs w:val="18"/>
              </w:rPr>
            </w:pPr>
            <w:r>
              <w:rPr>
                <w:sz w:val="18"/>
                <w:szCs w:val="18"/>
              </w:rPr>
              <w:t xml:space="preserve">18.6 </w:t>
            </w:r>
            <w:r w:rsidRPr="009B574A">
              <w:rPr>
                <w:sz w:val="18"/>
              </w:rPr>
              <w:t>±</w:t>
            </w:r>
            <w:r>
              <w:rPr>
                <w:sz w:val="18"/>
              </w:rPr>
              <w:t xml:space="preserve"> 7.00</w:t>
            </w:r>
          </w:p>
        </w:tc>
        <w:tc>
          <w:tcPr>
            <w:tcW w:w="1085" w:type="dxa"/>
            <w:tcBorders>
              <w:top w:val="nil"/>
              <w:left w:val="nil"/>
              <w:right w:val="nil"/>
            </w:tcBorders>
            <w:vAlign w:val="center"/>
          </w:tcPr>
          <w:p w14:paraId="260212EC" w14:textId="77777777" w:rsidR="00797BCE" w:rsidRPr="009B574A" w:rsidRDefault="00797BCE" w:rsidP="00797BCE">
            <w:pPr>
              <w:jc w:val="center"/>
              <w:rPr>
                <w:sz w:val="18"/>
                <w:szCs w:val="18"/>
              </w:rPr>
            </w:pPr>
            <w:r>
              <w:rPr>
                <w:sz w:val="18"/>
                <w:szCs w:val="18"/>
              </w:rPr>
              <w:t xml:space="preserve">6.37 </w:t>
            </w:r>
            <w:r w:rsidRPr="009B574A">
              <w:rPr>
                <w:sz w:val="18"/>
              </w:rPr>
              <w:t>±</w:t>
            </w:r>
            <w:r>
              <w:rPr>
                <w:sz w:val="18"/>
              </w:rPr>
              <w:t xml:space="preserve"> 9.29</w:t>
            </w:r>
          </w:p>
        </w:tc>
        <w:tc>
          <w:tcPr>
            <w:tcW w:w="1075" w:type="dxa"/>
            <w:tcBorders>
              <w:top w:val="nil"/>
              <w:left w:val="nil"/>
              <w:right w:val="nil"/>
            </w:tcBorders>
            <w:vAlign w:val="center"/>
          </w:tcPr>
          <w:p w14:paraId="389CBBCE" w14:textId="77777777" w:rsidR="00797BCE" w:rsidRPr="00440A1E" w:rsidRDefault="00797BCE" w:rsidP="00797BCE">
            <w:pPr>
              <w:jc w:val="center"/>
              <w:rPr>
                <w:sz w:val="18"/>
                <w:szCs w:val="18"/>
              </w:rPr>
            </w:pPr>
            <w:r w:rsidRPr="00440A1E">
              <w:rPr>
                <w:sz w:val="18"/>
                <w:szCs w:val="18"/>
              </w:rPr>
              <w:t xml:space="preserve">3.82 </w:t>
            </w:r>
            <w:r w:rsidRPr="00440A1E">
              <w:rPr>
                <w:sz w:val="18"/>
              </w:rPr>
              <w:t>± 4.18</w:t>
            </w:r>
          </w:p>
        </w:tc>
        <w:tc>
          <w:tcPr>
            <w:tcW w:w="1080" w:type="dxa"/>
            <w:tcBorders>
              <w:top w:val="nil"/>
              <w:left w:val="nil"/>
              <w:right w:val="nil"/>
            </w:tcBorders>
            <w:vAlign w:val="center"/>
          </w:tcPr>
          <w:p w14:paraId="6FDDA008" w14:textId="77777777" w:rsidR="00797BCE" w:rsidRPr="009B574A" w:rsidRDefault="00797BCE" w:rsidP="00797BCE">
            <w:pPr>
              <w:jc w:val="center"/>
              <w:rPr>
                <w:sz w:val="18"/>
                <w:szCs w:val="18"/>
              </w:rPr>
            </w:pPr>
            <w:r>
              <w:rPr>
                <w:sz w:val="18"/>
                <w:szCs w:val="18"/>
              </w:rPr>
              <w:t xml:space="preserve">9.37 </w:t>
            </w:r>
            <w:r w:rsidRPr="009B574A">
              <w:rPr>
                <w:sz w:val="18"/>
              </w:rPr>
              <w:t>±</w:t>
            </w:r>
            <w:r>
              <w:rPr>
                <w:sz w:val="18"/>
              </w:rPr>
              <w:t xml:space="preserve"> 4.52</w:t>
            </w:r>
          </w:p>
        </w:tc>
        <w:tc>
          <w:tcPr>
            <w:tcW w:w="1080" w:type="dxa"/>
            <w:tcBorders>
              <w:top w:val="nil"/>
              <w:left w:val="nil"/>
              <w:right w:val="nil"/>
            </w:tcBorders>
            <w:vAlign w:val="center"/>
          </w:tcPr>
          <w:p w14:paraId="245136B6" w14:textId="77777777" w:rsidR="00797BCE" w:rsidRPr="009B574A" w:rsidRDefault="00797BCE" w:rsidP="00797BCE">
            <w:pPr>
              <w:jc w:val="center"/>
              <w:rPr>
                <w:sz w:val="18"/>
                <w:szCs w:val="18"/>
              </w:rPr>
            </w:pPr>
            <w:r>
              <w:rPr>
                <w:sz w:val="18"/>
                <w:szCs w:val="18"/>
              </w:rPr>
              <w:t xml:space="preserve">8.17 </w:t>
            </w:r>
            <w:r w:rsidRPr="009B574A">
              <w:rPr>
                <w:sz w:val="18"/>
              </w:rPr>
              <w:t>±</w:t>
            </w:r>
            <w:r>
              <w:rPr>
                <w:sz w:val="18"/>
              </w:rPr>
              <w:t xml:space="preserve"> 3.96</w:t>
            </w:r>
          </w:p>
        </w:tc>
        <w:tc>
          <w:tcPr>
            <w:tcW w:w="1080" w:type="dxa"/>
            <w:tcBorders>
              <w:top w:val="nil"/>
              <w:left w:val="nil"/>
              <w:right w:val="nil"/>
            </w:tcBorders>
            <w:vAlign w:val="center"/>
          </w:tcPr>
          <w:p w14:paraId="5AACBBDB" w14:textId="77777777" w:rsidR="00797BCE" w:rsidRPr="009B574A" w:rsidRDefault="00797BCE" w:rsidP="00797BCE">
            <w:pPr>
              <w:jc w:val="center"/>
              <w:rPr>
                <w:sz w:val="18"/>
                <w:szCs w:val="18"/>
              </w:rPr>
            </w:pPr>
            <w:r>
              <w:rPr>
                <w:sz w:val="18"/>
                <w:szCs w:val="18"/>
              </w:rPr>
              <w:t xml:space="preserve">15.5 </w:t>
            </w:r>
            <w:r w:rsidRPr="009B574A">
              <w:rPr>
                <w:sz w:val="18"/>
              </w:rPr>
              <w:t>±</w:t>
            </w:r>
            <w:r>
              <w:rPr>
                <w:sz w:val="18"/>
              </w:rPr>
              <w:t xml:space="preserve"> 8.60</w:t>
            </w:r>
          </w:p>
        </w:tc>
        <w:tc>
          <w:tcPr>
            <w:tcW w:w="1080" w:type="dxa"/>
            <w:tcBorders>
              <w:top w:val="nil"/>
              <w:left w:val="nil"/>
              <w:right w:val="nil"/>
            </w:tcBorders>
            <w:vAlign w:val="center"/>
          </w:tcPr>
          <w:p w14:paraId="2FAFB54C" w14:textId="77777777" w:rsidR="00797BCE" w:rsidRPr="005C286B" w:rsidRDefault="00797BCE" w:rsidP="00797BCE">
            <w:pPr>
              <w:jc w:val="center"/>
              <w:rPr>
                <w:b/>
                <w:sz w:val="18"/>
                <w:szCs w:val="18"/>
              </w:rPr>
            </w:pPr>
            <w:r w:rsidRPr="00440A1E">
              <w:rPr>
                <w:sz w:val="18"/>
                <w:szCs w:val="18"/>
              </w:rPr>
              <w:t xml:space="preserve">4.46 </w:t>
            </w:r>
            <w:r w:rsidRPr="00440A1E">
              <w:rPr>
                <w:sz w:val="18"/>
              </w:rPr>
              <w:t>± 1.67</w:t>
            </w:r>
          </w:p>
        </w:tc>
        <w:tc>
          <w:tcPr>
            <w:tcW w:w="1080" w:type="dxa"/>
            <w:tcBorders>
              <w:top w:val="nil"/>
              <w:left w:val="nil"/>
            </w:tcBorders>
            <w:vAlign w:val="center"/>
          </w:tcPr>
          <w:p w14:paraId="02CAFE4D" w14:textId="77777777" w:rsidR="00797BCE" w:rsidRPr="009B574A" w:rsidRDefault="00797BCE" w:rsidP="00797BCE">
            <w:pPr>
              <w:jc w:val="center"/>
              <w:rPr>
                <w:sz w:val="18"/>
                <w:szCs w:val="18"/>
              </w:rPr>
            </w:pPr>
            <w:r>
              <w:rPr>
                <w:sz w:val="18"/>
                <w:szCs w:val="18"/>
              </w:rPr>
              <w:t xml:space="preserve">20.8 </w:t>
            </w:r>
            <w:r w:rsidRPr="009B574A">
              <w:rPr>
                <w:sz w:val="18"/>
              </w:rPr>
              <w:t>±</w:t>
            </w:r>
            <w:r>
              <w:rPr>
                <w:sz w:val="18"/>
              </w:rPr>
              <w:t xml:space="preserve"> 10.3</w:t>
            </w:r>
          </w:p>
        </w:tc>
      </w:tr>
      <w:tr w:rsidR="00797BCE" w14:paraId="111E8272" w14:textId="77777777" w:rsidTr="00797BCE">
        <w:trPr>
          <w:trHeight w:val="296"/>
        </w:trPr>
        <w:tc>
          <w:tcPr>
            <w:tcW w:w="11335" w:type="dxa"/>
            <w:gridSpan w:val="10"/>
            <w:vAlign w:val="center"/>
          </w:tcPr>
          <w:p w14:paraId="1F516864" w14:textId="77777777" w:rsidR="00797BCE" w:rsidRPr="005D38DF" w:rsidRDefault="00797BCE" w:rsidP="00797BCE">
            <w:pPr>
              <w:rPr>
                <w:sz w:val="17"/>
                <w:szCs w:val="17"/>
              </w:rPr>
            </w:pPr>
            <w:r>
              <w:rPr>
                <w:sz w:val="17"/>
                <w:szCs w:val="17"/>
              </w:rPr>
              <w:t xml:space="preserve">Volumetric flow rates are expressed as mean ± 1 standard deviation. </w:t>
            </w:r>
            <w:r w:rsidRPr="005D38DF">
              <w:rPr>
                <w:b/>
                <w:sz w:val="17"/>
                <w:szCs w:val="17"/>
              </w:rPr>
              <w:t xml:space="preserve">Bold </w:t>
            </w:r>
            <w:r w:rsidRPr="005D38DF">
              <w:rPr>
                <w:sz w:val="17"/>
                <w:szCs w:val="17"/>
              </w:rPr>
              <w:t>indicates statistical significance (p</w:t>
            </w:r>
            <w:r>
              <w:rPr>
                <w:sz w:val="17"/>
                <w:szCs w:val="17"/>
              </w:rPr>
              <w:t xml:space="preserve"> </w:t>
            </w:r>
            <w:r w:rsidRPr="005D38DF">
              <w:rPr>
                <w:sz w:val="17"/>
                <w:szCs w:val="17"/>
              </w:rPr>
              <w:t>&lt;</w:t>
            </w:r>
            <w:r>
              <w:rPr>
                <w:sz w:val="17"/>
                <w:szCs w:val="17"/>
              </w:rPr>
              <w:t xml:space="preserve"> 0</w:t>
            </w:r>
            <w:r w:rsidRPr="005D38DF">
              <w:rPr>
                <w:sz w:val="17"/>
                <w:szCs w:val="17"/>
              </w:rPr>
              <w:t xml:space="preserve">.05) compared to controls. </w:t>
            </w:r>
            <w:r w:rsidRPr="005D38DF">
              <w:rPr>
                <w:sz w:val="17"/>
                <w:szCs w:val="17"/>
                <w:u w:val="single"/>
              </w:rPr>
              <w:t>Underline</w:t>
            </w:r>
            <w:r w:rsidRPr="005D38DF">
              <w:rPr>
                <w:i/>
                <w:sz w:val="17"/>
                <w:szCs w:val="17"/>
              </w:rPr>
              <w:t xml:space="preserve"> </w:t>
            </w:r>
            <w:r w:rsidRPr="005D38DF">
              <w:rPr>
                <w:sz w:val="17"/>
                <w:szCs w:val="17"/>
              </w:rPr>
              <w:t>indicate</w:t>
            </w:r>
            <w:r>
              <w:rPr>
                <w:sz w:val="17"/>
                <w:szCs w:val="17"/>
              </w:rPr>
              <w:t>s statistical significance (p &lt; 0</w:t>
            </w:r>
            <w:r w:rsidRPr="005D38DF">
              <w:rPr>
                <w:sz w:val="17"/>
                <w:szCs w:val="17"/>
              </w:rPr>
              <w:t>.05) between</w:t>
            </w:r>
            <w:r>
              <w:rPr>
                <w:sz w:val="17"/>
                <w:szCs w:val="17"/>
              </w:rPr>
              <w:t xml:space="preserve"> the</w:t>
            </w:r>
            <w:r w:rsidRPr="005D38DF">
              <w:rPr>
                <w:sz w:val="17"/>
                <w:szCs w:val="17"/>
              </w:rPr>
              <w:t xml:space="preserve"> CMI</w:t>
            </w:r>
            <w:r>
              <w:rPr>
                <w:sz w:val="17"/>
                <w:szCs w:val="17"/>
              </w:rPr>
              <w:t>-</w:t>
            </w:r>
            <w:r w:rsidRPr="005D38DF">
              <w:rPr>
                <w:sz w:val="17"/>
                <w:szCs w:val="17"/>
              </w:rPr>
              <w:t xml:space="preserve"> and </w:t>
            </w:r>
            <w:r>
              <w:rPr>
                <w:sz w:val="17"/>
                <w:szCs w:val="17"/>
              </w:rPr>
              <w:t>CMI+ group. SCAo = supraceliac aorta, IRAo = infrarenal aorta, LRA = left renal artery, RRA = right renal artery, SMA = superior mesenteric artery, CA = celiac artery, SMV = superior mesenteric vein, SV = splenic vein, and PV = portal vein.</w:t>
            </w:r>
          </w:p>
        </w:tc>
      </w:tr>
    </w:tbl>
    <w:p w14:paraId="48907367" w14:textId="68A80E88" w:rsidR="00797BCE" w:rsidRDefault="00797BCE" w:rsidP="002570BA"/>
    <w:p w14:paraId="124268A0" w14:textId="768555D1" w:rsidR="00797BCE" w:rsidRDefault="00797BCE" w:rsidP="002570BA"/>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56945C02" w14:textId="77777777" w:rsidR="00797BCE" w:rsidRPr="002570BA" w:rsidRDefault="00797BCE" w:rsidP="002570BA"/>
    <w:tbl>
      <w:tblPr>
        <w:tblStyle w:val="TableGrid"/>
        <w:tblpPr w:leftFromText="180" w:rightFromText="180" w:vertAnchor="text" w:horzAnchor="page" w:tblpX="351" w:tblpY="-59"/>
        <w:tblW w:w="11695" w:type="dxa"/>
        <w:tblLook w:val="04A0" w:firstRow="1" w:lastRow="0" w:firstColumn="1" w:lastColumn="0" w:noHBand="0" w:noVBand="1"/>
      </w:tblPr>
      <w:tblGrid>
        <w:gridCol w:w="1345"/>
        <w:gridCol w:w="1170"/>
        <w:gridCol w:w="1170"/>
        <w:gridCol w:w="1170"/>
        <w:gridCol w:w="1260"/>
        <w:gridCol w:w="1080"/>
        <w:gridCol w:w="1170"/>
        <w:gridCol w:w="1080"/>
        <w:gridCol w:w="1170"/>
        <w:gridCol w:w="1080"/>
      </w:tblGrid>
      <w:tr w:rsidR="0072617A" w14:paraId="236B3982" w14:textId="77777777" w:rsidTr="0063118F">
        <w:trPr>
          <w:trHeight w:val="528"/>
        </w:trPr>
        <w:tc>
          <w:tcPr>
            <w:tcW w:w="11695" w:type="dxa"/>
            <w:gridSpan w:val="10"/>
            <w:tcBorders>
              <w:bottom w:val="nil"/>
            </w:tcBorders>
            <w:vAlign w:val="center"/>
          </w:tcPr>
          <w:p w14:paraId="2CF3E37F" w14:textId="163A8D87" w:rsidR="0072617A" w:rsidRPr="009B574A" w:rsidRDefault="0072617A" w:rsidP="0072617A">
            <w:pPr>
              <w:jc w:val="center"/>
              <w:rPr>
                <w:b/>
                <w:sz w:val="22"/>
                <w:szCs w:val="20"/>
              </w:rPr>
            </w:pPr>
            <w:r>
              <w:rPr>
                <w:b/>
                <w:szCs w:val="20"/>
              </w:rPr>
              <w:lastRenderedPageBreak/>
              <w:t>Table 3</w:t>
            </w:r>
            <w:r w:rsidRPr="00E71157">
              <w:rPr>
                <w:b/>
                <w:szCs w:val="20"/>
              </w:rPr>
              <w:t xml:space="preserve">:  Average </w:t>
            </w:r>
            <w:r>
              <w:rPr>
                <w:b/>
                <w:szCs w:val="20"/>
              </w:rPr>
              <w:t>Percent Change in Flow</w:t>
            </w:r>
            <w:r w:rsidRPr="00E71157">
              <w:rPr>
                <w:b/>
                <w:szCs w:val="20"/>
              </w:rPr>
              <w:t xml:space="preserve"> (</w:t>
            </w:r>
            <w:r>
              <w:rPr>
                <w:b/>
                <w:szCs w:val="20"/>
              </w:rPr>
              <w:t>%</w:t>
            </w:r>
            <w:r w:rsidRPr="00E71157">
              <w:rPr>
                <w:b/>
                <w:szCs w:val="20"/>
              </w:rPr>
              <w:t>)</w:t>
            </w:r>
          </w:p>
        </w:tc>
      </w:tr>
      <w:tr w:rsidR="0072617A" w14:paraId="7E5B343A" w14:textId="77777777" w:rsidTr="00006490">
        <w:trPr>
          <w:trHeight w:val="350"/>
        </w:trPr>
        <w:tc>
          <w:tcPr>
            <w:tcW w:w="1345" w:type="dxa"/>
            <w:tcBorders>
              <w:top w:val="single" w:sz="4" w:space="0" w:color="auto"/>
              <w:bottom w:val="single" w:sz="12" w:space="0" w:color="auto"/>
              <w:right w:val="nil"/>
            </w:tcBorders>
          </w:tcPr>
          <w:p w14:paraId="6389F6CF" w14:textId="77777777" w:rsidR="0072617A" w:rsidRPr="003C3FC1" w:rsidRDefault="0072617A" w:rsidP="0072617A">
            <w:pPr>
              <w:rPr>
                <w:sz w:val="20"/>
                <w:szCs w:val="20"/>
              </w:rPr>
            </w:pPr>
          </w:p>
        </w:tc>
        <w:tc>
          <w:tcPr>
            <w:tcW w:w="1170" w:type="dxa"/>
            <w:tcBorders>
              <w:top w:val="single" w:sz="4" w:space="0" w:color="auto"/>
              <w:left w:val="nil"/>
              <w:bottom w:val="single" w:sz="12" w:space="0" w:color="auto"/>
              <w:right w:val="nil"/>
            </w:tcBorders>
            <w:vAlign w:val="center"/>
          </w:tcPr>
          <w:p w14:paraId="3ECE4116" w14:textId="77777777" w:rsidR="0072617A" w:rsidRPr="003C3FC1" w:rsidRDefault="0072617A" w:rsidP="0072617A">
            <w:pPr>
              <w:jc w:val="center"/>
              <w:rPr>
                <w:sz w:val="20"/>
                <w:szCs w:val="20"/>
              </w:rPr>
            </w:pPr>
            <w:r w:rsidRPr="003C3FC1">
              <w:rPr>
                <w:sz w:val="20"/>
                <w:szCs w:val="20"/>
              </w:rPr>
              <w:t>SCAo</w:t>
            </w:r>
          </w:p>
        </w:tc>
        <w:tc>
          <w:tcPr>
            <w:tcW w:w="1170" w:type="dxa"/>
            <w:tcBorders>
              <w:top w:val="single" w:sz="4" w:space="0" w:color="auto"/>
              <w:left w:val="nil"/>
              <w:bottom w:val="single" w:sz="12" w:space="0" w:color="auto"/>
              <w:right w:val="nil"/>
            </w:tcBorders>
            <w:vAlign w:val="center"/>
          </w:tcPr>
          <w:p w14:paraId="09A3B353" w14:textId="77777777" w:rsidR="0072617A" w:rsidRPr="003C3FC1" w:rsidRDefault="0072617A" w:rsidP="0072617A">
            <w:pPr>
              <w:jc w:val="center"/>
              <w:rPr>
                <w:sz w:val="20"/>
                <w:szCs w:val="20"/>
              </w:rPr>
            </w:pPr>
            <w:r w:rsidRPr="003C3FC1">
              <w:rPr>
                <w:sz w:val="20"/>
                <w:szCs w:val="20"/>
              </w:rPr>
              <w:t>IRAo</w:t>
            </w:r>
          </w:p>
        </w:tc>
        <w:tc>
          <w:tcPr>
            <w:tcW w:w="1170" w:type="dxa"/>
            <w:tcBorders>
              <w:top w:val="single" w:sz="4" w:space="0" w:color="auto"/>
              <w:left w:val="nil"/>
              <w:bottom w:val="single" w:sz="12" w:space="0" w:color="auto"/>
              <w:right w:val="nil"/>
            </w:tcBorders>
            <w:vAlign w:val="center"/>
          </w:tcPr>
          <w:p w14:paraId="682331D2" w14:textId="77777777" w:rsidR="0072617A" w:rsidRPr="003C3FC1" w:rsidRDefault="0072617A" w:rsidP="0072617A">
            <w:pPr>
              <w:jc w:val="center"/>
              <w:rPr>
                <w:sz w:val="20"/>
                <w:szCs w:val="20"/>
              </w:rPr>
            </w:pPr>
            <w:r w:rsidRPr="003C3FC1">
              <w:rPr>
                <w:sz w:val="20"/>
                <w:szCs w:val="20"/>
              </w:rPr>
              <w:t>LRA</w:t>
            </w:r>
          </w:p>
        </w:tc>
        <w:tc>
          <w:tcPr>
            <w:tcW w:w="1260" w:type="dxa"/>
            <w:tcBorders>
              <w:top w:val="single" w:sz="4" w:space="0" w:color="auto"/>
              <w:left w:val="nil"/>
              <w:bottom w:val="single" w:sz="12" w:space="0" w:color="auto"/>
              <w:right w:val="nil"/>
            </w:tcBorders>
            <w:vAlign w:val="center"/>
          </w:tcPr>
          <w:p w14:paraId="293B27BF" w14:textId="77777777" w:rsidR="0072617A" w:rsidRPr="003C3FC1" w:rsidRDefault="0072617A" w:rsidP="0072617A">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5D7097C9" w14:textId="77777777" w:rsidR="0072617A" w:rsidRPr="003C3FC1" w:rsidRDefault="0072617A" w:rsidP="0072617A">
            <w:pPr>
              <w:jc w:val="center"/>
              <w:rPr>
                <w:sz w:val="20"/>
                <w:szCs w:val="20"/>
              </w:rPr>
            </w:pPr>
            <w:r w:rsidRPr="003C3FC1">
              <w:rPr>
                <w:sz w:val="20"/>
                <w:szCs w:val="20"/>
              </w:rPr>
              <w:t>SMA</w:t>
            </w:r>
          </w:p>
        </w:tc>
        <w:tc>
          <w:tcPr>
            <w:tcW w:w="1170" w:type="dxa"/>
            <w:tcBorders>
              <w:top w:val="single" w:sz="4" w:space="0" w:color="auto"/>
              <w:left w:val="nil"/>
              <w:bottom w:val="single" w:sz="12" w:space="0" w:color="auto"/>
              <w:right w:val="nil"/>
            </w:tcBorders>
            <w:vAlign w:val="center"/>
          </w:tcPr>
          <w:p w14:paraId="437BEC36" w14:textId="77777777" w:rsidR="0072617A" w:rsidRPr="003C3FC1" w:rsidRDefault="0072617A" w:rsidP="0072617A">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0421A691" w14:textId="77777777" w:rsidR="0072617A" w:rsidRPr="003C3FC1" w:rsidRDefault="0072617A" w:rsidP="0072617A">
            <w:pPr>
              <w:jc w:val="center"/>
              <w:rPr>
                <w:sz w:val="20"/>
                <w:szCs w:val="20"/>
              </w:rPr>
            </w:pPr>
            <w:r w:rsidRPr="003C3FC1">
              <w:rPr>
                <w:sz w:val="20"/>
                <w:szCs w:val="20"/>
              </w:rPr>
              <w:t>SMV</w:t>
            </w:r>
          </w:p>
        </w:tc>
        <w:tc>
          <w:tcPr>
            <w:tcW w:w="1170" w:type="dxa"/>
            <w:tcBorders>
              <w:top w:val="single" w:sz="4" w:space="0" w:color="auto"/>
              <w:left w:val="nil"/>
              <w:bottom w:val="single" w:sz="12" w:space="0" w:color="auto"/>
              <w:right w:val="nil"/>
            </w:tcBorders>
            <w:vAlign w:val="center"/>
          </w:tcPr>
          <w:p w14:paraId="19FFBF14" w14:textId="77777777" w:rsidR="0072617A" w:rsidRPr="003C3FC1" w:rsidRDefault="0072617A" w:rsidP="0072617A">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035210CD" w14:textId="77777777" w:rsidR="0072617A" w:rsidRPr="003C3FC1" w:rsidRDefault="0072617A" w:rsidP="0072617A">
            <w:pPr>
              <w:jc w:val="center"/>
              <w:rPr>
                <w:sz w:val="20"/>
                <w:szCs w:val="20"/>
              </w:rPr>
            </w:pPr>
            <w:r w:rsidRPr="003C3FC1">
              <w:rPr>
                <w:sz w:val="20"/>
                <w:szCs w:val="20"/>
              </w:rPr>
              <w:t>PV</w:t>
            </w:r>
          </w:p>
        </w:tc>
      </w:tr>
      <w:tr w:rsidR="0072617A" w14:paraId="12A7842A" w14:textId="77777777" w:rsidTr="00006490">
        <w:trPr>
          <w:trHeight w:val="408"/>
        </w:trPr>
        <w:tc>
          <w:tcPr>
            <w:tcW w:w="1345" w:type="dxa"/>
            <w:tcBorders>
              <w:top w:val="single" w:sz="12" w:space="0" w:color="auto"/>
              <w:bottom w:val="nil"/>
              <w:right w:val="nil"/>
            </w:tcBorders>
            <w:vAlign w:val="center"/>
          </w:tcPr>
          <w:p w14:paraId="0BEF9847" w14:textId="77777777" w:rsidR="0072617A" w:rsidRPr="003C3FC1" w:rsidRDefault="0072617A" w:rsidP="0072617A">
            <w:pPr>
              <w:jc w:val="center"/>
              <w:rPr>
                <w:sz w:val="20"/>
                <w:szCs w:val="20"/>
              </w:rPr>
            </w:pPr>
            <w:r>
              <w:rPr>
                <w:b/>
                <w:sz w:val="20"/>
                <w:szCs w:val="20"/>
              </w:rPr>
              <w:t>Control</w:t>
            </w:r>
          </w:p>
        </w:tc>
        <w:tc>
          <w:tcPr>
            <w:tcW w:w="1170" w:type="dxa"/>
            <w:tcBorders>
              <w:top w:val="single" w:sz="12" w:space="0" w:color="auto"/>
              <w:left w:val="nil"/>
              <w:bottom w:val="nil"/>
              <w:right w:val="nil"/>
            </w:tcBorders>
            <w:vAlign w:val="center"/>
          </w:tcPr>
          <w:p w14:paraId="01B181F0" w14:textId="5202CE0F" w:rsidR="0072617A" w:rsidRPr="009B574A" w:rsidRDefault="00396325" w:rsidP="0072617A">
            <w:pPr>
              <w:jc w:val="center"/>
              <w:rPr>
                <w:sz w:val="18"/>
                <w:szCs w:val="18"/>
              </w:rPr>
            </w:pPr>
            <w:r>
              <w:rPr>
                <w:sz w:val="18"/>
                <w:szCs w:val="18"/>
              </w:rPr>
              <w:t>15.7</w:t>
            </w:r>
            <w:r w:rsidR="0072617A" w:rsidRPr="009B574A">
              <w:rPr>
                <w:sz w:val="18"/>
                <w:szCs w:val="18"/>
              </w:rPr>
              <w:t xml:space="preserve"> ± </w:t>
            </w:r>
            <w:r>
              <w:rPr>
                <w:sz w:val="18"/>
                <w:szCs w:val="18"/>
              </w:rPr>
              <w:t>14.8</w:t>
            </w:r>
          </w:p>
        </w:tc>
        <w:tc>
          <w:tcPr>
            <w:tcW w:w="1170" w:type="dxa"/>
            <w:tcBorders>
              <w:top w:val="single" w:sz="12" w:space="0" w:color="auto"/>
              <w:left w:val="nil"/>
              <w:bottom w:val="nil"/>
              <w:right w:val="nil"/>
            </w:tcBorders>
            <w:vAlign w:val="center"/>
          </w:tcPr>
          <w:p w14:paraId="11D272C3" w14:textId="3D83088F" w:rsidR="0072617A" w:rsidRPr="009B574A" w:rsidRDefault="0063118F" w:rsidP="0072617A">
            <w:pPr>
              <w:jc w:val="center"/>
              <w:rPr>
                <w:sz w:val="18"/>
                <w:szCs w:val="18"/>
              </w:rPr>
            </w:pPr>
            <w:r>
              <w:rPr>
                <w:sz w:val="18"/>
                <w:szCs w:val="18"/>
              </w:rPr>
              <w:t>-7.03</w:t>
            </w:r>
            <w:r w:rsidR="0072617A">
              <w:rPr>
                <w:sz w:val="18"/>
                <w:szCs w:val="18"/>
              </w:rPr>
              <w:t xml:space="preserve"> </w:t>
            </w:r>
            <w:r w:rsidR="0072617A" w:rsidRPr="009B574A">
              <w:rPr>
                <w:sz w:val="18"/>
              </w:rPr>
              <w:t>±</w:t>
            </w:r>
            <w:r w:rsidR="0072617A">
              <w:rPr>
                <w:sz w:val="20"/>
              </w:rPr>
              <w:t xml:space="preserve"> </w:t>
            </w:r>
            <w:r>
              <w:rPr>
                <w:sz w:val="18"/>
              </w:rPr>
              <w:t>24.4</w:t>
            </w:r>
          </w:p>
        </w:tc>
        <w:tc>
          <w:tcPr>
            <w:tcW w:w="1170" w:type="dxa"/>
            <w:tcBorders>
              <w:top w:val="single" w:sz="12" w:space="0" w:color="auto"/>
              <w:left w:val="nil"/>
              <w:bottom w:val="nil"/>
              <w:right w:val="nil"/>
            </w:tcBorders>
            <w:vAlign w:val="center"/>
          </w:tcPr>
          <w:p w14:paraId="51895A83" w14:textId="5C26AE6D" w:rsidR="0072617A" w:rsidRPr="009B574A" w:rsidRDefault="0063118F" w:rsidP="0072617A">
            <w:pPr>
              <w:jc w:val="center"/>
              <w:rPr>
                <w:sz w:val="18"/>
                <w:szCs w:val="18"/>
              </w:rPr>
            </w:pPr>
            <w:r>
              <w:rPr>
                <w:sz w:val="18"/>
                <w:szCs w:val="18"/>
              </w:rPr>
              <w:t>3.58</w:t>
            </w:r>
            <w:r w:rsidR="0072617A">
              <w:rPr>
                <w:sz w:val="18"/>
                <w:szCs w:val="18"/>
              </w:rPr>
              <w:t xml:space="preserve"> </w:t>
            </w:r>
            <w:r w:rsidR="0072617A" w:rsidRPr="009B574A">
              <w:rPr>
                <w:sz w:val="18"/>
              </w:rPr>
              <w:t>±</w:t>
            </w:r>
            <w:r>
              <w:rPr>
                <w:sz w:val="18"/>
              </w:rPr>
              <w:t xml:space="preserve"> 15.4</w:t>
            </w:r>
          </w:p>
        </w:tc>
        <w:tc>
          <w:tcPr>
            <w:tcW w:w="1260" w:type="dxa"/>
            <w:tcBorders>
              <w:top w:val="single" w:sz="12" w:space="0" w:color="auto"/>
              <w:left w:val="nil"/>
              <w:bottom w:val="nil"/>
              <w:right w:val="nil"/>
            </w:tcBorders>
            <w:vAlign w:val="center"/>
          </w:tcPr>
          <w:p w14:paraId="1D6242DC" w14:textId="07E5F2AF" w:rsidR="0072617A" w:rsidRPr="009B574A" w:rsidRDefault="0063118F" w:rsidP="0063118F">
            <w:pPr>
              <w:jc w:val="center"/>
              <w:rPr>
                <w:sz w:val="18"/>
                <w:szCs w:val="18"/>
              </w:rPr>
            </w:pPr>
            <w:r>
              <w:rPr>
                <w:sz w:val="18"/>
                <w:szCs w:val="18"/>
              </w:rPr>
              <w:t>6.97</w:t>
            </w:r>
            <w:r w:rsidR="0072617A">
              <w:rPr>
                <w:sz w:val="18"/>
                <w:szCs w:val="18"/>
              </w:rPr>
              <w:t xml:space="preserve"> </w:t>
            </w:r>
            <w:r w:rsidR="0072617A" w:rsidRPr="009B574A">
              <w:rPr>
                <w:sz w:val="18"/>
              </w:rPr>
              <w:t>±</w:t>
            </w:r>
            <w:r w:rsidR="0072617A">
              <w:rPr>
                <w:sz w:val="18"/>
              </w:rPr>
              <w:t xml:space="preserve"> </w:t>
            </w:r>
            <w:r>
              <w:rPr>
                <w:sz w:val="18"/>
              </w:rPr>
              <w:t>17.5</w:t>
            </w:r>
          </w:p>
        </w:tc>
        <w:tc>
          <w:tcPr>
            <w:tcW w:w="1080" w:type="dxa"/>
            <w:tcBorders>
              <w:top w:val="single" w:sz="12" w:space="0" w:color="auto"/>
              <w:left w:val="nil"/>
              <w:bottom w:val="nil"/>
              <w:right w:val="nil"/>
            </w:tcBorders>
            <w:vAlign w:val="center"/>
          </w:tcPr>
          <w:p w14:paraId="5DABC1A5" w14:textId="2E194C80" w:rsidR="0072617A" w:rsidRPr="009B574A" w:rsidRDefault="0063118F" w:rsidP="0072617A">
            <w:pPr>
              <w:jc w:val="center"/>
              <w:rPr>
                <w:sz w:val="18"/>
                <w:szCs w:val="18"/>
              </w:rPr>
            </w:pPr>
            <w:r>
              <w:rPr>
                <w:sz w:val="18"/>
                <w:szCs w:val="18"/>
              </w:rPr>
              <w:t>98.8</w:t>
            </w:r>
            <w:r w:rsidR="0072617A">
              <w:rPr>
                <w:sz w:val="18"/>
                <w:szCs w:val="18"/>
              </w:rPr>
              <w:t xml:space="preserve"> </w:t>
            </w:r>
            <w:r w:rsidR="0072617A" w:rsidRPr="009B574A">
              <w:rPr>
                <w:sz w:val="18"/>
              </w:rPr>
              <w:t>±</w:t>
            </w:r>
            <w:r>
              <w:rPr>
                <w:sz w:val="18"/>
              </w:rPr>
              <w:t xml:space="preserve"> 80.7</w:t>
            </w:r>
          </w:p>
        </w:tc>
        <w:tc>
          <w:tcPr>
            <w:tcW w:w="1170" w:type="dxa"/>
            <w:tcBorders>
              <w:top w:val="single" w:sz="12" w:space="0" w:color="auto"/>
              <w:left w:val="nil"/>
              <w:bottom w:val="nil"/>
              <w:right w:val="nil"/>
            </w:tcBorders>
            <w:vAlign w:val="center"/>
          </w:tcPr>
          <w:p w14:paraId="2130BAF9" w14:textId="16C1E5C6" w:rsidR="0072617A" w:rsidRPr="009B574A" w:rsidRDefault="0063118F" w:rsidP="0072617A">
            <w:pPr>
              <w:jc w:val="center"/>
              <w:rPr>
                <w:sz w:val="18"/>
                <w:szCs w:val="18"/>
              </w:rPr>
            </w:pPr>
            <w:r>
              <w:rPr>
                <w:sz w:val="18"/>
                <w:szCs w:val="18"/>
              </w:rPr>
              <w:t>-3.73</w:t>
            </w:r>
            <w:r w:rsidR="0072617A">
              <w:rPr>
                <w:sz w:val="18"/>
                <w:szCs w:val="18"/>
              </w:rPr>
              <w:t xml:space="preserve"> </w:t>
            </w:r>
            <w:r w:rsidR="0072617A" w:rsidRPr="009B574A">
              <w:rPr>
                <w:sz w:val="18"/>
              </w:rPr>
              <w:t>±</w:t>
            </w:r>
            <w:r>
              <w:rPr>
                <w:sz w:val="18"/>
              </w:rPr>
              <w:t xml:space="preserve"> 18.9</w:t>
            </w:r>
          </w:p>
        </w:tc>
        <w:tc>
          <w:tcPr>
            <w:tcW w:w="1080" w:type="dxa"/>
            <w:tcBorders>
              <w:top w:val="single" w:sz="12" w:space="0" w:color="auto"/>
              <w:left w:val="nil"/>
              <w:bottom w:val="nil"/>
              <w:right w:val="nil"/>
            </w:tcBorders>
            <w:vAlign w:val="center"/>
          </w:tcPr>
          <w:p w14:paraId="6581A8BD" w14:textId="4CACEFF2" w:rsidR="0072617A" w:rsidRPr="009B574A" w:rsidRDefault="0063118F" w:rsidP="0063118F">
            <w:pPr>
              <w:jc w:val="center"/>
              <w:rPr>
                <w:sz w:val="18"/>
                <w:szCs w:val="18"/>
              </w:rPr>
            </w:pPr>
            <w:r>
              <w:rPr>
                <w:sz w:val="18"/>
                <w:szCs w:val="18"/>
              </w:rPr>
              <w:t>132</w:t>
            </w:r>
            <w:r w:rsidR="0072617A">
              <w:rPr>
                <w:sz w:val="18"/>
                <w:szCs w:val="18"/>
              </w:rPr>
              <w:t xml:space="preserve"> </w:t>
            </w:r>
            <w:r w:rsidR="0072617A" w:rsidRPr="009B574A">
              <w:rPr>
                <w:sz w:val="18"/>
              </w:rPr>
              <w:t>±</w:t>
            </w:r>
            <w:r w:rsidR="0072617A">
              <w:rPr>
                <w:sz w:val="18"/>
              </w:rPr>
              <w:t xml:space="preserve"> </w:t>
            </w:r>
            <w:r>
              <w:rPr>
                <w:sz w:val="18"/>
              </w:rPr>
              <w:t>80.7</w:t>
            </w:r>
          </w:p>
        </w:tc>
        <w:tc>
          <w:tcPr>
            <w:tcW w:w="1170" w:type="dxa"/>
            <w:tcBorders>
              <w:top w:val="single" w:sz="12" w:space="0" w:color="auto"/>
              <w:left w:val="nil"/>
              <w:bottom w:val="nil"/>
              <w:right w:val="nil"/>
            </w:tcBorders>
            <w:vAlign w:val="center"/>
          </w:tcPr>
          <w:p w14:paraId="3A334309" w14:textId="35C43C5A" w:rsidR="0072617A" w:rsidRPr="009B574A" w:rsidRDefault="0063118F" w:rsidP="0072617A">
            <w:pPr>
              <w:jc w:val="center"/>
              <w:rPr>
                <w:sz w:val="18"/>
                <w:szCs w:val="18"/>
              </w:rPr>
            </w:pPr>
            <w:r>
              <w:rPr>
                <w:sz w:val="18"/>
                <w:szCs w:val="18"/>
              </w:rPr>
              <w:t>-4.76</w:t>
            </w:r>
            <w:r w:rsidR="0072617A">
              <w:rPr>
                <w:sz w:val="18"/>
                <w:szCs w:val="18"/>
              </w:rPr>
              <w:t xml:space="preserve"> </w:t>
            </w:r>
            <w:r w:rsidR="0072617A" w:rsidRPr="009B574A">
              <w:rPr>
                <w:sz w:val="18"/>
              </w:rPr>
              <w:t>±</w:t>
            </w:r>
            <w:r>
              <w:rPr>
                <w:sz w:val="18"/>
              </w:rPr>
              <w:t xml:space="preserve"> 32.3</w:t>
            </w:r>
          </w:p>
        </w:tc>
        <w:tc>
          <w:tcPr>
            <w:tcW w:w="1080" w:type="dxa"/>
            <w:tcBorders>
              <w:top w:val="single" w:sz="12" w:space="0" w:color="auto"/>
              <w:left w:val="nil"/>
              <w:bottom w:val="nil"/>
            </w:tcBorders>
            <w:vAlign w:val="center"/>
          </w:tcPr>
          <w:p w14:paraId="5B9F8B15" w14:textId="1D059CC3" w:rsidR="0072617A" w:rsidRPr="009B574A" w:rsidRDefault="0063118F" w:rsidP="0072617A">
            <w:pPr>
              <w:jc w:val="center"/>
              <w:rPr>
                <w:sz w:val="18"/>
                <w:szCs w:val="18"/>
              </w:rPr>
            </w:pPr>
            <w:r>
              <w:rPr>
                <w:sz w:val="18"/>
                <w:szCs w:val="18"/>
              </w:rPr>
              <w:t>56.7</w:t>
            </w:r>
            <w:r w:rsidR="0072617A">
              <w:rPr>
                <w:sz w:val="18"/>
                <w:szCs w:val="18"/>
              </w:rPr>
              <w:t xml:space="preserve"> </w:t>
            </w:r>
            <w:r w:rsidR="0072617A" w:rsidRPr="009B574A">
              <w:rPr>
                <w:sz w:val="18"/>
              </w:rPr>
              <w:t>±</w:t>
            </w:r>
            <w:r>
              <w:rPr>
                <w:sz w:val="18"/>
              </w:rPr>
              <w:t xml:space="preserve"> 47.9</w:t>
            </w:r>
          </w:p>
        </w:tc>
      </w:tr>
      <w:tr w:rsidR="0072617A" w14:paraId="6F913D4A" w14:textId="77777777" w:rsidTr="00006490">
        <w:trPr>
          <w:trHeight w:val="437"/>
        </w:trPr>
        <w:tc>
          <w:tcPr>
            <w:tcW w:w="1345" w:type="dxa"/>
            <w:tcBorders>
              <w:top w:val="nil"/>
              <w:bottom w:val="nil"/>
              <w:right w:val="nil"/>
            </w:tcBorders>
            <w:vAlign w:val="center"/>
          </w:tcPr>
          <w:p w14:paraId="3F860970" w14:textId="7675BD22" w:rsidR="0072617A" w:rsidRPr="003C3FC1" w:rsidRDefault="003B50D5" w:rsidP="0072617A">
            <w:pPr>
              <w:jc w:val="center"/>
              <w:rPr>
                <w:sz w:val="20"/>
                <w:szCs w:val="20"/>
              </w:rPr>
            </w:pPr>
            <w:r>
              <w:rPr>
                <w:b/>
                <w:sz w:val="20"/>
                <w:szCs w:val="20"/>
              </w:rPr>
              <w:t>CMI-</w:t>
            </w:r>
          </w:p>
        </w:tc>
        <w:tc>
          <w:tcPr>
            <w:tcW w:w="1170" w:type="dxa"/>
            <w:tcBorders>
              <w:top w:val="nil"/>
              <w:left w:val="nil"/>
              <w:bottom w:val="nil"/>
              <w:right w:val="nil"/>
            </w:tcBorders>
            <w:vAlign w:val="center"/>
          </w:tcPr>
          <w:p w14:paraId="1424E0C9" w14:textId="5D835D13" w:rsidR="0072617A" w:rsidRPr="009B574A" w:rsidRDefault="00396325" w:rsidP="0072617A">
            <w:pPr>
              <w:jc w:val="center"/>
              <w:rPr>
                <w:sz w:val="18"/>
                <w:szCs w:val="18"/>
              </w:rPr>
            </w:pPr>
            <w:r>
              <w:rPr>
                <w:sz w:val="18"/>
                <w:szCs w:val="18"/>
              </w:rPr>
              <w:t>21.1</w:t>
            </w:r>
            <w:r w:rsidR="0072617A">
              <w:rPr>
                <w:sz w:val="18"/>
                <w:szCs w:val="18"/>
              </w:rPr>
              <w:t xml:space="preserve"> </w:t>
            </w:r>
            <w:r w:rsidR="0072617A" w:rsidRPr="009B574A">
              <w:rPr>
                <w:sz w:val="18"/>
              </w:rPr>
              <w:t>±</w:t>
            </w:r>
            <w:r>
              <w:rPr>
                <w:sz w:val="18"/>
              </w:rPr>
              <w:t xml:space="preserve"> 16.6</w:t>
            </w:r>
          </w:p>
        </w:tc>
        <w:tc>
          <w:tcPr>
            <w:tcW w:w="1170" w:type="dxa"/>
            <w:tcBorders>
              <w:top w:val="nil"/>
              <w:left w:val="nil"/>
              <w:bottom w:val="nil"/>
              <w:right w:val="nil"/>
            </w:tcBorders>
            <w:vAlign w:val="center"/>
          </w:tcPr>
          <w:p w14:paraId="65D0435A" w14:textId="69E847B3" w:rsidR="0072617A" w:rsidRPr="00215773" w:rsidRDefault="0063118F" w:rsidP="0063118F">
            <w:pPr>
              <w:jc w:val="center"/>
              <w:rPr>
                <w:sz w:val="18"/>
                <w:szCs w:val="18"/>
              </w:rPr>
            </w:pPr>
            <w:r>
              <w:rPr>
                <w:sz w:val="18"/>
                <w:szCs w:val="18"/>
              </w:rPr>
              <w:t>13.0</w:t>
            </w:r>
            <w:r w:rsidR="0072617A" w:rsidRPr="00215773">
              <w:rPr>
                <w:sz w:val="18"/>
                <w:szCs w:val="18"/>
              </w:rPr>
              <w:t xml:space="preserve"> </w:t>
            </w:r>
            <w:r w:rsidR="0072617A" w:rsidRPr="00215773">
              <w:rPr>
                <w:sz w:val="18"/>
              </w:rPr>
              <w:t xml:space="preserve">± </w:t>
            </w:r>
            <w:r>
              <w:rPr>
                <w:sz w:val="18"/>
              </w:rPr>
              <w:t>31.1</w:t>
            </w:r>
          </w:p>
        </w:tc>
        <w:tc>
          <w:tcPr>
            <w:tcW w:w="1170" w:type="dxa"/>
            <w:tcBorders>
              <w:top w:val="nil"/>
              <w:left w:val="nil"/>
              <w:bottom w:val="nil"/>
              <w:right w:val="nil"/>
            </w:tcBorders>
            <w:vAlign w:val="center"/>
          </w:tcPr>
          <w:p w14:paraId="01B4C6B7" w14:textId="6F963315" w:rsidR="0072617A" w:rsidRPr="009B574A" w:rsidRDefault="0063118F" w:rsidP="0072617A">
            <w:pPr>
              <w:jc w:val="center"/>
              <w:rPr>
                <w:sz w:val="18"/>
                <w:szCs w:val="18"/>
              </w:rPr>
            </w:pPr>
            <w:r>
              <w:rPr>
                <w:sz w:val="18"/>
                <w:szCs w:val="18"/>
              </w:rPr>
              <w:t>2.03</w:t>
            </w:r>
            <w:r w:rsidR="0072617A">
              <w:rPr>
                <w:sz w:val="18"/>
                <w:szCs w:val="18"/>
              </w:rPr>
              <w:t xml:space="preserve"> </w:t>
            </w:r>
            <w:r w:rsidR="0072617A" w:rsidRPr="009B574A">
              <w:rPr>
                <w:sz w:val="18"/>
              </w:rPr>
              <w:t>±</w:t>
            </w:r>
            <w:r>
              <w:rPr>
                <w:sz w:val="18"/>
              </w:rPr>
              <w:t xml:space="preserve"> 21.0</w:t>
            </w:r>
          </w:p>
        </w:tc>
        <w:tc>
          <w:tcPr>
            <w:tcW w:w="1260" w:type="dxa"/>
            <w:tcBorders>
              <w:top w:val="nil"/>
              <w:left w:val="nil"/>
              <w:bottom w:val="nil"/>
              <w:right w:val="nil"/>
            </w:tcBorders>
            <w:vAlign w:val="center"/>
          </w:tcPr>
          <w:p w14:paraId="0F3806FE" w14:textId="1C82D386" w:rsidR="0072617A" w:rsidRPr="009B574A" w:rsidRDefault="0063118F" w:rsidP="0072617A">
            <w:pPr>
              <w:jc w:val="center"/>
              <w:rPr>
                <w:sz w:val="18"/>
                <w:szCs w:val="18"/>
              </w:rPr>
            </w:pPr>
            <w:r>
              <w:rPr>
                <w:sz w:val="18"/>
                <w:szCs w:val="18"/>
              </w:rPr>
              <w:t>-0.950</w:t>
            </w:r>
            <w:r w:rsidR="0072617A">
              <w:rPr>
                <w:sz w:val="18"/>
                <w:szCs w:val="18"/>
              </w:rPr>
              <w:t xml:space="preserve"> </w:t>
            </w:r>
            <w:r w:rsidR="0072617A" w:rsidRPr="009B574A">
              <w:rPr>
                <w:sz w:val="18"/>
              </w:rPr>
              <w:t>±</w:t>
            </w:r>
            <w:r>
              <w:rPr>
                <w:sz w:val="18"/>
              </w:rPr>
              <w:t xml:space="preserve"> 19.0</w:t>
            </w:r>
          </w:p>
        </w:tc>
        <w:tc>
          <w:tcPr>
            <w:tcW w:w="1080" w:type="dxa"/>
            <w:tcBorders>
              <w:top w:val="nil"/>
              <w:left w:val="nil"/>
              <w:bottom w:val="nil"/>
              <w:right w:val="nil"/>
            </w:tcBorders>
            <w:vAlign w:val="center"/>
          </w:tcPr>
          <w:p w14:paraId="7370EDB4" w14:textId="18755829" w:rsidR="0072617A" w:rsidRPr="009B574A" w:rsidRDefault="0063118F" w:rsidP="0072617A">
            <w:pPr>
              <w:jc w:val="center"/>
              <w:rPr>
                <w:sz w:val="18"/>
                <w:szCs w:val="18"/>
              </w:rPr>
            </w:pPr>
            <w:r>
              <w:rPr>
                <w:sz w:val="18"/>
                <w:szCs w:val="18"/>
              </w:rPr>
              <w:t>62.7</w:t>
            </w:r>
            <w:r w:rsidR="0072617A">
              <w:rPr>
                <w:sz w:val="18"/>
                <w:szCs w:val="18"/>
              </w:rPr>
              <w:t xml:space="preserve"> </w:t>
            </w:r>
            <w:r w:rsidR="0072617A" w:rsidRPr="009B574A">
              <w:rPr>
                <w:sz w:val="18"/>
              </w:rPr>
              <w:t>±</w:t>
            </w:r>
            <w:r>
              <w:rPr>
                <w:sz w:val="18"/>
              </w:rPr>
              <w:t xml:space="preserve"> 66.5</w:t>
            </w:r>
          </w:p>
        </w:tc>
        <w:tc>
          <w:tcPr>
            <w:tcW w:w="1170" w:type="dxa"/>
            <w:tcBorders>
              <w:top w:val="nil"/>
              <w:left w:val="nil"/>
              <w:bottom w:val="nil"/>
              <w:right w:val="nil"/>
            </w:tcBorders>
            <w:vAlign w:val="center"/>
          </w:tcPr>
          <w:p w14:paraId="4E5C0268" w14:textId="7A89DF65" w:rsidR="0072617A" w:rsidRPr="005D38DF" w:rsidRDefault="0063118F" w:rsidP="0072617A">
            <w:pPr>
              <w:jc w:val="center"/>
              <w:rPr>
                <w:sz w:val="18"/>
                <w:szCs w:val="18"/>
              </w:rPr>
            </w:pPr>
            <w:r>
              <w:rPr>
                <w:sz w:val="18"/>
                <w:szCs w:val="18"/>
              </w:rPr>
              <w:t>0.930</w:t>
            </w:r>
            <w:r w:rsidR="0072617A" w:rsidRPr="005D38DF">
              <w:rPr>
                <w:sz w:val="18"/>
                <w:szCs w:val="18"/>
              </w:rPr>
              <w:t xml:space="preserve"> </w:t>
            </w:r>
            <w:r>
              <w:rPr>
                <w:sz w:val="18"/>
              </w:rPr>
              <w:t>± 35.6</w:t>
            </w:r>
          </w:p>
        </w:tc>
        <w:tc>
          <w:tcPr>
            <w:tcW w:w="1080" w:type="dxa"/>
            <w:tcBorders>
              <w:top w:val="nil"/>
              <w:left w:val="nil"/>
              <w:bottom w:val="nil"/>
              <w:right w:val="nil"/>
            </w:tcBorders>
            <w:vAlign w:val="center"/>
          </w:tcPr>
          <w:p w14:paraId="3AD53EE7" w14:textId="5055134C" w:rsidR="0072617A" w:rsidRPr="009E7EBE" w:rsidRDefault="0063118F" w:rsidP="0072617A">
            <w:pPr>
              <w:jc w:val="center"/>
              <w:rPr>
                <w:sz w:val="18"/>
                <w:szCs w:val="18"/>
              </w:rPr>
            </w:pPr>
            <w:r>
              <w:rPr>
                <w:sz w:val="18"/>
                <w:szCs w:val="18"/>
              </w:rPr>
              <w:t>1</w:t>
            </w:r>
            <w:r w:rsidR="0072617A">
              <w:rPr>
                <w:sz w:val="18"/>
                <w:szCs w:val="18"/>
              </w:rPr>
              <w:t>7</w:t>
            </w:r>
            <w:r>
              <w:rPr>
                <w:sz w:val="18"/>
                <w:szCs w:val="18"/>
              </w:rPr>
              <w:t>8</w:t>
            </w:r>
            <w:r w:rsidR="0072617A">
              <w:rPr>
                <w:sz w:val="18"/>
                <w:szCs w:val="18"/>
              </w:rPr>
              <w:t xml:space="preserve"> </w:t>
            </w:r>
            <w:r w:rsidR="0072617A" w:rsidRPr="009B574A">
              <w:rPr>
                <w:sz w:val="18"/>
              </w:rPr>
              <w:t>±</w:t>
            </w:r>
            <w:r>
              <w:rPr>
                <w:sz w:val="18"/>
              </w:rPr>
              <w:t xml:space="preserve"> 147</w:t>
            </w:r>
          </w:p>
        </w:tc>
        <w:tc>
          <w:tcPr>
            <w:tcW w:w="1170" w:type="dxa"/>
            <w:tcBorders>
              <w:top w:val="nil"/>
              <w:left w:val="nil"/>
              <w:bottom w:val="nil"/>
              <w:right w:val="nil"/>
            </w:tcBorders>
            <w:vAlign w:val="center"/>
          </w:tcPr>
          <w:p w14:paraId="21DAE5B5" w14:textId="79285D66" w:rsidR="0072617A" w:rsidRPr="009B574A" w:rsidRDefault="0063118F" w:rsidP="0072617A">
            <w:pPr>
              <w:jc w:val="center"/>
              <w:rPr>
                <w:sz w:val="18"/>
                <w:szCs w:val="18"/>
              </w:rPr>
            </w:pPr>
            <w:r>
              <w:rPr>
                <w:sz w:val="18"/>
                <w:szCs w:val="18"/>
              </w:rPr>
              <w:t>-3.77</w:t>
            </w:r>
            <w:r w:rsidR="0072617A">
              <w:rPr>
                <w:sz w:val="18"/>
                <w:szCs w:val="18"/>
              </w:rPr>
              <w:t xml:space="preserve"> </w:t>
            </w:r>
            <w:r w:rsidR="0072617A" w:rsidRPr="009B574A">
              <w:rPr>
                <w:sz w:val="18"/>
              </w:rPr>
              <w:t>±</w:t>
            </w:r>
            <w:r>
              <w:rPr>
                <w:sz w:val="18"/>
              </w:rPr>
              <w:t xml:space="preserve"> 36.0</w:t>
            </w:r>
          </w:p>
        </w:tc>
        <w:tc>
          <w:tcPr>
            <w:tcW w:w="1080" w:type="dxa"/>
            <w:tcBorders>
              <w:top w:val="nil"/>
              <w:left w:val="nil"/>
              <w:bottom w:val="nil"/>
            </w:tcBorders>
            <w:vAlign w:val="center"/>
          </w:tcPr>
          <w:p w14:paraId="65AB16A9" w14:textId="1C0EFF83" w:rsidR="0072617A" w:rsidRPr="009B574A" w:rsidRDefault="0063118F" w:rsidP="0072617A">
            <w:pPr>
              <w:jc w:val="center"/>
              <w:rPr>
                <w:sz w:val="18"/>
                <w:szCs w:val="18"/>
              </w:rPr>
            </w:pPr>
            <w:r>
              <w:rPr>
                <w:sz w:val="18"/>
                <w:szCs w:val="18"/>
              </w:rPr>
              <w:t>72.1</w:t>
            </w:r>
            <w:r w:rsidR="0072617A">
              <w:rPr>
                <w:sz w:val="18"/>
                <w:szCs w:val="18"/>
              </w:rPr>
              <w:t xml:space="preserve"> </w:t>
            </w:r>
            <w:r w:rsidR="0072617A" w:rsidRPr="009B574A">
              <w:rPr>
                <w:sz w:val="18"/>
              </w:rPr>
              <w:t>±</w:t>
            </w:r>
            <w:r>
              <w:rPr>
                <w:sz w:val="18"/>
              </w:rPr>
              <w:t xml:space="preserve"> 50.4</w:t>
            </w:r>
          </w:p>
        </w:tc>
      </w:tr>
      <w:tr w:rsidR="0072617A" w14:paraId="1E9C6406" w14:textId="77777777" w:rsidTr="00006490">
        <w:trPr>
          <w:trHeight w:val="437"/>
        </w:trPr>
        <w:tc>
          <w:tcPr>
            <w:tcW w:w="1345" w:type="dxa"/>
            <w:tcBorders>
              <w:top w:val="nil"/>
              <w:right w:val="nil"/>
            </w:tcBorders>
            <w:vAlign w:val="center"/>
          </w:tcPr>
          <w:p w14:paraId="31E92F4D" w14:textId="1DE5A8FB" w:rsidR="0072617A" w:rsidRPr="003C3FC1" w:rsidRDefault="0072617A" w:rsidP="0072617A">
            <w:pPr>
              <w:jc w:val="center"/>
              <w:rPr>
                <w:sz w:val="20"/>
                <w:szCs w:val="20"/>
              </w:rPr>
            </w:pPr>
            <w:r w:rsidRPr="009B574A">
              <w:rPr>
                <w:b/>
                <w:sz w:val="20"/>
                <w:szCs w:val="20"/>
              </w:rPr>
              <w:t>CMI</w:t>
            </w:r>
            <w:r w:rsidR="003B50D5">
              <w:rPr>
                <w:b/>
                <w:sz w:val="20"/>
                <w:szCs w:val="20"/>
              </w:rPr>
              <w:t>+</w:t>
            </w:r>
          </w:p>
        </w:tc>
        <w:tc>
          <w:tcPr>
            <w:tcW w:w="1170" w:type="dxa"/>
            <w:tcBorders>
              <w:top w:val="nil"/>
              <w:left w:val="nil"/>
              <w:right w:val="nil"/>
            </w:tcBorders>
            <w:vAlign w:val="center"/>
          </w:tcPr>
          <w:p w14:paraId="59C87AB5" w14:textId="7A978EEE" w:rsidR="0072617A" w:rsidRPr="00396325" w:rsidRDefault="00396325" w:rsidP="0072617A">
            <w:pPr>
              <w:jc w:val="center"/>
              <w:rPr>
                <w:b/>
                <w:sz w:val="18"/>
                <w:szCs w:val="18"/>
                <w:u w:val="single"/>
              </w:rPr>
            </w:pPr>
            <w:r w:rsidRPr="00396325">
              <w:rPr>
                <w:b/>
                <w:sz w:val="18"/>
                <w:szCs w:val="18"/>
                <w:u w:val="single"/>
              </w:rPr>
              <w:t>-2.57</w:t>
            </w:r>
            <w:r w:rsidR="0072617A" w:rsidRPr="00396325">
              <w:rPr>
                <w:b/>
                <w:sz w:val="18"/>
                <w:szCs w:val="18"/>
                <w:u w:val="single"/>
              </w:rPr>
              <w:t xml:space="preserve"> </w:t>
            </w:r>
            <w:r w:rsidRPr="00396325">
              <w:rPr>
                <w:b/>
                <w:sz w:val="18"/>
                <w:u w:val="single"/>
              </w:rPr>
              <w:t>± 12.1</w:t>
            </w:r>
          </w:p>
        </w:tc>
        <w:tc>
          <w:tcPr>
            <w:tcW w:w="1170" w:type="dxa"/>
            <w:tcBorders>
              <w:top w:val="nil"/>
              <w:left w:val="nil"/>
              <w:right w:val="nil"/>
            </w:tcBorders>
            <w:vAlign w:val="center"/>
          </w:tcPr>
          <w:p w14:paraId="7B185482" w14:textId="28C2511B" w:rsidR="0072617A" w:rsidRPr="009B574A" w:rsidRDefault="0063118F" w:rsidP="0072617A">
            <w:pPr>
              <w:jc w:val="center"/>
              <w:rPr>
                <w:sz w:val="18"/>
                <w:szCs w:val="18"/>
              </w:rPr>
            </w:pPr>
            <w:r>
              <w:rPr>
                <w:sz w:val="18"/>
                <w:szCs w:val="18"/>
              </w:rPr>
              <w:t>-3.16</w:t>
            </w:r>
            <w:r w:rsidR="0072617A">
              <w:rPr>
                <w:sz w:val="18"/>
                <w:szCs w:val="18"/>
              </w:rPr>
              <w:t xml:space="preserve"> </w:t>
            </w:r>
            <w:r w:rsidR="0072617A" w:rsidRPr="009B574A">
              <w:rPr>
                <w:sz w:val="18"/>
              </w:rPr>
              <w:t>±</w:t>
            </w:r>
            <w:r>
              <w:rPr>
                <w:sz w:val="18"/>
              </w:rPr>
              <w:t xml:space="preserve"> 27.1</w:t>
            </w:r>
          </w:p>
        </w:tc>
        <w:tc>
          <w:tcPr>
            <w:tcW w:w="1170" w:type="dxa"/>
            <w:tcBorders>
              <w:top w:val="nil"/>
              <w:left w:val="nil"/>
              <w:right w:val="nil"/>
            </w:tcBorders>
            <w:vAlign w:val="center"/>
          </w:tcPr>
          <w:p w14:paraId="6F6EE880" w14:textId="05A45259" w:rsidR="0072617A" w:rsidRPr="009B574A" w:rsidRDefault="0063118F" w:rsidP="0072617A">
            <w:pPr>
              <w:jc w:val="center"/>
              <w:rPr>
                <w:sz w:val="18"/>
                <w:szCs w:val="18"/>
              </w:rPr>
            </w:pPr>
            <w:r>
              <w:rPr>
                <w:sz w:val="18"/>
                <w:szCs w:val="18"/>
              </w:rPr>
              <w:t>-19.9</w:t>
            </w:r>
            <w:r w:rsidR="0072617A">
              <w:rPr>
                <w:sz w:val="18"/>
                <w:szCs w:val="18"/>
              </w:rPr>
              <w:t xml:space="preserve"> </w:t>
            </w:r>
            <w:r w:rsidR="0072617A" w:rsidRPr="009B574A">
              <w:rPr>
                <w:sz w:val="18"/>
              </w:rPr>
              <w:t>±</w:t>
            </w:r>
            <w:r>
              <w:rPr>
                <w:sz w:val="18"/>
              </w:rPr>
              <w:t xml:space="preserve"> 26.1</w:t>
            </w:r>
          </w:p>
        </w:tc>
        <w:tc>
          <w:tcPr>
            <w:tcW w:w="1260" w:type="dxa"/>
            <w:tcBorders>
              <w:top w:val="nil"/>
              <w:left w:val="nil"/>
              <w:right w:val="nil"/>
            </w:tcBorders>
            <w:vAlign w:val="center"/>
          </w:tcPr>
          <w:p w14:paraId="0CDA5849" w14:textId="3D69670D" w:rsidR="0072617A" w:rsidRPr="00440A1E" w:rsidRDefault="0063118F" w:rsidP="0072617A">
            <w:pPr>
              <w:jc w:val="center"/>
              <w:rPr>
                <w:sz w:val="18"/>
                <w:szCs w:val="18"/>
              </w:rPr>
            </w:pPr>
            <w:r>
              <w:rPr>
                <w:sz w:val="18"/>
                <w:szCs w:val="18"/>
              </w:rPr>
              <w:t>-</w:t>
            </w:r>
            <w:r w:rsidR="0072617A" w:rsidRPr="00440A1E">
              <w:rPr>
                <w:sz w:val="18"/>
                <w:szCs w:val="18"/>
              </w:rPr>
              <w:t>3</w:t>
            </w:r>
            <w:r>
              <w:rPr>
                <w:sz w:val="18"/>
                <w:szCs w:val="18"/>
              </w:rPr>
              <w:t>5.7</w:t>
            </w:r>
            <w:r w:rsidR="0072617A" w:rsidRPr="00440A1E">
              <w:rPr>
                <w:sz w:val="18"/>
                <w:szCs w:val="18"/>
              </w:rPr>
              <w:t xml:space="preserve"> </w:t>
            </w:r>
            <w:r>
              <w:rPr>
                <w:sz w:val="18"/>
              </w:rPr>
              <w:t>± 37.1</w:t>
            </w:r>
          </w:p>
        </w:tc>
        <w:tc>
          <w:tcPr>
            <w:tcW w:w="1080" w:type="dxa"/>
            <w:tcBorders>
              <w:top w:val="nil"/>
              <w:left w:val="nil"/>
              <w:right w:val="nil"/>
            </w:tcBorders>
            <w:vAlign w:val="center"/>
          </w:tcPr>
          <w:p w14:paraId="2F799DA5" w14:textId="1974E8FE" w:rsidR="0072617A" w:rsidRPr="00396325" w:rsidRDefault="0063118F" w:rsidP="0072617A">
            <w:pPr>
              <w:jc w:val="center"/>
              <w:rPr>
                <w:b/>
                <w:sz w:val="18"/>
                <w:szCs w:val="18"/>
              </w:rPr>
            </w:pPr>
            <w:r>
              <w:rPr>
                <w:b/>
                <w:sz w:val="18"/>
                <w:szCs w:val="18"/>
              </w:rPr>
              <w:t>23.5</w:t>
            </w:r>
            <w:r w:rsidR="0072617A" w:rsidRPr="00396325">
              <w:rPr>
                <w:b/>
                <w:sz w:val="18"/>
                <w:szCs w:val="18"/>
              </w:rPr>
              <w:t xml:space="preserve"> </w:t>
            </w:r>
            <w:r w:rsidR="0072617A" w:rsidRPr="00396325">
              <w:rPr>
                <w:b/>
                <w:sz w:val="18"/>
              </w:rPr>
              <w:t>±</w:t>
            </w:r>
            <w:r>
              <w:rPr>
                <w:b/>
                <w:sz w:val="18"/>
              </w:rPr>
              <w:t xml:space="preserve"> 32.7</w:t>
            </w:r>
          </w:p>
        </w:tc>
        <w:tc>
          <w:tcPr>
            <w:tcW w:w="1170" w:type="dxa"/>
            <w:tcBorders>
              <w:top w:val="nil"/>
              <w:left w:val="nil"/>
              <w:right w:val="nil"/>
            </w:tcBorders>
            <w:vAlign w:val="center"/>
          </w:tcPr>
          <w:p w14:paraId="67A19476" w14:textId="60618959" w:rsidR="0072617A" w:rsidRPr="009B574A" w:rsidRDefault="0063118F" w:rsidP="0063118F">
            <w:pPr>
              <w:jc w:val="center"/>
              <w:rPr>
                <w:sz w:val="18"/>
                <w:szCs w:val="18"/>
              </w:rPr>
            </w:pPr>
            <w:r>
              <w:rPr>
                <w:sz w:val="18"/>
                <w:szCs w:val="18"/>
              </w:rPr>
              <w:t>4.52</w:t>
            </w:r>
            <w:r w:rsidR="0072617A">
              <w:rPr>
                <w:sz w:val="18"/>
                <w:szCs w:val="18"/>
              </w:rPr>
              <w:t xml:space="preserve"> </w:t>
            </w:r>
            <w:r w:rsidR="0072617A" w:rsidRPr="009B574A">
              <w:rPr>
                <w:sz w:val="18"/>
              </w:rPr>
              <w:t>±</w:t>
            </w:r>
            <w:r w:rsidR="0072617A">
              <w:rPr>
                <w:sz w:val="18"/>
              </w:rPr>
              <w:t xml:space="preserve"> </w:t>
            </w:r>
            <w:r>
              <w:rPr>
                <w:sz w:val="18"/>
              </w:rPr>
              <w:t>8.53</w:t>
            </w:r>
          </w:p>
        </w:tc>
        <w:tc>
          <w:tcPr>
            <w:tcW w:w="1080" w:type="dxa"/>
            <w:tcBorders>
              <w:top w:val="nil"/>
              <w:left w:val="nil"/>
              <w:right w:val="nil"/>
            </w:tcBorders>
            <w:vAlign w:val="center"/>
          </w:tcPr>
          <w:p w14:paraId="3CC964AF" w14:textId="3290EBE4" w:rsidR="0072617A" w:rsidRPr="00396325" w:rsidRDefault="0063118F" w:rsidP="0072617A">
            <w:pPr>
              <w:jc w:val="center"/>
              <w:rPr>
                <w:b/>
                <w:sz w:val="18"/>
                <w:szCs w:val="18"/>
                <w:u w:val="single"/>
              </w:rPr>
            </w:pPr>
            <w:r>
              <w:rPr>
                <w:b/>
                <w:sz w:val="18"/>
                <w:szCs w:val="18"/>
                <w:u w:val="single"/>
              </w:rPr>
              <w:t>40.3</w:t>
            </w:r>
            <w:r w:rsidR="0072617A" w:rsidRPr="00396325">
              <w:rPr>
                <w:b/>
                <w:sz w:val="18"/>
                <w:szCs w:val="18"/>
                <w:u w:val="single"/>
              </w:rPr>
              <w:t xml:space="preserve"> </w:t>
            </w:r>
            <w:r w:rsidR="0072617A" w:rsidRPr="00396325">
              <w:rPr>
                <w:b/>
                <w:sz w:val="18"/>
                <w:u w:val="single"/>
              </w:rPr>
              <w:t>±</w:t>
            </w:r>
            <w:r>
              <w:rPr>
                <w:b/>
                <w:sz w:val="18"/>
                <w:u w:val="single"/>
              </w:rPr>
              <w:t xml:space="preserve"> 55.6</w:t>
            </w:r>
          </w:p>
        </w:tc>
        <w:tc>
          <w:tcPr>
            <w:tcW w:w="1170" w:type="dxa"/>
            <w:tcBorders>
              <w:top w:val="nil"/>
              <w:left w:val="nil"/>
              <w:right w:val="nil"/>
            </w:tcBorders>
            <w:vAlign w:val="center"/>
          </w:tcPr>
          <w:p w14:paraId="1528640B" w14:textId="2FD92551" w:rsidR="0072617A" w:rsidRPr="005C286B" w:rsidRDefault="0063118F" w:rsidP="0072617A">
            <w:pPr>
              <w:jc w:val="center"/>
              <w:rPr>
                <w:b/>
                <w:sz w:val="18"/>
                <w:szCs w:val="18"/>
              </w:rPr>
            </w:pPr>
            <w:r>
              <w:rPr>
                <w:sz w:val="18"/>
                <w:szCs w:val="18"/>
              </w:rPr>
              <w:t>-11.7</w:t>
            </w:r>
            <w:r w:rsidR="0072617A" w:rsidRPr="00440A1E">
              <w:rPr>
                <w:sz w:val="18"/>
                <w:szCs w:val="18"/>
              </w:rPr>
              <w:t xml:space="preserve"> </w:t>
            </w:r>
            <w:r>
              <w:rPr>
                <w:sz w:val="18"/>
              </w:rPr>
              <w:t>± 19.4</w:t>
            </w:r>
          </w:p>
        </w:tc>
        <w:tc>
          <w:tcPr>
            <w:tcW w:w="1080" w:type="dxa"/>
            <w:tcBorders>
              <w:top w:val="nil"/>
              <w:left w:val="nil"/>
            </w:tcBorders>
            <w:vAlign w:val="center"/>
          </w:tcPr>
          <w:p w14:paraId="4992C500" w14:textId="49B8C983" w:rsidR="0072617A" w:rsidRPr="00396325" w:rsidRDefault="0063118F" w:rsidP="0072617A">
            <w:pPr>
              <w:jc w:val="center"/>
              <w:rPr>
                <w:b/>
                <w:sz w:val="18"/>
                <w:szCs w:val="18"/>
                <w:u w:val="single"/>
              </w:rPr>
            </w:pPr>
            <w:r>
              <w:rPr>
                <w:b/>
                <w:sz w:val="18"/>
                <w:szCs w:val="18"/>
                <w:u w:val="single"/>
              </w:rPr>
              <w:t>11.7</w:t>
            </w:r>
            <w:r w:rsidR="0072617A" w:rsidRPr="00396325">
              <w:rPr>
                <w:b/>
                <w:sz w:val="18"/>
                <w:szCs w:val="18"/>
                <w:u w:val="single"/>
              </w:rPr>
              <w:t xml:space="preserve"> </w:t>
            </w:r>
            <w:r w:rsidR="0072617A" w:rsidRPr="00396325">
              <w:rPr>
                <w:b/>
                <w:sz w:val="18"/>
                <w:u w:val="single"/>
              </w:rPr>
              <w:t>±</w:t>
            </w:r>
            <w:r>
              <w:rPr>
                <w:b/>
                <w:sz w:val="18"/>
                <w:u w:val="single"/>
              </w:rPr>
              <w:t xml:space="preserve"> 30.9</w:t>
            </w:r>
          </w:p>
        </w:tc>
      </w:tr>
      <w:tr w:rsidR="0072617A" w14:paraId="0FE686A3" w14:textId="77777777" w:rsidTr="0063118F">
        <w:trPr>
          <w:trHeight w:val="296"/>
        </w:trPr>
        <w:tc>
          <w:tcPr>
            <w:tcW w:w="11695" w:type="dxa"/>
            <w:gridSpan w:val="10"/>
            <w:vAlign w:val="center"/>
          </w:tcPr>
          <w:p w14:paraId="70B5F78B" w14:textId="023C2EA6" w:rsidR="0072617A" w:rsidRPr="005D38DF" w:rsidRDefault="00396325" w:rsidP="0072617A">
            <w:pPr>
              <w:rPr>
                <w:sz w:val="17"/>
                <w:szCs w:val="17"/>
              </w:rPr>
            </w:pPr>
            <w:r>
              <w:rPr>
                <w:sz w:val="17"/>
                <w:szCs w:val="17"/>
              </w:rPr>
              <w:t>Percent change values</w:t>
            </w:r>
            <w:r w:rsidR="0072617A">
              <w:rPr>
                <w:sz w:val="17"/>
                <w:szCs w:val="17"/>
              </w:rPr>
              <w:t xml:space="preserve"> are expressed as mean ± 1 standard deviation. </w:t>
            </w:r>
            <w:r w:rsidR="0072617A" w:rsidRPr="005D38DF">
              <w:rPr>
                <w:b/>
                <w:sz w:val="17"/>
                <w:szCs w:val="17"/>
              </w:rPr>
              <w:t xml:space="preserve">Bold </w:t>
            </w:r>
            <w:r w:rsidR="0072617A" w:rsidRPr="005D38DF">
              <w:rPr>
                <w:sz w:val="17"/>
                <w:szCs w:val="17"/>
              </w:rPr>
              <w:t>indicates statistical significance (p</w:t>
            </w:r>
            <w:r w:rsidR="0072617A">
              <w:rPr>
                <w:sz w:val="17"/>
                <w:szCs w:val="17"/>
              </w:rPr>
              <w:t xml:space="preserve"> </w:t>
            </w:r>
            <w:r w:rsidR="0072617A" w:rsidRPr="005D38DF">
              <w:rPr>
                <w:sz w:val="17"/>
                <w:szCs w:val="17"/>
              </w:rPr>
              <w:t>&lt;</w:t>
            </w:r>
            <w:r w:rsidR="0072617A">
              <w:rPr>
                <w:sz w:val="17"/>
                <w:szCs w:val="17"/>
              </w:rPr>
              <w:t xml:space="preserve"> 0</w:t>
            </w:r>
            <w:r w:rsidR="0072617A" w:rsidRPr="005D38DF">
              <w:rPr>
                <w:sz w:val="17"/>
                <w:szCs w:val="17"/>
              </w:rPr>
              <w:t xml:space="preserve">.05) compared to controls. </w:t>
            </w:r>
            <w:r w:rsidR="0072617A" w:rsidRPr="005D38DF">
              <w:rPr>
                <w:sz w:val="17"/>
                <w:szCs w:val="17"/>
                <w:u w:val="single"/>
              </w:rPr>
              <w:t>Underline</w:t>
            </w:r>
            <w:r w:rsidR="0072617A" w:rsidRPr="005D38DF">
              <w:rPr>
                <w:i/>
                <w:sz w:val="17"/>
                <w:szCs w:val="17"/>
              </w:rPr>
              <w:t xml:space="preserve"> </w:t>
            </w:r>
            <w:r w:rsidR="0072617A" w:rsidRPr="005D38DF">
              <w:rPr>
                <w:sz w:val="17"/>
                <w:szCs w:val="17"/>
              </w:rPr>
              <w:t>indicate</w:t>
            </w:r>
            <w:r w:rsidR="0072617A">
              <w:rPr>
                <w:sz w:val="17"/>
                <w:szCs w:val="17"/>
              </w:rPr>
              <w:t>s statistical significance (p &lt; 0</w:t>
            </w:r>
            <w:r w:rsidR="0072617A" w:rsidRPr="005D38DF">
              <w:rPr>
                <w:sz w:val="17"/>
                <w:szCs w:val="17"/>
              </w:rPr>
              <w:t>.05) between</w:t>
            </w:r>
            <w:r w:rsidR="0072617A">
              <w:rPr>
                <w:sz w:val="17"/>
                <w:szCs w:val="17"/>
              </w:rPr>
              <w:t xml:space="preserve"> the</w:t>
            </w:r>
            <w:r w:rsidR="0072617A" w:rsidRPr="005D38DF">
              <w:rPr>
                <w:sz w:val="17"/>
                <w:szCs w:val="17"/>
              </w:rPr>
              <w:t xml:space="preserve"> CMI</w:t>
            </w:r>
            <w:r w:rsidR="003B50D5">
              <w:rPr>
                <w:sz w:val="17"/>
                <w:szCs w:val="17"/>
              </w:rPr>
              <w:t>-</w:t>
            </w:r>
            <w:r w:rsidR="0072617A" w:rsidRPr="005D38DF">
              <w:rPr>
                <w:sz w:val="17"/>
                <w:szCs w:val="17"/>
              </w:rPr>
              <w:t xml:space="preserve"> and </w:t>
            </w:r>
            <w:r w:rsidR="003B50D5">
              <w:rPr>
                <w:sz w:val="17"/>
                <w:szCs w:val="17"/>
              </w:rPr>
              <w:t>CMI+</w:t>
            </w:r>
            <w:r w:rsidR="0072617A">
              <w:rPr>
                <w:sz w:val="17"/>
                <w:szCs w:val="17"/>
              </w:rPr>
              <w:t xml:space="preserve"> group. SCAo = supraceliac aorta, IRAo = infrarenal aorta, LRA = left renal artery, RRA = right renal artery, SMA = superior mesenteric artery, CA = celiac artery, SMV = superior mesenteric vein, SV = splenic vein, and PV = portal vein.</w:t>
            </w:r>
          </w:p>
        </w:tc>
      </w:tr>
    </w:tbl>
    <w:p w14:paraId="736FEBD1" w14:textId="002375A7" w:rsidR="00C92E2D" w:rsidRDefault="00C92E2D"/>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xml:space="preserve">: (a) Velocity color-coded </w:t>
      </w:r>
      <w:proofErr w:type="spellStart"/>
      <w:r w:rsidRPr="007E0F1C">
        <w:rPr>
          <w:sz w:val="24"/>
          <w:szCs w:val="24"/>
        </w:rPr>
        <w:t>pathlines</w:t>
      </w:r>
      <w:proofErr w:type="spellEnd"/>
      <w:r w:rsidRPr="007E0F1C">
        <w:rPr>
          <w:sz w:val="24"/>
          <w:szCs w:val="24"/>
        </w:rPr>
        <w:t xml:space="preserve">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025EAFB1"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Linear regression </w:t>
      </w:r>
      <w:r>
        <w:rPr>
          <w:sz w:val="24"/>
          <w:szCs w:val="24"/>
        </w:rPr>
        <w:t xml:space="preserve">correlation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92" w:name="_Figures:"/>
      <w:bookmarkEnd w:id="92"/>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12">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 xml:space="preserve">elocity color-coded </w:t>
      </w:r>
      <w:proofErr w:type="spellStart"/>
      <w:r w:rsidRPr="007E0F1C">
        <w:rPr>
          <w:sz w:val="24"/>
          <w:szCs w:val="24"/>
        </w:rPr>
        <w:t>pathline</w:t>
      </w:r>
      <w:r w:rsidR="000C4D43" w:rsidRPr="007E0F1C">
        <w:rPr>
          <w:sz w:val="24"/>
          <w:szCs w:val="24"/>
        </w:rPr>
        <w:t>s</w:t>
      </w:r>
      <w:proofErr w:type="spellEnd"/>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4">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5">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4371634F"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Linear regression </w:t>
      </w:r>
      <w:r w:rsidR="007E0F1C">
        <w:rPr>
          <w:sz w:val="24"/>
          <w:szCs w:val="24"/>
        </w:rPr>
        <w:t xml:space="preserve">correlation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6">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7E0EFCA2" w:rsidR="00CA5AE8" w:rsidRPr="00FC1AB8" w:rsidRDefault="00CA5AE8" w:rsidP="00FC1AB8">
      <w:pPr>
        <w:tabs>
          <w:tab w:val="left" w:pos="1335"/>
        </w:tabs>
      </w:pPr>
    </w:p>
    <w:sectPr w:rsidR="00CA5AE8" w:rsidRPr="00FC1AB8" w:rsidSect="001E7A05">
      <w:headerReference w:type="default" r:id="rId17"/>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EJANDRO ROLDAN ALZATE" w:date="2020-03-29T10:54:00Z" w:initials="ARA">
    <w:p w14:paraId="0D41827D" w14:textId="4D38D948" w:rsidR="00764C34" w:rsidRDefault="00764C34">
      <w:pPr>
        <w:pStyle w:val="CommentText"/>
      </w:pPr>
      <w:r>
        <w:rPr>
          <w:rStyle w:val="CommentReference"/>
        </w:rPr>
        <w:annotationRef/>
      </w:r>
      <w:r>
        <w:t xml:space="preserve">Is the blood flow at baseline also different than it is in </w:t>
      </w:r>
      <w:proofErr w:type="spellStart"/>
      <w:r>
        <w:t>normals</w:t>
      </w:r>
      <w:proofErr w:type="spellEnd"/>
      <w:r>
        <w:t>? We need to make sure that we identify if the blood flow is abnormal or if the response to meal is abnormal.</w:t>
      </w:r>
    </w:p>
  </w:comment>
  <w:comment w:id="2" w:author="ALEJANDRO ROLDAN ALZATE" w:date="2020-03-31T09:35:00Z" w:initials="ARA">
    <w:p w14:paraId="618DD979" w14:textId="26E59040" w:rsidR="00764C34" w:rsidRDefault="00764C34">
      <w:pPr>
        <w:pStyle w:val="CommentText"/>
      </w:pPr>
      <w:r>
        <w:rPr>
          <w:rStyle w:val="CommentReference"/>
        </w:rPr>
        <w:annotationRef/>
      </w:r>
      <w:r>
        <w:t xml:space="preserve">In the previous paragraph this is “fasting state” I wonder if we should be consistent on terminology or if both can be used interchangeably, probably Chris would have a more clinical opinion on that.  </w:t>
      </w:r>
    </w:p>
  </w:comment>
  <w:comment w:id="3" w:author="ALEJANDRO ROLDAN ALZATE" w:date="2020-03-31T09:37:00Z" w:initials="ARA">
    <w:p w14:paraId="4FDBB1E1" w14:textId="7197F83F" w:rsidR="00764C34" w:rsidRDefault="00764C34">
      <w:pPr>
        <w:pStyle w:val="CommentText"/>
      </w:pPr>
      <w:r>
        <w:rPr>
          <w:rStyle w:val="CommentReference"/>
        </w:rPr>
        <w:annotationRef/>
      </w:r>
      <w:r>
        <w:t xml:space="preserve">I know what you want to say here but I wonder if something like: Radial 4D flow MRI, which provides large volumetric coverage …. </w:t>
      </w:r>
    </w:p>
  </w:comment>
  <w:comment w:id="4" w:author="ALEJANDRO ROLDAN ALZATE" w:date="2020-03-31T09:39:00Z" w:initials="ARA">
    <w:p w14:paraId="6E1B6EA3" w14:textId="048E4333" w:rsidR="00764C34" w:rsidRDefault="00764C34">
      <w:pPr>
        <w:pStyle w:val="CommentText"/>
      </w:pPr>
      <w:r>
        <w:rPr>
          <w:rStyle w:val="CommentReference"/>
        </w:rPr>
        <w:annotationRef/>
      </w:r>
      <w:r>
        <w:t>Is this inadequate blood flow at all times or only after eating?</w:t>
      </w:r>
    </w:p>
  </w:comment>
  <w:comment w:id="8" w:author="ALEJANDRO ROLDAN ALZATE" w:date="2020-03-31T09:40:00Z" w:initials="ARA">
    <w:p w14:paraId="60B4BD76" w14:textId="4CDE5E5D" w:rsidR="00764C34" w:rsidRDefault="00764C34">
      <w:pPr>
        <w:pStyle w:val="CommentText"/>
      </w:pPr>
      <w:r>
        <w:rPr>
          <w:rStyle w:val="CommentReference"/>
        </w:rPr>
        <w:annotationRef/>
      </w:r>
      <w:r>
        <w:t xml:space="preserve">Does collateral circulation </w:t>
      </w:r>
      <w:proofErr w:type="gramStart"/>
      <w:r>
        <w:t>exists</w:t>
      </w:r>
      <w:proofErr w:type="gramEnd"/>
      <w:r>
        <w:t xml:space="preserve"> or opens up in response to the high resistance imposed by the vascular problem?</w:t>
      </w:r>
    </w:p>
  </w:comment>
  <w:comment w:id="10" w:author="ALEJANDRO ROLDAN ALZATE" w:date="2020-03-31T16:48:00Z" w:initials="ARA">
    <w:p w14:paraId="6FB3B8BF" w14:textId="18B2F430" w:rsidR="00764C34" w:rsidRDefault="00764C34">
      <w:pPr>
        <w:pStyle w:val="CommentText"/>
      </w:pPr>
      <w:r>
        <w:rPr>
          <w:rStyle w:val="CommentReference"/>
        </w:rPr>
        <w:annotationRef/>
      </w:r>
      <w:r>
        <w:t>I wonder if this could be expressed as “</w:t>
      </w:r>
      <w:proofErr w:type="spellStart"/>
      <w:r>
        <w:t>impared</w:t>
      </w:r>
      <w:proofErr w:type="spellEnd"/>
      <w:r>
        <w:t xml:space="preserve"> hemodynamics response”? I just thing reduced augmentation is a bit complicated to understand, but I understand what you mean</w:t>
      </w:r>
    </w:p>
  </w:comment>
  <w:comment w:id="29" w:author="ALEJANDRO ROLDAN ALZATE" w:date="2020-03-31T16:54:00Z" w:initials="ARA">
    <w:p w14:paraId="469E55A0" w14:textId="0AB98231" w:rsidR="00764C34" w:rsidRDefault="00764C34">
      <w:pPr>
        <w:pStyle w:val="CommentText"/>
      </w:pPr>
      <w:r>
        <w:rPr>
          <w:rStyle w:val="CommentReference"/>
        </w:rPr>
        <w:annotationRef/>
      </w:r>
      <w:r>
        <w:t xml:space="preserve">Given that the study was retrospective, is it necessary to say that two datasets where not useful? The fact that they did not have good enough quality was independent of this study. Just a thought. </w:t>
      </w:r>
    </w:p>
  </w:comment>
  <w:comment w:id="37" w:author="CHRISTOPHER J FRANCOIS" w:date="2020-04-02T08:11:00Z" w:initials="CJF">
    <w:p w14:paraId="66D77141" w14:textId="1DD99702" w:rsidR="00764C34" w:rsidRDefault="00764C34">
      <w:pPr>
        <w:pStyle w:val="CommentText"/>
      </w:pPr>
      <w:r>
        <w:rPr>
          <w:rStyle w:val="CommentReference"/>
        </w:rPr>
        <w:annotationRef/>
      </w:r>
      <w:r>
        <w:t>Keep this blinded for this stage of review</w:t>
      </w:r>
    </w:p>
  </w:comment>
  <w:comment w:id="40" w:author="CHRISTOPHER J FRANCOIS" w:date="2020-04-02T08:12:00Z" w:initials="CJF">
    <w:p w14:paraId="3F82D968" w14:textId="07459A57" w:rsidR="00764C34" w:rsidRDefault="00764C34">
      <w:pPr>
        <w:pStyle w:val="CommentText"/>
      </w:pPr>
      <w:r>
        <w:rPr>
          <w:rStyle w:val="CommentReference"/>
        </w:rPr>
        <w:annotationRef/>
      </w:r>
      <w:r>
        <w:t>Some of these were scanned on the 450W as well.</w:t>
      </w:r>
    </w:p>
  </w:comment>
  <w:comment w:id="41" w:author="ALEJANDRO ROLDAN ALZATE" w:date="2020-03-31T20:19:00Z" w:initials="ARA">
    <w:p w14:paraId="7B82C673" w14:textId="335276C6" w:rsidR="00764C34" w:rsidRDefault="00764C34">
      <w:pPr>
        <w:pStyle w:val="CommentText"/>
      </w:pPr>
      <w:r>
        <w:rPr>
          <w:rStyle w:val="CommentReference"/>
        </w:rPr>
        <w:annotationRef/>
      </w:r>
      <w:r>
        <w:t xml:space="preserve">Any specific reason to use </w:t>
      </w:r>
      <w:proofErr w:type="gramStart"/>
      <w:r>
        <w:t>14 time</w:t>
      </w:r>
      <w:proofErr w:type="gramEnd"/>
      <w:r>
        <w:t xml:space="preserve"> frames? When we implemented that was because it did not matter much for venous flow, I see no problem but be ready to answer that if reviewers come back with questions.</w:t>
      </w:r>
    </w:p>
  </w:comment>
  <w:comment w:id="42" w:author="ALEJANDRO ROLDAN ALZATE" w:date="2020-04-01T16:42:00Z" w:initials="ARA">
    <w:p w14:paraId="675CC303" w14:textId="77777777" w:rsidR="00764C34" w:rsidRDefault="00764C34">
      <w:pPr>
        <w:pStyle w:val="CommentText"/>
      </w:pPr>
      <w:r>
        <w:rPr>
          <w:rStyle w:val="CommentReference"/>
        </w:rPr>
        <w:annotationRef/>
      </w:r>
      <w:r>
        <w:t xml:space="preserve">I understand what you want to say but this sentence can be interpreted as vague and inaccurate. </w:t>
      </w:r>
    </w:p>
    <w:p w14:paraId="7AAFB6E9" w14:textId="77777777" w:rsidR="00764C34" w:rsidRDefault="00764C34" w:rsidP="00E40411">
      <w:pPr>
        <w:pStyle w:val="CommentText"/>
        <w:numPr>
          <w:ilvl w:val="0"/>
          <w:numId w:val="5"/>
        </w:numPr>
      </w:pPr>
      <w:r>
        <w:t xml:space="preserve"> How do you define sufficiently far away? Can we say something like 4 diameters way from confluence or bifurcation? </w:t>
      </w:r>
    </w:p>
    <w:p w14:paraId="6CCDC719" w14:textId="77777777" w:rsidR="00764C34" w:rsidRDefault="00764C34" w:rsidP="00E40411">
      <w:pPr>
        <w:pStyle w:val="CommentText"/>
        <w:numPr>
          <w:ilvl w:val="0"/>
          <w:numId w:val="5"/>
        </w:numPr>
      </w:pPr>
      <w:r>
        <w:t xml:space="preserve"> I don’t think we technically see turbulent flow in this vascular territory. I think we should say something like</w:t>
      </w:r>
      <w:proofErr w:type="gramStart"/>
      <w:r>
        <w:t xml:space="preserve"> ..</w:t>
      </w:r>
      <w:proofErr w:type="gramEnd"/>
      <w:r>
        <w:t xml:space="preserve"> to avoid regions of highly disturbed flow.</w:t>
      </w:r>
    </w:p>
    <w:p w14:paraId="3E820A29" w14:textId="77777777" w:rsidR="00764C34" w:rsidRDefault="00764C34" w:rsidP="00E40411">
      <w:pPr>
        <w:pStyle w:val="CommentText"/>
      </w:pPr>
    </w:p>
    <w:p w14:paraId="53A4D501" w14:textId="77777777" w:rsidR="00764C34" w:rsidRDefault="00764C34" w:rsidP="00E40411">
      <w:pPr>
        <w:pStyle w:val="CommentText"/>
      </w:pPr>
      <w:r>
        <w:t>Probably something like this should work:</w:t>
      </w:r>
    </w:p>
    <w:p w14:paraId="282BBA87" w14:textId="77777777" w:rsidR="00764C34" w:rsidRDefault="00764C34" w:rsidP="00E40411">
      <w:pPr>
        <w:pStyle w:val="CommentText"/>
      </w:pPr>
    </w:p>
    <w:p w14:paraId="16B986A7" w14:textId="18C9F148" w:rsidR="00764C34" w:rsidRDefault="00764C34" w:rsidP="00E40411">
      <w:pPr>
        <w:pStyle w:val="CommentText"/>
      </w:pPr>
      <w:r>
        <w:t xml:space="preserve">All cup-planes were placed at least 3 diameters away from either a confluence or bifurcation in order to avoid regions of highly disturbed flow due to entrance effects.  </w:t>
      </w:r>
    </w:p>
  </w:comment>
  <w:comment w:id="43" w:author="ALEJANDRO ROLDAN ALZATE" w:date="2020-04-01T16:46:00Z" w:initials="ARA">
    <w:p w14:paraId="163A2682" w14:textId="7A76500F" w:rsidR="00764C34" w:rsidRDefault="00764C34">
      <w:pPr>
        <w:pStyle w:val="CommentText"/>
      </w:pPr>
      <w:r>
        <w:rPr>
          <w:rStyle w:val="CommentReference"/>
        </w:rPr>
        <w:annotationRef/>
      </w:r>
      <w:r>
        <w:t xml:space="preserve">Suboptimal </w:t>
      </w:r>
      <w:proofErr w:type="spellStart"/>
      <w:r>
        <w:t>venc</w:t>
      </w:r>
      <w:proofErr w:type="spellEnd"/>
      <w:r>
        <w:t>?</w:t>
      </w:r>
    </w:p>
  </w:comment>
  <w:comment w:id="44" w:author="ALEJANDRO ROLDAN ALZATE" w:date="2020-04-01T16:52:00Z" w:initials="ARA">
    <w:p w14:paraId="4A8A2AE0" w14:textId="7FA39A28" w:rsidR="00764C34" w:rsidRDefault="00764C34">
      <w:pPr>
        <w:pStyle w:val="CommentText"/>
      </w:pPr>
      <w:r>
        <w:rPr>
          <w:rStyle w:val="CommentReference"/>
        </w:rPr>
        <w:annotationRef/>
      </w:r>
      <w:r>
        <w:t xml:space="preserve">I would actually call it conservation of mass. At the end you are balancing the volume going in and going out in time, however since density can be consider constant it is the same to say conservation of mass than volume. You are technically not conserving flow. Does it make sense? </w:t>
      </w:r>
    </w:p>
  </w:comment>
  <w:comment w:id="45" w:author="CHRISTOPHER J FRANCOIS" w:date="2020-04-02T08:19:00Z" w:initials="CJF">
    <w:p w14:paraId="788BCEA6" w14:textId="08D12DA2" w:rsidR="00764C34" w:rsidRDefault="00764C34">
      <w:pPr>
        <w:pStyle w:val="CommentText"/>
      </w:pPr>
      <w:r>
        <w:rPr>
          <w:rStyle w:val="CommentReference"/>
        </w:rPr>
        <w:annotationRef/>
      </w:r>
      <w:r>
        <w:t>I would recommend just reporting the flow results in a table.</w:t>
      </w:r>
    </w:p>
    <w:p w14:paraId="24E0D7B4" w14:textId="77777777" w:rsidR="00764C34" w:rsidRDefault="00764C34">
      <w:pPr>
        <w:pStyle w:val="CommentText"/>
      </w:pPr>
    </w:p>
    <w:p w14:paraId="006486A9" w14:textId="7528495F" w:rsidR="00764C34" w:rsidRDefault="00764C34">
      <w:pPr>
        <w:pStyle w:val="CommentText"/>
      </w:pPr>
      <w:r>
        <w:t>You can then just highlight the “significant” findings in the text.</w:t>
      </w:r>
    </w:p>
  </w:comment>
  <w:comment w:id="46" w:author="CHRISTOPHER J FRANCOIS" w:date="2020-04-02T08:16:00Z" w:initials="CJF">
    <w:p w14:paraId="229C1ADF" w14:textId="1F2064A5" w:rsidR="00764C34" w:rsidRDefault="00764C34">
      <w:pPr>
        <w:pStyle w:val="CommentText"/>
      </w:pPr>
      <w:r>
        <w:rPr>
          <w:rStyle w:val="CommentReference"/>
        </w:rPr>
        <w:annotationRef/>
      </w:r>
      <w:r>
        <w:t>Remove these references from “Results”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41827D" w15:done="0"/>
  <w15:commentEx w15:paraId="618DD979" w15:done="0"/>
  <w15:commentEx w15:paraId="4FDBB1E1" w15:done="0"/>
  <w15:commentEx w15:paraId="6E1B6EA3" w15:done="0"/>
  <w15:commentEx w15:paraId="60B4BD76" w15:done="0"/>
  <w15:commentEx w15:paraId="6FB3B8BF" w15:done="0"/>
  <w15:commentEx w15:paraId="469E55A0" w15:done="0"/>
  <w15:commentEx w15:paraId="66D77141" w15:done="0"/>
  <w15:commentEx w15:paraId="3F82D968" w15:done="0"/>
  <w15:commentEx w15:paraId="7B82C673" w15:done="0"/>
  <w15:commentEx w15:paraId="16B986A7" w15:done="0"/>
  <w15:commentEx w15:paraId="163A2682" w15:done="0"/>
  <w15:commentEx w15:paraId="4A8A2AE0" w15:done="0"/>
  <w15:commentEx w15:paraId="006486A9" w15:done="0"/>
  <w15:commentEx w15:paraId="229C1A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41827D" w16cid:durableId="222AFCE5"/>
  <w16cid:commentId w16cid:paraId="618DD979" w16cid:durableId="222D8D73"/>
  <w16cid:commentId w16cid:paraId="4FDBB1E1" w16cid:durableId="222D8DF6"/>
  <w16cid:commentId w16cid:paraId="6E1B6EA3" w16cid:durableId="222D8E43"/>
  <w16cid:commentId w16cid:paraId="60B4BD76" w16cid:durableId="222D8E71"/>
  <w16cid:commentId w16cid:paraId="6FB3B8BF" w16cid:durableId="222DF2CA"/>
  <w16cid:commentId w16cid:paraId="469E55A0" w16cid:durableId="222DF450"/>
  <w16cid:commentId w16cid:paraId="66D77141" w16cid:durableId="22301C9E"/>
  <w16cid:commentId w16cid:paraId="3F82D968" w16cid:durableId="22301CD3"/>
  <w16cid:commentId w16cid:paraId="7B82C673" w16cid:durableId="222E244F"/>
  <w16cid:commentId w16cid:paraId="16B986A7" w16cid:durableId="222F42E1"/>
  <w16cid:commentId w16cid:paraId="163A2682" w16cid:durableId="222F4403"/>
  <w16cid:commentId w16cid:paraId="4A8A2AE0" w16cid:durableId="222F4543"/>
  <w16cid:commentId w16cid:paraId="006486A9" w16cid:durableId="22301EAB"/>
  <w16cid:commentId w16cid:paraId="229C1ADF" w16cid:durableId="22301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8A90A" w14:textId="77777777" w:rsidR="00180A65" w:rsidRDefault="00180A65" w:rsidP="002570BA">
      <w:pPr>
        <w:spacing w:after="0" w:line="240" w:lineRule="auto"/>
      </w:pPr>
      <w:r>
        <w:separator/>
      </w:r>
    </w:p>
  </w:endnote>
  <w:endnote w:type="continuationSeparator" w:id="0">
    <w:p w14:paraId="73783D0C" w14:textId="77777777" w:rsidR="00180A65" w:rsidRDefault="00180A65"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PSA183">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D7308" w14:textId="77777777" w:rsidR="00180A65" w:rsidRDefault="00180A65" w:rsidP="002570BA">
      <w:pPr>
        <w:spacing w:after="0" w:line="240" w:lineRule="auto"/>
      </w:pPr>
      <w:r>
        <w:separator/>
      </w:r>
    </w:p>
  </w:footnote>
  <w:footnote w:type="continuationSeparator" w:id="0">
    <w:p w14:paraId="28F3CD83" w14:textId="77777777" w:rsidR="00180A65" w:rsidRDefault="00180A65"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764C34" w:rsidRDefault="00764C34"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764C34" w:rsidRDefault="0076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7474D0"/>
    <w:multiLevelType w:val="hybridMultilevel"/>
    <w:tmpl w:val="95E60552"/>
    <w:lvl w:ilvl="0" w:tplc="822C62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JANDRO ROLDAN ALZATE">
    <w15:presenceInfo w15:providerId="AD" w15:userId="S::roldan@wisc.edu::dcec1f43-9e0b-460c-85ca-e2fdd1424699"/>
  </w15:person>
  <w15:person w15:author="CHRISTOPHER J FRANCOIS">
    <w15:presenceInfo w15:providerId="AD" w15:userId="S::cjfrancois@wisc.edu::fe500265-fc3d-48b6-8915-5cfce42c8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kwN60FACYnzHY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57&lt;/item&gt;&lt;item&gt;862&lt;/item&gt;&lt;item&gt;874&lt;/item&gt;&lt;item&gt;879&lt;/item&gt;&lt;item&gt;880&lt;/item&gt;&lt;item&gt;881&lt;/item&gt;&lt;item&gt;883&lt;/item&gt;&lt;item&gt;891&lt;/item&gt;&lt;item&gt;892&lt;/item&gt;&lt;item&gt;893&lt;/item&gt;&lt;item&gt;895&lt;/item&gt;&lt;item&gt;896&lt;/item&gt;&lt;item&gt;900&lt;/item&gt;&lt;item&gt;904&lt;/item&gt;&lt;item&gt;906&lt;/item&gt;&lt;item&gt;907&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1&lt;/item&gt;&lt;/record-ids&gt;&lt;/item&gt;&lt;/Libraries&gt;"/>
  </w:docVars>
  <w:rsids>
    <w:rsidRoot w:val="00D02C24"/>
    <w:rsid w:val="00001CE9"/>
    <w:rsid w:val="000031DB"/>
    <w:rsid w:val="000056D7"/>
    <w:rsid w:val="00006490"/>
    <w:rsid w:val="00006EF1"/>
    <w:rsid w:val="00007F18"/>
    <w:rsid w:val="00011344"/>
    <w:rsid w:val="00011D42"/>
    <w:rsid w:val="000131C9"/>
    <w:rsid w:val="000138CA"/>
    <w:rsid w:val="00014CAA"/>
    <w:rsid w:val="000179EA"/>
    <w:rsid w:val="0002205E"/>
    <w:rsid w:val="0002357A"/>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50067"/>
    <w:rsid w:val="00050195"/>
    <w:rsid w:val="000504F0"/>
    <w:rsid w:val="0005184F"/>
    <w:rsid w:val="0005232A"/>
    <w:rsid w:val="0005268A"/>
    <w:rsid w:val="00053B9E"/>
    <w:rsid w:val="000548ED"/>
    <w:rsid w:val="00054FF8"/>
    <w:rsid w:val="00057B08"/>
    <w:rsid w:val="000608E8"/>
    <w:rsid w:val="00061398"/>
    <w:rsid w:val="000615BB"/>
    <w:rsid w:val="00065FDA"/>
    <w:rsid w:val="000675DB"/>
    <w:rsid w:val="00067E97"/>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2E2B"/>
    <w:rsid w:val="000B32AE"/>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70B1"/>
    <w:rsid w:val="000F7B1A"/>
    <w:rsid w:val="00100CBB"/>
    <w:rsid w:val="00102048"/>
    <w:rsid w:val="00103FCA"/>
    <w:rsid w:val="0010651C"/>
    <w:rsid w:val="00106890"/>
    <w:rsid w:val="00106C4F"/>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4CFF"/>
    <w:rsid w:val="00145F61"/>
    <w:rsid w:val="00146222"/>
    <w:rsid w:val="0014709F"/>
    <w:rsid w:val="001524C2"/>
    <w:rsid w:val="001528E8"/>
    <w:rsid w:val="00152CD5"/>
    <w:rsid w:val="00157FB9"/>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A65"/>
    <w:rsid w:val="00180A87"/>
    <w:rsid w:val="00180F60"/>
    <w:rsid w:val="001818ED"/>
    <w:rsid w:val="00181AA3"/>
    <w:rsid w:val="0018423D"/>
    <w:rsid w:val="00184FDA"/>
    <w:rsid w:val="00185C8A"/>
    <w:rsid w:val="0018604C"/>
    <w:rsid w:val="001877B1"/>
    <w:rsid w:val="00187CD8"/>
    <w:rsid w:val="00193D6B"/>
    <w:rsid w:val="001974D9"/>
    <w:rsid w:val="001A29C1"/>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3EC"/>
    <w:rsid w:val="00211EAB"/>
    <w:rsid w:val="00214A00"/>
    <w:rsid w:val="00215773"/>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7392"/>
    <w:rsid w:val="002524A1"/>
    <w:rsid w:val="00252E1B"/>
    <w:rsid w:val="00253B92"/>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6700"/>
    <w:rsid w:val="003478A3"/>
    <w:rsid w:val="0035040D"/>
    <w:rsid w:val="003510E7"/>
    <w:rsid w:val="00351749"/>
    <w:rsid w:val="0035224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333D"/>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42A1"/>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5CF"/>
    <w:rsid w:val="004B2ADC"/>
    <w:rsid w:val="004B6E36"/>
    <w:rsid w:val="004B7D41"/>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5D0C"/>
    <w:rsid w:val="0052676D"/>
    <w:rsid w:val="005311D3"/>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449"/>
    <w:rsid w:val="005E3A8B"/>
    <w:rsid w:val="005E4D31"/>
    <w:rsid w:val="005F0E05"/>
    <w:rsid w:val="005F2E0A"/>
    <w:rsid w:val="005F497C"/>
    <w:rsid w:val="005F526B"/>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5F96"/>
    <w:rsid w:val="006721A4"/>
    <w:rsid w:val="006722B6"/>
    <w:rsid w:val="00672A72"/>
    <w:rsid w:val="00672C1B"/>
    <w:rsid w:val="00673728"/>
    <w:rsid w:val="00674111"/>
    <w:rsid w:val="00674675"/>
    <w:rsid w:val="006766B1"/>
    <w:rsid w:val="00676AB7"/>
    <w:rsid w:val="00680BE7"/>
    <w:rsid w:val="00682328"/>
    <w:rsid w:val="00683207"/>
    <w:rsid w:val="006836B8"/>
    <w:rsid w:val="006845BD"/>
    <w:rsid w:val="00687045"/>
    <w:rsid w:val="00691484"/>
    <w:rsid w:val="006925C0"/>
    <w:rsid w:val="00693254"/>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78F6"/>
    <w:rsid w:val="00711D7C"/>
    <w:rsid w:val="007122C1"/>
    <w:rsid w:val="00712C8B"/>
    <w:rsid w:val="00712D12"/>
    <w:rsid w:val="00716723"/>
    <w:rsid w:val="00721CD4"/>
    <w:rsid w:val="0072309F"/>
    <w:rsid w:val="00723B42"/>
    <w:rsid w:val="00724201"/>
    <w:rsid w:val="00724756"/>
    <w:rsid w:val="00725072"/>
    <w:rsid w:val="0072617A"/>
    <w:rsid w:val="00727487"/>
    <w:rsid w:val="0073053B"/>
    <w:rsid w:val="00730ECD"/>
    <w:rsid w:val="00731EAA"/>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4C34"/>
    <w:rsid w:val="00765D8B"/>
    <w:rsid w:val="007701BF"/>
    <w:rsid w:val="00770A30"/>
    <w:rsid w:val="00772903"/>
    <w:rsid w:val="00774AB7"/>
    <w:rsid w:val="007757EC"/>
    <w:rsid w:val="0078114C"/>
    <w:rsid w:val="00781459"/>
    <w:rsid w:val="00786CD2"/>
    <w:rsid w:val="007875C6"/>
    <w:rsid w:val="00791259"/>
    <w:rsid w:val="0079141C"/>
    <w:rsid w:val="00791CCB"/>
    <w:rsid w:val="007946DB"/>
    <w:rsid w:val="00794D7A"/>
    <w:rsid w:val="007954E1"/>
    <w:rsid w:val="00796F5F"/>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B1D7B"/>
    <w:rsid w:val="008B7BE8"/>
    <w:rsid w:val="008C0BF3"/>
    <w:rsid w:val="008C1B55"/>
    <w:rsid w:val="008C285B"/>
    <w:rsid w:val="008C4B68"/>
    <w:rsid w:val="008C6158"/>
    <w:rsid w:val="008D0DF0"/>
    <w:rsid w:val="008D1027"/>
    <w:rsid w:val="008D2C98"/>
    <w:rsid w:val="008D2FFB"/>
    <w:rsid w:val="008E1D6F"/>
    <w:rsid w:val="008E7224"/>
    <w:rsid w:val="008E7EB6"/>
    <w:rsid w:val="008F205D"/>
    <w:rsid w:val="009037BA"/>
    <w:rsid w:val="00905B98"/>
    <w:rsid w:val="00906EFD"/>
    <w:rsid w:val="00907A4A"/>
    <w:rsid w:val="00911CBF"/>
    <w:rsid w:val="0091384B"/>
    <w:rsid w:val="009149EB"/>
    <w:rsid w:val="00916C30"/>
    <w:rsid w:val="00920058"/>
    <w:rsid w:val="0092728A"/>
    <w:rsid w:val="00927DC8"/>
    <w:rsid w:val="00927F66"/>
    <w:rsid w:val="00930E6B"/>
    <w:rsid w:val="009312E2"/>
    <w:rsid w:val="00933D6A"/>
    <w:rsid w:val="009347F5"/>
    <w:rsid w:val="0094083A"/>
    <w:rsid w:val="00940861"/>
    <w:rsid w:val="00943986"/>
    <w:rsid w:val="00944286"/>
    <w:rsid w:val="00944545"/>
    <w:rsid w:val="00944B68"/>
    <w:rsid w:val="009454DB"/>
    <w:rsid w:val="00947586"/>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72BE"/>
    <w:rsid w:val="009923A4"/>
    <w:rsid w:val="009954CD"/>
    <w:rsid w:val="009955BD"/>
    <w:rsid w:val="00996F88"/>
    <w:rsid w:val="00997143"/>
    <w:rsid w:val="009A258C"/>
    <w:rsid w:val="009A27DA"/>
    <w:rsid w:val="009A407E"/>
    <w:rsid w:val="009A4B0E"/>
    <w:rsid w:val="009A6422"/>
    <w:rsid w:val="009B0BFE"/>
    <w:rsid w:val="009B1E55"/>
    <w:rsid w:val="009B2987"/>
    <w:rsid w:val="009B574A"/>
    <w:rsid w:val="009B6909"/>
    <w:rsid w:val="009C0FF6"/>
    <w:rsid w:val="009C22E7"/>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EAA"/>
    <w:rsid w:val="00A23D09"/>
    <w:rsid w:val="00A306A0"/>
    <w:rsid w:val="00A3262E"/>
    <w:rsid w:val="00A335E5"/>
    <w:rsid w:val="00A33E71"/>
    <w:rsid w:val="00A34F18"/>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5654"/>
    <w:rsid w:val="00AF6E95"/>
    <w:rsid w:val="00AF6EFD"/>
    <w:rsid w:val="00AF7216"/>
    <w:rsid w:val="00B021FD"/>
    <w:rsid w:val="00B0421C"/>
    <w:rsid w:val="00B0427C"/>
    <w:rsid w:val="00B055C5"/>
    <w:rsid w:val="00B0574E"/>
    <w:rsid w:val="00B06D9D"/>
    <w:rsid w:val="00B07F5D"/>
    <w:rsid w:val="00B10718"/>
    <w:rsid w:val="00B10EE0"/>
    <w:rsid w:val="00B1107C"/>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47E0"/>
    <w:rsid w:val="00BA3EBA"/>
    <w:rsid w:val="00BA4A52"/>
    <w:rsid w:val="00BA5AB2"/>
    <w:rsid w:val="00BA5C18"/>
    <w:rsid w:val="00BA7B7B"/>
    <w:rsid w:val="00BB3490"/>
    <w:rsid w:val="00BB3D55"/>
    <w:rsid w:val="00BB6064"/>
    <w:rsid w:val="00BB7AA3"/>
    <w:rsid w:val="00BC01D7"/>
    <w:rsid w:val="00BC3021"/>
    <w:rsid w:val="00BC5C6C"/>
    <w:rsid w:val="00BD0038"/>
    <w:rsid w:val="00BD03A0"/>
    <w:rsid w:val="00BD07AE"/>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2B3"/>
    <w:rsid w:val="00CC1908"/>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07B9D"/>
    <w:rsid w:val="00D105F0"/>
    <w:rsid w:val="00D1493B"/>
    <w:rsid w:val="00D15667"/>
    <w:rsid w:val="00D20550"/>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31B9"/>
    <w:rsid w:val="00D44337"/>
    <w:rsid w:val="00D50DA0"/>
    <w:rsid w:val="00D5116D"/>
    <w:rsid w:val="00D51D4D"/>
    <w:rsid w:val="00D5257D"/>
    <w:rsid w:val="00D547AA"/>
    <w:rsid w:val="00D5539E"/>
    <w:rsid w:val="00D5653E"/>
    <w:rsid w:val="00D576AD"/>
    <w:rsid w:val="00D5789D"/>
    <w:rsid w:val="00D57FE8"/>
    <w:rsid w:val="00D60FC9"/>
    <w:rsid w:val="00D628A5"/>
    <w:rsid w:val="00D64553"/>
    <w:rsid w:val="00D646FC"/>
    <w:rsid w:val="00D64896"/>
    <w:rsid w:val="00D70123"/>
    <w:rsid w:val="00D70BC5"/>
    <w:rsid w:val="00D71B48"/>
    <w:rsid w:val="00D74A33"/>
    <w:rsid w:val="00D74C52"/>
    <w:rsid w:val="00D76560"/>
    <w:rsid w:val="00D77300"/>
    <w:rsid w:val="00D77B09"/>
    <w:rsid w:val="00D81F71"/>
    <w:rsid w:val="00D82416"/>
    <w:rsid w:val="00D82A9A"/>
    <w:rsid w:val="00D8656C"/>
    <w:rsid w:val="00D91649"/>
    <w:rsid w:val="00D9595B"/>
    <w:rsid w:val="00DA07FD"/>
    <w:rsid w:val="00DA161E"/>
    <w:rsid w:val="00DA4664"/>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717A"/>
    <w:rsid w:val="00E122F6"/>
    <w:rsid w:val="00E16251"/>
    <w:rsid w:val="00E16596"/>
    <w:rsid w:val="00E17175"/>
    <w:rsid w:val="00E20690"/>
    <w:rsid w:val="00E226D5"/>
    <w:rsid w:val="00E2287F"/>
    <w:rsid w:val="00E22AE9"/>
    <w:rsid w:val="00E26858"/>
    <w:rsid w:val="00E32792"/>
    <w:rsid w:val="00E32EC8"/>
    <w:rsid w:val="00E32F73"/>
    <w:rsid w:val="00E33416"/>
    <w:rsid w:val="00E349DB"/>
    <w:rsid w:val="00E37149"/>
    <w:rsid w:val="00E40411"/>
    <w:rsid w:val="00E405CD"/>
    <w:rsid w:val="00E42826"/>
    <w:rsid w:val="00E42D11"/>
    <w:rsid w:val="00E448BF"/>
    <w:rsid w:val="00E44C85"/>
    <w:rsid w:val="00E45090"/>
    <w:rsid w:val="00E4581A"/>
    <w:rsid w:val="00E46F49"/>
    <w:rsid w:val="00E4779F"/>
    <w:rsid w:val="00E52332"/>
    <w:rsid w:val="00E52403"/>
    <w:rsid w:val="00E5479A"/>
    <w:rsid w:val="00E54A1B"/>
    <w:rsid w:val="00E567EC"/>
    <w:rsid w:val="00E63431"/>
    <w:rsid w:val="00E64129"/>
    <w:rsid w:val="00E65CEF"/>
    <w:rsid w:val="00E67D39"/>
    <w:rsid w:val="00E70EB0"/>
    <w:rsid w:val="00E71157"/>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FE9"/>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36BA"/>
    <w:rsid w:val="00F44D5E"/>
    <w:rsid w:val="00F46324"/>
    <w:rsid w:val="00F50240"/>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1680"/>
    <w:rsid w:val="00FB28DF"/>
    <w:rsid w:val="00FB2D59"/>
    <w:rsid w:val="00FB7747"/>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wieben@wisc.edu" TargetMode="External"/><Relationship Id="rId13" Type="http://schemas.openxmlformats.org/officeDocument/2006/relationships/image" Target="media/image2.T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TIF"/><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609E0-80A6-4AEF-BD8F-01AB87F0D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34</Pages>
  <Words>12955</Words>
  <Characters>73844</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86626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2</cp:revision>
  <cp:lastPrinted>2020-02-06T00:04:00Z</cp:lastPrinted>
  <dcterms:created xsi:type="dcterms:W3CDTF">2020-04-02T13:58:00Z</dcterms:created>
  <dcterms:modified xsi:type="dcterms:W3CDTF">2020-04-02T13:58:00Z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