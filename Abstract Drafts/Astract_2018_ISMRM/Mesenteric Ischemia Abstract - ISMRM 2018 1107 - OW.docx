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E42B5" w14:textId="77777777" w:rsidR="000C2987" w:rsidRPr="0039337B" w:rsidRDefault="00DB495C" w:rsidP="001D4C37">
      <w:pPr>
        <w:spacing w:line="360" w:lineRule="auto"/>
        <w:jc w:val="center"/>
        <w:rPr>
          <w:sz w:val="28"/>
          <w:szCs w:val="28"/>
          <w:lang w:val="en-GB"/>
        </w:rPr>
      </w:pPr>
      <w:r w:rsidRPr="0039337B">
        <w:rPr>
          <w:b/>
          <w:bCs/>
          <w:sz w:val="28"/>
          <w:szCs w:val="28"/>
          <w:lang w:val="en-GB"/>
        </w:rPr>
        <w:t xml:space="preserve">Non-Invasive </w:t>
      </w:r>
      <w:r w:rsidR="000C2987" w:rsidRPr="0039337B">
        <w:rPr>
          <w:b/>
          <w:bCs/>
          <w:sz w:val="28"/>
          <w:szCs w:val="28"/>
          <w:lang w:val="en-GB"/>
        </w:rPr>
        <w:t xml:space="preserve">Assessment of Mesenteric Hemodynamics </w:t>
      </w:r>
      <w:r w:rsidR="008E346D" w:rsidRPr="0039337B">
        <w:rPr>
          <w:b/>
          <w:bCs/>
          <w:sz w:val="28"/>
          <w:szCs w:val="28"/>
          <w:lang w:val="en-GB"/>
        </w:rPr>
        <w:t>with</w:t>
      </w:r>
      <w:r w:rsidR="000C2987" w:rsidRPr="0039337B">
        <w:rPr>
          <w:b/>
          <w:bCs/>
          <w:sz w:val="28"/>
          <w:szCs w:val="28"/>
          <w:lang w:val="en-GB"/>
        </w:rPr>
        <w:t xml:space="preserve"> 4D flow MRI</w:t>
      </w:r>
    </w:p>
    <w:p w14:paraId="4DE20AAC" w14:textId="628F9ECE" w:rsidR="000C2987" w:rsidRPr="0039337B" w:rsidRDefault="001D4C37" w:rsidP="001D4C37">
      <w:pPr>
        <w:spacing w:line="360" w:lineRule="auto"/>
        <w:jc w:val="center"/>
        <w:rPr>
          <w:b/>
          <w:bCs/>
          <w:sz w:val="28"/>
          <w:szCs w:val="28"/>
          <w:lang w:val="en-GB"/>
        </w:rPr>
      </w:pPr>
      <w:r w:rsidRPr="0039337B">
        <w:rPr>
          <w:bCs/>
          <w:sz w:val="28"/>
          <w:szCs w:val="28"/>
          <w:vertAlign w:val="superscript"/>
          <w:lang w:val="en-GB"/>
        </w:rPr>
        <w:t>1</w:t>
      </w:r>
      <w:r w:rsidR="000C2987" w:rsidRPr="0039337B">
        <w:rPr>
          <w:bCs/>
          <w:sz w:val="28"/>
          <w:szCs w:val="28"/>
          <w:lang w:val="en-GB"/>
        </w:rPr>
        <w:t>G Roberts</w:t>
      </w:r>
      <w:r w:rsidR="0039337B">
        <w:rPr>
          <w:bCs/>
          <w:sz w:val="28"/>
          <w:szCs w:val="28"/>
          <w:lang w:val="en-GB"/>
        </w:rPr>
        <w:t>;</w:t>
      </w:r>
      <w:r w:rsidR="000C2987" w:rsidRPr="0039337B">
        <w:rPr>
          <w:bCs/>
          <w:sz w:val="28"/>
          <w:szCs w:val="28"/>
          <w:vertAlign w:val="superscript"/>
          <w:lang w:val="en-GB"/>
        </w:rPr>
        <w:t xml:space="preserve"> </w:t>
      </w:r>
      <w:r w:rsidR="0039337B" w:rsidRPr="0039337B">
        <w:rPr>
          <w:bCs/>
          <w:sz w:val="28"/>
          <w:szCs w:val="28"/>
          <w:vertAlign w:val="superscript"/>
          <w:lang w:val="en-GB"/>
        </w:rPr>
        <w:t>2</w:t>
      </w:r>
      <w:r w:rsidR="0039337B" w:rsidRPr="0039337B">
        <w:rPr>
          <w:bCs/>
          <w:sz w:val="28"/>
          <w:szCs w:val="28"/>
          <w:lang w:val="en-GB"/>
        </w:rPr>
        <w:t>A Roldán-Alzate</w:t>
      </w:r>
      <w:r w:rsidR="0039337B">
        <w:rPr>
          <w:bCs/>
          <w:sz w:val="28"/>
          <w:szCs w:val="28"/>
          <w:lang w:val="en-GB"/>
        </w:rPr>
        <w:t>;</w:t>
      </w:r>
      <w:r w:rsidR="000C2987" w:rsidRPr="0039337B">
        <w:rPr>
          <w:bCs/>
          <w:sz w:val="28"/>
          <w:szCs w:val="28"/>
          <w:vertAlign w:val="superscript"/>
          <w:lang w:val="en-GB"/>
        </w:rPr>
        <w:t xml:space="preserve"> </w:t>
      </w:r>
      <w:r w:rsidRPr="0039337B">
        <w:rPr>
          <w:bCs/>
          <w:sz w:val="28"/>
          <w:szCs w:val="28"/>
          <w:vertAlign w:val="superscript"/>
          <w:lang w:val="en-GB"/>
        </w:rPr>
        <w:t>2</w:t>
      </w:r>
      <w:r w:rsidR="0039337B">
        <w:rPr>
          <w:bCs/>
          <w:sz w:val="28"/>
          <w:szCs w:val="28"/>
          <w:lang w:val="en-GB"/>
        </w:rPr>
        <w:t>CJ Francois</w:t>
      </w:r>
      <w:r w:rsidR="000C2987" w:rsidRPr="0039337B">
        <w:rPr>
          <w:bCs/>
          <w:sz w:val="28"/>
          <w:szCs w:val="28"/>
          <w:lang w:val="en-GB"/>
        </w:rPr>
        <w:t xml:space="preserve">; </w:t>
      </w:r>
      <w:r w:rsidRPr="0039337B">
        <w:rPr>
          <w:bCs/>
          <w:sz w:val="28"/>
          <w:szCs w:val="28"/>
          <w:vertAlign w:val="superscript"/>
          <w:lang w:val="en-GB"/>
        </w:rPr>
        <w:t>1,2</w:t>
      </w:r>
      <w:r w:rsidR="000C2987" w:rsidRPr="0039337B">
        <w:rPr>
          <w:bCs/>
          <w:sz w:val="28"/>
          <w:szCs w:val="28"/>
          <w:lang w:val="en-GB"/>
        </w:rPr>
        <w:t xml:space="preserve">O Wieben </w:t>
      </w:r>
    </w:p>
    <w:p w14:paraId="73C0380E" w14:textId="77777777" w:rsidR="000C2987" w:rsidRPr="0039337B" w:rsidRDefault="000C2987" w:rsidP="000C2987">
      <w:pPr>
        <w:spacing w:line="276" w:lineRule="auto"/>
        <w:jc w:val="center"/>
        <w:rPr>
          <w:i/>
          <w:sz w:val="20"/>
          <w:szCs w:val="20"/>
          <w:lang w:val="en-GB"/>
        </w:rPr>
      </w:pPr>
      <w:r w:rsidRPr="0039337B">
        <w:rPr>
          <w:i/>
          <w:sz w:val="20"/>
          <w:szCs w:val="20"/>
          <w:lang w:val="en-GB"/>
        </w:rPr>
        <w:t>Departments of</w:t>
      </w:r>
      <w:r w:rsidR="001D4C37" w:rsidRPr="0039337B">
        <w:rPr>
          <w:i/>
          <w:sz w:val="20"/>
          <w:szCs w:val="20"/>
          <w:lang w:val="en-GB"/>
        </w:rPr>
        <w:t xml:space="preserve"> </w:t>
      </w:r>
      <w:r w:rsidR="001D4C37" w:rsidRPr="0039337B">
        <w:rPr>
          <w:i/>
          <w:sz w:val="20"/>
          <w:szCs w:val="20"/>
          <w:vertAlign w:val="superscript"/>
          <w:lang w:val="en-GB"/>
        </w:rPr>
        <w:t>1</w:t>
      </w:r>
      <w:r w:rsidR="001D4C37" w:rsidRPr="0039337B">
        <w:rPr>
          <w:i/>
          <w:sz w:val="20"/>
          <w:szCs w:val="20"/>
          <w:lang w:val="en-GB"/>
        </w:rPr>
        <w:t>Medical Physics,</w:t>
      </w:r>
      <w:r w:rsidRPr="0039337B">
        <w:rPr>
          <w:i/>
          <w:sz w:val="20"/>
          <w:szCs w:val="20"/>
          <w:lang w:val="en-GB"/>
        </w:rPr>
        <w:t xml:space="preserve"> </w:t>
      </w:r>
      <w:r w:rsidR="001D4C37" w:rsidRPr="0039337B">
        <w:rPr>
          <w:i/>
          <w:sz w:val="20"/>
          <w:szCs w:val="20"/>
          <w:vertAlign w:val="superscript"/>
          <w:lang w:val="en-GB"/>
        </w:rPr>
        <w:t>2</w:t>
      </w:r>
      <w:r w:rsidRPr="0039337B">
        <w:rPr>
          <w:i/>
          <w:sz w:val="20"/>
          <w:szCs w:val="20"/>
          <w:lang w:val="en-GB"/>
        </w:rPr>
        <w:t>Radiology</w:t>
      </w:r>
    </w:p>
    <w:p w14:paraId="30336D8B" w14:textId="77777777" w:rsidR="000C2987" w:rsidRPr="0039337B" w:rsidRDefault="000C2987" w:rsidP="000C2987">
      <w:pPr>
        <w:spacing w:line="276" w:lineRule="auto"/>
        <w:jc w:val="center"/>
        <w:rPr>
          <w:i/>
          <w:sz w:val="20"/>
          <w:szCs w:val="20"/>
          <w:lang w:val="en-GB"/>
        </w:rPr>
      </w:pPr>
      <w:r w:rsidRPr="0039337B">
        <w:rPr>
          <w:i/>
          <w:sz w:val="20"/>
          <w:szCs w:val="20"/>
          <w:lang w:val="en-GB"/>
        </w:rPr>
        <w:t>University of Wisconsin – Madison, USA</w:t>
      </w:r>
    </w:p>
    <w:p w14:paraId="3FFE3C19" w14:textId="77777777" w:rsidR="00CC78BF" w:rsidRDefault="00CC78BF"/>
    <w:p w14:paraId="17545351" w14:textId="090C3483" w:rsidR="00EB310B" w:rsidRPr="000E4066" w:rsidRDefault="00EB310B">
      <w:r w:rsidRPr="00DC720E">
        <w:rPr>
          <w:b/>
        </w:rPr>
        <w:t xml:space="preserve">Synopsis: </w:t>
      </w:r>
      <w:r w:rsidR="00E526DA">
        <w:t xml:space="preserve">Chronic mesenteric ischemia </w:t>
      </w:r>
      <w:r w:rsidR="00F541EA">
        <w:t xml:space="preserve">(CMI) </w:t>
      </w:r>
      <w:r w:rsidR="000E4066">
        <w:t>is a disease</w:t>
      </w:r>
      <w:r w:rsidR="00E526DA">
        <w:t xml:space="preserve"> </w:t>
      </w:r>
      <w:r w:rsidR="000E4066">
        <w:t xml:space="preserve">caused by </w:t>
      </w:r>
      <w:r w:rsidR="0039337B">
        <w:t xml:space="preserve">inadequate blood </w:t>
      </w:r>
      <w:r w:rsidR="000E4066">
        <w:t xml:space="preserve">flow to the intestines. </w:t>
      </w:r>
      <w:r w:rsidR="009F6762">
        <w:t>This study investigate</w:t>
      </w:r>
      <w:r w:rsidR="00E526DA">
        <w:t>s</w:t>
      </w:r>
      <w:r w:rsidR="009F6762">
        <w:t xml:space="preserve"> the use of 4D flow MRI to non-invasively asses the hemodynamics </w:t>
      </w:r>
      <w:r w:rsidR="00CA2C64">
        <w:t xml:space="preserve">of the mesenteric circulation in patients with </w:t>
      </w:r>
      <w:r w:rsidR="00F541EA">
        <w:t>CMI</w:t>
      </w:r>
      <w:r w:rsidR="00CA2C64">
        <w:t xml:space="preserve">. </w:t>
      </w:r>
      <w:r w:rsidR="00E526DA">
        <w:t xml:space="preserve">Flow values were measured in 9 </w:t>
      </w:r>
      <w:r w:rsidR="00227728">
        <w:t xml:space="preserve">vessels before and after </w:t>
      </w:r>
      <w:r w:rsidR="00F541EA">
        <w:t>meal challenge</w:t>
      </w:r>
      <w:r w:rsidR="00227728">
        <w:t>s</w:t>
      </w:r>
      <w:r w:rsidR="00F541EA">
        <w:t xml:space="preserve"> for 20 CMI subjects and 6 control</w:t>
      </w:r>
      <w:r w:rsidR="00227728">
        <w:t>s</w:t>
      </w:r>
      <w:r w:rsidR="00F541EA">
        <w:t xml:space="preserve">. </w:t>
      </w:r>
      <w:r w:rsidR="00227728">
        <w:t>Post-prandial f</w:t>
      </w:r>
      <w:r w:rsidR="00F541EA">
        <w:t xml:space="preserve">low increased </w:t>
      </w:r>
      <w:r w:rsidR="00227728">
        <w:t xml:space="preserve">significantly </w:t>
      </w:r>
      <w:r w:rsidR="00F541EA">
        <w:t>in the supraceliac aorta, superior mesenteric artery, superior mesenteric vein, and portal vein. In the patients with CMI, this flow increase was drastically less. This demonstrates the potential for 4D flow MRI in assisting</w:t>
      </w:r>
      <w:r w:rsidR="00227728">
        <w:t xml:space="preserve"> the challengin</w:t>
      </w:r>
      <w:r w:rsidR="00F541EA">
        <w:t xml:space="preserve"> diagnosis of CMI.</w:t>
      </w:r>
    </w:p>
    <w:p w14:paraId="190D01CD" w14:textId="118FD475" w:rsidR="00EB310B" w:rsidRPr="00DC720E" w:rsidRDefault="00EB310B">
      <w:pPr>
        <w:rPr>
          <w:b/>
        </w:rPr>
      </w:pPr>
    </w:p>
    <w:p w14:paraId="230AD1DE" w14:textId="77777777" w:rsidR="00A967D7" w:rsidRDefault="0054540C" w:rsidP="0054540C">
      <w:pPr>
        <w:rPr>
          <w:b/>
        </w:rPr>
      </w:pPr>
      <w:r>
        <w:rPr>
          <w:b/>
        </w:rPr>
        <w:t>Introduction</w:t>
      </w:r>
      <w:r w:rsidR="00EB310B" w:rsidRPr="00DC720E">
        <w:rPr>
          <w:b/>
        </w:rPr>
        <w:t>:</w:t>
      </w:r>
      <w:r>
        <w:rPr>
          <w:b/>
        </w:rPr>
        <w:t xml:space="preserve"> </w:t>
      </w:r>
    </w:p>
    <w:p w14:paraId="7121F48F" w14:textId="0E74CF69" w:rsidR="00EB310B" w:rsidRPr="00822A89" w:rsidRDefault="00A967D7" w:rsidP="0054540C">
      <w:r>
        <w:t xml:space="preserve">Chronic mesenteric ischemia (CMI) </w:t>
      </w:r>
      <w:r w:rsidR="009F1BD4">
        <w:t>is caused by a reduction in blood flow to the</w:t>
      </w:r>
      <w:r w:rsidR="007C13D1">
        <w:t xml:space="preserve"> </w:t>
      </w:r>
      <w:r w:rsidR="003D2CD0">
        <w:t>intestines</w:t>
      </w:r>
      <w:r w:rsidR="007C13D1">
        <w:t xml:space="preserve">. </w:t>
      </w:r>
      <w:r w:rsidR="00DB495C">
        <w:t>Around 90% of cases are the result of atherosclero</w:t>
      </w:r>
      <w:r w:rsidR="004B4B6B">
        <w:t>sis</w:t>
      </w:r>
      <w:r w:rsidR="00DB495C">
        <w:t>, however, other conditions, such as median arcuate ligament syndrome</w:t>
      </w:r>
      <w:r w:rsidR="00822A89">
        <w:t xml:space="preserve">, may </w:t>
      </w:r>
      <w:r w:rsidR="0085679E">
        <w:t xml:space="preserve">also </w:t>
      </w:r>
      <w:r w:rsidR="00822A89">
        <w:t>result in</w:t>
      </w:r>
      <w:r w:rsidR="00DB495C">
        <w:t xml:space="preserve"> CMI</w:t>
      </w:r>
      <w:r w:rsidR="00DB495C">
        <w:fldChar w:fldCharType="begin" w:fldLock="1"/>
      </w:r>
      <w:r w:rsidR="00DB495C">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"noteIndex" : 1 }, "schema" : "https://github.com/citation-style-language/schema/raw/master/csl-citation.json" }</w:instrText>
      </w:r>
      <w:r w:rsidR="00DB495C">
        <w:fldChar w:fldCharType="separate"/>
      </w:r>
      <w:r w:rsidR="00DB495C" w:rsidRPr="00C46A22">
        <w:rPr>
          <w:noProof/>
          <w:vertAlign w:val="superscript"/>
        </w:rPr>
        <w:t>1</w:t>
      </w:r>
      <w:r w:rsidR="00DB495C">
        <w:fldChar w:fldCharType="end"/>
      </w:r>
      <w:r w:rsidR="00DB495C">
        <w:t xml:space="preserve">. </w:t>
      </w:r>
      <w:r w:rsidR="007C13D1">
        <w:t>Patients with CMI ty</w:t>
      </w:r>
      <w:r w:rsidR="003D2CD0">
        <w:t>pically present with</w:t>
      </w:r>
      <w:r w:rsidR="007C13D1">
        <w:t xml:space="preserve"> postprandial abdominal pain, occurring 15-60 minutes after a meal. Recurrent symptoms may </w:t>
      </w:r>
      <w:r w:rsidR="0013056B">
        <w:t>result</w:t>
      </w:r>
      <w:r w:rsidR="007C13D1">
        <w:t xml:space="preserve"> in </w:t>
      </w:r>
      <w:r w:rsidR="0013056B">
        <w:t xml:space="preserve">noticeable </w:t>
      </w:r>
      <w:r w:rsidR="007C13D1">
        <w:t>weight-loss and fear of food. If left unrecognized, CMI has the potential to progress into life-threatening acute ischemia with bowel infarction</w:t>
      </w:r>
      <w:r w:rsidR="007C13D1">
        <w:fldChar w:fldCharType="begin" w:fldLock="1"/>
      </w:r>
      <w:r w:rsidR="00C46A22">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"noteIndex" : 1 }, "schema" : "https://github.com/citation-style-language/schema/raw/master/csl-citation.json" }</w:instrText>
      </w:r>
      <w:r w:rsidR="007C13D1">
        <w:fldChar w:fldCharType="separate"/>
      </w:r>
      <w:r w:rsidR="007C13D1" w:rsidRPr="009F1BD4">
        <w:rPr>
          <w:noProof/>
          <w:vertAlign w:val="superscript"/>
        </w:rPr>
        <w:t>1</w:t>
      </w:r>
      <w:r w:rsidR="007C13D1">
        <w:fldChar w:fldCharType="end"/>
      </w:r>
      <w:r w:rsidR="007C13D1">
        <w:t xml:space="preserve">. Thus, </w:t>
      </w:r>
      <w:r w:rsidR="00C46A22">
        <w:t>a great</w:t>
      </w:r>
      <w:r w:rsidR="007C13D1">
        <w:t xml:space="preserve"> importance </w:t>
      </w:r>
      <w:r w:rsidR="00DB495C">
        <w:t>is placed on the accurate</w:t>
      </w:r>
      <w:r w:rsidR="007C13D1">
        <w:t xml:space="preserve"> </w:t>
      </w:r>
      <w:r w:rsidR="009F1BD4" w:rsidRPr="009F1BD4">
        <w:t>diagnosis of CMI</w:t>
      </w:r>
      <w:r w:rsidR="00C46A22">
        <w:t>. This</w:t>
      </w:r>
      <w:r w:rsidR="009F1BD4" w:rsidRPr="009F1BD4">
        <w:t xml:space="preserve"> has traditionally been accomplished by invasive </w:t>
      </w:r>
      <w:r w:rsidR="0013056B">
        <w:t>interventional</w:t>
      </w:r>
      <w:r w:rsidR="00DB495C">
        <w:t xml:space="preserve"> angiography and duplex ultrasonography, but evaluation </w:t>
      </w:r>
      <w:r w:rsidR="003D2CD0">
        <w:t xml:space="preserve">and visualization </w:t>
      </w:r>
      <w:r w:rsidR="00DB495C">
        <w:t>of the mesenteric vasculature can be difficult</w:t>
      </w:r>
      <w:r w:rsidR="005B4848">
        <w:t xml:space="preserve">. Methods using 4D flow MRI have </w:t>
      </w:r>
      <w:r w:rsidR="0013056B">
        <w:t xml:space="preserve">previously </w:t>
      </w:r>
      <w:r w:rsidR="005B4848">
        <w:t xml:space="preserve">been proposed to anatomically and functionally evaluate mesenteric </w:t>
      </w:r>
      <w:r w:rsidR="004125D7">
        <w:t>vasculature</w:t>
      </w:r>
      <w:r w:rsidR="009912E8">
        <w:fldChar w:fldCharType="begin" w:fldLock="1"/>
      </w:r>
      <w:r w:rsidR="009912E8">
        <w:instrText>ADDIN CSL_CITATION { "citationItems" : [ { "id" : "ITEM-1", "itemData" : { "author" : [ { "dropping-particle" : "", "family" : "KC Li, Hopkins KL, Dalman RL", "given" : "CK Song", "non-dropping-particle" : "", "parse-names" : false, "suffix" : "" } ], "container-title" : "Radiology", "id" : "ITEM-1", "issue" : "2", "issued" : { "date-parts" : [ [ "1995" ] ] }, "page" : "327-330", "title" : "Simultaneous measurement of flow in the superior mesenteric vein and artery with cine phase-contrast MR imaging: value in diagnosis of chronic mesenteric ischemia\u2014work in progress", "type" : "article-journal", "volume" : "194" }, "uris" : [ "http://www.mendeley.com/documents/?uuid=d8d0abb7-d275-429b-ac1b-b6569f5ef0f9" ] }, { "id" : "ITEM-2", "itemData" : { "DOI" : "10.1002/jmri.24886", "ISBN" : "1053-1807", "ISSN" : "15222586", "PMID" : "25772828", "abstract" : "Purpose\u2014Portal and mesenteric hemodynamics is greatly altered in portal hypertension patients. This study utilizes four-dimensional flow MRI to visualize and quantify changes in abdominal hemodynamics in patients with portal hypertension undergoing meal challenge. Methods &amp; Materials\u2014Twelve portal hypertension patients and six healthy subjects participated in the study. Baseline MRI was acquired after 5 hours of fasting. Post-meal MRI was obtained 20 minutes after subjects ingested EnSurePlus\u00ae(574mL). Imaging was performed at 3T using 4D flow MRI with an undersampled radial acquisition. Flow measurements were performed blinded to subject status (fasting/meal). Flow values for each vessel were compared before and after the meal challenge using paired Student t-tests (P&lt;0.05). Results\u2014After meal challenge, significant increases in blood flow were observed in supra-celiac aorta, portal vein, superior mesenteric vein and artery, in both groups (p&lt;0.05). In patients, hepatic artery (p=0.001) and splenic vein (p=0.045) flow decreased while azygos vein flow (p=0.002) increased. Conclusion\u2014Portal venous flow regulation to adjust the increasing mesenteric venous flow after a meal challenge may be impaired in patients with cirrhosis. The ability to comprehensively quantify the hemodynamic response of the abdominal vasculature to a meal challenge using 4D flow MRI reveals the potential of this technique to noninvasively characterize portal hypertension hemodynamics.", "author" : [ { "dropping-particle" : "", "family" : "Roldan-Alzate", "given" : "Alejandro", "non-dropping-particle" : "", "parse-names" : false, "suffix" : "" }, { "dropping-particle" : "", "family" : "Frydrychowicz", "given" : "Alex", "non-dropping-particle" : "", "parse-names" : false, "suffix" : "" }, { "dropping-particle" : "", "family" : "Said", "given" : "Adnan", "non-dropping-particle" : "", "parse-names" : false, "suffix" : "" }, { "dropping-particle" : "", "family" : "Johnson", "given" : "Kevin M.", "non-dropping-particle" : "", "parse-names" : false, "suffix" : "" }, { "dropping-particle" : "", "family" : "Francois", "given" : "Christopher J.", "non-dropping-particle" : "", "parse-names" : false, "suffix" : "" }, { "dropping-particle" : "", "family" : "Wieben", "given" : "Oliver", "non-dropping-particle" : "", "parse-names" : false, "suffix" : "" }, { "dropping-particle" : "", "family" : "Reeder", "given" : "Scott B.", "non-dropping-particle" : "", "parse-names" : false, "suffix" : "" } ], "container-title" : "Journal of Magnetic Resonance Imaging", "id" : "ITEM-2", "issue" : "4", "issued" : { "date-parts" : [ [ "2015" ] ] }, "page" : "1009-1017", "title" : "Impaired regulation of portal venous flow in response to a meal challenge as quantified by 4D flow MRI", "type" : "article-journal", "volume" : "42" }, "uris" : [ "http://www.mendeley.com/documents/?uuid=c3d14c53-8a2f-4091-9aa7-5eb407ce9e6e" ] } ], "mendeley" : { "formattedCitation" : "&lt;sup&gt;2,3&lt;/sup&gt;", "plainTextFormattedCitation" : "2,3", "previouslyFormattedCitation" : "&lt;sup&gt;2,3&lt;/sup&gt;" }, "properties" : { "noteIndex" : 1 }, "schema" : "https://github.com/citation-style-language/schema/raw/master/csl-citation.json" }</w:instrText>
      </w:r>
      <w:r w:rsidR="009912E8">
        <w:fldChar w:fldCharType="separate"/>
      </w:r>
      <w:r w:rsidR="009912E8" w:rsidRPr="009912E8">
        <w:rPr>
          <w:noProof/>
          <w:vertAlign w:val="superscript"/>
        </w:rPr>
        <w:t>2,3</w:t>
      </w:r>
      <w:r w:rsidR="009912E8">
        <w:fldChar w:fldCharType="end"/>
      </w:r>
      <w:r w:rsidR="005B4848">
        <w:t xml:space="preserve">. </w:t>
      </w:r>
      <w:r w:rsidR="007C13D1">
        <w:t xml:space="preserve">This abstract </w:t>
      </w:r>
      <w:r w:rsidR="00A93449">
        <w:t xml:space="preserve">further </w:t>
      </w:r>
      <w:r w:rsidR="005B4848">
        <w:t xml:space="preserve">expands on </w:t>
      </w:r>
      <w:r w:rsidR="00A93449">
        <w:t>the use of 4D flow MRI</w:t>
      </w:r>
      <w:r w:rsidR="00F24387">
        <w:t xml:space="preserve"> for </w:t>
      </w:r>
      <w:r w:rsidR="00A93449">
        <w:t xml:space="preserve">quantifying mesenteric hemodynamics </w:t>
      </w:r>
      <w:r w:rsidR="0013056B">
        <w:t xml:space="preserve">with a larger ischemic patient cohort (N=20) and </w:t>
      </w:r>
      <w:r w:rsidR="009D1B69">
        <w:t>assessment of both portal and arterial flow in the major vessels of the upper abdomen</w:t>
      </w:r>
      <w:r w:rsidR="0013056B">
        <w:t>.</w:t>
      </w:r>
    </w:p>
    <w:p w14:paraId="3EAFF3A8" w14:textId="77777777" w:rsidR="00EB310B" w:rsidRDefault="00EB310B"/>
    <w:p w14:paraId="332BDBF9" w14:textId="0B62C5FB" w:rsidR="00EB310B" w:rsidRDefault="00EB310B" w:rsidP="00EB580F">
      <w:r w:rsidRPr="00CF0379">
        <w:rPr>
          <w:b/>
        </w:rPr>
        <w:t>Methods</w:t>
      </w:r>
      <w:r>
        <w:t>:</w:t>
      </w:r>
      <w:r w:rsidR="00CF0379" w:rsidRPr="00CF0379">
        <w:t xml:space="preserve"> In this IRB-approved and </w:t>
      </w:r>
      <w:r w:rsidR="001D4C37">
        <w:t>patient-</w:t>
      </w:r>
      <w:r w:rsidR="00CF0379" w:rsidRPr="00CF0379">
        <w:t xml:space="preserve">compliant study, </w:t>
      </w:r>
      <w:r w:rsidR="00CD0807">
        <w:t>20</w:t>
      </w:r>
      <w:r w:rsidR="00DC720E">
        <w:t xml:space="preserve"> </w:t>
      </w:r>
      <w:r w:rsidR="00EB580F">
        <w:t>subjects</w:t>
      </w:r>
      <w:r w:rsidR="00D803B3">
        <w:t xml:space="preserve"> (age </w:t>
      </w:r>
      <w:r w:rsidR="00CD0807">
        <w:t xml:space="preserve">range 21-86y,  mean = </w:t>
      </w:r>
      <w:r w:rsidR="00CF0379" w:rsidRPr="00CF0379">
        <w:t xml:space="preserve"> </w:t>
      </w:r>
      <w:r w:rsidR="00CD0807">
        <w:t xml:space="preserve">49y, Females = 13) </w:t>
      </w:r>
      <w:r w:rsidR="00DC720E">
        <w:t xml:space="preserve">presenting with symptoms of mesenteric ischemia </w:t>
      </w:r>
      <w:r w:rsidR="00CD0807">
        <w:t xml:space="preserve">and 6 healthy subjects (age range 31-46y, mean = 39y, Females = 2) </w:t>
      </w:r>
      <w:r w:rsidR="00CF0379">
        <w:t xml:space="preserve">were imaged </w:t>
      </w:r>
      <w:r w:rsidR="00CF0379" w:rsidRPr="00CF0379">
        <w:t xml:space="preserve">on a </w:t>
      </w:r>
      <w:r w:rsidR="00EB580F" w:rsidRPr="00730791">
        <w:t>1.5</w:t>
      </w:r>
      <w:r w:rsidR="009330C4" w:rsidRPr="00730791">
        <w:t>T</w:t>
      </w:r>
      <w:r w:rsidR="00CF0379" w:rsidRPr="00EB580F">
        <w:t xml:space="preserve"> scanner</w:t>
      </w:r>
      <w:r w:rsidR="00CF0379" w:rsidRPr="00CF0379">
        <w:t xml:space="preserve"> (</w:t>
      </w:r>
      <w:r w:rsidR="00CF0379" w:rsidRPr="00730791">
        <w:t>Discovery MR 750, GE Healthcare, Waukesha, WI</w:t>
      </w:r>
      <w:r w:rsidR="00CF0379" w:rsidRPr="00CF0379">
        <w:t>)</w:t>
      </w:r>
      <w:r w:rsidR="00CD0807">
        <w:t xml:space="preserve"> and a 3.0T scanner </w:t>
      </w:r>
      <w:r w:rsidR="00CD0807" w:rsidRPr="00CF0379">
        <w:t>(Discovery MR 750, GE Healthcare, Waukesha, WI)</w:t>
      </w:r>
      <w:r w:rsidR="00CF0379" w:rsidRPr="00CF0379">
        <w:t xml:space="preserve">. </w:t>
      </w:r>
      <w:r w:rsidR="00EB580F">
        <w:t xml:space="preserve">For all subjects, </w:t>
      </w:r>
      <w:r w:rsidR="00CF0379" w:rsidRPr="00CF0379">
        <w:t xml:space="preserve">4D PC MR data </w:t>
      </w:r>
      <w:r w:rsidR="00C01587">
        <w:t>w</w:t>
      </w:r>
      <w:r w:rsidR="008270E2">
        <w:t xml:space="preserve">ere </w:t>
      </w:r>
      <w:r w:rsidR="00CF0379" w:rsidRPr="00CF0379">
        <w:t xml:space="preserve">acquired </w:t>
      </w:r>
      <w:r w:rsidR="00FD14C1">
        <w:t>before and after a meal challenge</w:t>
      </w:r>
      <w:r w:rsidR="009330C4">
        <w:t xml:space="preserve"> using 5-point PC-</w:t>
      </w:r>
      <w:r w:rsidR="00CF0379" w:rsidRPr="00CF0379">
        <w:t>VIPR acquisi</w:t>
      </w:r>
      <w:r w:rsidR="009912E8">
        <w:t>tion</w:t>
      </w:r>
      <w:r w:rsidR="0039337B">
        <w:fldChar w:fldCharType="begin" w:fldLock="1"/>
      </w:r>
      <w:r w:rsidR="00B77A49">
        <w:instrText>ADDIN CSL_CITATION { "citationItems" : [ { "id" : "ITEM-1", "itemData" : { "DOI" : "26/4/743 [pii]", "ISBN" : "0195-6108 (Print)\\n0195-6108 (Linking)", "ISSN" : "01956108", "PMID" : "15814915", "abstract" : "BACKGROUND AND PURPOSE: Three-dimensional phase-contrast (3DPC) is limited by long imaging times, limited coverage, flow artifacts, and the need to perform multiple additional 2D examinations (2DPC) to measure flow. A highly undersampled 3D radial acquisition (isotropic-voxel radial projection imaging [PCVIPR]) makes it possible to increase the product of volume coverage and spatial resolution by a factor of 30 for the same imaging time as conventional Cartesian 3DPC. This provides anatomic information over a large volume with high isotropic resolution and permits retrospective measurement of average flow rates throughout the volume. METHODS: PCVIPR acquires a reference and three flow-encoded acquisitions for each VIPR projection. Complex difference images were formed by combining information from all flow directions. Following retrospective definition of planes perpendicular to selected vessels, volume flow rates were determined by using phase-difference information. The accuracy of average flow measurement was investigated in a phantom and in six volunteers. Anatomic PCVIPR images acquired in three patients and three volunteers by using a 3843 matrix were compared with conventional Cartesian 3DPC. RESULTS: The flow validation produced R2 = 0.99 in vitro and R2 = 0.97 in vivo. PCVIPR produced minimal streak and pulsatile flow artifacts. PCVIPR produced far higher resolution and volume coverage in comparable imaging times. The highest acceleration factors relative to 3DPC were achieved by using gadolinium-contrast material. Ultimately, acceleration factors are limited by signal-to-noise ratio. CONCLUSION: PCVIPR rapidly provides isotropic high-resolution angiographic images and permits retrospective measurement of average flow rate throughout the volume without the need to prescribe multiple 2D acquisition planes.", "author" : [ { "dropping-particle" : "", "family" : "Gu", "given" : "Tianliang", "non-dropping-particle" : "", "parse-names" : false, "suffix" : "" }, { "dropping-particle" : "", "family" : "Korosec", "given" : "Frank R.", "non-dropping-particle" : "", "parse-names" : false, "suffix" : "" }, { "dropping-particle" : "", "family" : "Block", "given" : "Walter F.", "non-dropping-particle" : "", "parse-names" : false, "suffix" : "" }, { "dropping-particle" : "", "family" : "Fain", "given" : "Sean B.", "non-dropping-particle" : "", "parse-names" : false, "suffix" : "" }, { "dropping-particle" : "", "family" : "Turk", "given" : "Quill", "non-dropping-particle" : "", "parse-names" : false, "suffix" : "" }, { "dropping-particle" : "", "family" : "Lum", "given" : "Darren", "non-dropping-particle" : "", "parse-names" : false, "suffix" : "" }, { "dropping-particle" : "", "family" : "Zhou", "given" : "Yong", "non-dropping-particle" : "", "parse-names" : false, "suffix" : "" }, { "dropping-particle" : "", "family" : "Grist", "given" : "Thomas M.", "non-dropping-particle" : "", "parse-names" : false, "suffix" : "" }, { "dropping-particle" : "", "family" : "Haughton", "given" : "Victor", "non-dropping-particle" : "", "parse-names" : false, "suffix" : "" }, { "dropping-particle" : "", "family" : "Mistretta", "given" : "Charles A.", "non-dropping-particle" : "", "parse-names" : false, "suffix" : "" } ], "container-title" : "American Journal of Neuroradiology", "id" : "ITEM-1", "issue" : "4", "issued" : { "date-parts" : [ [ "2005" ] ] }, "page" : "743-749", "title" : "PC VIPR: A high-speed 3D phase-contrast method for flow quantification and high-resolution angiography", "type" : "article-journal", "volume" : "26" }, "uris" : [ "http://www.mendeley.com/documents/?uuid=a5d891eb-4fbb-4f2f-8616-dc5a6bb5ec74" ] }, { "id" : "ITEM-2", "itemData" : { "DOI" : "10.1002/mrm.21763.Improved", "author" : [ { "dropping-particle" : "", "family" : "Johnson", "given" : "Kevin M", "non-dropping-particle" : "", "parse-names" : false, "suffix" : "" }, { "dropping-particle" : "", "family" : "Lum", "given" : "Darren P", "non-dropping-particle" : "", "parse-names" : false, "suffix" : "" }, { "dropping-particle" : "", "family" : "Turski", "given" : "Patrick A", "non-dropping-particle" : "", "parse-names" : false, "suffix" : "" }, { "dropping-particle" : "", "family" : "Block", "given" : "Walter F", "non-dropping-particle" : "", "parse-names" : false, "suffix" : "" }, { "dropping-particle" : "", "family" : "Mistretta", "given" : "Charles A", "non-dropping-particle" : "", "parse-names" : false, "suffix" : "" }, { "dropping-particle" : "", "family" : "Ph", "given" : "D", "non-dropping-particle" : "", "parse-names" : false, "suffix" : "" }, { "dropping-particle" : "", "family" : "Wieben", "given" : "Oliver", "non-dropping-particle" : "", "parse-names" : false, "suffix" : "" } ], "container-title" : "Magn Reson Med", "id" : "ITEM-2", "issue" : "6", "issued" : { "date-parts" : [ [ "2008" ] ] }, "page" : "1329-1336", "title" : "Improved 3D Phase Contrast MRI with Off-resonance Corrected Dual Echo VIPR", "type" : "article-journal", "volume" : "60" }, "uris" : [ "http://www.mendeley.com/documents/?uuid=1c93eecd-ebb8-43ff-9c1d-8b8c6032b62e" ] } ], "mendeley" : { "formattedCitation" : "&lt;sup&gt;4,5&lt;/sup&gt;", "plainTextFormattedCitation" : "4,5", "previouslyFormattedCitation" : "&lt;sup&gt;4,5&lt;/sup&gt;" }, "properties" : { "noteIndex" : 1 }, "schema" : "https://github.com/citation-style-language/schema/raw/master/csl-citation.json" }</w:instrText>
      </w:r>
      <w:r w:rsidR="0039337B">
        <w:fldChar w:fldCharType="separate"/>
      </w:r>
      <w:r w:rsidR="0039337B" w:rsidRPr="0039337B">
        <w:rPr>
          <w:noProof/>
          <w:vertAlign w:val="superscript"/>
        </w:rPr>
        <w:t>4,5</w:t>
      </w:r>
      <w:r w:rsidR="0039337B">
        <w:fldChar w:fldCharType="end"/>
      </w:r>
      <w:r w:rsidR="00CF0379" w:rsidRPr="00CF0379">
        <w:t xml:space="preserve"> </w:t>
      </w:r>
      <w:r w:rsidR="009330C4">
        <w:t xml:space="preserve">with </w:t>
      </w:r>
      <w:r w:rsidR="009D1B69">
        <w:t>full volumetric coverage of the upper abdomen</w:t>
      </w:r>
      <w:r w:rsidR="009330C4">
        <w:t>:</w:t>
      </w:r>
      <w:r w:rsidR="00CF0379" w:rsidRPr="00CF0379">
        <w:t xml:space="preserve"> imaging volume: 32x32x24cm spherical; 1.25mm isotropic </w:t>
      </w:r>
      <w:r w:rsidR="00A93449">
        <w:t>resolution; TR/TE</w:t>
      </w:r>
      <w:r w:rsidR="00CD0807">
        <w:t xml:space="preserve"> </w:t>
      </w:r>
      <w:r w:rsidR="00A93449">
        <w:t>=</w:t>
      </w:r>
      <w:r w:rsidR="00CD0807">
        <w:t xml:space="preserve"> </w:t>
      </w:r>
      <w:r w:rsidR="00A93449">
        <w:t>6.4</w:t>
      </w:r>
      <w:r w:rsidR="00CD0807">
        <w:t>-8.4</w:t>
      </w:r>
      <w:r w:rsidR="00A93449">
        <w:t>ms</w:t>
      </w:r>
      <w:r w:rsidR="00CD0807">
        <w:t>/2.2-2.5</w:t>
      </w:r>
      <w:r w:rsidR="00CF0379" w:rsidRPr="00CF0379">
        <w:t>m</w:t>
      </w:r>
      <w:r w:rsidR="00A93449">
        <w:t>s</w:t>
      </w:r>
      <w:r w:rsidR="00D803B3">
        <w:t xml:space="preserve">; </w:t>
      </w:r>
      <w:r w:rsidR="00CF0379" w:rsidRPr="00CF0379">
        <w:t>intrasvacular contrast agent (0.03mmol/kg of gadofosveset trisodium (Lantheus, N. Billerica, MA))</w:t>
      </w:r>
      <w:r w:rsidR="00D803B3">
        <w:t>; with retrospec</w:t>
      </w:r>
      <w:r w:rsidR="003F0D45">
        <w:t xml:space="preserve">tive ECG and respiratory gating. </w:t>
      </w:r>
      <w:r w:rsidR="00EB580F">
        <w:t>Pre-prandial</w:t>
      </w:r>
      <w:r w:rsidR="00CF0379" w:rsidRPr="00CF0379">
        <w:t xml:space="preserve"> imaging was performed after 5 hours of fasting. After the first scan, subjects orally ingested 574 mL EnSure Plus® </w:t>
      </w:r>
      <w:r w:rsidR="009330C4" w:rsidRPr="00CF0379">
        <w:t>(Abbot Laboratories, Columbus, OH</w:t>
      </w:r>
      <w:r w:rsidR="009330C4">
        <w:t>)</w:t>
      </w:r>
      <w:r w:rsidR="0013056B">
        <w:t xml:space="preserve"> and scanning was </w:t>
      </w:r>
      <w:r w:rsidR="0085679E">
        <w:t>resumed</w:t>
      </w:r>
      <w:r w:rsidR="003F0D45">
        <w:t xml:space="preserve"> </w:t>
      </w:r>
      <w:r w:rsidR="0013056B">
        <w:t>20 minutes after ingestion</w:t>
      </w:r>
      <w:r w:rsidR="00CF0379" w:rsidRPr="00CF0379">
        <w:t xml:space="preserve">. </w:t>
      </w:r>
      <w:r w:rsidR="00DA0AE4">
        <w:t>3</w:t>
      </w:r>
      <w:r w:rsidR="000A19C1">
        <w:t xml:space="preserve">D </w:t>
      </w:r>
      <w:r w:rsidR="0013056B">
        <w:t xml:space="preserve">vessel segmentation </w:t>
      </w:r>
      <w:r w:rsidR="000A19C1">
        <w:t xml:space="preserve">from the PC data </w:t>
      </w:r>
      <w:r w:rsidR="0013056B">
        <w:t xml:space="preserve">was performed </w:t>
      </w:r>
      <w:r w:rsidR="000A19C1">
        <w:t xml:space="preserve">using Mimics (Materialize, Leuven, Belgium). Ensight (CEI, Apex, NC) was used for anatomical assessment </w:t>
      </w:r>
      <w:r w:rsidR="003F0D45">
        <w:t>and</w:t>
      </w:r>
      <w:r w:rsidR="004B4B6B">
        <w:t xml:space="preserve"> flow visualization (Figure</w:t>
      </w:r>
      <w:r w:rsidR="008C5338">
        <w:t>s</w:t>
      </w:r>
      <w:r w:rsidR="004B4B6B">
        <w:t xml:space="preserve"> 1-2)</w:t>
      </w:r>
      <w:r w:rsidR="003D2CD0">
        <w:t>. Cut p</w:t>
      </w:r>
      <w:r w:rsidR="000A19C1">
        <w:t>lanes were placed in 6 arterial vessels: supraceliac aorta (SCAo), infrarenal aorta (IRAo), celiac artery (CA), superior mesenteric artery (SMA), right renal artery (RRA), and</w:t>
      </w:r>
      <w:r w:rsidR="008E79BB">
        <w:t xml:space="preserve"> left renal artery (LRA). </w:t>
      </w:r>
      <w:r w:rsidR="001C5D51">
        <w:t>In addition</w:t>
      </w:r>
      <w:r w:rsidR="008E79BB">
        <w:t>, planes were placed in 3 portal vessels: splenic vein (SV), superior mesenteric vein (SMV), and portal vein (PV). These cut-</w:t>
      </w:r>
      <w:r w:rsidR="008E79BB">
        <w:lastRenderedPageBreak/>
        <w:t>planes were exported to a customized software package</w:t>
      </w:r>
      <w:r w:rsidR="002D6DB5">
        <w:fldChar w:fldCharType="begin" w:fldLock="1"/>
      </w:r>
      <w:r w:rsidR="002D6DB5">
        <w:instrText>ADDIN CSL_CITATION { "citationItems" : [ { "id" : "ITEM-1", "itemData" : { "author" : [ { "dropping-particle" : "", "family" : "Stalder AF, Russe MF, Frydrychowicz A, Bock J", "given" : "et al.", "non-dropping-particle" : "", "parse-names" : false, "suffix" : "" } ], "container-title" : "MRM", "id" : "ITEM-1", "issue" : "5", "issued" : { "date-parts" : [ [ "2008" ] ] }, "page" : "1218-1231", "title" : "Quantitative 2D and 3D phase contrast MRI: Optimized analysis of blood flow and vessel wall parameters", "type" : "article-journal", "volume" : "60" }, "uris" : [ "http://www.mendeley.com/documents/?uuid=7a873ac9-9605-4f69-8d06-1a043121dfd1" ] } ], "mendeley" : { "formattedCitation" : "&lt;sup&gt;6&lt;/sup&gt;", "plainTextFormattedCitation" : "6", "previouslyFormattedCitation" : "&lt;sup&gt;6&lt;/sup&gt;" }, "properties" : { "noteIndex" : 2 }, "schema" : "https://github.com/citation-style-language/schema/raw/master/csl-citation.json" }</w:instrText>
      </w:r>
      <w:r w:rsidR="002D6DB5">
        <w:fldChar w:fldCharType="separate"/>
      </w:r>
      <w:r w:rsidR="002D6DB5" w:rsidRPr="002D6DB5">
        <w:rPr>
          <w:noProof/>
          <w:vertAlign w:val="superscript"/>
        </w:rPr>
        <w:t>6</w:t>
      </w:r>
      <w:r w:rsidR="002D6DB5">
        <w:fldChar w:fldCharType="end"/>
      </w:r>
      <w:r w:rsidR="002D6DB5">
        <w:t xml:space="preserve"> </w:t>
      </w:r>
      <w:r w:rsidR="008E79BB">
        <w:t>that allowed for temporal segmentation thr</w:t>
      </w:r>
      <w:r w:rsidR="001C5D51">
        <w:t xml:space="preserve">oughout the cardiac cycle. </w:t>
      </w:r>
      <w:r w:rsidR="0013056B">
        <w:t xml:space="preserve">Hemodynamic </w:t>
      </w:r>
      <w:r w:rsidR="00EB580F">
        <w:t xml:space="preserve">parameters </w:t>
      </w:r>
      <w:r w:rsidR="00CF0379" w:rsidRPr="00CF0379">
        <w:t xml:space="preserve">were </w:t>
      </w:r>
      <w:r w:rsidR="001C5D51">
        <w:t xml:space="preserve">then </w:t>
      </w:r>
      <w:r w:rsidR="00CF0379" w:rsidRPr="00CF0379">
        <w:t>analy</w:t>
      </w:r>
      <w:r w:rsidR="00EB580F">
        <w:t>zed</w:t>
      </w:r>
      <w:r w:rsidR="003D2CD0">
        <w:t xml:space="preserve"> for each subject. Statistical </w:t>
      </w:r>
      <w:r w:rsidR="00AB7F8C">
        <w:t xml:space="preserve">analysis was performed </w:t>
      </w:r>
      <w:r w:rsidR="001C5D51">
        <w:t>using paired t-tests (</w:t>
      </w:r>
      <w:r w:rsidR="00EC60FE">
        <w:t xml:space="preserve">between pre- and post-prandial states) as well as </w:t>
      </w:r>
      <w:r w:rsidR="00C01587">
        <w:t>a two-</w:t>
      </w:r>
      <w:r w:rsidR="00EC60FE">
        <w:t>sample</w:t>
      </w:r>
      <w:r w:rsidR="003D2CD0">
        <w:t xml:space="preserve"> t-test</w:t>
      </w:r>
      <w:r w:rsidR="00EC60FE">
        <w:t xml:space="preserve"> </w:t>
      </w:r>
      <w:r w:rsidR="003D2CD0">
        <w:t>(</w:t>
      </w:r>
      <w:r w:rsidR="00EC60FE">
        <w:t xml:space="preserve">between </w:t>
      </w:r>
      <w:r w:rsidR="003D2CD0">
        <w:t>groups)</w:t>
      </w:r>
      <w:r w:rsidR="00EC60FE">
        <w:t>.</w:t>
      </w:r>
      <w:r w:rsidR="00AB7F8C">
        <w:t xml:space="preserve"> </w:t>
      </w:r>
    </w:p>
    <w:p w14:paraId="34A29F99" w14:textId="77777777" w:rsidR="00EB310B" w:rsidRDefault="00EB310B"/>
    <w:p w14:paraId="47C1450C" w14:textId="43AE5F9F" w:rsidR="00EB310B" w:rsidRDefault="00EB310B">
      <w:r w:rsidRPr="00DC720E">
        <w:rPr>
          <w:b/>
        </w:rPr>
        <w:t>Results:</w:t>
      </w:r>
      <w:r w:rsidR="00DC720E">
        <w:rPr>
          <w:b/>
        </w:rPr>
        <w:t xml:space="preserve"> </w:t>
      </w:r>
      <w:r w:rsidR="00C01587">
        <w:t>4D f</w:t>
      </w:r>
      <w:r w:rsidR="005107FE">
        <w:t>low data w</w:t>
      </w:r>
      <w:r w:rsidR="008270E2">
        <w:t>ere</w:t>
      </w:r>
      <w:r w:rsidR="005107FE">
        <w:t xml:space="preserve"> successfully obtained for all 26 subjects. </w:t>
      </w:r>
      <w:r w:rsidR="00E22D8F">
        <w:t xml:space="preserve">In </w:t>
      </w:r>
      <w:r w:rsidR="00301779">
        <w:t xml:space="preserve">response to the meal challenge for </w:t>
      </w:r>
      <w:r w:rsidR="00E22D8F">
        <w:t xml:space="preserve">the control group, </w:t>
      </w:r>
      <w:r w:rsidR="00301779">
        <w:t xml:space="preserve">flow </w:t>
      </w:r>
      <w:r w:rsidR="008270E2">
        <w:t>in the SCAo increased on average by 18% (p = 0.01</w:t>
      </w:r>
      <w:r w:rsidR="00227728">
        <w:t>0</w:t>
      </w:r>
      <w:r w:rsidR="008270E2">
        <w:t>), SMA increased by 52% (p = 0.01</w:t>
      </w:r>
      <w:r w:rsidR="00227728">
        <w:t>4</w:t>
      </w:r>
      <w:r w:rsidR="008270E2">
        <w:t>), SMV increased by 59% (p = 0.003), and PV increased by 47% (p = 0.001)</w:t>
      </w:r>
      <w:r w:rsidR="008C5338">
        <w:t xml:space="preserve"> as seen in Figure 1</w:t>
      </w:r>
      <w:r w:rsidR="008270E2">
        <w:t xml:space="preserve">. The ischemia group also saw average increases in flow:  SCAo 6% (p = 0.078), SMA 18% (p = 0.026), SMV 40% (p = 0.00004), and PV 27% (p = 0.00012). </w:t>
      </w:r>
      <w:r w:rsidR="00896EB7">
        <w:t xml:space="preserve">In addition, there was a 14% decrease in the RRA flow values </w:t>
      </w:r>
      <w:r w:rsidR="006B17D3">
        <w:t>(p = 0.033)</w:t>
      </w:r>
      <w:r w:rsidR="00896EB7">
        <w:t xml:space="preserve">. </w:t>
      </w:r>
      <w:r w:rsidR="008270E2">
        <w:t xml:space="preserve">Cross comparing the flow difference </w:t>
      </w:r>
      <w:r w:rsidR="006B17D3">
        <w:t>between both groups showed</w:t>
      </w:r>
      <w:r w:rsidR="008270E2">
        <w:t xml:space="preserve"> a statistically significant difference</w:t>
      </w:r>
      <w:r w:rsidR="004B4B6B">
        <w:t xml:space="preserve"> in meal challege responses, specifically, the ischemia group showed less change </w:t>
      </w:r>
      <w:r w:rsidR="003F0D45">
        <w:t>in flow after a meal in the SCAo (</w:t>
      </w:r>
      <w:commentRangeStart w:id="0"/>
      <w:r w:rsidR="003F0D45">
        <w:t>p = 0.029</w:t>
      </w:r>
      <w:commentRangeEnd w:id="0"/>
      <w:r w:rsidR="00227728">
        <w:rPr>
          <w:rStyle w:val="CommentReference"/>
        </w:rPr>
        <w:commentReference w:id="0"/>
      </w:r>
      <w:r w:rsidR="003F0D45">
        <w:t>, effect size = -1.079), SMA (p = 0.004, effect size = -1.48), SMV (p = 0.003, effect size = -1.533), and PV (p = 0.002, effect size = -1.657)</w:t>
      </w:r>
      <w:r w:rsidR="008C5338">
        <w:t xml:space="preserve"> (Figure 3)</w:t>
      </w:r>
      <w:r w:rsidR="003F0D45">
        <w:t>.</w:t>
      </w:r>
      <w:r w:rsidR="000E4066">
        <w:t xml:space="preserve"> The other vessels measured (IRAo, LRA, RRA, CA, and SV) did not </w:t>
      </w:r>
      <w:r w:rsidR="0003764D">
        <w:t xml:space="preserve">show </w:t>
      </w:r>
      <w:r w:rsidR="00896EB7">
        <w:t xml:space="preserve">statistically significant meal response differences. </w:t>
      </w:r>
    </w:p>
    <w:p w14:paraId="48E9D1E2" w14:textId="77777777" w:rsidR="0003764D" w:rsidRPr="0003764D" w:rsidRDefault="0003764D"/>
    <w:p w14:paraId="4F437FCB" w14:textId="480FFF35" w:rsidR="00EC60FE" w:rsidRPr="006B17D3" w:rsidRDefault="00EC60FE">
      <w:r>
        <w:rPr>
          <w:b/>
        </w:rPr>
        <w:t>Discussion:</w:t>
      </w:r>
      <w:r w:rsidR="004B4B6B">
        <w:rPr>
          <w:b/>
        </w:rPr>
        <w:t xml:space="preserve"> </w:t>
      </w:r>
      <w:r w:rsidR="0003764D">
        <w:t xml:space="preserve">While the control group showed a greater </w:t>
      </w:r>
      <w:r w:rsidR="00A81C68">
        <w:t>change in flow in response</w:t>
      </w:r>
      <w:r w:rsidR="0003764D">
        <w:t xml:space="preserve"> to the meal challenge, the overall change in flow for the ischemia group was </w:t>
      </w:r>
      <w:r w:rsidR="00227728">
        <w:t>significantly</w:t>
      </w:r>
      <w:r w:rsidR="0003764D">
        <w:t xml:space="preserve"> less</w:t>
      </w:r>
      <w:r w:rsidR="008C5338">
        <w:t xml:space="preserve"> (Figures 4-5)</w:t>
      </w:r>
      <w:r w:rsidR="0003764D">
        <w:t xml:space="preserve">. This </w:t>
      </w:r>
      <w:r w:rsidR="0004527F">
        <w:t xml:space="preserve">is most likely due to the </w:t>
      </w:r>
      <w:r w:rsidR="00A81C68">
        <w:t xml:space="preserve">intrinsic </w:t>
      </w:r>
      <w:r w:rsidR="0003764D">
        <w:t xml:space="preserve">pathology </w:t>
      </w:r>
      <w:r w:rsidR="0004527F">
        <w:t xml:space="preserve">that is </w:t>
      </w:r>
      <w:r w:rsidR="009D5AA2">
        <w:t>preventing</w:t>
      </w:r>
      <w:r w:rsidR="0004527F">
        <w:t xml:space="preserve"> </w:t>
      </w:r>
      <w:r w:rsidR="0003764D">
        <w:t>the vessels from supplying the appropriate amount of blood flow to the abdomen.</w:t>
      </w:r>
      <w:r w:rsidR="00683472">
        <w:t xml:space="preserve"> </w:t>
      </w:r>
      <w:r w:rsidR="009D5AA2">
        <w:rPr>
          <w:rStyle w:val="CommentReference"/>
        </w:rPr>
        <w:commentReference w:id="1"/>
      </w:r>
    </w:p>
    <w:p w14:paraId="0333ED7D" w14:textId="77777777" w:rsidR="00EC60FE" w:rsidRDefault="00EC60FE">
      <w:pPr>
        <w:rPr>
          <w:b/>
        </w:rPr>
      </w:pPr>
    </w:p>
    <w:p w14:paraId="5C82C489" w14:textId="373A3D19" w:rsidR="00EB310B" w:rsidRPr="00F8028E" w:rsidRDefault="00EB310B" w:rsidP="006B17D3">
      <w:r w:rsidRPr="00DC720E">
        <w:rPr>
          <w:b/>
        </w:rPr>
        <w:t>Conclusion:</w:t>
      </w:r>
      <w:r w:rsidR="008270E2">
        <w:rPr>
          <w:b/>
        </w:rPr>
        <w:t xml:space="preserve"> </w:t>
      </w:r>
      <w:r w:rsidR="00F8028E">
        <w:t xml:space="preserve">This study demonstrates the </w:t>
      </w:r>
      <w:r w:rsidR="003D2CD0">
        <w:t xml:space="preserve">feasibility </w:t>
      </w:r>
      <w:r w:rsidR="00F8028E">
        <w:t>of using 4D flow</w:t>
      </w:r>
      <w:r w:rsidR="0004527F">
        <w:t xml:space="preserve"> MRI to non-invasively </w:t>
      </w:r>
      <w:r w:rsidR="004125D7">
        <w:t xml:space="preserve">and comprehensively </w:t>
      </w:r>
      <w:r w:rsidR="0004527F">
        <w:t xml:space="preserve">assess </w:t>
      </w:r>
      <w:r w:rsidR="00F8028E">
        <w:t>the functional response to a meal challenge in patient’s wi</w:t>
      </w:r>
      <w:r w:rsidR="003D2CD0">
        <w:t>th p</w:t>
      </w:r>
      <w:r w:rsidR="0004527F">
        <w:t>ossible</w:t>
      </w:r>
      <w:r w:rsidR="003D2CD0">
        <w:t xml:space="preserve"> mesenteric ischemia. Additionally, complete anatomical coverage of all mesenteric vessels could further </w:t>
      </w:r>
      <w:r w:rsidR="0003764D">
        <w:t xml:space="preserve">aid in </w:t>
      </w:r>
      <w:r w:rsidR="0039337B">
        <w:t xml:space="preserve">diagnosis. </w:t>
      </w:r>
      <w:r w:rsidR="00CA2C64">
        <w:t xml:space="preserve">In summary, this tool can be used to </w:t>
      </w:r>
      <w:r w:rsidR="00E526DA">
        <w:t>quantitatively and qualitatively aid in the difficult diagnosis of mesenteric ischemia.</w:t>
      </w:r>
    </w:p>
    <w:p w14:paraId="71F36BB0" w14:textId="7A2A8795" w:rsidR="00EB310B" w:rsidRPr="00DC720E" w:rsidRDefault="00EB310B">
      <w:pPr>
        <w:rPr>
          <w:b/>
        </w:rPr>
      </w:pPr>
    </w:p>
    <w:p w14:paraId="731E5789" w14:textId="336DEC7E" w:rsidR="004125D7" w:rsidRDefault="00EB310B" w:rsidP="0039337B">
      <w:pPr>
        <w:rPr>
          <w:rFonts w:ascii="Arial" w:hAnsi="Arial" w:cs="Arial"/>
          <w:b/>
          <w:sz w:val="20"/>
          <w:szCs w:val="20"/>
          <w:lang w:val="en-GB"/>
        </w:rPr>
      </w:pPr>
      <w:r w:rsidRPr="00DC720E">
        <w:rPr>
          <w:b/>
        </w:rPr>
        <w:t>References:</w:t>
      </w:r>
      <w:r w:rsidR="0054540C" w:rsidRPr="0054540C">
        <w:rPr>
          <w:rFonts w:ascii="Arial" w:hAnsi="Arial" w:cs="Arial"/>
          <w:b/>
          <w:sz w:val="20"/>
          <w:szCs w:val="20"/>
          <w:lang w:val="en-GB"/>
        </w:rPr>
        <w:t xml:space="preserve"> </w:t>
      </w:r>
    </w:p>
    <w:p w14:paraId="16174686" w14:textId="336405F2" w:rsidR="00B77A49" w:rsidRPr="00B77A49" w:rsidRDefault="00B77A49" w:rsidP="00B77A49">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Pr="00B77A49">
        <w:rPr>
          <w:noProof/>
        </w:rPr>
        <w:t xml:space="preserve">1. </w:t>
      </w:r>
      <w:r w:rsidRPr="00B77A49">
        <w:rPr>
          <w:noProof/>
        </w:rPr>
        <w:tab/>
        <w:t xml:space="preserve">Wilkins LR, Stone JR. Chronic mesenteric ischemia. </w:t>
      </w:r>
      <w:r w:rsidRPr="00B77A49">
        <w:rPr>
          <w:i/>
          <w:iCs/>
          <w:noProof/>
        </w:rPr>
        <w:t>Tech Vasc Interv Radiol</w:t>
      </w:r>
      <w:r w:rsidRPr="00B77A49">
        <w:rPr>
          <w:noProof/>
        </w:rPr>
        <w:t>. 2015;18(1):31-37. doi:10.1053/j.tvir.2014.12.005.</w:t>
      </w:r>
    </w:p>
    <w:p w14:paraId="15F937BB" w14:textId="77777777" w:rsidR="00B77A49" w:rsidRPr="00B77A49" w:rsidRDefault="00B77A49" w:rsidP="00B77A49">
      <w:pPr>
        <w:widowControl w:val="0"/>
        <w:autoSpaceDE w:val="0"/>
        <w:autoSpaceDN w:val="0"/>
        <w:adjustRightInd w:val="0"/>
        <w:ind w:left="640" w:hanging="640"/>
        <w:rPr>
          <w:noProof/>
        </w:rPr>
      </w:pPr>
      <w:r w:rsidRPr="00B77A49">
        <w:rPr>
          <w:noProof/>
        </w:rPr>
        <w:t xml:space="preserve">2. </w:t>
      </w:r>
      <w:r w:rsidRPr="00B77A49">
        <w:rPr>
          <w:noProof/>
        </w:rPr>
        <w:tab/>
        <w:t xml:space="preserve">KC Li, Hopkins KL, Dalman RL CS. Simultaneous measurement of flow in the superior mesenteric vein and artery with cine phase-contrast MR imaging: value in diagnosis of chronic mesenteric ischemia—work in progress. </w:t>
      </w:r>
      <w:r w:rsidRPr="00B77A49">
        <w:rPr>
          <w:i/>
          <w:iCs/>
          <w:noProof/>
        </w:rPr>
        <w:t>Radiology</w:t>
      </w:r>
      <w:r w:rsidRPr="00B77A49">
        <w:rPr>
          <w:noProof/>
        </w:rPr>
        <w:t>. 1995;194(2):327-330.</w:t>
      </w:r>
    </w:p>
    <w:p w14:paraId="14DBCB7D" w14:textId="77777777" w:rsidR="00B77A49" w:rsidRPr="00B77A49" w:rsidRDefault="00B77A49" w:rsidP="00B77A49">
      <w:pPr>
        <w:widowControl w:val="0"/>
        <w:autoSpaceDE w:val="0"/>
        <w:autoSpaceDN w:val="0"/>
        <w:adjustRightInd w:val="0"/>
        <w:ind w:left="640" w:hanging="640"/>
        <w:rPr>
          <w:noProof/>
        </w:rPr>
      </w:pPr>
      <w:r w:rsidRPr="00B77A49">
        <w:rPr>
          <w:noProof/>
        </w:rPr>
        <w:t xml:space="preserve">3. </w:t>
      </w:r>
      <w:r w:rsidRPr="00B77A49">
        <w:rPr>
          <w:noProof/>
        </w:rPr>
        <w:tab/>
        <w:t xml:space="preserve">Roldan-Alzate A, Frydrychowicz A, Said A, et al. Impaired regulation of portal venous flow in response to a meal challenge as quantified by 4D flow MRI. </w:t>
      </w:r>
      <w:r w:rsidRPr="00B77A49">
        <w:rPr>
          <w:i/>
          <w:iCs/>
          <w:noProof/>
        </w:rPr>
        <w:t>J Magn Reson Imaging</w:t>
      </w:r>
      <w:r w:rsidRPr="00B77A49">
        <w:rPr>
          <w:noProof/>
        </w:rPr>
        <w:t>. 2015;42(4):1009-1017. doi:10.1002/jmri.24886.</w:t>
      </w:r>
    </w:p>
    <w:p w14:paraId="4F1A49FC" w14:textId="152AA898" w:rsidR="00B77A49" w:rsidRPr="00B77A49" w:rsidRDefault="00B77A49" w:rsidP="00B77A49">
      <w:pPr>
        <w:widowControl w:val="0"/>
        <w:autoSpaceDE w:val="0"/>
        <w:autoSpaceDN w:val="0"/>
        <w:adjustRightInd w:val="0"/>
        <w:ind w:left="640" w:hanging="640"/>
        <w:rPr>
          <w:noProof/>
        </w:rPr>
      </w:pPr>
      <w:r w:rsidRPr="00B77A49">
        <w:rPr>
          <w:noProof/>
        </w:rPr>
        <w:t xml:space="preserve">4. </w:t>
      </w:r>
      <w:r w:rsidRPr="00B77A49">
        <w:rPr>
          <w:noProof/>
        </w:rPr>
        <w:tab/>
        <w:t xml:space="preserve">Gu T, Korosec FR, Block WF, et al. PC VIPR: A high-speed 3D phase-contrast method for flow quantification and high-resolution angiography. </w:t>
      </w:r>
      <w:r w:rsidRPr="00B77A49">
        <w:rPr>
          <w:i/>
          <w:iCs/>
          <w:noProof/>
        </w:rPr>
        <w:t>Am J Neuroradiol</w:t>
      </w:r>
      <w:r w:rsidRPr="00B77A49">
        <w:rPr>
          <w:noProof/>
        </w:rPr>
        <w:t>. 2005;26</w:t>
      </w:r>
      <w:r>
        <w:rPr>
          <w:noProof/>
        </w:rPr>
        <w:t>(4):743-749. doi:26/4/743.</w:t>
      </w:r>
    </w:p>
    <w:p w14:paraId="3E951EA4" w14:textId="41C83986" w:rsidR="00B77A49" w:rsidRPr="00B77A49" w:rsidRDefault="00B77A49" w:rsidP="00B77A49">
      <w:pPr>
        <w:widowControl w:val="0"/>
        <w:autoSpaceDE w:val="0"/>
        <w:autoSpaceDN w:val="0"/>
        <w:adjustRightInd w:val="0"/>
        <w:ind w:left="640" w:hanging="640"/>
        <w:rPr>
          <w:noProof/>
        </w:rPr>
      </w:pPr>
      <w:r w:rsidRPr="00B77A49">
        <w:rPr>
          <w:noProof/>
        </w:rPr>
        <w:t xml:space="preserve">5. </w:t>
      </w:r>
      <w:r w:rsidRPr="00B77A49">
        <w:rPr>
          <w:noProof/>
        </w:rPr>
        <w:tab/>
        <w:t xml:space="preserve">Johnson KM, Lum DP, Turski PA, et al. Improved 3D Phase Contrast MRI with Off-resonance Corrected Dual Echo VIPR. </w:t>
      </w:r>
      <w:r w:rsidRPr="00B77A49">
        <w:rPr>
          <w:i/>
          <w:iCs/>
          <w:noProof/>
        </w:rPr>
        <w:t>Magn Reson Med</w:t>
      </w:r>
      <w:r w:rsidRPr="00B77A49">
        <w:rPr>
          <w:noProof/>
        </w:rPr>
        <w:t>. 2008;60(6):1329-1336.</w:t>
      </w:r>
      <w:r>
        <w:rPr>
          <w:noProof/>
        </w:rPr>
        <w:t xml:space="preserve"> doi:10.1002/mrm.21763.</w:t>
      </w:r>
    </w:p>
    <w:p w14:paraId="79C5481A" w14:textId="77777777" w:rsidR="00B77A49" w:rsidRPr="00B77A49" w:rsidRDefault="00B77A49" w:rsidP="00B77A49">
      <w:pPr>
        <w:widowControl w:val="0"/>
        <w:autoSpaceDE w:val="0"/>
        <w:autoSpaceDN w:val="0"/>
        <w:adjustRightInd w:val="0"/>
        <w:ind w:left="640" w:hanging="640"/>
        <w:rPr>
          <w:noProof/>
        </w:rPr>
      </w:pPr>
      <w:r w:rsidRPr="00B77A49">
        <w:rPr>
          <w:noProof/>
        </w:rPr>
        <w:t xml:space="preserve">6. </w:t>
      </w:r>
      <w:r w:rsidRPr="00B77A49">
        <w:rPr>
          <w:noProof/>
        </w:rPr>
        <w:tab/>
        <w:t xml:space="preserve">Stalder AF, Russe MF, Frydrychowicz A, Bock J  et al. Quantitative 2D and 3D phase contrast MRI: Optimized analysis of blood flow and vessel wall parameters. </w:t>
      </w:r>
      <w:r w:rsidRPr="00B77A49">
        <w:rPr>
          <w:i/>
          <w:iCs/>
          <w:noProof/>
        </w:rPr>
        <w:t>MRM</w:t>
      </w:r>
      <w:r w:rsidRPr="00B77A49">
        <w:rPr>
          <w:noProof/>
        </w:rPr>
        <w:t xml:space="preserve">. </w:t>
      </w:r>
      <w:r w:rsidRPr="00B77A49">
        <w:rPr>
          <w:noProof/>
        </w:rPr>
        <w:lastRenderedPageBreak/>
        <w:t>2008;60(5):1218-1231.</w:t>
      </w:r>
    </w:p>
    <w:p w14:paraId="1B167FA2" w14:textId="68A59578" w:rsidR="0039337B" w:rsidRPr="004125D7" w:rsidRDefault="00B77A49" w:rsidP="0039337B">
      <w:r>
        <w:fldChar w:fldCharType="end"/>
      </w:r>
    </w:p>
    <w:p w14:paraId="48E40D73" w14:textId="2477AF2F" w:rsidR="0003764D" w:rsidRDefault="0003764D">
      <w:pPr>
        <w:rPr>
          <w:b/>
        </w:rPr>
      </w:pPr>
    </w:p>
    <w:p w14:paraId="1E8874D8" w14:textId="73F742FB" w:rsidR="00CA2C64" w:rsidRDefault="00CA2C64">
      <w:pPr>
        <w:rPr>
          <w:b/>
        </w:rPr>
      </w:pPr>
    </w:p>
    <w:p w14:paraId="6FD18015" w14:textId="532B8ADB" w:rsidR="00CA2C64" w:rsidRDefault="00CA2C64">
      <w:pPr>
        <w:rPr>
          <w:b/>
        </w:rPr>
      </w:pPr>
    </w:p>
    <w:p w14:paraId="487ADCAF" w14:textId="2C70F958" w:rsidR="00CA2C64" w:rsidRDefault="00CA2C64">
      <w:pPr>
        <w:rPr>
          <w:b/>
        </w:rPr>
      </w:pPr>
    </w:p>
    <w:p w14:paraId="051A81A9" w14:textId="77777777" w:rsidR="00CA2C64" w:rsidRDefault="00CA2C64">
      <w:pPr>
        <w:rPr>
          <w:b/>
        </w:rPr>
      </w:pPr>
    </w:p>
    <w:p w14:paraId="0B5B0C11" w14:textId="30F3429A" w:rsidR="00FA4181" w:rsidRDefault="00FA4181" w:rsidP="00FA4181">
      <w:pPr>
        <w:rPr>
          <w:b/>
        </w:rPr>
      </w:pPr>
      <w:r w:rsidRPr="00DC720E">
        <w:rPr>
          <w:b/>
        </w:rPr>
        <w:t>Figures:</w:t>
      </w:r>
    </w:p>
    <w:p w14:paraId="1A865224" w14:textId="728B5B78" w:rsidR="00F541EA" w:rsidRDefault="00F541EA" w:rsidP="00F541EA">
      <w:pPr>
        <w:rPr>
          <w:b/>
        </w:rPr>
      </w:pPr>
      <w:r>
        <w:rPr>
          <w:noProof/>
          <w:lang w:val="en-US" w:eastAsia="en-US"/>
        </w:rPr>
        <w:drawing>
          <wp:anchor distT="0" distB="0" distL="114300" distR="114300" simplePos="0" relativeHeight="251664384" behindDoc="1" locked="0" layoutInCell="1" allowOverlap="1" wp14:anchorId="69E36750" wp14:editId="52A0DB69">
            <wp:simplePos x="0" y="0"/>
            <wp:positionH relativeFrom="column">
              <wp:posOffset>-103505</wp:posOffset>
            </wp:positionH>
            <wp:positionV relativeFrom="paragraph">
              <wp:posOffset>261620</wp:posOffset>
            </wp:positionV>
            <wp:extent cx="6487795" cy="6035675"/>
            <wp:effectExtent l="0" t="0" r="8255" b="3175"/>
            <wp:wrapTight wrapText="bothSides">
              <wp:wrapPolygon edited="0">
                <wp:start x="0" y="0"/>
                <wp:lineTo x="0" y="21543"/>
                <wp:lineTo x="21564" y="21543"/>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87795" cy="6035675"/>
                    </a:xfrm>
                    <a:prstGeom prst="rect">
                      <a:avLst/>
                    </a:prstGeom>
                  </pic:spPr>
                </pic:pic>
              </a:graphicData>
            </a:graphic>
            <wp14:sizeRelH relativeFrom="margin">
              <wp14:pctWidth>0</wp14:pctWidth>
            </wp14:sizeRelH>
            <wp14:sizeRelV relativeFrom="margin">
              <wp14:pctHeight>0</wp14:pctHeight>
            </wp14:sizeRelV>
          </wp:anchor>
        </w:drawing>
      </w:r>
    </w:p>
    <w:p w14:paraId="156AE015" w14:textId="499EF78B" w:rsidR="004878EC" w:rsidRPr="00F541EA" w:rsidRDefault="004878EC" w:rsidP="00F541EA">
      <w:pPr>
        <w:rPr>
          <w:b/>
        </w:rPr>
      </w:pPr>
    </w:p>
    <w:p w14:paraId="212D6E0B" w14:textId="7FED2422" w:rsidR="004878EC" w:rsidRPr="004878EC" w:rsidRDefault="00D67CEA" w:rsidP="00D67CEA">
      <w:pPr>
        <w:pStyle w:val="Caption"/>
      </w:pPr>
      <w:r>
        <w:t xml:space="preserve">Figure </w:t>
      </w:r>
      <w:r>
        <w:fldChar w:fldCharType="begin"/>
      </w:r>
      <w:r>
        <w:instrText xml:space="preserve"> SEQ Figure \* ARABIC </w:instrText>
      </w:r>
      <w:r>
        <w:fldChar w:fldCharType="separate"/>
      </w:r>
      <w:r w:rsidR="00E461F8">
        <w:rPr>
          <w:noProof/>
        </w:rPr>
        <w:t>1</w:t>
      </w:r>
      <w:r>
        <w:fldChar w:fldCharType="end"/>
      </w:r>
      <w:r>
        <w:t xml:space="preserve">: </w:t>
      </w:r>
      <w:r w:rsidR="00493EDE">
        <w:t>4D Flow MRI a</w:t>
      </w:r>
      <w:r w:rsidR="009F07A9">
        <w:t>rterial streamline images</w:t>
      </w:r>
      <w:r>
        <w:t xml:space="preserve"> </w:t>
      </w:r>
      <w:r w:rsidR="009F07A9">
        <w:t>for</w:t>
      </w:r>
      <w:r>
        <w:t xml:space="preserve"> </w:t>
      </w:r>
      <w:r w:rsidR="009F07A9">
        <w:t xml:space="preserve">a </w:t>
      </w:r>
      <w:r>
        <w:t xml:space="preserve">control subject </w:t>
      </w:r>
      <w:ins w:id="2" w:author="Oliver Wieben" w:date="2017-11-08T14:01:00Z">
        <w:r w:rsidR="00493EDE">
          <w:t xml:space="preserve">(top row) </w:t>
        </w:r>
      </w:ins>
      <w:r>
        <w:t xml:space="preserve">and </w:t>
      </w:r>
      <w:r w:rsidR="009F07A9">
        <w:t xml:space="preserve">an </w:t>
      </w:r>
      <w:r>
        <w:t xml:space="preserve">ischemia subject </w:t>
      </w:r>
      <w:ins w:id="3" w:author="Oliver Wieben" w:date="2017-11-08T14:01:00Z">
        <w:r w:rsidR="00493EDE">
          <w:t xml:space="preserve">(bottom row) </w:t>
        </w:r>
      </w:ins>
      <w:r>
        <w:t xml:space="preserve">for both pre-meal </w:t>
      </w:r>
      <w:ins w:id="4" w:author="Oliver Wieben" w:date="2017-11-08T14:01:00Z">
        <w:r w:rsidR="00493EDE">
          <w:t xml:space="preserve">(left column) </w:t>
        </w:r>
      </w:ins>
      <w:r>
        <w:t xml:space="preserve">and post-meal </w:t>
      </w:r>
      <w:ins w:id="5" w:author="Oliver Wieben" w:date="2017-11-08T14:01:00Z">
        <w:r w:rsidR="00493EDE">
          <w:t>(right column)</w:t>
        </w:r>
      </w:ins>
      <w:r>
        <w:t xml:space="preserve">. </w:t>
      </w:r>
      <w:r w:rsidR="009F07A9">
        <w:t>T</w:t>
      </w:r>
      <w:r>
        <w:t xml:space="preserve">he </w:t>
      </w:r>
      <w:r w:rsidR="00493EDE">
        <w:t xml:space="preserve">colorscale for </w:t>
      </w:r>
      <w:r>
        <w:t>velocit</w:t>
      </w:r>
      <w:r w:rsidR="00493EDE">
        <w:t xml:space="preserve">y </w:t>
      </w:r>
      <w:r w:rsidR="009F07A9">
        <w:t xml:space="preserve">and </w:t>
      </w:r>
      <w:r w:rsidR="00493EDE">
        <w:t xml:space="preserve">the </w:t>
      </w:r>
      <w:r w:rsidR="009F07A9">
        <w:t>number of streamline</w:t>
      </w:r>
      <w:r w:rsidR="00493EDE">
        <w:t xml:space="preserve"> emitters</w:t>
      </w:r>
      <w:r>
        <w:t xml:space="preserve"> </w:t>
      </w:r>
      <w:r w:rsidR="00493EDE">
        <w:t>are</w:t>
      </w:r>
      <w:r>
        <w:t xml:space="preserve"> </w:t>
      </w:r>
      <w:r w:rsidR="00493EDE">
        <w:lastRenderedPageBreak/>
        <w:t>identical</w:t>
      </w:r>
      <w:r>
        <w:t xml:space="preserve"> for </w:t>
      </w:r>
      <w:r w:rsidR="009D5AA2">
        <w:t>all 4 images</w:t>
      </w:r>
      <w:r w:rsidR="009F07A9">
        <w:t xml:space="preserve">. </w:t>
      </w:r>
      <w:del w:id="6" w:author="Oliver Wieben" w:date="2017-11-08T14:03:00Z">
        <w:r w:rsidR="009F07A9" w:rsidDel="00493EDE">
          <w:delText xml:space="preserve">The </w:delText>
        </w:r>
        <w:r w:rsidR="009D5AA2" w:rsidDel="00493EDE">
          <w:delText>bottom</w:delText>
        </w:r>
        <w:r w:rsidR="009F07A9" w:rsidDel="00493EDE">
          <w:delText xml:space="preserve"> images show the ischemia subject’s flow response to a meal challenge. </w:delText>
        </w:r>
      </w:del>
      <w:r w:rsidR="009F07A9">
        <w:t>Overall, this ischemia subject showed a reduced flow response after a meal, which is representative of the entire ischemic cohort.</w:t>
      </w:r>
    </w:p>
    <w:p w14:paraId="31108463" w14:textId="6291130C" w:rsidR="00F6310B" w:rsidRDefault="004878EC" w:rsidP="004878EC">
      <w:pPr>
        <w:tabs>
          <w:tab w:val="left" w:pos="1763"/>
        </w:tabs>
      </w:pPr>
      <w:r>
        <w:tab/>
      </w:r>
    </w:p>
    <w:p w14:paraId="31D4A875" w14:textId="252DD336" w:rsidR="00E82FBA" w:rsidRDefault="00730791" w:rsidP="009F07A9">
      <w:pPr>
        <w:tabs>
          <w:tab w:val="left" w:pos="1763"/>
        </w:tabs>
        <w:jc w:val="center"/>
      </w:pPr>
      <w:r>
        <w:rPr>
          <w:noProof/>
          <w:lang w:val="en-US" w:eastAsia="en-US"/>
        </w:rPr>
        <w:drawing>
          <wp:inline distT="0" distB="0" distL="0" distR="0" wp14:anchorId="6A0C8E30" wp14:editId="5C0D35AE">
            <wp:extent cx="6301572" cy="549435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9689" cy="5510148"/>
                    </a:xfrm>
                    <a:prstGeom prst="rect">
                      <a:avLst/>
                    </a:prstGeom>
                  </pic:spPr>
                </pic:pic>
              </a:graphicData>
            </a:graphic>
          </wp:inline>
        </w:drawing>
      </w:r>
    </w:p>
    <w:p w14:paraId="109C5432" w14:textId="77777777" w:rsidR="00E82FBA" w:rsidRPr="00E82FBA" w:rsidRDefault="00E82FBA" w:rsidP="00E82FBA"/>
    <w:p w14:paraId="10DF4DA0" w14:textId="3741AEEC" w:rsidR="00E82FBA" w:rsidRPr="00E82FBA" w:rsidRDefault="009F07A9" w:rsidP="009F07A9">
      <w:pPr>
        <w:pStyle w:val="Caption"/>
      </w:pPr>
      <w:r>
        <w:t xml:space="preserve">Figure </w:t>
      </w:r>
      <w:r>
        <w:fldChar w:fldCharType="begin"/>
      </w:r>
      <w:r>
        <w:instrText xml:space="preserve"> SEQ Figure \* ARABIC </w:instrText>
      </w:r>
      <w:r>
        <w:fldChar w:fldCharType="separate"/>
      </w:r>
      <w:r w:rsidR="00E461F8">
        <w:rPr>
          <w:noProof/>
        </w:rPr>
        <w:t>2</w:t>
      </w:r>
      <w:r>
        <w:fldChar w:fldCharType="end"/>
      </w:r>
      <w:r>
        <w:t xml:space="preserve">: </w:t>
      </w:r>
      <w:ins w:id="7" w:author="Oliver Wieben" w:date="2017-11-08T14:04:00Z">
        <w:r w:rsidR="00493EDE">
          <w:t>4D Flow MRI data shown as s</w:t>
        </w:r>
      </w:ins>
      <w:del w:id="8" w:author="Oliver Wieben" w:date="2017-11-08T14:04:00Z">
        <w:r w:rsidDel="00493EDE">
          <w:delText>S</w:delText>
        </w:r>
      </w:del>
      <w:r>
        <w:t xml:space="preserve">treamline </w:t>
      </w:r>
      <w:ins w:id="9" w:author="Oliver Wieben" w:date="2017-11-08T14:04:00Z">
        <w:r w:rsidR="00493EDE">
          <w:t>visualizations</w:t>
        </w:r>
      </w:ins>
      <w:del w:id="10" w:author="Oliver Wieben" w:date="2017-11-08T14:04:00Z">
        <w:r w:rsidDel="00493EDE">
          <w:delText>images</w:delText>
        </w:r>
      </w:del>
      <w:r>
        <w:t xml:space="preserve"> of the venous system for a control subject </w:t>
      </w:r>
      <w:ins w:id="11" w:author="Oliver Wieben" w:date="2017-11-08T14:04:00Z">
        <w:r w:rsidR="00493EDE">
          <w:t xml:space="preserve">(top row) </w:t>
        </w:r>
      </w:ins>
      <w:r>
        <w:t xml:space="preserve">and an ischemia subject </w:t>
      </w:r>
      <w:ins w:id="12" w:author="Oliver Wieben" w:date="2017-11-08T14:04:00Z">
        <w:r w:rsidR="00493EDE">
          <w:t xml:space="preserve">(bottom row) </w:t>
        </w:r>
      </w:ins>
      <w:r>
        <w:t xml:space="preserve">before </w:t>
      </w:r>
      <w:ins w:id="13" w:author="Oliver Wieben" w:date="2017-11-08T14:04:00Z">
        <w:r w:rsidR="00493EDE">
          <w:t xml:space="preserve">(left column) </w:t>
        </w:r>
      </w:ins>
      <w:r>
        <w:t xml:space="preserve">and after </w:t>
      </w:r>
      <w:ins w:id="14" w:author="Oliver Wieben" w:date="2017-11-08T14:04:00Z">
        <w:r w:rsidR="00493EDE">
          <w:t xml:space="preserve">(right column) </w:t>
        </w:r>
      </w:ins>
      <w:r>
        <w:t>a meal challenge</w:t>
      </w:r>
      <w:del w:id="15" w:author="Oliver Wieben" w:date="2017-11-08T14:03:00Z">
        <w:r w:rsidDel="00493EDE">
          <w:delText xml:space="preserve"> are shown</w:delText>
        </w:r>
      </w:del>
      <w:r>
        <w:t xml:space="preserve">. </w:t>
      </w:r>
      <w:ins w:id="16" w:author="Oliver Wieben" w:date="2017-11-08T14:05:00Z">
        <w:r w:rsidR="00493EDE">
          <w:t>The colorscale for velocity and the number of streamline emitters are identical for all 4 images.</w:t>
        </w:r>
      </w:ins>
      <w:del w:id="17" w:author="Oliver Wieben" w:date="2017-11-08T14:05:00Z">
        <w:r w:rsidDel="00493EDE">
          <w:delText xml:space="preserve">The </w:delText>
        </w:r>
        <w:r w:rsidR="009D5AA2" w:rsidDel="00493EDE">
          <w:delText>top images</w:delText>
        </w:r>
        <w:r w:rsidDel="00493EDE">
          <w:delText xml:space="preserve"> show the control subject’s flow response to a meal challenge. The velocity scale and number of streamlines are kept constant for </w:delText>
        </w:r>
        <w:r w:rsidR="009D5AA2" w:rsidDel="00493EDE">
          <w:delText>all images above</w:delText>
        </w:r>
        <w:r w:rsidDel="00493EDE">
          <w:delText xml:space="preserve">. The </w:delText>
        </w:r>
        <w:r w:rsidR="009D5AA2" w:rsidDel="00493EDE">
          <w:delText>bottom</w:delText>
        </w:r>
        <w:r w:rsidDel="00493EDE">
          <w:delText xml:space="preserve"> images show the ischemia subject’s flow response to a meal challenge.</w:delText>
        </w:r>
      </w:del>
      <w:r>
        <w:t xml:space="preserve"> </w:t>
      </w:r>
      <w:del w:id="18" w:author="Oliver Wieben" w:date="2017-11-08T14:05:00Z">
        <w:r w:rsidDel="00493EDE">
          <w:delText>This, again,</w:delText>
        </w:r>
      </w:del>
      <w:ins w:id="19" w:author="Oliver Wieben" w:date="2017-11-08T14:05:00Z">
        <w:r w:rsidR="00493EDE">
          <w:t xml:space="preserve">There is a </w:t>
        </w:r>
      </w:ins>
      <w:del w:id="20" w:author="Oliver Wieben" w:date="2017-11-08T14:05:00Z">
        <w:r w:rsidDel="00493EDE">
          <w:delText xml:space="preserve"> demonstrates the </w:delText>
        </w:r>
      </w:del>
      <w:r>
        <w:t xml:space="preserve">reduced flow response to </w:t>
      </w:r>
      <w:ins w:id="21" w:author="Oliver Wieben" w:date="2017-11-08T14:05:00Z">
        <w:r w:rsidR="00493EDE">
          <w:t>the</w:t>
        </w:r>
      </w:ins>
      <w:del w:id="22" w:author="Oliver Wieben" w:date="2017-11-08T14:05:00Z">
        <w:r w:rsidDel="00493EDE">
          <w:delText>a</w:delText>
        </w:r>
      </w:del>
      <w:r>
        <w:t xml:space="preserve"> meal </w:t>
      </w:r>
      <w:r w:rsidR="009D5AA2">
        <w:t xml:space="preserve">challenge </w:t>
      </w:r>
      <w:r>
        <w:t>in the ischemic cohor</w:t>
      </w:r>
      <w:r w:rsidR="00493EDE">
        <w:t>t</w:t>
      </w:r>
      <w:r>
        <w:t>.</w:t>
      </w:r>
      <w:bookmarkStart w:id="23" w:name="_GoBack"/>
      <w:bookmarkEnd w:id="23"/>
    </w:p>
    <w:p w14:paraId="77F50C3E" w14:textId="77777777" w:rsidR="00E82FBA" w:rsidRPr="00E82FBA" w:rsidRDefault="00E82FBA" w:rsidP="00E82FBA"/>
    <w:p w14:paraId="4DB9A851" w14:textId="77777777" w:rsidR="00E82FBA" w:rsidRPr="00E82FBA" w:rsidRDefault="00E82FBA" w:rsidP="00E82FBA"/>
    <w:p w14:paraId="172A0307" w14:textId="77777777" w:rsidR="00E82FBA" w:rsidRPr="00E82FBA" w:rsidRDefault="00E82FBA" w:rsidP="00E82FBA"/>
    <w:p w14:paraId="6AAB8D64" w14:textId="77777777" w:rsidR="00E82FBA" w:rsidRPr="00E82FBA" w:rsidRDefault="00E82FBA" w:rsidP="00E82FBA"/>
    <w:p w14:paraId="21A286B7" w14:textId="525C2B90" w:rsidR="00E82FBA" w:rsidRDefault="00E82FBA" w:rsidP="00E82FBA"/>
    <w:p w14:paraId="35002548" w14:textId="443EDC4A" w:rsidR="004878EC" w:rsidRDefault="00E82FBA" w:rsidP="00E82FBA">
      <w:pPr>
        <w:tabs>
          <w:tab w:val="left" w:pos="1371"/>
        </w:tabs>
      </w:pPr>
      <w:r>
        <w:tab/>
      </w:r>
    </w:p>
    <w:p w14:paraId="3A95D6A7" w14:textId="2158A15B" w:rsidR="00E82FBA" w:rsidRDefault="00E82FBA" w:rsidP="00E82FBA">
      <w:pPr>
        <w:tabs>
          <w:tab w:val="left" w:pos="1371"/>
        </w:tabs>
      </w:pPr>
    </w:p>
    <w:p w14:paraId="6032EDFB" w14:textId="1CE0B2CB" w:rsidR="00E82FBA" w:rsidRDefault="00E82FBA" w:rsidP="00E82FBA">
      <w:pPr>
        <w:tabs>
          <w:tab w:val="left" w:pos="1371"/>
        </w:tabs>
      </w:pPr>
    </w:p>
    <w:p w14:paraId="7337CBD7" w14:textId="3E93FCDA" w:rsidR="00E82FBA" w:rsidRDefault="00E82FBA" w:rsidP="00E82FBA">
      <w:pPr>
        <w:tabs>
          <w:tab w:val="left" w:pos="1371"/>
        </w:tabs>
      </w:pPr>
    </w:p>
    <w:p w14:paraId="663FCFBF" w14:textId="3683DAED" w:rsidR="00FA4181" w:rsidRDefault="00795536" w:rsidP="00FA4181">
      <w:pPr>
        <w:tabs>
          <w:tab w:val="left" w:pos="1371"/>
        </w:tabs>
      </w:pPr>
      <w:r>
        <w:rPr>
          <w:noProof/>
          <w:lang w:val="en-US" w:eastAsia="en-US"/>
        </w:rPr>
        <w:drawing>
          <wp:anchor distT="0" distB="0" distL="114300" distR="114300" simplePos="0" relativeHeight="251662336" behindDoc="0" locked="0" layoutInCell="1" allowOverlap="1" wp14:anchorId="24B1F645" wp14:editId="4FE0C447">
            <wp:simplePos x="0" y="0"/>
            <wp:positionH relativeFrom="column">
              <wp:posOffset>-323850</wp:posOffset>
            </wp:positionH>
            <wp:positionV relativeFrom="paragraph">
              <wp:posOffset>0</wp:posOffset>
            </wp:positionV>
            <wp:extent cx="6786880" cy="30194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6880" cy="3019425"/>
                    </a:xfrm>
                    <a:prstGeom prst="rect">
                      <a:avLst/>
                    </a:prstGeom>
                  </pic:spPr>
                </pic:pic>
              </a:graphicData>
            </a:graphic>
            <wp14:sizeRelH relativeFrom="margin">
              <wp14:pctWidth>0</wp14:pctWidth>
            </wp14:sizeRelH>
            <wp14:sizeRelV relativeFrom="margin">
              <wp14:pctHeight>0</wp14:pctHeight>
            </wp14:sizeRelV>
          </wp:anchor>
        </w:drawing>
      </w:r>
    </w:p>
    <w:p w14:paraId="353BF65F" w14:textId="4C67B2C8" w:rsidR="00280CCF" w:rsidRDefault="0065719A" w:rsidP="00FA4181">
      <w:pPr>
        <w:pStyle w:val="Caption"/>
        <w:ind w:left="-540" w:right="-810"/>
        <w:rPr>
          <w:noProof/>
          <w:lang w:val="en-US" w:eastAsia="en-US"/>
        </w:rPr>
      </w:pPr>
      <w:r>
        <w:t xml:space="preserve">Figure </w:t>
      </w:r>
      <w:r>
        <w:fldChar w:fldCharType="begin"/>
      </w:r>
      <w:r>
        <w:instrText xml:space="preserve"> SEQ Figure \* ARABIC </w:instrText>
      </w:r>
      <w:r>
        <w:fldChar w:fldCharType="separate"/>
      </w:r>
      <w:r w:rsidR="00E461F8">
        <w:rPr>
          <w:noProof/>
        </w:rPr>
        <w:t>3</w:t>
      </w:r>
      <w:r>
        <w:fldChar w:fldCharType="end"/>
      </w:r>
      <w:r>
        <w:t>: Paired t-tests were performed on</w:t>
      </w:r>
      <w:r w:rsidR="00896EB7">
        <w:t xml:space="preserve"> the pre-meal and post-meal flow values</w:t>
      </w:r>
      <w:r w:rsidR="009D5AA2">
        <w:t xml:space="preserve"> for each individual group</w:t>
      </w:r>
      <w:r>
        <w:t xml:space="preserve">. </w:t>
      </w:r>
      <w:r w:rsidR="00F448BF">
        <w:t>The control group showed a</w:t>
      </w:r>
      <w:r w:rsidR="00A06F3D">
        <w:t>n average blood</w:t>
      </w:r>
      <w:r w:rsidR="00F448BF">
        <w:t xml:space="preserve"> flow </w:t>
      </w:r>
      <w:r w:rsidR="00B80725">
        <w:t xml:space="preserve">increase </w:t>
      </w:r>
      <w:r w:rsidR="00F448BF">
        <w:t xml:space="preserve">in the SCAo, </w:t>
      </w:r>
      <w:r w:rsidR="00B80725">
        <w:t xml:space="preserve">SMA, </w:t>
      </w:r>
      <w:r w:rsidR="00F448BF">
        <w:t>SMV, and PV. The ischemic group showed a</w:t>
      </w:r>
      <w:r w:rsidR="00A06F3D">
        <w:t>n average</w:t>
      </w:r>
      <w:r w:rsidR="00F448BF">
        <w:t xml:space="preserve"> flow</w:t>
      </w:r>
      <w:r w:rsidR="00B80725">
        <w:t xml:space="preserve"> in</w:t>
      </w:r>
      <w:r w:rsidR="00F448BF">
        <w:t xml:space="preserve">crease in the SMA, </w:t>
      </w:r>
      <w:r w:rsidR="00B80725">
        <w:t>SMV</w:t>
      </w:r>
      <w:r w:rsidR="00F448BF">
        <w:t xml:space="preserve">, </w:t>
      </w:r>
      <w:r w:rsidR="00B80725">
        <w:t xml:space="preserve">and PV </w:t>
      </w:r>
      <w:r w:rsidR="00F448BF">
        <w:t>as well as a decrease in flow in the RRA</w:t>
      </w:r>
      <w:r w:rsidR="00A06F3D">
        <w:t>.</w:t>
      </w:r>
      <w:r w:rsidR="00795536">
        <w:t xml:space="preserve"> A two-sample t-test (assuming equal variances) was performed between the average flow differences between both groups. Statistical analysis shows that there is less of an increase in flow in the SCAo, SMA, SMV, and PV for the ischemic subjects relative to the control group.</w:t>
      </w:r>
    </w:p>
    <w:p w14:paraId="10D81B97" w14:textId="666DBA43" w:rsidR="00E82FBA" w:rsidRDefault="00E82FBA" w:rsidP="00E82FBA">
      <w:pPr>
        <w:tabs>
          <w:tab w:val="left" w:pos="1371"/>
        </w:tabs>
      </w:pPr>
    </w:p>
    <w:p w14:paraId="2181945A" w14:textId="1BFAA610" w:rsidR="00E82FBA" w:rsidRDefault="00E82FBA" w:rsidP="00E82FBA">
      <w:pPr>
        <w:tabs>
          <w:tab w:val="left" w:pos="1371"/>
        </w:tabs>
      </w:pPr>
    </w:p>
    <w:p w14:paraId="5046F559" w14:textId="79C168B5" w:rsidR="00280CCF" w:rsidRDefault="00A81C68" w:rsidP="00E82FBA">
      <w:pPr>
        <w:tabs>
          <w:tab w:val="left" w:pos="1371"/>
        </w:tabs>
      </w:pPr>
      <w:r>
        <w:rPr>
          <w:noProof/>
          <w:lang w:val="en-US" w:eastAsia="en-US"/>
        </w:rPr>
        <w:drawing>
          <wp:anchor distT="0" distB="0" distL="114300" distR="114300" simplePos="0" relativeHeight="251663360" behindDoc="0" locked="0" layoutInCell="1" allowOverlap="1" wp14:anchorId="2637AAF3" wp14:editId="46ABEBE2">
            <wp:simplePos x="0" y="0"/>
            <wp:positionH relativeFrom="column">
              <wp:posOffset>-323850</wp:posOffset>
            </wp:positionH>
            <wp:positionV relativeFrom="paragraph">
              <wp:posOffset>204470</wp:posOffset>
            </wp:positionV>
            <wp:extent cx="6873875" cy="1847850"/>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3875" cy="1847850"/>
                    </a:xfrm>
                    <a:prstGeom prst="rect">
                      <a:avLst/>
                    </a:prstGeom>
                  </pic:spPr>
                </pic:pic>
              </a:graphicData>
            </a:graphic>
            <wp14:sizeRelH relativeFrom="margin">
              <wp14:pctWidth>0</wp14:pctWidth>
            </wp14:sizeRelH>
            <wp14:sizeRelV relativeFrom="margin">
              <wp14:pctHeight>0</wp14:pctHeight>
            </wp14:sizeRelV>
          </wp:anchor>
        </w:drawing>
      </w:r>
      <w:r w:rsidR="00F657BD">
        <w:rPr>
          <w:rStyle w:val="CommentReference"/>
        </w:rPr>
        <w:commentReference w:id="24"/>
      </w:r>
    </w:p>
    <w:p w14:paraId="22F810E0" w14:textId="0D81EDE1" w:rsidR="00280CCF" w:rsidRDefault="00280CCF" w:rsidP="00E82FBA">
      <w:pPr>
        <w:tabs>
          <w:tab w:val="left" w:pos="1371"/>
        </w:tabs>
      </w:pPr>
    </w:p>
    <w:p w14:paraId="7C19C882" w14:textId="707674BC" w:rsidR="008A7DB7" w:rsidRDefault="008A7DB7" w:rsidP="00E82FBA">
      <w:pPr>
        <w:tabs>
          <w:tab w:val="left" w:pos="1371"/>
        </w:tabs>
      </w:pPr>
    </w:p>
    <w:p w14:paraId="16E360D4" w14:textId="2C066F20" w:rsidR="008A7DB7" w:rsidRDefault="008A7DB7" w:rsidP="00E82FBA">
      <w:pPr>
        <w:tabs>
          <w:tab w:val="left" w:pos="1371"/>
        </w:tabs>
      </w:pPr>
    </w:p>
    <w:p w14:paraId="0DE1DB65" w14:textId="77777777" w:rsidR="008A7DB7" w:rsidRDefault="008A7DB7" w:rsidP="00E82FBA">
      <w:pPr>
        <w:tabs>
          <w:tab w:val="left" w:pos="1371"/>
        </w:tabs>
      </w:pPr>
    </w:p>
    <w:p w14:paraId="671AE224" w14:textId="0D627B03" w:rsidR="00280CCF" w:rsidRDefault="00280CCF" w:rsidP="00E82FBA">
      <w:pPr>
        <w:tabs>
          <w:tab w:val="left" w:pos="1371"/>
        </w:tabs>
      </w:pPr>
    </w:p>
    <w:p w14:paraId="1582A903" w14:textId="00EB4A26" w:rsidR="00D67CEA" w:rsidRPr="00D67CEA" w:rsidRDefault="00FF037C" w:rsidP="00C01587">
      <w:pPr>
        <w:tabs>
          <w:tab w:val="left" w:pos="1371"/>
        </w:tabs>
      </w:pPr>
      <w:r>
        <w:rPr>
          <w:noProof/>
          <w:lang w:val="en-US" w:eastAsia="en-US"/>
        </w:rPr>
        <w:lastRenderedPageBreak/>
        <w:drawing>
          <wp:anchor distT="0" distB="0" distL="114300" distR="114300" simplePos="0" relativeHeight="251661312" behindDoc="1" locked="0" layoutInCell="1" allowOverlap="1" wp14:anchorId="72B3A307" wp14:editId="19E84D30">
            <wp:simplePos x="0" y="0"/>
            <wp:positionH relativeFrom="column">
              <wp:posOffset>0</wp:posOffset>
            </wp:positionH>
            <wp:positionV relativeFrom="paragraph">
              <wp:posOffset>47625</wp:posOffset>
            </wp:positionV>
            <wp:extent cx="5562600" cy="31457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600" cy="3145790"/>
                    </a:xfrm>
                    <a:prstGeom prst="rect">
                      <a:avLst/>
                    </a:prstGeom>
                    <a:noFill/>
                  </pic:spPr>
                </pic:pic>
              </a:graphicData>
            </a:graphic>
            <wp14:sizeRelH relativeFrom="margin">
              <wp14:pctWidth>0</wp14:pctWidth>
            </wp14:sizeRelH>
            <wp14:sizeRelV relativeFrom="margin">
              <wp14:pctHeight>0</wp14:pctHeight>
            </wp14:sizeRelV>
          </wp:anchor>
        </w:drawing>
      </w:r>
    </w:p>
    <w:p w14:paraId="1907E3B1" w14:textId="56C1FEFC" w:rsidR="00917852" w:rsidRPr="00917852" w:rsidRDefault="00917852" w:rsidP="00C01587">
      <w:pPr>
        <w:pStyle w:val="Caption"/>
      </w:pPr>
      <w:r>
        <w:t xml:space="preserve">Figure </w:t>
      </w:r>
      <w:r w:rsidR="00795536">
        <w:t>4</w:t>
      </w:r>
      <w:r>
        <w:t>: Bar graphs above show average blood flow in each vessel before and after the meal challenge for the control group. Standard deviation is also provided for each column. As seen in Figure 3, the most notable differences in average flow after a meal are seen in the SCAo, SMA, SMV, and PV.</w:t>
      </w:r>
    </w:p>
    <w:p w14:paraId="53EECB17" w14:textId="49098A5C" w:rsidR="00D67CEA" w:rsidRPr="00D67CEA" w:rsidRDefault="00C01587" w:rsidP="00D67CEA">
      <w:r>
        <w:rPr>
          <w:noProof/>
          <w:lang w:val="en-US" w:eastAsia="en-US"/>
        </w:rPr>
        <w:drawing>
          <wp:anchor distT="0" distB="0" distL="114300" distR="114300" simplePos="0" relativeHeight="251660288" behindDoc="1" locked="0" layoutInCell="1" allowOverlap="1" wp14:anchorId="46864722" wp14:editId="6AC5AA1A">
            <wp:simplePos x="0" y="0"/>
            <wp:positionH relativeFrom="column">
              <wp:posOffset>19050</wp:posOffset>
            </wp:positionH>
            <wp:positionV relativeFrom="paragraph">
              <wp:posOffset>23495</wp:posOffset>
            </wp:positionV>
            <wp:extent cx="5543550" cy="3133725"/>
            <wp:effectExtent l="0" t="0" r="0" b="9525"/>
            <wp:wrapTight wrapText="bothSides">
              <wp:wrapPolygon edited="0">
                <wp:start x="0" y="0"/>
                <wp:lineTo x="0" y="21534"/>
                <wp:lineTo x="21526" y="21534"/>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3550" cy="3133725"/>
                    </a:xfrm>
                    <a:prstGeom prst="rect">
                      <a:avLst/>
                    </a:prstGeom>
                    <a:noFill/>
                  </pic:spPr>
                </pic:pic>
              </a:graphicData>
            </a:graphic>
            <wp14:sizeRelH relativeFrom="page">
              <wp14:pctWidth>0</wp14:pctWidth>
            </wp14:sizeRelH>
            <wp14:sizeRelV relativeFrom="page">
              <wp14:pctHeight>0</wp14:pctHeight>
            </wp14:sizeRelV>
          </wp:anchor>
        </w:drawing>
      </w:r>
    </w:p>
    <w:p w14:paraId="0156DDD8" w14:textId="67AE3A8D" w:rsidR="00D67CEA" w:rsidRPr="00D67CEA" w:rsidRDefault="00D67CEA" w:rsidP="00D67CEA"/>
    <w:p w14:paraId="39482C0F" w14:textId="5D10842C" w:rsidR="00D67CEA" w:rsidRPr="00D67CEA" w:rsidRDefault="00D67CEA" w:rsidP="00D67CEA"/>
    <w:p w14:paraId="4109653B" w14:textId="7C67A26E" w:rsidR="00D67CEA" w:rsidRPr="00D67CEA" w:rsidRDefault="00D67CEA" w:rsidP="00D67CEA"/>
    <w:p w14:paraId="050D6AA8" w14:textId="0B655BE4" w:rsidR="00D67CEA" w:rsidRPr="00D67CEA" w:rsidRDefault="00D67CEA" w:rsidP="00D67CEA"/>
    <w:p w14:paraId="33866CB9" w14:textId="161FEF8C" w:rsidR="00D67CEA" w:rsidRDefault="00D67CEA" w:rsidP="00D67CEA"/>
    <w:p w14:paraId="0D85148A" w14:textId="35B8E198" w:rsidR="00280CCF" w:rsidRDefault="00280CCF" w:rsidP="00D67CEA"/>
    <w:p w14:paraId="326434EF" w14:textId="72C9D624" w:rsidR="00D67CEA" w:rsidRDefault="00D67CEA" w:rsidP="00D67CEA"/>
    <w:p w14:paraId="09D0BC13" w14:textId="05239C5F" w:rsidR="00D67CEA" w:rsidRDefault="00D67CEA" w:rsidP="00D67CEA"/>
    <w:p w14:paraId="52E54B26" w14:textId="03309DE0" w:rsidR="00FF037C" w:rsidRDefault="00FF037C" w:rsidP="00D67CEA"/>
    <w:p w14:paraId="3B35B141" w14:textId="77777777" w:rsidR="00FF037C" w:rsidRPr="00FF037C" w:rsidRDefault="00FF037C" w:rsidP="00FF037C"/>
    <w:p w14:paraId="7D1361FD" w14:textId="77777777" w:rsidR="00FF037C" w:rsidRPr="00FF037C" w:rsidRDefault="00FF037C" w:rsidP="00FF037C"/>
    <w:p w14:paraId="6E036B23" w14:textId="77777777" w:rsidR="00FF037C" w:rsidRPr="00FF037C" w:rsidRDefault="00FF037C" w:rsidP="00FF037C"/>
    <w:p w14:paraId="60EF1AE9" w14:textId="77777777" w:rsidR="00FF037C" w:rsidRPr="00FF037C" w:rsidRDefault="00FF037C" w:rsidP="00FF037C"/>
    <w:p w14:paraId="1D39854C" w14:textId="77777777" w:rsidR="00FF037C" w:rsidRPr="00FF037C" w:rsidRDefault="00FF037C" w:rsidP="00FF037C"/>
    <w:p w14:paraId="29EB4D4C" w14:textId="52CBC0C9" w:rsidR="00FF037C" w:rsidRDefault="00FF037C" w:rsidP="00FF037C"/>
    <w:p w14:paraId="408E97CD" w14:textId="52001F87" w:rsidR="00FF037C" w:rsidRDefault="00FF037C" w:rsidP="00FF037C"/>
    <w:p w14:paraId="7B255A10" w14:textId="4B5B0475" w:rsidR="00917852" w:rsidRDefault="00917852" w:rsidP="00FF037C"/>
    <w:p w14:paraId="7DC6D85D" w14:textId="461B80AA" w:rsidR="00917852" w:rsidRDefault="00917852" w:rsidP="00917852"/>
    <w:p w14:paraId="2823D566" w14:textId="20D3C2FE" w:rsidR="00FF037C" w:rsidRPr="00917852" w:rsidRDefault="00917852" w:rsidP="00917852">
      <w:pPr>
        <w:pStyle w:val="Caption"/>
      </w:pPr>
      <w:r>
        <w:t xml:space="preserve">Figure </w:t>
      </w:r>
      <w:r w:rsidR="00795536">
        <w:t>5</w:t>
      </w:r>
      <w:r>
        <w:t xml:space="preserve">: </w:t>
      </w:r>
      <w:r w:rsidR="009D5AA2">
        <w:t>The</w:t>
      </w:r>
      <w:r w:rsidR="00C01587">
        <w:t xml:space="preserve"> </w:t>
      </w:r>
      <w:r w:rsidR="009D5AA2">
        <w:t>bar graph above shows average blood flow for</w:t>
      </w:r>
      <w:r w:rsidR="00C01587">
        <w:t xml:space="preserve"> the ischemic group</w:t>
      </w:r>
      <w:r>
        <w:t xml:space="preserve">. </w:t>
      </w:r>
      <w:r w:rsidR="00C01587">
        <w:t xml:space="preserve">Again, standard deviation is provided for each vessel. There still exists a flow difference between pre- and post-meal </w:t>
      </w:r>
      <w:r>
        <w:t xml:space="preserve"> </w:t>
      </w:r>
      <w:r w:rsidR="00C01587">
        <w:t>in the SCAo, SMA, SMV, and PV but, when comparing this graph to the control group, the change in flow in these vessels is far less drastic.</w:t>
      </w:r>
    </w:p>
    <w:sectPr w:rsidR="00FF037C" w:rsidRPr="009178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rant Roberts" w:date="2017-11-06T00:41:00Z" w:initials="GR">
    <w:p w14:paraId="3A6C7B02" w14:textId="7DDBF89F" w:rsidR="00227728" w:rsidRDefault="00227728">
      <w:pPr>
        <w:pStyle w:val="CommentText"/>
      </w:pPr>
      <w:r>
        <w:rPr>
          <w:rStyle w:val="CommentReference"/>
        </w:rPr>
        <w:annotationRef/>
      </w:r>
      <w:r>
        <w:t>Do I need to assert the p-value if giving the effect size? Very similar measure, just that effect size gives the magnitude of the correlation (p).</w:t>
      </w:r>
    </w:p>
  </w:comment>
  <w:comment w:id="1" w:author="Grant Roberts" w:date="2017-11-06T00:45:00Z" w:initials="GR">
    <w:p w14:paraId="5E810309" w14:textId="40F84203" w:rsidR="009D5AA2" w:rsidRDefault="009D5AA2">
      <w:pPr>
        <w:pStyle w:val="CommentText"/>
      </w:pPr>
      <w:r>
        <w:rPr>
          <w:rStyle w:val="CommentReference"/>
        </w:rPr>
        <w:annotationRef/>
      </w:r>
      <w:r>
        <w:t>Should I state the limited number of controls may result in some statistical variation?</w:t>
      </w:r>
    </w:p>
  </w:comment>
  <w:comment w:id="24" w:author="Grant Roberts" w:date="2017-11-05T21:53:00Z" w:initials="GR">
    <w:p w14:paraId="1D69D7DF" w14:textId="74C986AC" w:rsidR="00F657BD" w:rsidRDefault="00F657BD">
      <w:pPr>
        <w:pStyle w:val="CommentText"/>
      </w:pPr>
      <w:r>
        <w:rPr>
          <w:rStyle w:val="CommentReference"/>
        </w:rPr>
        <w:annotationRef/>
      </w:r>
      <w:r>
        <w:t xml:space="preserve">Thoughts on this chart instead? I feel that the above chart may be a bit overwhelming, on the other hand, I feel that </w:t>
      </w:r>
      <w:r w:rsidR="009D5AA2">
        <w:t>there is good information in it such as p-values.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A6C7B02" w15:done="0"/>
  <w15:commentEx w15:paraId="5E810309" w15:done="0"/>
  <w15:commentEx w15:paraId="1D69D7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BABC9B" w14:textId="77777777" w:rsidR="0095090A" w:rsidRDefault="0095090A" w:rsidP="00D67CEA">
      <w:r>
        <w:separator/>
      </w:r>
    </w:p>
  </w:endnote>
  <w:endnote w:type="continuationSeparator" w:id="0">
    <w:p w14:paraId="08610E9B" w14:textId="77777777" w:rsidR="0095090A" w:rsidRDefault="0095090A" w:rsidP="00D67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BB32B" w14:textId="77777777" w:rsidR="0095090A" w:rsidRDefault="0095090A" w:rsidP="00D67CEA">
      <w:r>
        <w:separator/>
      </w:r>
    </w:p>
  </w:footnote>
  <w:footnote w:type="continuationSeparator" w:id="0">
    <w:p w14:paraId="01919323" w14:textId="77777777" w:rsidR="0095090A" w:rsidRDefault="0095090A" w:rsidP="00D67CEA">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ant Roberts">
    <w15:presenceInfo w15:providerId="AD" w15:userId="S-1-5-21-429934397-719916749-7473742-8267"/>
  </w15:person>
  <w15:person w15:author="Oliver Wieben">
    <w15:presenceInfo w15:providerId="AD" w15:userId="S-1-5-21-429934397-719916749-7473742-29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987"/>
    <w:rsid w:val="0003764D"/>
    <w:rsid w:val="0004527F"/>
    <w:rsid w:val="000A19C1"/>
    <w:rsid w:val="000C2987"/>
    <w:rsid w:val="000E4066"/>
    <w:rsid w:val="0013056B"/>
    <w:rsid w:val="00175CD9"/>
    <w:rsid w:val="001C5D51"/>
    <w:rsid w:val="001D4C37"/>
    <w:rsid w:val="00227728"/>
    <w:rsid w:val="00280CCF"/>
    <w:rsid w:val="002D6DB5"/>
    <w:rsid w:val="00301779"/>
    <w:rsid w:val="0039337B"/>
    <w:rsid w:val="003D2CD0"/>
    <w:rsid w:val="003F0D45"/>
    <w:rsid w:val="00402533"/>
    <w:rsid w:val="004125D7"/>
    <w:rsid w:val="004545A8"/>
    <w:rsid w:val="004878EC"/>
    <w:rsid w:val="00493EDE"/>
    <w:rsid w:val="004B4B6B"/>
    <w:rsid w:val="004C4FE7"/>
    <w:rsid w:val="004E3719"/>
    <w:rsid w:val="005107FE"/>
    <w:rsid w:val="0054540C"/>
    <w:rsid w:val="005B4848"/>
    <w:rsid w:val="00601A00"/>
    <w:rsid w:val="0065719A"/>
    <w:rsid w:val="00683472"/>
    <w:rsid w:val="006B17D3"/>
    <w:rsid w:val="00730791"/>
    <w:rsid w:val="00736DCC"/>
    <w:rsid w:val="0078281F"/>
    <w:rsid w:val="00795536"/>
    <w:rsid w:val="007C13D1"/>
    <w:rsid w:val="00822A89"/>
    <w:rsid w:val="008270E2"/>
    <w:rsid w:val="0085679E"/>
    <w:rsid w:val="00896EB7"/>
    <w:rsid w:val="008A7DB7"/>
    <w:rsid w:val="008C5338"/>
    <w:rsid w:val="008E346D"/>
    <w:rsid w:val="008E79BB"/>
    <w:rsid w:val="00917852"/>
    <w:rsid w:val="009330C4"/>
    <w:rsid w:val="0095090A"/>
    <w:rsid w:val="009912E8"/>
    <w:rsid w:val="009C2450"/>
    <w:rsid w:val="009D1B69"/>
    <w:rsid w:val="009D39B6"/>
    <w:rsid w:val="009D5AA2"/>
    <w:rsid w:val="009F07A9"/>
    <w:rsid w:val="009F1BD4"/>
    <w:rsid w:val="009F6762"/>
    <w:rsid w:val="00A06F3D"/>
    <w:rsid w:val="00A81C68"/>
    <w:rsid w:val="00A93449"/>
    <w:rsid w:val="00A967D7"/>
    <w:rsid w:val="00AB7F8C"/>
    <w:rsid w:val="00B362F6"/>
    <w:rsid w:val="00B77A49"/>
    <w:rsid w:val="00B80725"/>
    <w:rsid w:val="00BA734B"/>
    <w:rsid w:val="00C01587"/>
    <w:rsid w:val="00C33ED1"/>
    <w:rsid w:val="00C46A22"/>
    <w:rsid w:val="00CA2C64"/>
    <w:rsid w:val="00CC78BF"/>
    <w:rsid w:val="00CD0807"/>
    <w:rsid w:val="00CF0379"/>
    <w:rsid w:val="00D21220"/>
    <w:rsid w:val="00D67C8A"/>
    <w:rsid w:val="00D67CEA"/>
    <w:rsid w:val="00D803B3"/>
    <w:rsid w:val="00D96D5A"/>
    <w:rsid w:val="00DA0AE4"/>
    <w:rsid w:val="00DB495C"/>
    <w:rsid w:val="00DC720E"/>
    <w:rsid w:val="00E22D8F"/>
    <w:rsid w:val="00E461F8"/>
    <w:rsid w:val="00E526DA"/>
    <w:rsid w:val="00E82FBA"/>
    <w:rsid w:val="00EB310B"/>
    <w:rsid w:val="00EB580F"/>
    <w:rsid w:val="00EC60FE"/>
    <w:rsid w:val="00F235F2"/>
    <w:rsid w:val="00F24387"/>
    <w:rsid w:val="00F448BF"/>
    <w:rsid w:val="00F541EA"/>
    <w:rsid w:val="00F6310B"/>
    <w:rsid w:val="00F657BD"/>
    <w:rsid w:val="00F8028E"/>
    <w:rsid w:val="00F849AF"/>
    <w:rsid w:val="00FA4181"/>
    <w:rsid w:val="00FD14C1"/>
    <w:rsid w:val="00FF037C"/>
    <w:rsid w:val="00FF3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DAF27"/>
  <w15:chartTrackingRefBased/>
  <w15:docId w15:val="{834E72E0-0229-4C48-8687-817C9D443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987"/>
    <w:pPr>
      <w:spacing w:after="0" w:line="240" w:lineRule="auto"/>
    </w:pPr>
    <w:rPr>
      <w:rFonts w:ascii="Times New Roman" w:eastAsia="Times New Roman" w:hAnsi="Times New Roman" w:cs="Times New Roman"/>
      <w:sz w:val="24"/>
      <w:szCs w:val="24"/>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A19C1"/>
    <w:rPr>
      <w:sz w:val="16"/>
      <w:szCs w:val="16"/>
    </w:rPr>
  </w:style>
  <w:style w:type="paragraph" w:styleId="CommentText">
    <w:name w:val="annotation text"/>
    <w:basedOn w:val="Normal"/>
    <w:link w:val="CommentTextChar"/>
    <w:uiPriority w:val="99"/>
    <w:semiHidden/>
    <w:unhideWhenUsed/>
    <w:rsid w:val="000A19C1"/>
    <w:rPr>
      <w:sz w:val="20"/>
      <w:szCs w:val="20"/>
    </w:rPr>
  </w:style>
  <w:style w:type="character" w:customStyle="1" w:styleId="CommentTextChar">
    <w:name w:val="Comment Text Char"/>
    <w:basedOn w:val="DefaultParagraphFont"/>
    <w:link w:val="CommentText"/>
    <w:uiPriority w:val="99"/>
    <w:semiHidden/>
    <w:rsid w:val="000A19C1"/>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0A19C1"/>
    <w:rPr>
      <w:b/>
      <w:bCs/>
    </w:rPr>
  </w:style>
  <w:style w:type="character" w:customStyle="1" w:styleId="CommentSubjectChar">
    <w:name w:val="Comment Subject Char"/>
    <w:basedOn w:val="CommentTextChar"/>
    <w:link w:val="CommentSubject"/>
    <w:uiPriority w:val="99"/>
    <w:semiHidden/>
    <w:rsid w:val="000A19C1"/>
    <w:rPr>
      <w:rFonts w:ascii="Times New Roman" w:eastAsia="Times New Roman" w:hAnsi="Times New Roman" w:cs="Times New Roman"/>
      <w:b/>
      <w:bCs/>
      <w:sz w:val="20"/>
      <w:szCs w:val="20"/>
      <w:lang w:val="de-DE" w:eastAsia="de-DE"/>
    </w:rPr>
  </w:style>
  <w:style w:type="paragraph" w:styleId="BalloonText">
    <w:name w:val="Balloon Text"/>
    <w:basedOn w:val="Normal"/>
    <w:link w:val="BalloonTextChar"/>
    <w:uiPriority w:val="99"/>
    <w:semiHidden/>
    <w:unhideWhenUsed/>
    <w:rsid w:val="000A19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9C1"/>
    <w:rPr>
      <w:rFonts w:ascii="Segoe UI" w:eastAsia="Times New Roman" w:hAnsi="Segoe UI" w:cs="Segoe UI"/>
      <w:sz w:val="18"/>
      <w:szCs w:val="18"/>
      <w:lang w:val="de-DE" w:eastAsia="de-DE"/>
    </w:rPr>
  </w:style>
  <w:style w:type="paragraph" w:styleId="Header">
    <w:name w:val="header"/>
    <w:basedOn w:val="Normal"/>
    <w:link w:val="HeaderChar"/>
    <w:uiPriority w:val="99"/>
    <w:unhideWhenUsed/>
    <w:rsid w:val="00D67CEA"/>
    <w:pPr>
      <w:tabs>
        <w:tab w:val="center" w:pos="4680"/>
        <w:tab w:val="right" w:pos="9360"/>
      </w:tabs>
    </w:pPr>
  </w:style>
  <w:style w:type="character" w:customStyle="1" w:styleId="HeaderChar">
    <w:name w:val="Header Char"/>
    <w:basedOn w:val="DefaultParagraphFont"/>
    <w:link w:val="Header"/>
    <w:uiPriority w:val="99"/>
    <w:rsid w:val="00D67CEA"/>
    <w:rPr>
      <w:rFonts w:ascii="Times New Roman" w:eastAsia="Times New Roman" w:hAnsi="Times New Roman" w:cs="Times New Roman"/>
      <w:sz w:val="24"/>
      <w:szCs w:val="24"/>
      <w:lang w:val="de-DE" w:eastAsia="de-DE"/>
    </w:rPr>
  </w:style>
  <w:style w:type="paragraph" w:styleId="Footer">
    <w:name w:val="footer"/>
    <w:basedOn w:val="Normal"/>
    <w:link w:val="FooterChar"/>
    <w:uiPriority w:val="99"/>
    <w:unhideWhenUsed/>
    <w:rsid w:val="00D67CEA"/>
    <w:pPr>
      <w:tabs>
        <w:tab w:val="center" w:pos="4680"/>
        <w:tab w:val="right" w:pos="9360"/>
      </w:tabs>
    </w:pPr>
  </w:style>
  <w:style w:type="character" w:customStyle="1" w:styleId="FooterChar">
    <w:name w:val="Footer Char"/>
    <w:basedOn w:val="DefaultParagraphFont"/>
    <w:link w:val="Footer"/>
    <w:uiPriority w:val="99"/>
    <w:rsid w:val="00D67CEA"/>
    <w:rPr>
      <w:rFonts w:ascii="Times New Roman" w:eastAsia="Times New Roman" w:hAnsi="Times New Roman" w:cs="Times New Roman"/>
      <w:sz w:val="24"/>
      <w:szCs w:val="24"/>
      <w:lang w:val="de-DE" w:eastAsia="de-DE"/>
    </w:rPr>
  </w:style>
  <w:style w:type="paragraph" w:styleId="Caption">
    <w:name w:val="caption"/>
    <w:basedOn w:val="Normal"/>
    <w:next w:val="Normal"/>
    <w:uiPriority w:val="35"/>
    <w:unhideWhenUsed/>
    <w:qFormat/>
    <w:rsid w:val="00D67CE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987471">
      <w:bodyDiv w:val="1"/>
      <w:marLeft w:val="0"/>
      <w:marRight w:val="0"/>
      <w:marTop w:val="0"/>
      <w:marBottom w:val="0"/>
      <w:divBdr>
        <w:top w:val="none" w:sz="0" w:space="0" w:color="auto"/>
        <w:left w:val="none" w:sz="0" w:space="0" w:color="auto"/>
        <w:bottom w:val="none" w:sz="0" w:space="0" w:color="auto"/>
        <w:right w:val="none" w:sz="0" w:space="0" w:color="auto"/>
      </w:divBdr>
    </w:div>
    <w:div w:id="1773012037">
      <w:bodyDiv w:val="1"/>
      <w:marLeft w:val="0"/>
      <w:marRight w:val="0"/>
      <w:marTop w:val="0"/>
      <w:marBottom w:val="0"/>
      <w:divBdr>
        <w:top w:val="none" w:sz="0" w:space="0" w:color="auto"/>
        <w:left w:val="none" w:sz="0" w:space="0" w:color="auto"/>
        <w:bottom w:val="none" w:sz="0" w:space="0" w:color="auto"/>
        <w:right w:val="none" w:sz="0" w:space="0" w:color="auto"/>
      </w:divBdr>
    </w:div>
    <w:div w:id="1897231160">
      <w:bodyDiv w:val="1"/>
      <w:marLeft w:val="0"/>
      <w:marRight w:val="0"/>
      <w:marTop w:val="0"/>
      <w:marBottom w:val="0"/>
      <w:divBdr>
        <w:top w:val="none" w:sz="0" w:space="0" w:color="auto"/>
        <w:left w:val="none" w:sz="0" w:space="0" w:color="auto"/>
        <w:bottom w:val="none" w:sz="0" w:space="0" w:color="auto"/>
        <w:right w:val="none" w:sz="0" w:space="0" w:color="auto"/>
      </w:divBdr>
    </w:div>
    <w:div w:id="206282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LiK95</b:Tag>
    <b:SourceType>JournalArticle</b:SourceType>
    <b:Guid>{5F9D3D7A-B97C-4C9B-8DFB-22ADCF3E381A}</b:Guid>
    <b:Title>Simultaneous measurement of flow in the superior mesenteric vein and artery with cine phase-contrast MR imaging: value in diagnosis of chronic mesenteric ischemia—work in progress</b:Title>
    <b:Year>1995</b:Year>
    <b:Author>
      <b:Author>
        <b:NameList>
          <b:Person>
            <b:Last>Li KC</b:Last>
            <b:First>Hopkins</b:First>
            <b:Middle>KL, Dalman RL, Song CK</b:Middle>
          </b:Person>
        </b:NameList>
      </b:Author>
    </b:Author>
    <b:JournalName>Radiology</b:JournalName>
    <b:Pages>327–330</b:Pages>
    <b:Volume>194</b:Volume>
    <b:Issue>2</b:Issue>
    <b:RefOrder>1</b:RefOrder>
  </b:Source>
</b:Sources>
</file>

<file path=customXml/itemProps1.xml><?xml version="1.0" encoding="utf-8"?>
<ds:datastoreItem xmlns:ds="http://schemas.openxmlformats.org/officeDocument/2006/customXml" ds:itemID="{2900B249-6EBD-4BAB-8E15-C08DDC899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3539</Words>
  <Characters>20174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23666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Roberts</cp:lastModifiedBy>
  <cp:revision>2</cp:revision>
  <dcterms:created xsi:type="dcterms:W3CDTF">2017-11-08T21:42:00Z</dcterms:created>
  <dcterms:modified xsi:type="dcterms:W3CDTF">2017-11-08T21:42:00Z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11a1798a-e9a8-3b80-bbf9-edf504ad18fe</vt:lpwstr>
  </property>
  <property fmtid="{D5CDD505-2E9C-101B-9397-08002B2CF9AE}" pid="24" name="Mendeley Citation Style_1">
    <vt:lpwstr>http://www.zotero.org/styles/american-medical-association</vt:lpwstr>
  </property>
</Properties>
</file>